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Arial"/>
          <w:noProof/>
        </w:rPr>
        <w:id w:val="-1804999175"/>
        <w:docPartObj>
          <w:docPartGallery w:val="Cover Pages"/>
          <w:docPartUnique/>
        </w:docPartObj>
      </w:sdtPr>
      <w:sdtEndPr>
        <w:rPr>
          <w:caps/>
          <w:noProof w:val="0"/>
        </w:rPr>
      </w:sdtEndPr>
      <w:sdtContent>
        <w:p w14:paraId="6BFAA37A" w14:textId="77777777" w:rsidR="00797589" w:rsidRPr="00C47FE2" w:rsidRDefault="00875E35" w:rsidP="005362DF">
          <w:pPr>
            <w:rPr>
              <w:rFonts w:cs="Arial"/>
              <w:noProof/>
            </w:rPr>
          </w:pPr>
          <w:r w:rsidRPr="00C47FE2">
            <w:rPr>
              <w:rFonts w:cs="Arial"/>
              <w:noProof/>
              <w:lang w:val="en-US"/>
            </w:rPr>
            <w:drawing>
              <wp:anchor distT="0" distB="0" distL="114300" distR="114300" simplePos="0" relativeHeight="251906560" behindDoc="1" locked="0" layoutInCell="1" allowOverlap="1" wp14:anchorId="32DC3B18" wp14:editId="45D3D7F8">
                <wp:simplePos x="0" y="0"/>
                <wp:positionH relativeFrom="page">
                  <wp:align>right</wp:align>
                </wp:positionH>
                <wp:positionV relativeFrom="page">
                  <wp:posOffset>10633</wp:posOffset>
                </wp:positionV>
                <wp:extent cx="7552690" cy="92106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bg-no-logo.jpg"/>
                        <pic:cNvPicPr/>
                      </pic:nvPicPr>
                      <pic:blipFill rotWithShape="1">
                        <a:blip r:embed="rId12">
                          <a:extLst>
                            <a:ext uri="{28A0092B-C50C-407E-A947-70E740481C1C}">
                              <a14:useLocalDpi xmlns:a14="http://schemas.microsoft.com/office/drawing/2010/main" val="0"/>
                            </a:ext>
                          </a:extLst>
                        </a:blip>
                        <a:srcRect t="-1" b="19345"/>
                        <a:stretch/>
                      </pic:blipFill>
                      <pic:spPr bwMode="auto">
                        <a:xfrm>
                          <a:off x="0" y="0"/>
                          <a:ext cx="7553325" cy="9211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A68" w:rsidRPr="00C47FE2">
            <w:rPr>
              <w:rFonts w:cs="Arial"/>
              <w:noProof/>
              <w:lang w:val="en-US"/>
            </w:rPr>
            <w:drawing>
              <wp:anchor distT="0" distB="0" distL="114300" distR="114300" simplePos="0" relativeHeight="251911680" behindDoc="0" locked="0" layoutInCell="1" allowOverlap="1" wp14:anchorId="6B110D2C" wp14:editId="08334726">
                <wp:simplePos x="0" y="0"/>
                <wp:positionH relativeFrom="page">
                  <wp:posOffset>5173560</wp:posOffset>
                </wp:positionH>
                <wp:positionV relativeFrom="page">
                  <wp:posOffset>-76200</wp:posOffset>
                </wp:positionV>
                <wp:extent cx="2388870" cy="2657475"/>
                <wp:effectExtent l="0" t="0" r="0" b="0"/>
                <wp:wrapNone/>
                <wp:docPr id="5" name="Picture 5" descr="C:\Users\tukieunl\Documents\Marketing Material\Templates\Template graphics\brand-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kieunl\Documents\Marketing Material\Templates\Template graphics\brand-graph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887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7589" w:rsidRPr="00C47FE2">
            <w:rPr>
              <w:rFonts w:cs="Arial"/>
              <w:noProof/>
              <w:lang w:val="en-US"/>
            </w:rPr>
            <w:drawing>
              <wp:anchor distT="0" distB="0" distL="114300" distR="114300" simplePos="0" relativeHeight="251909632" behindDoc="0" locked="0" layoutInCell="1" allowOverlap="1" wp14:anchorId="323D4184" wp14:editId="73072E15">
                <wp:simplePos x="0" y="0"/>
                <wp:positionH relativeFrom="column">
                  <wp:posOffset>-200025</wp:posOffset>
                </wp:positionH>
                <wp:positionV relativeFrom="page">
                  <wp:posOffset>533400</wp:posOffset>
                </wp:positionV>
                <wp:extent cx="1619250" cy="1125220"/>
                <wp:effectExtent l="0" t="0" r="0" b="0"/>
                <wp:wrapNone/>
                <wp:docPr id="1" name="Picture 1" descr="C:\Users\tukieunl\Documents\Marketing Material\Templates\Template graphics\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NT-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0" cy="1125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5D95" w14:textId="77777777" w:rsidR="00797589" w:rsidRPr="00C47FE2" w:rsidRDefault="00797589" w:rsidP="00BD6DF1">
          <w:pPr>
            <w:rPr>
              <w:rFonts w:cs="Arial"/>
              <w:noProof/>
            </w:rPr>
          </w:pPr>
        </w:p>
        <w:p w14:paraId="0438E417" w14:textId="77777777" w:rsidR="00797589" w:rsidRPr="00C47FE2" w:rsidRDefault="00797589" w:rsidP="00BD6DF1">
          <w:pPr>
            <w:rPr>
              <w:rFonts w:cs="Arial"/>
              <w:noProof/>
            </w:rPr>
          </w:pPr>
        </w:p>
        <w:p w14:paraId="1592FA5C" w14:textId="77777777" w:rsidR="00797589" w:rsidRPr="00C47FE2" w:rsidRDefault="00797589" w:rsidP="00BD6DF1">
          <w:pPr>
            <w:rPr>
              <w:rFonts w:cs="Arial"/>
              <w:noProof/>
            </w:rPr>
          </w:pPr>
        </w:p>
        <w:p w14:paraId="429B5125" w14:textId="77777777" w:rsidR="00797589" w:rsidRPr="00C47FE2" w:rsidRDefault="00797589" w:rsidP="00BD6DF1">
          <w:pPr>
            <w:tabs>
              <w:tab w:val="left" w:pos="3156"/>
            </w:tabs>
            <w:rPr>
              <w:rFonts w:cs="Arial"/>
              <w:noProof/>
            </w:rPr>
          </w:pPr>
          <w:r w:rsidRPr="00C47FE2">
            <w:rPr>
              <w:rFonts w:cs="Arial"/>
              <w:noProof/>
            </w:rPr>
            <w:tab/>
          </w:r>
        </w:p>
        <w:p w14:paraId="5B84DB58" w14:textId="77777777" w:rsidR="00797589" w:rsidRPr="00C47FE2" w:rsidRDefault="00797589" w:rsidP="00BD6DF1">
          <w:pPr>
            <w:rPr>
              <w:rFonts w:cs="Arial"/>
              <w:noProof/>
            </w:rPr>
          </w:pPr>
        </w:p>
        <w:p w14:paraId="12DFB62F" w14:textId="77777777" w:rsidR="00797589" w:rsidRPr="00C47FE2" w:rsidRDefault="00797589" w:rsidP="00BD6DF1">
          <w:pPr>
            <w:rPr>
              <w:rFonts w:cs="Arial"/>
              <w:noProof/>
            </w:rPr>
          </w:pPr>
        </w:p>
        <w:p w14:paraId="2B5CDC2D" w14:textId="77777777" w:rsidR="00797589" w:rsidRPr="00C47FE2" w:rsidRDefault="00797589" w:rsidP="00BD6DF1">
          <w:pPr>
            <w:rPr>
              <w:rFonts w:cs="Arial"/>
              <w:noProof/>
            </w:rPr>
          </w:pPr>
        </w:p>
        <w:p w14:paraId="24777F8B" w14:textId="77777777" w:rsidR="00797589" w:rsidRPr="00C47FE2" w:rsidRDefault="00797589" w:rsidP="00BD6DF1">
          <w:pPr>
            <w:rPr>
              <w:rFonts w:cs="Arial"/>
              <w:noProof/>
            </w:rPr>
          </w:pPr>
        </w:p>
        <w:p w14:paraId="1764BF21" w14:textId="77777777" w:rsidR="00797589" w:rsidRPr="00C47FE2" w:rsidRDefault="00797589" w:rsidP="00BD6DF1">
          <w:pPr>
            <w:rPr>
              <w:rFonts w:cs="Arial"/>
              <w:noProof/>
            </w:rPr>
          </w:pPr>
          <w:r w:rsidRPr="00C47FE2">
            <w:rPr>
              <w:rFonts w:cs="Arial"/>
              <w:noProof/>
              <w:lang w:val="en-US"/>
            </w:rPr>
            <w:drawing>
              <wp:anchor distT="0" distB="0" distL="114300" distR="114300" simplePos="0" relativeHeight="251902464" behindDoc="0" locked="0" layoutInCell="1" allowOverlap="1" wp14:anchorId="757FC041" wp14:editId="40FF7BB8">
                <wp:simplePos x="0" y="0"/>
                <wp:positionH relativeFrom="column">
                  <wp:posOffset>-177495</wp:posOffset>
                </wp:positionH>
                <wp:positionV relativeFrom="page">
                  <wp:posOffset>4191635</wp:posOffset>
                </wp:positionV>
                <wp:extent cx="380391" cy="212624"/>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left-corner.png"/>
                        <pic:cNvPicPr/>
                      </pic:nvPicPr>
                      <pic:blipFill>
                        <a:blip r:embed="rId15">
                          <a:extLst>
                            <a:ext uri="{28A0092B-C50C-407E-A947-70E740481C1C}">
                              <a14:useLocalDpi xmlns:a14="http://schemas.microsoft.com/office/drawing/2010/main" val="0"/>
                            </a:ext>
                          </a:extLst>
                        </a:blip>
                        <a:stretch>
                          <a:fillRect/>
                        </a:stretch>
                      </pic:blipFill>
                      <pic:spPr>
                        <a:xfrm>
                          <a:off x="0" y="0"/>
                          <a:ext cx="380391" cy="212624"/>
                        </a:xfrm>
                        <a:prstGeom prst="rect">
                          <a:avLst/>
                        </a:prstGeom>
                      </pic:spPr>
                    </pic:pic>
                  </a:graphicData>
                </a:graphic>
                <wp14:sizeRelH relativeFrom="page">
                  <wp14:pctWidth>0</wp14:pctWidth>
                </wp14:sizeRelH>
                <wp14:sizeRelV relativeFrom="page">
                  <wp14:pctHeight>0</wp14:pctHeight>
                </wp14:sizeRelV>
              </wp:anchor>
            </w:drawing>
          </w:r>
        </w:p>
        <w:p w14:paraId="0F052158" w14:textId="77777777"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1440" behindDoc="0" locked="0" layoutInCell="1" allowOverlap="1" wp14:anchorId="243A104C" wp14:editId="628FEDE7">
                    <wp:simplePos x="0" y="0"/>
                    <wp:positionH relativeFrom="margin">
                      <wp:posOffset>-170510</wp:posOffset>
                    </wp:positionH>
                    <wp:positionV relativeFrom="page">
                      <wp:posOffset>4248150</wp:posOffset>
                    </wp:positionV>
                    <wp:extent cx="6124575" cy="800100"/>
                    <wp:effectExtent l="0" t="0" r="0" b="0"/>
                    <wp:wrapThrough wrapText="bothSides">
                      <wp:wrapPolygon edited="0">
                        <wp:start x="202" y="514"/>
                        <wp:lineTo x="202" y="20571"/>
                        <wp:lineTo x="21365" y="20571"/>
                        <wp:lineTo x="21365" y="514"/>
                        <wp:lineTo x="202" y="514"/>
                      </wp:wrapPolygon>
                    </wp:wrapThrough>
                    <wp:docPr id="9" name="Rectangle 9"/>
                    <wp:cNvGraphicFramePr/>
                    <a:graphic xmlns:a="http://schemas.openxmlformats.org/drawingml/2006/main">
                      <a:graphicData uri="http://schemas.microsoft.com/office/word/2010/wordprocessingShape">
                        <wps:wsp>
                          <wps:cNvSpPr/>
                          <wps:spPr>
                            <a:xfrm>
                              <a:off x="0" y="0"/>
                              <a:ext cx="612457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14:paraId="78875CF9" w14:textId="77777777" w:rsidR="00314F60" w:rsidRPr="00413B88" w:rsidRDefault="00314F60" w:rsidP="00BD6DF1">
                                    <w:pPr>
                                      <w:pStyle w:val="Title"/>
                                    </w:pPr>
                                    <w:r>
                                      <w:t>RHINO</w:t>
                                    </w:r>
                                  </w:p>
                                </w:sdtContent>
                              </w:sdt>
                              <w:p w14:paraId="7C06BFCE" w14:textId="77777777" w:rsidR="00314F60" w:rsidRPr="00413B88" w:rsidRDefault="00314F60" w:rsidP="00BD6DF1">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margin-left:-13.45pt;margin-top:334.5pt;width:482.25pt;height:63pt;z-index:25190144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" filled="f" stroked="f" strokeweight="2pt">
                    <v:textbo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14:paraId="78875CF9" w14:textId="77777777" w:rsidR="00314F60" w:rsidRPr="00413B88" w:rsidRDefault="00314F60" w:rsidP="00BD6DF1">
                              <w:pPr>
                                <w:pStyle w:val="Title"/>
                              </w:pPr>
                              <w:r>
                                <w:t>RHINO</w:t>
                              </w:r>
                            </w:p>
                          </w:sdtContent>
                        </w:sdt>
                        <w:p w14:paraId="7C06BFCE" w14:textId="77777777" w:rsidR="00314F60" w:rsidRPr="00413B88" w:rsidRDefault="00314F60" w:rsidP="00BD6DF1">
                          <w:pPr>
                            <w:pStyle w:val="Title"/>
                          </w:pPr>
                        </w:p>
                      </w:txbxContent>
                    </v:textbox>
                    <w10:wrap type="through" anchorx="margin" anchory="page"/>
                  </v:rect>
                </w:pict>
              </mc:Fallback>
            </mc:AlternateContent>
          </w:r>
        </w:p>
        <w:p w14:paraId="52DCE3F7" w14:textId="77777777"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3488" behindDoc="0" locked="0" layoutInCell="1" allowOverlap="1" wp14:anchorId="46A69CE5" wp14:editId="00DDDF34">
                    <wp:simplePos x="0" y="0"/>
                    <wp:positionH relativeFrom="margin">
                      <wp:posOffset>-151765</wp:posOffset>
                    </wp:positionH>
                    <wp:positionV relativeFrom="page">
                      <wp:posOffset>4772025</wp:posOffset>
                    </wp:positionV>
                    <wp:extent cx="6105525" cy="800100"/>
                    <wp:effectExtent l="0" t="0" r="0" b="0"/>
                    <wp:wrapNone/>
                    <wp:docPr id="10" name="Rectangle 10"/>
                    <wp:cNvGraphicFramePr/>
                    <a:graphic xmlns:a="http://schemas.openxmlformats.org/drawingml/2006/main">
                      <a:graphicData uri="http://schemas.microsoft.com/office/word/2010/wordprocessingShape">
                        <wps:wsp>
                          <wps:cNvSpPr/>
                          <wps:spPr>
                            <a:xfrm>
                              <a:off x="0" y="0"/>
                              <a:ext cx="610552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14:paraId="570EB1EB" w14:textId="77777777" w:rsidR="00314F60" w:rsidRPr="00BB54C0" w:rsidRDefault="00314F60" w:rsidP="00BD6DF1">
                                    <w:pPr>
                                      <w:pStyle w:val="Subtitle"/>
                                      <w:rPr>
                                        <w:lang w:val="en-US"/>
                                      </w:rPr>
                                    </w:pPr>
                                    <w:r>
                                      <w:t>Test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7" style="position:absolute;margin-left:-11.95pt;margin-top:375.75pt;width:480.75pt;height:63pt;z-index:25190348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" filled="f" stroked="f" strokeweight="2pt">
                    <v:textbo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14:paraId="570EB1EB" w14:textId="77777777" w:rsidR="00314F60" w:rsidRPr="00BB54C0" w:rsidRDefault="00314F60" w:rsidP="00BD6DF1">
                              <w:pPr>
                                <w:pStyle w:val="Subtitle"/>
                                <w:rPr>
                                  <w:lang w:val="en-US"/>
                                </w:rPr>
                              </w:pPr>
                              <w:r>
                                <w:t>Test Report</w:t>
                              </w:r>
                            </w:p>
                          </w:sdtContent>
                        </w:sdt>
                      </w:txbxContent>
                    </v:textbox>
                    <w10:wrap anchorx="margin" anchory="page"/>
                  </v:rect>
                </w:pict>
              </mc:Fallback>
            </mc:AlternateContent>
          </w:r>
        </w:p>
        <w:p w14:paraId="7F226101" w14:textId="77777777" w:rsidR="00797589" w:rsidRPr="00C47FE2" w:rsidRDefault="00797589" w:rsidP="00BD6DF1">
          <w:pPr>
            <w:rPr>
              <w:rFonts w:cs="Arial"/>
              <w:noProof/>
            </w:rPr>
          </w:pPr>
        </w:p>
        <w:p w14:paraId="64F0613E" w14:textId="77777777" w:rsidR="00797589" w:rsidRPr="00C47FE2" w:rsidRDefault="00797589" w:rsidP="00BD6DF1">
          <w:pPr>
            <w:rPr>
              <w:rFonts w:cs="Arial"/>
              <w:noProof/>
            </w:rPr>
          </w:pPr>
        </w:p>
        <w:p w14:paraId="74CF675B" w14:textId="77777777"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4512" behindDoc="0" locked="0" layoutInCell="1" allowOverlap="1" wp14:anchorId="5AC8717B" wp14:editId="56B6603D">
                    <wp:simplePos x="0" y="0"/>
                    <wp:positionH relativeFrom="column">
                      <wp:posOffset>-133350</wp:posOffset>
                    </wp:positionH>
                    <wp:positionV relativeFrom="page">
                      <wp:posOffset>5762625</wp:posOffset>
                    </wp:positionV>
                    <wp:extent cx="5867400" cy="1263650"/>
                    <wp:effectExtent l="0" t="0" r="0" b="0"/>
                    <wp:wrapThrough wrapText="bothSides">
                      <wp:wrapPolygon edited="0">
                        <wp:start x="210" y="326"/>
                        <wp:lineTo x="210" y="21166"/>
                        <wp:lineTo x="21319" y="21166"/>
                        <wp:lineTo x="21319" y="326"/>
                        <wp:lineTo x="210" y="326"/>
                      </wp:wrapPolygon>
                    </wp:wrapThrough>
                    <wp:docPr id="11" name="Rectangle 11"/>
                    <wp:cNvGraphicFramePr/>
                    <a:graphic xmlns:a="http://schemas.openxmlformats.org/drawingml/2006/main">
                      <a:graphicData uri="http://schemas.microsoft.com/office/word/2010/wordprocessingShape">
                        <wps:wsp>
                          <wps:cNvSpPr/>
                          <wps:spPr>
                            <a:xfrm>
                              <a:off x="0" y="0"/>
                              <a:ext cx="5867400" cy="1263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526343" w14:textId="77777777" w:rsidR="00314F60" w:rsidRDefault="00314F60" w:rsidP="00BD6DF1">
                                <w:pPr>
                                  <w:spacing w:after="120"/>
                                </w:pPr>
                                <w:r>
                                  <w:t>Version: 0.1</w:t>
                                </w:r>
                              </w:p>
                              <w:p w14:paraId="30B6DB1B" w14:textId="77777777" w:rsidR="00314F60" w:rsidRDefault="00314F60"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14:paraId="72006582" w14:textId="77777777" w:rsidR="00314F60" w:rsidRDefault="00314F60" w:rsidP="00BD6DF1">
                                <w:pPr>
                                  <w:spacing w:after="120"/>
                                </w:pPr>
                                <w:r>
                                  <w:t>Author: Khanh Vu</w:t>
                                </w:r>
                              </w:p>
                              <w:p w14:paraId="1443301A" w14:textId="77777777" w:rsidR="00314F60" w:rsidRPr="00474997" w:rsidRDefault="00314F60" w:rsidP="00BD6DF1">
                                <w:pPr>
                                  <w:spacing w:after="120"/>
                                  <w:rPr>
                                    <w:b/>
                                  </w:rPr>
                                </w:pPr>
                                <w:r>
                                  <w:t>Security Classification</w:t>
                                </w:r>
                                <w:proofErr w:type="gramStart"/>
                                <w:r>
                                  <w:t>:</w:t>
                                </w:r>
                                <w:proofErr w:type="gramEnd"/>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14:paraId="7099234B" w14:textId="77777777" w:rsidR="00314F60" w:rsidRDefault="00314F60" w:rsidP="00BD6DF1">
                                <w:pPr>
                                  <w:rPr>
                                    <w:rFonts w:cs="Arial"/>
                                    <w:color w:val="3D3D3D" w:themeColor="text1" w:themeTint="F2"/>
                                    <w:szCs w:val="24"/>
                                  </w:rPr>
                                </w:pPr>
                              </w:p>
                              <w:p w14:paraId="3DEBE9E2" w14:textId="77777777" w:rsidR="00314F60" w:rsidRPr="00A8593F" w:rsidRDefault="00314F60" w:rsidP="00BD6DF1">
                                <w:pPr>
                                  <w:rPr>
                                    <w:rFonts w:cs="Arial"/>
                                    <w:color w:val="3D3D3D" w:themeColor="text1" w:themeTint="F2"/>
                                    <w:szCs w:val="24"/>
                                  </w:rPr>
                                </w:pPr>
                              </w:p>
                              <w:p w14:paraId="1E7863D6" w14:textId="77777777" w:rsidR="00314F60" w:rsidRPr="00A8593F" w:rsidRDefault="00314F60" w:rsidP="00BD6DF1">
                                <w:pPr>
                                  <w:jc w:val="center"/>
                                  <w:rPr>
                                    <w:color w:val="3D3D3D" w:themeColor="text1" w:themeTint="F2"/>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8" style="position:absolute;margin-left:-10.5pt;margin-top:453.75pt;width:462pt;height:99.5pt;z-index:251904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" filled="f" stroked="f" strokeweight="2pt">
                    <v:textbox>
                      <w:txbxContent>
                        <w:p w14:paraId="61526343" w14:textId="77777777" w:rsidR="00314F60" w:rsidRDefault="00314F60" w:rsidP="00BD6DF1">
                          <w:pPr>
                            <w:spacing w:after="120"/>
                          </w:pPr>
                          <w:r>
                            <w:t>Version: 0.1</w:t>
                          </w:r>
                        </w:p>
                        <w:p w14:paraId="30B6DB1B" w14:textId="77777777" w:rsidR="00314F60" w:rsidRDefault="00314F60"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14:paraId="72006582" w14:textId="77777777" w:rsidR="00314F60" w:rsidRDefault="00314F60" w:rsidP="00BD6DF1">
                          <w:pPr>
                            <w:spacing w:after="120"/>
                          </w:pPr>
                          <w:r>
                            <w:t>Author: Khanh Vu</w:t>
                          </w:r>
                        </w:p>
                        <w:p w14:paraId="1443301A" w14:textId="77777777" w:rsidR="00314F60" w:rsidRPr="00474997" w:rsidRDefault="00314F60" w:rsidP="00BD6DF1">
                          <w:pPr>
                            <w:spacing w:after="120"/>
                            <w:rPr>
                              <w:b/>
                            </w:rPr>
                          </w:pPr>
                          <w:r>
                            <w:t>Security Classification</w:t>
                          </w:r>
                          <w:proofErr w:type="gramStart"/>
                          <w:r>
                            <w:t>:</w:t>
                          </w:r>
                          <w:proofErr w:type="gramEnd"/>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14:paraId="7099234B" w14:textId="77777777" w:rsidR="00314F60" w:rsidRDefault="00314F60" w:rsidP="00BD6DF1">
                          <w:pPr>
                            <w:rPr>
                              <w:rFonts w:cs="Arial"/>
                              <w:color w:val="3D3D3D" w:themeColor="text1" w:themeTint="F2"/>
                              <w:szCs w:val="24"/>
                            </w:rPr>
                          </w:pPr>
                        </w:p>
                        <w:p w14:paraId="3DEBE9E2" w14:textId="77777777" w:rsidR="00314F60" w:rsidRPr="00A8593F" w:rsidRDefault="00314F60" w:rsidP="00BD6DF1">
                          <w:pPr>
                            <w:rPr>
                              <w:rFonts w:cs="Arial"/>
                              <w:color w:val="3D3D3D" w:themeColor="text1" w:themeTint="F2"/>
                              <w:szCs w:val="24"/>
                            </w:rPr>
                          </w:pPr>
                        </w:p>
                        <w:p w14:paraId="1E7863D6" w14:textId="77777777" w:rsidR="00314F60" w:rsidRPr="00A8593F" w:rsidRDefault="00314F60" w:rsidP="00BD6DF1">
                          <w:pPr>
                            <w:jc w:val="center"/>
                            <w:rPr>
                              <w:color w:val="3D3D3D" w:themeColor="text1" w:themeTint="F2"/>
                              <w:szCs w:val="24"/>
                            </w:rPr>
                          </w:pPr>
                        </w:p>
                      </w:txbxContent>
                    </v:textbox>
                    <w10:wrap type="through" anchory="page"/>
                  </v:rect>
                </w:pict>
              </mc:Fallback>
            </mc:AlternateContent>
          </w:r>
        </w:p>
        <w:p w14:paraId="53BCF41C" w14:textId="77777777" w:rsidR="00797589" w:rsidRPr="00C47FE2" w:rsidRDefault="00797589" w:rsidP="00BD6DF1">
          <w:pPr>
            <w:rPr>
              <w:rFonts w:cs="Arial"/>
              <w:noProof/>
            </w:rPr>
          </w:pPr>
        </w:p>
        <w:p w14:paraId="12EDBF4D" w14:textId="77777777" w:rsidR="00797589" w:rsidRPr="00C47FE2" w:rsidRDefault="00797589" w:rsidP="00BD6DF1">
          <w:pPr>
            <w:rPr>
              <w:rFonts w:cs="Arial"/>
              <w:noProof/>
            </w:rPr>
          </w:pPr>
        </w:p>
        <w:p w14:paraId="45D09A61" w14:textId="77777777" w:rsidR="00797589" w:rsidRPr="00C47FE2" w:rsidRDefault="00797589" w:rsidP="00A74801">
          <w:pPr>
            <w:tabs>
              <w:tab w:val="left" w:pos="1620"/>
            </w:tabs>
            <w:rPr>
              <w:rFonts w:cs="Arial"/>
              <w:noProof/>
            </w:rPr>
          </w:pPr>
          <w:r w:rsidRPr="00C47FE2">
            <w:rPr>
              <w:rFonts w:cs="Arial"/>
              <w:noProof/>
            </w:rPr>
            <w:lastRenderedPageBreak/>
            <w:tab/>
          </w:r>
        </w:p>
        <w:p w14:paraId="6EBF57EC" w14:textId="77777777"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7584" behindDoc="1" locked="0" layoutInCell="1" allowOverlap="1" wp14:anchorId="2D96E053" wp14:editId="102893AA">
                    <wp:simplePos x="0" y="0"/>
                    <wp:positionH relativeFrom="page">
                      <wp:align>right</wp:align>
                    </wp:positionH>
                    <wp:positionV relativeFrom="page">
                      <wp:posOffset>9258300</wp:posOffset>
                    </wp:positionV>
                    <wp:extent cx="7543800" cy="1409700"/>
                    <wp:effectExtent l="0" t="0" r="0" b="0"/>
                    <wp:wrapNone/>
                    <wp:docPr id="23" name="Rectangle 23"/>
                    <wp:cNvGraphicFramePr/>
                    <a:graphic xmlns:a="http://schemas.openxmlformats.org/drawingml/2006/main">
                      <a:graphicData uri="http://schemas.microsoft.com/office/word/2010/wordprocessingShape">
                        <wps:wsp>
                          <wps:cNvSpPr/>
                          <wps:spPr>
                            <a:xfrm>
                              <a:off x="0" y="0"/>
                              <a:ext cx="7543800" cy="140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108109" w14:textId="77777777" w:rsidR="00314F60" w:rsidRPr="00C31E73" w:rsidRDefault="00314F60" w:rsidP="00A74801">
                                <w:pPr>
                                  <w:pStyle w:val="NoSpacing"/>
                                </w:pPr>
                                <w:r w:rsidRPr="00C31E73">
                                  <w:rPr>
                                    <w:color w:val="6D829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margin-left:542.8pt;margin-top:729pt;width:594pt;height:111pt;z-index:-25140889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" fillcolor="white [3212]" stroked="f" strokeweight="2pt">
                    <v:textbox>
                      <w:txbxContent>
                        <w:p w14:paraId="4D108109" w14:textId="77777777" w:rsidR="00314F60" w:rsidRPr="00C31E73" w:rsidRDefault="00314F60" w:rsidP="00A74801">
                          <w:pPr>
                            <w:pStyle w:val="NoSpacing"/>
                          </w:pPr>
                          <w:r w:rsidRPr="00C31E73">
                            <w:rPr>
                              <w:color w:val="6D829F"/>
                            </w:rPr>
                            <w:t xml:space="preserve"> </w:t>
                          </w:r>
                        </w:p>
                      </w:txbxContent>
                    </v:textbox>
                    <w10:wrap anchorx="page" anchory="page"/>
                  </v:rect>
                </w:pict>
              </mc:Fallback>
            </mc:AlternateContent>
          </w:r>
        </w:p>
        <w:p w14:paraId="3D9CED06" w14:textId="77777777"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0416" behindDoc="0" locked="0" layoutInCell="1" allowOverlap="1" wp14:anchorId="7FB5AD7B" wp14:editId="77CD47E2">
                    <wp:simplePos x="0" y="0"/>
                    <wp:positionH relativeFrom="column">
                      <wp:posOffset>2242185</wp:posOffset>
                    </wp:positionH>
                    <wp:positionV relativeFrom="page">
                      <wp:posOffset>9399905</wp:posOffset>
                    </wp:positionV>
                    <wp:extent cx="3473450" cy="428625"/>
                    <wp:effectExtent l="0" t="0" r="0" b="9525"/>
                    <wp:wrapNone/>
                    <wp:docPr id="27" name="Rectangle 27"/>
                    <wp:cNvGraphicFramePr/>
                    <a:graphic xmlns:a="http://schemas.openxmlformats.org/drawingml/2006/main">
                      <a:graphicData uri="http://schemas.microsoft.com/office/word/2010/wordprocessingShape">
                        <wps:wsp>
                          <wps:cNvSpPr/>
                          <wps:spPr>
                            <a:xfrm>
                              <a:off x="0" y="0"/>
                              <a:ext cx="347345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A8C65" w14:textId="77777777" w:rsidR="00314F60" w:rsidRPr="00D36909" w:rsidRDefault="00314F60" w:rsidP="005362DF">
                                <w:pPr>
                                  <w:rPr>
                                    <w:rFonts w:cs="Arial"/>
                                    <w:color w:val="3D3D3D" w:themeColor="text1" w:themeTint="F2"/>
                                    <w:sz w:val="18"/>
                                  </w:rPr>
                                </w:pPr>
                                <w:r>
                                  <w:rPr>
                                    <w:rFonts w:cs="Arial"/>
                                    <w:color w:val="3D3D3D" w:themeColor="text1" w:themeTint="F2"/>
                                    <w:sz w:val="18"/>
                                  </w:rPr>
                                  <w:t>Software Development &amp; Business Process Services</w:t>
                                </w:r>
                              </w:p>
                              <w:p w14:paraId="58990782" w14:textId="77777777" w:rsidR="00314F60" w:rsidRPr="00D36909" w:rsidRDefault="00314F60" w:rsidP="005362DF">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0" style="position:absolute;margin-left:176.55pt;margin-top:740.15pt;width:273.5pt;height:33.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" fillcolor="white [3212]" stroked="f" strokeweight="2pt">
                    <v:textbox>
                      <w:txbxContent>
                        <w:p w14:paraId="7E6A8C65" w14:textId="77777777" w:rsidR="00314F60" w:rsidRPr="00D36909" w:rsidRDefault="00314F60" w:rsidP="005362DF">
                          <w:pPr>
                            <w:rPr>
                              <w:rFonts w:cs="Arial"/>
                              <w:color w:val="3D3D3D" w:themeColor="text1" w:themeTint="F2"/>
                              <w:sz w:val="18"/>
                            </w:rPr>
                          </w:pPr>
                          <w:r>
                            <w:rPr>
                              <w:rFonts w:cs="Arial"/>
                              <w:color w:val="3D3D3D" w:themeColor="text1" w:themeTint="F2"/>
                              <w:sz w:val="18"/>
                            </w:rPr>
                            <w:t>Software Development &amp; Business Process Services</w:t>
                          </w:r>
                        </w:p>
                        <w:p w14:paraId="58990782" w14:textId="77777777" w:rsidR="00314F60" w:rsidRPr="00D36909" w:rsidRDefault="00314F60" w:rsidP="005362DF">
                          <w:pPr>
                            <w:jc w:val="center"/>
                            <w:rPr>
                              <w:sz w:val="21"/>
                            </w:rPr>
                          </w:pPr>
                        </w:p>
                      </w:txbxContent>
                    </v:textbox>
                    <w10:wrap anchory="page"/>
                  </v:rect>
                </w:pict>
              </mc:Fallback>
            </mc:AlternateContent>
          </w:r>
          <w:r w:rsidRPr="00C47FE2">
            <w:rPr>
              <w:rFonts w:cs="Arial"/>
              <w:noProof/>
              <w:lang w:val="en-US"/>
            </w:rPr>
            <mc:AlternateContent>
              <mc:Choice Requires="wps">
                <w:drawing>
                  <wp:anchor distT="0" distB="0" distL="114300" distR="114300" simplePos="0" relativeHeight="251910656" behindDoc="0" locked="0" layoutInCell="1" allowOverlap="1" wp14:anchorId="194BA137" wp14:editId="0574750E">
                    <wp:simplePos x="0" y="0"/>
                    <wp:positionH relativeFrom="margin">
                      <wp:posOffset>-130810</wp:posOffset>
                    </wp:positionH>
                    <wp:positionV relativeFrom="page">
                      <wp:posOffset>9477375</wp:posOffset>
                    </wp:positionV>
                    <wp:extent cx="2412365" cy="800100"/>
                    <wp:effectExtent l="0" t="0" r="6985" b="0"/>
                    <wp:wrapNone/>
                    <wp:docPr id="26" name="Rectangle 26"/>
                    <wp:cNvGraphicFramePr/>
                    <a:graphic xmlns:a="http://schemas.openxmlformats.org/drawingml/2006/main">
                      <a:graphicData uri="http://schemas.microsoft.com/office/word/2010/wordprocessingShape">
                        <wps:wsp>
                          <wps:cNvSpPr/>
                          <wps:spPr>
                            <a:xfrm>
                              <a:off x="0" y="0"/>
                              <a:ext cx="2412365" cy="800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A610D9" w14:textId="77777777" w:rsidR="00314F60" w:rsidRPr="005362DF" w:rsidRDefault="00314F60" w:rsidP="00797589">
                                <w:pPr>
                                  <w:spacing w:before="0" w:after="20"/>
                                  <w:rPr>
                                    <w:sz w:val="18"/>
                                  </w:rPr>
                                </w:pPr>
                                <w:r w:rsidRPr="005362DF">
                                  <w:rPr>
                                    <w:sz w:val="18"/>
                                  </w:rPr>
                                  <w:t>110 Bishopsgate, London</w:t>
                                </w:r>
                              </w:p>
                              <w:p w14:paraId="42E0F92D" w14:textId="77777777" w:rsidR="00314F60" w:rsidRPr="005362DF" w:rsidRDefault="00314F60" w:rsidP="00797589">
                                <w:pPr>
                                  <w:spacing w:before="0" w:after="20"/>
                                  <w:rPr>
                                    <w:sz w:val="18"/>
                                  </w:rPr>
                                </w:pPr>
                                <w:r w:rsidRPr="005362DF">
                                  <w:rPr>
                                    <w:sz w:val="18"/>
                                  </w:rPr>
                                  <w:t>EC2N 4AY</w:t>
                                </w:r>
                              </w:p>
                              <w:p w14:paraId="4BC4017D" w14:textId="77777777" w:rsidR="00314F60" w:rsidRPr="005362DF" w:rsidRDefault="00314F60" w:rsidP="00797589">
                                <w:pPr>
                                  <w:spacing w:before="0" w:after="20"/>
                                  <w:rPr>
                                    <w:sz w:val="18"/>
                                  </w:rPr>
                                </w:pPr>
                                <w:r w:rsidRPr="005362DF">
                                  <w:rPr>
                                    <w:sz w:val="18"/>
                                  </w:rPr>
                                  <w:t>Tel: +44 (0)20 7333 0033</w:t>
                                </w:r>
                              </w:p>
                              <w:p w14:paraId="3979F446" w14:textId="77777777" w:rsidR="00314F60" w:rsidRPr="005362DF" w:rsidRDefault="00314F60" w:rsidP="00797589">
                                <w:pPr>
                                  <w:spacing w:before="0" w:after="20"/>
                                  <w:rPr>
                                    <w:sz w:val="18"/>
                                  </w:rPr>
                                </w:pPr>
                                <w:r w:rsidRPr="005362DF">
                                  <w:rPr>
                                    <w:sz w:val="18"/>
                                  </w:rPr>
                                  <w:t xml:space="preserve">Email: </w:t>
                                </w:r>
                                <w:hyperlink r:id="rId16" w:history="1">
                                  <w:r w:rsidRPr="005362DF">
                                    <w:rPr>
                                      <w:sz w:val="18"/>
                                    </w:rPr>
                                    <w:t>info@nashtechglobal.com</w:t>
                                  </w:r>
                                </w:hyperlink>
                                <w:r w:rsidRPr="005362DF">
                                  <w:rPr>
                                    <w:color w:val="6D829F"/>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10.3pt;margin-top:746.25pt;width:189.95pt;height:63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" fillcolor="white [3212]" stroked="f" strokeweight="2pt">
                    <v:textbox>
                      <w:txbxContent>
                        <w:p w14:paraId="09A610D9" w14:textId="77777777" w:rsidR="00314F60" w:rsidRPr="005362DF" w:rsidRDefault="00314F60" w:rsidP="00797589">
                          <w:pPr>
                            <w:spacing w:before="0" w:after="20"/>
                            <w:rPr>
                              <w:sz w:val="18"/>
                            </w:rPr>
                          </w:pPr>
                          <w:r w:rsidRPr="005362DF">
                            <w:rPr>
                              <w:sz w:val="18"/>
                            </w:rPr>
                            <w:t>110 Bishopsgate, London</w:t>
                          </w:r>
                        </w:p>
                        <w:p w14:paraId="42E0F92D" w14:textId="77777777" w:rsidR="00314F60" w:rsidRPr="005362DF" w:rsidRDefault="00314F60" w:rsidP="00797589">
                          <w:pPr>
                            <w:spacing w:before="0" w:after="20"/>
                            <w:rPr>
                              <w:sz w:val="18"/>
                            </w:rPr>
                          </w:pPr>
                          <w:r w:rsidRPr="005362DF">
                            <w:rPr>
                              <w:sz w:val="18"/>
                            </w:rPr>
                            <w:t>EC2N 4AY</w:t>
                          </w:r>
                        </w:p>
                        <w:p w14:paraId="4BC4017D" w14:textId="77777777" w:rsidR="00314F60" w:rsidRPr="005362DF" w:rsidRDefault="00314F60" w:rsidP="00797589">
                          <w:pPr>
                            <w:spacing w:before="0" w:after="20"/>
                            <w:rPr>
                              <w:sz w:val="18"/>
                            </w:rPr>
                          </w:pPr>
                          <w:r w:rsidRPr="005362DF">
                            <w:rPr>
                              <w:sz w:val="18"/>
                            </w:rPr>
                            <w:t>Tel: +44 (0)20 7333 0033</w:t>
                          </w:r>
                        </w:p>
                        <w:p w14:paraId="3979F446" w14:textId="77777777" w:rsidR="00314F60" w:rsidRPr="005362DF" w:rsidRDefault="00314F60" w:rsidP="00797589">
                          <w:pPr>
                            <w:spacing w:before="0" w:after="20"/>
                            <w:rPr>
                              <w:sz w:val="18"/>
                            </w:rPr>
                          </w:pPr>
                          <w:r w:rsidRPr="005362DF">
                            <w:rPr>
                              <w:sz w:val="18"/>
                            </w:rPr>
                            <w:t xml:space="preserve">Email: </w:t>
                          </w:r>
                          <w:hyperlink r:id="rId17" w:history="1">
                            <w:r w:rsidRPr="005362DF">
                              <w:rPr>
                                <w:sz w:val="18"/>
                              </w:rPr>
                              <w:t>info@nashtechglobal.com</w:t>
                            </w:r>
                          </w:hyperlink>
                          <w:r w:rsidRPr="005362DF">
                            <w:rPr>
                              <w:color w:val="6D829F"/>
                              <w:sz w:val="18"/>
                            </w:rPr>
                            <w:t xml:space="preserve"> </w:t>
                          </w:r>
                        </w:p>
                      </w:txbxContent>
                    </v:textbox>
                    <w10:wrap anchorx="margin" anchory="page"/>
                  </v:rect>
                </w:pict>
              </mc:Fallback>
            </mc:AlternateContent>
          </w:r>
        </w:p>
        <w:p w14:paraId="483DD56C" w14:textId="77777777" w:rsidR="00797589" w:rsidRPr="00C47FE2" w:rsidRDefault="00CD6CFD" w:rsidP="00BD6DF1">
          <w:pPr>
            <w:tabs>
              <w:tab w:val="left" w:pos="2108"/>
            </w:tabs>
            <w:rPr>
              <w:rFonts w:cs="Arial"/>
              <w:noProof/>
            </w:rPr>
          </w:pPr>
          <w:r w:rsidRPr="00C47FE2">
            <w:rPr>
              <w:rFonts w:cs="Arial"/>
              <w:noProof/>
              <w:lang w:val="en-US"/>
            </w:rPr>
            <w:drawing>
              <wp:anchor distT="0" distB="0" distL="114300" distR="114300" simplePos="0" relativeHeight="251908608" behindDoc="0" locked="0" layoutInCell="1" allowOverlap="1" wp14:anchorId="5FBB44CB" wp14:editId="2E4B0E1E">
                <wp:simplePos x="0" y="0"/>
                <wp:positionH relativeFrom="column">
                  <wp:posOffset>2288540</wp:posOffset>
                </wp:positionH>
                <wp:positionV relativeFrom="page">
                  <wp:posOffset>9696450</wp:posOffset>
                </wp:positionV>
                <wp:extent cx="3667125" cy="419100"/>
                <wp:effectExtent l="0" t="0" r="9525" b="0"/>
                <wp:wrapNone/>
                <wp:docPr id="2" name="Picture 2" descr="C:\Users\tukieunl\Documents\Marketing Material\Templates\Template graphics\certifica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kieunl\Documents\Marketing Material\Templates\Template graphics\certificate-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anchor>
            </w:drawing>
          </w:r>
          <w:r w:rsidR="00797589" w:rsidRPr="00C47FE2">
            <w:rPr>
              <w:rFonts w:cs="Arial"/>
              <w:noProof/>
            </w:rPr>
            <w:tab/>
          </w:r>
        </w:p>
        <w:p w14:paraId="07316CB3" w14:textId="77777777" w:rsidR="00797589" w:rsidRPr="00C47FE2" w:rsidRDefault="00314F60">
          <w:pPr>
            <w:spacing w:after="120"/>
            <w:rPr>
              <w:rFonts w:cs="Arial"/>
            </w:rPr>
          </w:pPr>
        </w:p>
      </w:sdtContent>
    </w:sdt>
    <w:sdt>
      <w:sdtPr>
        <w:rPr>
          <w:rFonts w:eastAsiaTheme="minorHAnsi" w:cs="Arial"/>
          <w:caps w:val="0"/>
          <w:color w:val="333333" w:themeColor="text1"/>
          <w:sz w:val="22"/>
          <w:szCs w:val="22"/>
        </w:rPr>
        <w:id w:val="-1534876903"/>
        <w:docPartObj>
          <w:docPartGallery w:val="Table of Contents"/>
          <w:docPartUnique/>
        </w:docPartObj>
      </w:sdtPr>
      <w:sdtEndPr>
        <w:rPr>
          <w:b/>
          <w:bCs/>
          <w:noProof/>
        </w:rPr>
      </w:sdtEndPr>
      <w:sdtContent>
        <w:p w14:paraId="0E23C80D" w14:textId="77777777" w:rsidR="00A33F43" w:rsidRPr="00C47FE2" w:rsidRDefault="00A33F43" w:rsidP="00A33F43">
          <w:pPr>
            <w:pStyle w:val="TOCHeading"/>
            <w:jc w:val="both"/>
            <w:rPr>
              <w:rFonts w:cs="Arial"/>
            </w:rPr>
          </w:pPr>
          <w:r w:rsidRPr="00C47FE2">
            <w:rPr>
              <w:rFonts w:cs="Arial"/>
            </w:rPr>
            <w:t>Table of Contents</w:t>
          </w:r>
        </w:p>
        <w:p w14:paraId="0532F4BB" w14:textId="77777777" w:rsidR="00314F60" w:rsidRDefault="00A33F43">
          <w:pPr>
            <w:pStyle w:val="TOC1"/>
            <w:tabs>
              <w:tab w:val="left" w:pos="660"/>
              <w:tab w:val="right" w:pos="13944"/>
            </w:tabs>
            <w:rPr>
              <w:ins w:id="0" w:author="Khanh Vu Nguyen Van" w:date="2017-03-21T17:30:00Z"/>
              <w:rFonts w:asciiTheme="minorHAnsi" w:eastAsiaTheme="minorEastAsia" w:hAnsiTheme="minorHAnsi" w:cstheme="minorBidi"/>
              <w:b w:val="0"/>
              <w:bCs w:val="0"/>
              <w:noProof/>
              <w:color w:val="auto"/>
              <w:sz w:val="22"/>
              <w:u w:val="none"/>
              <w:lang w:val="en-US"/>
            </w:rPr>
          </w:pPr>
          <w:r w:rsidRPr="00C47FE2">
            <w:rPr>
              <w:rFonts w:cs="Arial"/>
            </w:rPr>
            <w:fldChar w:fldCharType="begin"/>
          </w:r>
          <w:r w:rsidRPr="00C47FE2">
            <w:rPr>
              <w:rFonts w:cs="Arial"/>
            </w:rPr>
            <w:instrText xml:space="preserve"> TOC \o "1-2" \h \z \u </w:instrText>
          </w:r>
          <w:r w:rsidRPr="00C47FE2">
            <w:rPr>
              <w:rFonts w:cs="Arial"/>
            </w:rPr>
            <w:fldChar w:fldCharType="separate"/>
          </w:r>
          <w:ins w:id="1" w:author="Khanh Vu Nguyen Van" w:date="2017-03-21T17:30:00Z">
            <w:r w:rsidR="00314F60" w:rsidRPr="00196DA8">
              <w:rPr>
                <w:rStyle w:val="Hyperlink"/>
                <w:noProof/>
              </w:rPr>
              <w:fldChar w:fldCharType="begin"/>
            </w:r>
            <w:r w:rsidR="00314F60" w:rsidRPr="00196DA8">
              <w:rPr>
                <w:rStyle w:val="Hyperlink"/>
                <w:noProof/>
              </w:rPr>
              <w:instrText xml:space="preserve"> </w:instrText>
            </w:r>
            <w:r w:rsidR="00314F60">
              <w:rPr>
                <w:noProof/>
              </w:rPr>
              <w:instrText>HYPERLINK \l "_Toc477880742"</w:instrText>
            </w:r>
            <w:r w:rsidR="00314F60" w:rsidRPr="00196DA8">
              <w:rPr>
                <w:rStyle w:val="Hyperlink"/>
                <w:noProof/>
              </w:rPr>
              <w:instrText xml:space="preserve"> </w:instrText>
            </w:r>
            <w:r w:rsidR="00314F60" w:rsidRPr="00196DA8">
              <w:rPr>
                <w:rStyle w:val="Hyperlink"/>
                <w:noProof/>
              </w:rPr>
            </w:r>
            <w:r w:rsidR="00314F60" w:rsidRPr="00196DA8">
              <w:rPr>
                <w:rStyle w:val="Hyperlink"/>
                <w:noProof/>
              </w:rPr>
              <w:fldChar w:fldCharType="separate"/>
            </w:r>
            <w:r w:rsidR="00314F60" w:rsidRPr="00196DA8">
              <w:rPr>
                <w:rStyle w:val="Hyperlink"/>
                <w:rFonts w:cs="Arial"/>
                <w:noProof/>
              </w:rPr>
              <w:t>1.</w:t>
            </w:r>
            <w:r w:rsidR="00314F60">
              <w:rPr>
                <w:rFonts w:asciiTheme="minorHAnsi" w:eastAsiaTheme="minorEastAsia" w:hAnsiTheme="minorHAnsi" w:cstheme="minorBidi"/>
                <w:b w:val="0"/>
                <w:bCs w:val="0"/>
                <w:noProof/>
                <w:color w:val="auto"/>
                <w:sz w:val="22"/>
                <w:u w:val="none"/>
                <w:lang w:val="en-US"/>
              </w:rPr>
              <w:tab/>
            </w:r>
            <w:r w:rsidR="00314F60" w:rsidRPr="00196DA8">
              <w:rPr>
                <w:rStyle w:val="Hyperlink"/>
                <w:rFonts w:cs="Arial"/>
                <w:noProof/>
              </w:rPr>
              <w:t>Execute summary</w:t>
            </w:r>
            <w:r w:rsidR="00314F60">
              <w:rPr>
                <w:noProof/>
                <w:webHidden/>
              </w:rPr>
              <w:tab/>
            </w:r>
            <w:r w:rsidR="00314F60">
              <w:rPr>
                <w:noProof/>
                <w:webHidden/>
              </w:rPr>
              <w:fldChar w:fldCharType="begin"/>
            </w:r>
            <w:r w:rsidR="00314F60">
              <w:rPr>
                <w:noProof/>
                <w:webHidden/>
              </w:rPr>
              <w:instrText xml:space="preserve"> PAGEREF _Toc477880742 \h </w:instrText>
            </w:r>
            <w:r w:rsidR="00314F60">
              <w:rPr>
                <w:noProof/>
                <w:webHidden/>
              </w:rPr>
            </w:r>
          </w:ins>
          <w:r w:rsidR="00314F60">
            <w:rPr>
              <w:noProof/>
              <w:webHidden/>
            </w:rPr>
            <w:fldChar w:fldCharType="separate"/>
          </w:r>
          <w:ins w:id="2" w:author="Khanh Vu Nguyen Van" w:date="2017-03-21T17:30:00Z">
            <w:r w:rsidR="00314F60">
              <w:rPr>
                <w:noProof/>
                <w:webHidden/>
              </w:rPr>
              <w:t>6</w:t>
            </w:r>
            <w:r w:rsidR="00314F60">
              <w:rPr>
                <w:noProof/>
                <w:webHidden/>
              </w:rPr>
              <w:fldChar w:fldCharType="end"/>
            </w:r>
            <w:r w:rsidR="00314F60" w:rsidRPr="00196DA8">
              <w:rPr>
                <w:rStyle w:val="Hyperlink"/>
                <w:noProof/>
              </w:rPr>
              <w:fldChar w:fldCharType="end"/>
            </w:r>
          </w:ins>
        </w:p>
        <w:p w14:paraId="0EE36475" w14:textId="77777777" w:rsidR="00314F60" w:rsidRDefault="00314F60">
          <w:pPr>
            <w:pStyle w:val="TOC2"/>
            <w:tabs>
              <w:tab w:val="left" w:pos="660"/>
              <w:tab w:val="right" w:pos="13944"/>
            </w:tabs>
            <w:rPr>
              <w:ins w:id="3" w:author="Khanh Vu Nguyen Van" w:date="2017-03-21T17:30:00Z"/>
              <w:rFonts w:asciiTheme="minorHAnsi" w:eastAsiaTheme="minorEastAsia" w:hAnsiTheme="minorHAnsi" w:cstheme="minorBidi"/>
              <w:bCs w:val="0"/>
              <w:noProof/>
              <w:color w:val="auto"/>
              <w:lang w:val="en-US"/>
            </w:rPr>
          </w:pPr>
          <w:ins w:id="4"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"_Toc477880743"</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1.1</w:t>
            </w:r>
            <w:r>
              <w:rPr>
                <w:rFonts w:asciiTheme="minorHAnsi" w:eastAsiaTheme="minorEastAsia" w:hAnsiTheme="minorHAnsi" w:cstheme="minorBidi"/>
                <w:bCs w:val="0"/>
                <w:noProof/>
                <w:color w:val="auto"/>
                <w:lang w:val="en-US"/>
              </w:rPr>
              <w:tab/>
            </w:r>
            <w:r w:rsidRPr="00196DA8">
              <w:rPr>
                <w:rStyle w:val="Hyperlink"/>
                <w:rFonts w:cs="Arial"/>
                <w:noProof/>
              </w:rPr>
              <w:t>Overview: Project Background and Scope</w:t>
            </w:r>
            <w:r>
              <w:rPr>
                <w:noProof/>
                <w:webHidden/>
              </w:rPr>
              <w:tab/>
            </w:r>
            <w:r>
              <w:rPr>
                <w:noProof/>
                <w:webHidden/>
              </w:rPr>
              <w:fldChar w:fldCharType="begin"/>
            </w:r>
            <w:r>
              <w:rPr>
                <w:noProof/>
                <w:webHidden/>
              </w:rPr>
              <w:instrText xml:space="preserve"> PAGEREF _Toc477880743 \h </w:instrText>
            </w:r>
            <w:r>
              <w:rPr>
                <w:noProof/>
                <w:webHidden/>
              </w:rPr>
            </w:r>
          </w:ins>
          <w:r>
            <w:rPr>
              <w:noProof/>
              <w:webHidden/>
            </w:rPr>
            <w:fldChar w:fldCharType="separate"/>
          </w:r>
          <w:ins w:id="5" w:author="Khanh Vu Nguyen Van" w:date="2017-03-21T17:30:00Z">
            <w:r>
              <w:rPr>
                <w:noProof/>
                <w:webHidden/>
              </w:rPr>
              <w:t>6</w:t>
            </w:r>
            <w:r>
              <w:rPr>
                <w:noProof/>
                <w:webHidden/>
              </w:rPr>
              <w:fldChar w:fldCharType="end"/>
            </w:r>
            <w:r w:rsidRPr="00196DA8">
              <w:rPr>
                <w:rStyle w:val="Hyperlink"/>
                <w:noProof/>
              </w:rPr>
              <w:fldChar w:fldCharType="end"/>
            </w:r>
          </w:ins>
        </w:p>
        <w:p w14:paraId="44918AA9" w14:textId="77777777" w:rsidR="00314F60" w:rsidRDefault="00314F60">
          <w:pPr>
            <w:pStyle w:val="TOC2"/>
            <w:tabs>
              <w:tab w:val="left" w:pos="660"/>
              <w:tab w:val="right" w:pos="13944"/>
            </w:tabs>
            <w:rPr>
              <w:ins w:id="6" w:author="Khanh Vu Nguyen Van" w:date="2017-03-21T17:30:00Z"/>
              <w:rFonts w:asciiTheme="minorHAnsi" w:eastAsiaTheme="minorEastAsia" w:hAnsiTheme="minorHAnsi" w:cstheme="minorBidi"/>
              <w:bCs w:val="0"/>
              <w:noProof/>
              <w:color w:val="auto"/>
              <w:lang w:val="en-US"/>
            </w:rPr>
          </w:pPr>
          <w:ins w:id="7"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"_Toc477880744"</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1.2</w:t>
            </w:r>
            <w:r>
              <w:rPr>
                <w:rFonts w:asciiTheme="minorHAnsi" w:eastAsiaTheme="minorEastAsia" w:hAnsiTheme="minorHAnsi" w:cstheme="minorBidi"/>
                <w:bCs w:val="0"/>
                <w:noProof/>
                <w:color w:val="auto"/>
                <w:lang w:val="en-US"/>
              </w:rPr>
              <w:tab/>
            </w:r>
            <w:r w:rsidRPr="00196DA8">
              <w:rPr>
                <w:rStyle w:val="Hyperlink"/>
                <w:rFonts w:cs="Arial"/>
                <w:noProof/>
              </w:rPr>
              <w:t>Scope</w:t>
            </w:r>
            <w:r>
              <w:rPr>
                <w:noProof/>
                <w:webHidden/>
              </w:rPr>
              <w:tab/>
            </w:r>
            <w:r>
              <w:rPr>
                <w:noProof/>
                <w:webHidden/>
              </w:rPr>
              <w:fldChar w:fldCharType="begin"/>
            </w:r>
            <w:r>
              <w:rPr>
                <w:noProof/>
                <w:webHidden/>
              </w:rPr>
              <w:instrText xml:space="preserve"> PAGEREF _Toc477880744 \h </w:instrText>
            </w:r>
            <w:r>
              <w:rPr>
                <w:noProof/>
                <w:webHidden/>
              </w:rPr>
            </w:r>
          </w:ins>
          <w:r>
            <w:rPr>
              <w:noProof/>
              <w:webHidden/>
            </w:rPr>
            <w:fldChar w:fldCharType="separate"/>
          </w:r>
          <w:ins w:id="8" w:author="Khanh Vu Nguyen Van" w:date="2017-03-21T17:30:00Z">
            <w:r>
              <w:rPr>
                <w:noProof/>
                <w:webHidden/>
              </w:rPr>
              <w:t>6</w:t>
            </w:r>
            <w:r>
              <w:rPr>
                <w:noProof/>
                <w:webHidden/>
              </w:rPr>
              <w:fldChar w:fldCharType="end"/>
            </w:r>
            <w:r w:rsidRPr="00196DA8">
              <w:rPr>
                <w:rStyle w:val="Hyperlink"/>
                <w:noProof/>
              </w:rPr>
              <w:fldChar w:fldCharType="end"/>
            </w:r>
          </w:ins>
        </w:p>
        <w:p w14:paraId="1E814B0A" w14:textId="77777777" w:rsidR="00314F60" w:rsidRDefault="00314F60">
          <w:pPr>
            <w:pStyle w:val="TOC1"/>
            <w:tabs>
              <w:tab w:val="left" w:pos="660"/>
              <w:tab w:val="right" w:pos="13944"/>
            </w:tabs>
            <w:rPr>
              <w:ins w:id="9" w:author="Khanh Vu Nguyen Van" w:date="2017-03-21T17:30:00Z"/>
              <w:rFonts w:asciiTheme="minorHAnsi" w:eastAsiaTheme="minorEastAsia" w:hAnsiTheme="minorHAnsi" w:cstheme="minorBidi"/>
              <w:b w:val="0"/>
              <w:bCs w:val="0"/>
              <w:noProof/>
              <w:color w:val="auto"/>
              <w:sz w:val="22"/>
              <w:u w:val="none"/>
              <w:lang w:val="en-US"/>
            </w:rPr>
          </w:pPr>
          <w:ins w:id="10"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"_Toc477880745"</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w:t>
            </w:r>
            <w:r>
              <w:rPr>
                <w:rFonts w:asciiTheme="minorHAnsi" w:eastAsiaTheme="minorEastAsia" w:hAnsiTheme="minorHAnsi" w:cstheme="minorBidi"/>
                <w:b w:val="0"/>
                <w:bCs w:val="0"/>
                <w:noProof/>
                <w:color w:val="auto"/>
                <w:sz w:val="22"/>
                <w:u w:val="none"/>
                <w:lang w:val="en-US"/>
              </w:rPr>
              <w:tab/>
            </w:r>
            <w:r w:rsidRPr="00196DA8">
              <w:rPr>
                <w:rStyle w:val="Hyperlink"/>
                <w:rFonts w:cs="Arial"/>
                <w:noProof/>
              </w:rPr>
              <w:t>Execution and Analysis</w:t>
            </w:r>
            <w:r>
              <w:rPr>
                <w:noProof/>
                <w:webHidden/>
              </w:rPr>
              <w:tab/>
            </w:r>
            <w:r>
              <w:rPr>
                <w:noProof/>
                <w:webHidden/>
              </w:rPr>
              <w:fldChar w:fldCharType="begin"/>
            </w:r>
            <w:r>
              <w:rPr>
                <w:noProof/>
                <w:webHidden/>
              </w:rPr>
              <w:instrText xml:space="preserve"> PAGEREF _Toc477880745 \h </w:instrText>
            </w:r>
            <w:r>
              <w:rPr>
                <w:noProof/>
                <w:webHidden/>
              </w:rPr>
            </w:r>
          </w:ins>
          <w:r>
            <w:rPr>
              <w:noProof/>
              <w:webHidden/>
            </w:rPr>
            <w:fldChar w:fldCharType="separate"/>
          </w:r>
          <w:ins w:id="11" w:author="Khanh Vu Nguyen Van" w:date="2017-03-21T17:30:00Z">
            <w:r>
              <w:rPr>
                <w:noProof/>
                <w:webHidden/>
              </w:rPr>
              <w:t>7</w:t>
            </w:r>
            <w:r>
              <w:rPr>
                <w:noProof/>
                <w:webHidden/>
              </w:rPr>
              <w:fldChar w:fldCharType="end"/>
            </w:r>
            <w:r w:rsidRPr="00196DA8">
              <w:rPr>
                <w:rStyle w:val="Hyperlink"/>
                <w:noProof/>
              </w:rPr>
              <w:fldChar w:fldCharType="end"/>
            </w:r>
          </w:ins>
        </w:p>
        <w:p w14:paraId="612889B6" w14:textId="77777777" w:rsidR="00314F60" w:rsidRDefault="00314F60">
          <w:pPr>
            <w:pStyle w:val="TOC2"/>
            <w:tabs>
              <w:tab w:val="left" w:pos="660"/>
              <w:tab w:val="right" w:pos="13944"/>
            </w:tabs>
            <w:rPr>
              <w:ins w:id="12" w:author="Khanh Vu Nguyen Van" w:date="2017-03-21T17:30:00Z"/>
              <w:rFonts w:asciiTheme="minorHAnsi" w:eastAsiaTheme="minorEastAsia" w:hAnsiTheme="minorHAnsi" w:cstheme="minorBidi"/>
              <w:bCs w:val="0"/>
              <w:noProof/>
              <w:color w:val="auto"/>
              <w:lang w:val="en-US"/>
            </w:rPr>
          </w:pPr>
          <w:ins w:id="13"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"_Toc477880746"</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2.1</w:t>
            </w:r>
            <w:r>
              <w:rPr>
                <w:rFonts w:asciiTheme="minorHAnsi" w:eastAsiaTheme="minorEastAsia" w:hAnsiTheme="minorHAnsi" w:cstheme="minorBidi"/>
                <w:bCs w:val="0"/>
                <w:noProof/>
                <w:color w:val="auto"/>
                <w:lang w:val="en-US"/>
              </w:rPr>
              <w:tab/>
            </w:r>
            <w:r w:rsidRPr="00196DA8">
              <w:rPr>
                <w:rStyle w:val="Hyperlink"/>
                <w:rFonts w:cs="Arial"/>
                <w:noProof/>
              </w:rPr>
              <w:t>Performance Test Results and Analysis</w:t>
            </w:r>
            <w:r>
              <w:rPr>
                <w:noProof/>
                <w:webHidden/>
              </w:rPr>
              <w:tab/>
            </w:r>
            <w:r>
              <w:rPr>
                <w:noProof/>
                <w:webHidden/>
              </w:rPr>
              <w:fldChar w:fldCharType="begin"/>
            </w:r>
            <w:r>
              <w:rPr>
                <w:noProof/>
                <w:webHidden/>
              </w:rPr>
              <w:instrText xml:space="preserve"> PAGEREF _Toc477880746 \h </w:instrText>
            </w:r>
            <w:r>
              <w:rPr>
                <w:noProof/>
                <w:webHidden/>
              </w:rPr>
            </w:r>
          </w:ins>
          <w:r>
            <w:rPr>
              <w:noProof/>
              <w:webHidden/>
            </w:rPr>
            <w:fldChar w:fldCharType="separate"/>
          </w:r>
          <w:ins w:id="14" w:author="Khanh Vu Nguyen Van" w:date="2017-03-21T17:30:00Z">
            <w:r>
              <w:rPr>
                <w:noProof/>
                <w:webHidden/>
              </w:rPr>
              <w:t>7</w:t>
            </w:r>
            <w:r>
              <w:rPr>
                <w:noProof/>
                <w:webHidden/>
              </w:rPr>
              <w:fldChar w:fldCharType="end"/>
            </w:r>
            <w:r w:rsidRPr="00196DA8">
              <w:rPr>
                <w:rStyle w:val="Hyperlink"/>
                <w:noProof/>
              </w:rPr>
              <w:fldChar w:fldCharType="end"/>
            </w:r>
          </w:ins>
        </w:p>
        <w:p w14:paraId="6B37E51B" w14:textId="77777777" w:rsidR="00314F60" w:rsidRDefault="00314F60">
          <w:pPr>
            <w:pStyle w:val="TOC2"/>
            <w:tabs>
              <w:tab w:val="left" w:pos="660"/>
              <w:tab w:val="right" w:pos="13944"/>
            </w:tabs>
            <w:rPr>
              <w:ins w:id="15" w:author="Khanh Vu Nguyen Van" w:date="2017-03-21T17:30:00Z"/>
              <w:rFonts w:asciiTheme="minorHAnsi" w:eastAsiaTheme="minorEastAsia" w:hAnsiTheme="minorHAnsi" w:cstheme="minorBidi"/>
              <w:bCs w:val="0"/>
              <w:noProof/>
              <w:color w:val="auto"/>
              <w:lang w:val="en-US"/>
            </w:rPr>
          </w:pPr>
          <w:ins w:id="16"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"_Toc477880747"</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2.2</w:t>
            </w:r>
            <w:r>
              <w:rPr>
                <w:rFonts w:asciiTheme="minorHAnsi" w:eastAsiaTheme="minorEastAsia" w:hAnsiTheme="minorHAnsi" w:cstheme="minorBidi"/>
                <w:bCs w:val="0"/>
                <w:noProof/>
                <w:color w:val="auto"/>
                <w:lang w:val="en-US"/>
              </w:rPr>
              <w:tab/>
            </w:r>
            <w:r w:rsidRPr="00196DA8">
              <w:rPr>
                <w:rStyle w:val="Hyperlink"/>
                <w:rFonts w:cs="Arial"/>
                <w:noProof/>
              </w:rPr>
              <w:t>Test Run 1 – Baseline Two Hour Load Test</w:t>
            </w:r>
            <w:r>
              <w:rPr>
                <w:noProof/>
                <w:webHidden/>
              </w:rPr>
              <w:tab/>
            </w:r>
            <w:r>
              <w:rPr>
                <w:noProof/>
                <w:webHidden/>
              </w:rPr>
              <w:fldChar w:fldCharType="begin"/>
            </w:r>
            <w:r>
              <w:rPr>
                <w:noProof/>
                <w:webHidden/>
              </w:rPr>
              <w:instrText xml:space="preserve"> PAGEREF _Toc477880747 \h </w:instrText>
            </w:r>
            <w:r>
              <w:rPr>
                <w:noProof/>
                <w:webHidden/>
              </w:rPr>
            </w:r>
          </w:ins>
          <w:r>
            <w:rPr>
              <w:noProof/>
              <w:webHidden/>
            </w:rPr>
            <w:fldChar w:fldCharType="separate"/>
          </w:r>
          <w:ins w:id="17" w:author="Khanh Vu Nguyen Van" w:date="2017-03-21T17:30:00Z">
            <w:r>
              <w:rPr>
                <w:noProof/>
                <w:webHidden/>
              </w:rPr>
              <w:t>7</w:t>
            </w:r>
            <w:r>
              <w:rPr>
                <w:noProof/>
                <w:webHidden/>
              </w:rPr>
              <w:fldChar w:fldCharType="end"/>
            </w:r>
            <w:r w:rsidRPr="00196DA8">
              <w:rPr>
                <w:rStyle w:val="Hyperlink"/>
                <w:noProof/>
              </w:rPr>
              <w:fldChar w:fldCharType="end"/>
            </w:r>
          </w:ins>
        </w:p>
        <w:p w14:paraId="5A5D1C6A" w14:textId="77777777" w:rsidR="00314F60" w:rsidRDefault="00314F60">
          <w:pPr>
            <w:pStyle w:val="TOC2"/>
            <w:tabs>
              <w:tab w:val="left" w:pos="660"/>
              <w:tab w:val="right" w:pos="13944"/>
            </w:tabs>
            <w:rPr>
              <w:ins w:id="18" w:author="Khanh Vu Nguyen Van" w:date="2017-03-21T17:30:00Z"/>
              <w:rFonts w:asciiTheme="minorHAnsi" w:eastAsiaTheme="minorEastAsia" w:hAnsiTheme="minorHAnsi" w:cstheme="minorBidi"/>
              <w:bCs w:val="0"/>
              <w:noProof/>
              <w:color w:val="auto"/>
              <w:lang w:val="en-US"/>
            </w:rPr>
          </w:pPr>
          <w:ins w:id="19"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"_Toc477880748"</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2.3</w:t>
            </w:r>
            <w:r>
              <w:rPr>
                <w:rFonts w:asciiTheme="minorHAnsi" w:eastAsiaTheme="minorEastAsia" w:hAnsiTheme="minorHAnsi" w:cstheme="minorBidi"/>
                <w:bCs w:val="0"/>
                <w:noProof/>
                <w:color w:val="auto"/>
                <w:lang w:val="en-US"/>
              </w:rPr>
              <w:tab/>
            </w:r>
            <w:r w:rsidRPr="00196DA8">
              <w:rPr>
                <w:rStyle w:val="Hyperlink"/>
                <w:rFonts w:cs="Arial"/>
                <w:noProof/>
              </w:rPr>
              <w:t>Test Run 2 – Baseline Two Hour Load Test</w:t>
            </w:r>
            <w:r>
              <w:rPr>
                <w:noProof/>
                <w:webHidden/>
              </w:rPr>
              <w:tab/>
            </w:r>
            <w:r>
              <w:rPr>
                <w:noProof/>
                <w:webHidden/>
              </w:rPr>
              <w:fldChar w:fldCharType="begin"/>
            </w:r>
            <w:r>
              <w:rPr>
                <w:noProof/>
                <w:webHidden/>
              </w:rPr>
              <w:instrText xml:space="preserve"> PAGEREF _Toc477880748 \h </w:instrText>
            </w:r>
            <w:r>
              <w:rPr>
                <w:noProof/>
                <w:webHidden/>
              </w:rPr>
            </w:r>
          </w:ins>
          <w:r>
            <w:rPr>
              <w:noProof/>
              <w:webHidden/>
            </w:rPr>
            <w:fldChar w:fldCharType="separate"/>
          </w:r>
          <w:ins w:id="20" w:author="Khanh Vu Nguyen Van" w:date="2017-03-21T17:30:00Z">
            <w:r>
              <w:rPr>
                <w:noProof/>
                <w:webHidden/>
              </w:rPr>
              <w:t>12</w:t>
            </w:r>
            <w:r>
              <w:rPr>
                <w:noProof/>
                <w:webHidden/>
              </w:rPr>
              <w:fldChar w:fldCharType="end"/>
            </w:r>
            <w:r w:rsidRPr="00196DA8">
              <w:rPr>
                <w:rStyle w:val="Hyperlink"/>
                <w:noProof/>
              </w:rPr>
              <w:fldChar w:fldCharType="end"/>
            </w:r>
          </w:ins>
        </w:p>
        <w:p w14:paraId="41180605" w14:textId="77777777" w:rsidR="00314F60" w:rsidRDefault="00314F60">
          <w:pPr>
            <w:pStyle w:val="TOC2"/>
            <w:tabs>
              <w:tab w:val="left" w:pos="660"/>
              <w:tab w:val="right" w:pos="13944"/>
            </w:tabs>
            <w:rPr>
              <w:ins w:id="21" w:author="Khanh Vu Nguyen Van" w:date="2017-03-21T17:30:00Z"/>
              <w:rFonts w:asciiTheme="minorHAnsi" w:eastAsiaTheme="minorEastAsia" w:hAnsiTheme="minorHAnsi" w:cstheme="minorBidi"/>
              <w:bCs w:val="0"/>
              <w:noProof/>
              <w:color w:val="auto"/>
              <w:lang w:val="en-US"/>
            </w:rPr>
          </w:pPr>
          <w:ins w:id="22"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"_Toc477880749"</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2.4</w:t>
            </w:r>
            <w:r>
              <w:rPr>
                <w:rFonts w:asciiTheme="minorHAnsi" w:eastAsiaTheme="minorEastAsia" w:hAnsiTheme="minorHAnsi" w:cstheme="minorBidi"/>
                <w:bCs w:val="0"/>
                <w:noProof/>
                <w:color w:val="auto"/>
                <w:lang w:val="en-US"/>
              </w:rPr>
              <w:tab/>
            </w:r>
            <w:r w:rsidRPr="00196DA8">
              <w:rPr>
                <w:rStyle w:val="Hyperlink"/>
                <w:rFonts w:cs="Arial"/>
                <w:noProof/>
              </w:rPr>
              <w:t>Test Run 3 – Baseline Two Hour Load Test</w:t>
            </w:r>
            <w:r>
              <w:rPr>
                <w:noProof/>
                <w:webHidden/>
              </w:rPr>
              <w:tab/>
            </w:r>
            <w:r>
              <w:rPr>
                <w:noProof/>
                <w:webHidden/>
              </w:rPr>
              <w:fldChar w:fldCharType="begin"/>
            </w:r>
            <w:r>
              <w:rPr>
                <w:noProof/>
                <w:webHidden/>
              </w:rPr>
              <w:instrText xml:space="preserve"> PAGEREF _Toc477880749 \h </w:instrText>
            </w:r>
            <w:r>
              <w:rPr>
                <w:noProof/>
                <w:webHidden/>
              </w:rPr>
            </w:r>
          </w:ins>
          <w:r>
            <w:rPr>
              <w:noProof/>
              <w:webHidden/>
            </w:rPr>
            <w:fldChar w:fldCharType="separate"/>
          </w:r>
          <w:ins w:id="23" w:author="Khanh Vu Nguyen Van" w:date="2017-03-21T17:30:00Z">
            <w:r>
              <w:rPr>
                <w:noProof/>
                <w:webHidden/>
              </w:rPr>
              <w:t>15</w:t>
            </w:r>
            <w:r>
              <w:rPr>
                <w:noProof/>
                <w:webHidden/>
              </w:rPr>
              <w:fldChar w:fldCharType="end"/>
            </w:r>
            <w:r w:rsidRPr="00196DA8">
              <w:rPr>
                <w:rStyle w:val="Hyperlink"/>
                <w:noProof/>
              </w:rPr>
              <w:fldChar w:fldCharType="end"/>
            </w:r>
          </w:ins>
        </w:p>
        <w:p w14:paraId="51ABBCCA" w14:textId="77777777" w:rsidR="00314F60" w:rsidRDefault="00314F60">
          <w:pPr>
            <w:pStyle w:val="TOC2"/>
            <w:tabs>
              <w:tab w:val="left" w:pos="660"/>
              <w:tab w:val="right" w:pos="13944"/>
            </w:tabs>
            <w:rPr>
              <w:ins w:id="24" w:author="Khanh Vu Nguyen Van" w:date="2017-03-21T17:30:00Z"/>
              <w:rFonts w:asciiTheme="minorHAnsi" w:eastAsiaTheme="minorEastAsia" w:hAnsiTheme="minorHAnsi" w:cstheme="minorBidi"/>
              <w:bCs w:val="0"/>
              <w:noProof/>
              <w:color w:val="auto"/>
              <w:lang w:val="en-US"/>
            </w:rPr>
          </w:pPr>
          <w:ins w:id="25"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"_Toc477880750"</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2.5</w:t>
            </w:r>
            <w:r>
              <w:rPr>
                <w:rFonts w:asciiTheme="minorHAnsi" w:eastAsiaTheme="minorEastAsia" w:hAnsiTheme="minorHAnsi" w:cstheme="minorBidi"/>
                <w:bCs w:val="0"/>
                <w:noProof/>
                <w:color w:val="auto"/>
                <w:lang w:val="en-US"/>
              </w:rPr>
              <w:tab/>
            </w:r>
            <w:r w:rsidRPr="00196DA8">
              <w:rPr>
                <w:rStyle w:val="Hyperlink"/>
                <w:rFonts w:cs="Arial"/>
                <w:noProof/>
              </w:rPr>
              <w:t>Test Run 4 – Baseline Two Hour Load Test</w:t>
            </w:r>
            <w:r>
              <w:rPr>
                <w:noProof/>
                <w:webHidden/>
              </w:rPr>
              <w:tab/>
            </w:r>
            <w:r>
              <w:rPr>
                <w:noProof/>
                <w:webHidden/>
              </w:rPr>
              <w:fldChar w:fldCharType="begin"/>
            </w:r>
            <w:r>
              <w:rPr>
                <w:noProof/>
                <w:webHidden/>
              </w:rPr>
              <w:instrText xml:space="preserve"> PAGEREF _Toc477880750 \h </w:instrText>
            </w:r>
            <w:r>
              <w:rPr>
                <w:noProof/>
                <w:webHidden/>
              </w:rPr>
            </w:r>
          </w:ins>
          <w:r>
            <w:rPr>
              <w:noProof/>
              <w:webHidden/>
            </w:rPr>
            <w:fldChar w:fldCharType="separate"/>
          </w:r>
          <w:ins w:id="26" w:author="Khanh Vu Nguyen Van" w:date="2017-03-21T17:30:00Z">
            <w:r>
              <w:rPr>
                <w:noProof/>
                <w:webHidden/>
              </w:rPr>
              <w:t>19</w:t>
            </w:r>
            <w:r>
              <w:rPr>
                <w:noProof/>
                <w:webHidden/>
              </w:rPr>
              <w:fldChar w:fldCharType="end"/>
            </w:r>
            <w:r w:rsidRPr="00196DA8">
              <w:rPr>
                <w:rStyle w:val="Hyperlink"/>
                <w:noProof/>
              </w:rPr>
              <w:fldChar w:fldCharType="end"/>
            </w:r>
          </w:ins>
        </w:p>
        <w:p w14:paraId="44767C75" w14:textId="77777777" w:rsidR="00314F60" w:rsidRDefault="00314F60">
          <w:pPr>
            <w:pStyle w:val="TOC2"/>
            <w:tabs>
              <w:tab w:val="left" w:pos="660"/>
              <w:tab w:val="right" w:pos="13944"/>
            </w:tabs>
            <w:rPr>
              <w:ins w:id="27" w:author="Khanh Vu Nguyen Van" w:date="2017-03-21T17:30:00Z"/>
              <w:rFonts w:asciiTheme="minorHAnsi" w:eastAsiaTheme="minorEastAsia" w:hAnsiTheme="minorHAnsi" w:cstheme="minorBidi"/>
              <w:bCs w:val="0"/>
              <w:noProof/>
              <w:color w:val="auto"/>
              <w:lang w:val="en-US"/>
            </w:rPr>
          </w:pPr>
          <w:ins w:id="28"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"_Toc477880751"</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2.6</w:t>
            </w:r>
            <w:r>
              <w:rPr>
                <w:rFonts w:asciiTheme="minorHAnsi" w:eastAsiaTheme="minorEastAsia" w:hAnsiTheme="minorHAnsi" w:cstheme="minorBidi"/>
                <w:bCs w:val="0"/>
                <w:noProof/>
                <w:color w:val="auto"/>
                <w:lang w:val="en-US"/>
              </w:rPr>
              <w:tab/>
            </w:r>
            <w:r w:rsidRPr="00196DA8">
              <w:rPr>
                <w:rStyle w:val="Hyperlink"/>
                <w:rFonts w:cs="Arial"/>
                <w:noProof/>
              </w:rPr>
              <w:t>Test Run 5 – Baseline Two Hour Load Test</w:t>
            </w:r>
            <w:r>
              <w:rPr>
                <w:noProof/>
                <w:webHidden/>
              </w:rPr>
              <w:tab/>
            </w:r>
            <w:r>
              <w:rPr>
                <w:noProof/>
                <w:webHidden/>
              </w:rPr>
              <w:fldChar w:fldCharType="begin"/>
            </w:r>
            <w:r>
              <w:rPr>
                <w:noProof/>
                <w:webHidden/>
              </w:rPr>
              <w:instrText xml:space="preserve"> PAGEREF _Toc477880751 \h </w:instrText>
            </w:r>
            <w:r>
              <w:rPr>
                <w:noProof/>
                <w:webHidden/>
              </w:rPr>
            </w:r>
          </w:ins>
          <w:r>
            <w:rPr>
              <w:noProof/>
              <w:webHidden/>
            </w:rPr>
            <w:fldChar w:fldCharType="separate"/>
          </w:r>
          <w:ins w:id="29" w:author="Khanh Vu Nguyen Van" w:date="2017-03-21T17:30:00Z">
            <w:r>
              <w:rPr>
                <w:noProof/>
                <w:webHidden/>
              </w:rPr>
              <w:t>22</w:t>
            </w:r>
            <w:r>
              <w:rPr>
                <w:noProof/>
                <w:webHidden/>
              </w:rPr>
              <w:fldChar w:fldCharType="end"/>
            </w:r>
            <w:r w:rsidRPr="00196DA8">
              <w:rPr>
                <w:rStyle w:val="Hyperlink"/>
                <w:noProof/>
              </w:rPr>
              <w:fldChar w:fldCharType="end"/>
            </w:r>
          </w:ins>
        </w:p>
        <w:p w14:paraId="10915DA3" w14:textId="77777777" w:rsidR="00314F60" w:rsidRDefault="00314F60">
          <w:pPr>
            <w:pStyle w:val="TOC2"/>
            <w:tabs>
              <w:tab w:val="left" w:pos="660"/>
              <w:tab w:val="right" w:pos="13944"/>
            </w:tabs>
            <w:rPr>
              <w:ins w:id="30" w:author="Khanh Vu Nguyen Van" w:date="2017-03-21T17:30:00Z"/>
              <w:rFonts w:asciiTheme="minorHAnsi" w:eastAsiaTheme="minorEastAsia" w:hAnsiTheme="minorHAnsi" w:cstheme="minorBidi"/>
              <w:bCs w:val="0"/>
              <w:noProof/>
              <w:color w:val="auto"/>
              <w:lang w:val="en-US"/>
            </w:rPr>
          </w:pPr>
          <w:ins w:id="31"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"_Toc477880752"</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2.7</w:t>
            </w:r>
            <w:r>
              <w:rPr>
                <w:rFonts w:asciiTheme="minorHAnsi" w:eastAsiaTheme="minorEastAsia" w:hAnsiTheme="minorHAnsi" w:cstheme="minorBidi"/>
                <w:bCs w:val="0"/>
                <w:noProof/>
                <w:color w:val="auto"/>
                <w:lang w:val="en-US"/>
              </w:rPr>
              <w:tab/>
            </w:r>
            <w:r w:rsidRPr="00196DA8">
              <w:rPr>
                <w:rStyle w:val="Hyperlink"/>
                <w:rFonts w:cs="Arial"/>
                <w:noProof/>
              </w:rPr>
              <w:t>Test Run 6 – Baseline Two Hour Load Test</w:t>
            </w:r>
            <w:r>
              <w:rPr>
                <w:noProof/>
                <w:webHidden/>
              </w:rPr>
              <w:tab/>
            </w:r>
            <w:r>
              <w:rPr>
                <w:noProof/>
                <w:webHidden/>
              </w:rPr>
              <w:fldChar w:fldCharType="begin"/>
            </w:r>
            <w:r>
              <w:rPr>
                <w:noProof/>
                <w:webHidden/>
              </w:rPr>
              <w:instrText xml:space="preserve"> PAGEREF _Toc477880752 \h </w:instrText>
            </w:r>
            <w:r>
              <w:rPr>
                <w:noProof/>
                <w:webHidden/>
              </w:rPr>
            </w:r>
          </w:ins>
          <w:r>
            <w:rPr>
              <w:noProof/>
              <w:webHidden/>
            </w:rPr>
            <w:fldChar w:fldCharType="separate"/>
          </w:r>
          <w:ins w:id="32" w:author="Khanh Vu Nguyen Van" w:date="2017-03-21T17:30:00Z">
            <w:r>
              <w:rPr>
                <w:noProof/>
                <w:webHidden/>
              </w:rPr>
              <w:t>25</w:t>
            </w:r>
            <w:r>
              <w:rPr>
                <w:noProof/>
                <w:webHidden/>
              </w:rPr>
              <w:fldChar w:fldCharType="end"/>
            </w:r>
            <w:r w:rsidRPr="00196DA8">
              <w:rPr>
                <w:rStyle w:val="Hyperlink"/>
                <w:noProof/>
              </w:rPr>
              <w:fldChar w:fldCharType="end"/>
            </w:r>
          </w:ins>
        </w:p>
        <w:p w14:paraId="33C1F47B" w14:textId="77777777" w:rsidR="00314F60" w:rsidRDefault="00314F60">
          <w:pPr>
            <w:pStyle w:val="TOC2"/>
            <w:tabs>
              <w:tab w:val="left" w:pos="660"/>
              <w:tab w:val="right" w:pos="13944"/>
            </w:tabs>
            <w:rPr>
              <w:ins w:id="33" w:author="Khanh Vu Nguyen Van" w:date="2017-03-21T17:30:00Z"/>
              <w:rFonts w:asciiTheme="minorHAnsi" w:eastAsiaTheme="minorEastAsia" w:hAnsiTheme="minorHAnsi" w:cstheme="minorBidi"/>
              <w:bCs w:val="0"/>
              <w:noProof/>
              <w:color w:val="auto"/>
              <w:lang w:val="en-US"/>
            </w:rPr>
          </w:pPr>
          <w:ins w:id="34"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"_Toc477880753"</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2.8</w:t>
            </w:r>
            <w:r>
              <w:rPr>
                <w:rFonts w:asciiTheme="minorHAnsi" w:eastAsiaTheme="minorEastAsia" w:hAnsiTheme="minorHAnsi" w:cstheme="minorBidi"/>
                <w:bCs w:val="0"/>
                <w:noProof/>
                <w:color w:val="auto"/>
                <w:lang w:val="en-US"/>
              </w:rPr>
              <w:tab/>
            </w:r>
            <w:r w:rsidRPr="00196DA8">
              <w:rPr>
                <w:rStyle w:val="Hyperlink"/>
                <w:rFonts w:cs="Arial"/>
                <w:noProof/>
              </w:rPr>
              <w:t>Memory and CPU Utilisation Statistics for severs in 1 day during 6 load test runs</w:t>
            </w:r>
            <w:r>
              <w:rPr>
                <w:noProof/>
                <w:webHidden/>
              </w:rPr>
              <w:tab/>
            </w:r>
            <w:r>
              <w:rPr>
                <w:noProof/>
                <w:webHidden/>
              </w:rPr>
              <w:fldChar w:fldCharType="begin"/>
            </w:r>
            <w:r>
              <w:rPr>
                <w:noProof/>
                <w:webHidden/>
              </w:rPr>
              <w:instrText xml:space="preserve"> PAGEREF _Toc477880753 \h </w:instrText>
            </w:r>
            <w:r>
              <w:rPr>
                <w:noProof/>
                <w:webHidden/>
              </w:rPr>
            </w:r>
          </w:ins>
          <w:r>
            <w:rPr>
              <w:noProof/>
              <w:webHidden/>
            </w:rPr>
            <w:fldChar w:fldCharType="separate"/>
          </w:r>
          <w:ins w:id="35" w:author="Khanh Vu Nguyen Van" w:date="2017-03-21T17:30:00Z">
            <w:r>
              <w:rPr>
                <w:noProof/>
                <w:webHidden/>
              </w:rPr>
              <w:t>29</w:t>
            </w:r>
            <w:r>
              <w:rPr>
                <w:noProof/>
                <w:webHidden/>
              </w:rPr>
              <w:fldChar w:fldCharType="end"/>
            </w:r>
            <w:r w:rsidRPr="00196DA8">
              <w:rPr>
                <w:rStyle w:val="Hyperlink"/>
                <w:noProof/>
              </w:rPr>
              <w:fldChar w:fldCharType="end"/>
            </w:r>
          </w:ins>
        </w:p>
        <w:p w14:paraId="32CCEA5A" w14:textId="77777777" w:rsidR="00314F60" w:rsidRDefault="00314F60">
          <w:pPr>
            <w:pStyle w:val="TOC2"/>
            <w:tabs>
              <w:tab w:val="left" w:pos="660"/>
              <w:tab w:val="right" w:pos="13944"/>
            </w:tabs>
            <w:rPr>
              <w:ins w:id="36" w:author="Khanh Vu Nguyen Van" w:date="2017-03-21T17:30:00Z"/>
              <w:rFonts w:asciiTheme="minorHAnsi" w:eastAsiaTheme="minorEastAsia" w:hAnsiTheme="minorHAnsi" w:cstheme="minorBidi"/>
              <w:bCs w:val="0"/>
              <w:noProof/>
              <w:color w:val="auto"/>
              <w:lang w:val="en-US"/>
            </w:rPr>
          </w:pPr>
          <w:ins w:id="37" w:author="Khanh Vu Nguyen Van" w:date="2017-03-21T17:30:00Z">
            <w:r w:rsidRPr="00196DA8">
              <w:rPr>
                <w:rStyle w:val="Hyperlink"/>
                <w:noProof/>
              </w:rPr>
              <w:fldChar w:fldCharType="begin"/>
            </w:r>
            <w:r w:rsidRPr="00196DA8">
              <w:rPr>
                <w:rStyle w:val="Hyperlink"/>
                <w:noProof/>
              </w:rPr>
              <w:instrText xml:space="preserve"> </w:instrText>
            </w:r>
            <w:r>
              <w:rPr>
                <w:noProof/>
              </w:rPr>
              <w:instrText>HYPERLINK \l "_Toc477880754"</w:instrText>
            </w:r>
            <w:r w:rsidRPr="00196DA8">
              <w:rPr>
                <w:rStyle w:val="Hyperlink"/>
                <w:noProof/>
              </w:rPr>
              <w:instrText xml:space="preserve"> </w:instrText>
            </w:r>
            <w:r w:rsidRPr="00196DA8">
              <w:rPr>
                <w:rStyle w:val="Hyperlink"/>
                <w:noProof/>
              </w:rPr>
            </w:r>
            <w:r w:rsidRPr="00196DA8">
              <w:rPr>
                <w:rStyle w:val="Hyperlink"/>
                <w:noProof/>
              </w:rPr>
              <w:fldChar w:fldCharType="separate"/>
            </w:r>
            <w:r w:rsidRPr="00196DA8">
              <w:rPr>
                <w:rStyle w:val="Hyperlink"/>
                <w:rFonts w:cs="Arial"/>
                <w:noProof/>
              </w:rPr>
              <w:t>2.9</w:t>
            </w:r>
            <w:r>
              <w:rPr>
                <w:rFonts w:asciiTheme="minorHAnsi" w:eastAsiaTheme="minorEastAsia" w:hAnsiTheme="minorHAnsi" w:cstheme="minorBidi"/>
                <w:bCs w:val="0"/>
                <w:noProof/>
                <w:color w:val="auto"/>
                <w:lang w:val="en-US"/>
              </w:rPr>
              <w:tab/>
            </w:r>
            <w:r w:rsidRPr="00196DA8">
              <w:rPr>
                <w:rStyle w:val="Hyperlink"/>
                <w:rFonts w:cs="Arial"/>
                <w:noProof/>
              </w:rPr>
              <w:t>Analysis Summary</w:t>
            </w:r>
            <w:r>
              <w:rPr>
                <w:noProof/>
                <w:webHidden/>
              </w:rPr>
              <w:tab/>
            </w:r>
            <w:r>
              <w:rPr>
                <w:noProof/>
                <w:webHidden/>
              </w:rPr>
              <w:fldChar w:fldCharType="begin"/>
            </w:r>
            <w:r>
              <w:rPr>
                <w:noProof/>
                <w:webHidden/>
              </w:rPr>
              <w:instrText xml:space="preserve"> PAGEREF _Toc477880754 \h </w:instrText>
            </w:r>
            <w:r>
              <w:rPr>
                <w:noProof/>
                <w:webHidden/>
              </w:rPr>
            </w:r>
          </w:ins>
          <w:r>
            <w:rPr>
              <w:noProof/>
              <w:webHidden/>
            </w:rPr>
            <w:fldChar w:fldCharType="separate"/>
          </w:r>
          <w:ins w:id="38" w:author="Khanh Vu Nguyen Van" w:date="2017-03-21T17:30:00Z">
            <w:r>
              <w:rPr>
                <w:noProof/>
                <w:webHidden/>
              </w:rPr>
              <w:t>37</w:t>
            </w:r>
            <w:r>
              <w:rPr>
                <w:noProof/>
                <w:webHidden/>
              </w:rPr>
              <w:fldChar w:fldCharType="end"/>
            </w:r>
            <w:r w:rsidRPr="00196DA8">
              <w:rPr>
                <w:rStyle w:val="Hyperlink"/>
                <w:noProof/>
              </w:rPr>
              <w:fldChar w:fldCharType="end"/>
            </w:r>
          </w:ins>
        </w:p>
        <w:p w14:paraId="1E2317DC" w14:textId="77777777" w:rsidR="006B5295" w:rsidDel="00314F60" w:rsidRDefault="006B5295">
          <w:pPr>
            <w:pStyle w:val="TOC1"/>
            <w:tabs>
              <w:tab w:val="left" w:pos="660"/>
              <w:tab w:val="right" w:pos="13944"/>
            </w:tabs>
            <w:rPr>
              <w:ins w:id="39" w:author="khanguyen" w:date="2017-03-17T23:48:00Z"/>
              <w:del w:id="40" w:author="Khanh Vu Nguyen Van" w:date="2017-03-21T17:23:00Z"/>
              <w:rFonts w:asciiTheme="minorHAnsi" w:eastAsiaTheme="minorEastAsia" w:hAnsiTheme="minorHAnsi" w:cstheme="minorBidi"/>
              <w:b w:val="0"/>
              <w:bCs w:val="0"/>
              <w:noProof/>
              <w:color w:val="auto"/>
              <w:sz w:val="22"/>
              <w:u w:val="none"/>
              <w:lang w:val="en-US"/>
            </w:rPr>
          </w:pPr>
          <w:ins w:id="41" w:author="khanguyen" w:date="2017-03-17T23:48:00Z">
            <w:del w:id="42" w:author="Khanh Vu Nguyen Van" w:date="2017-03-21T17:23:00Z">
              <w:r w:rsidRPr="00314F60" w:rsidDel="00314F60">
                <w:rPr>
                  <w:rStyle w:val="Hyperlink"/>
                  <w:rFonts w:cs="Arial"/>
                  <w:noProof/>
                </w:rPr>
                <w:lastRenderedPageBreak/>
                <w:delText>1.</w:delText>
              </w:r>
              <w:r w:rsidDel="00314F60">
                <w:rPr>
                  <w:rFonts w:asciiTheme="minorHAnsi" w:eastAsiaTheme="minorEastAsia" w:hAnsiTheme="minorHAnsi" w:cstheme="minorBidi"/>
                  <w:b w:val="0"/>
                  <w:bCs w:val="0"/>
                  <w:noProof/>
                  <w:color w:val="auto"/>
                  <w:sz w:val="22"/>
                  <w:u w:val="none"/>
                  <w:lang w:val="en-US"/>
                </w:rPr>
                <w:tab/>
              </w:r>
              <w:r w:rsidRPr="00314F60" w:rsidDel="00314F60">
                <w:rPr>
                  <w:rStyle w:val="Hyperlink"/>
                  <w:rFonts w:cs="Arial"/>
                  <w:noProof/>
                </w:rPr>
                <w:delText>Execute summary</w:delText>
              </w:r>
              <w:r w:rsidDel="00314F60">
                <w:rPr>
                  <w:noProof/>
                  <w:webHidden/>
                </w:rPr>
                <w:tab/>
                <w:delText>6</w:delText>
              </w:r>
            </w:del>
          </w:ins>
        </w:p>
        <w:p w14:paraId="435718D5" w14:textId="77777777" w:rsidR="006B5295" w:rsidDel="00314F60" w:rsidRDefault="006B5295">
          <w:pPr>
            <w:pStyle w:val="TOC2"/>
            <w:tabs>
              <w:tab w:val="left" w:pos="660"/>
              <w:tab w:val="right" w:pos="13944"/>
            </w:tabs>
            <w:rPr>
              <w:ins w:id="43" w:author="khanguyen" w:date="2017-03-17T23:48:00Z"/>
              <w:del w:id="44" w:author="Khanh Vu Nguyen Van" w:date="2017-03-21T17:23:00Z"/>
              <w:rFonts w:asciiTheme="minorHAnsi" w:eastAsiaTheme="minorEastAsia" w:hAnsiTheme="minorHAnsi" w:cstheme="minorBidi"/>
              <w:bCs w:val="0"/>
              <w:noProof/>
              <w:color w:val="auto"/>
              <w:lang w:val="en-US"/>
            </w:rPr>
          </w:pPr>
          <w:ins w:id="45" w:author="khanguyen" w:date="2017-03-17T23:48:00Z">
            <w:del w:id="46" w:author="Khanh Vu Nguyen Van" w:date="2017-03-21T17:23:00Z">
              <w:r w:rsidRPr="00314F60" w:rsidDel="00314F60">
                <w:rPr>
                  <w:rStyle w:val="Hyperlink"/>
                  <w:rFonts w:cs="Arial"/>
                  <w:noProof/>
                </w:rPr>
                <w:delText>1.1</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Overview: Project Background and Scope</w:delText>
              </w:r>
              <w:r w:rsidDel="00314F60">
                <w:rPr>
                  <w:noProof/>
                  <w:webHidden/>
                </w:rPr>
                <w:tab/>
                <w:delText>6</w:delText>
              </w:r>
            </w:del>
          </w:ins>
        </w:p>
        <w:p w14:paraId="7F6068E9" w14:textId="77777777" w:rsidR="006B5295" w:rsidDel="00314F60" w:rsidRDefault="006B5295">
          <w:pPr>
            <w:pStyle w:val="TOC2"/>
            <w:tabs>
              <w:tab w:val="left" w:pos="660"/>
              <w:tab w:val="right" w:pos="13944"/>
            </w:tabs>
            <w:rPr>
              <w:ins w:id="47" w:author="khanguyen" w:date="2017-03-17T23:48:00Z"/>
              <w:del w:id="48" w:author="Khanh Vu Nguyen Van" w:date="2017-03-21T17:23:00Z"/>
              <w:rFonts w:asciiTheme="minorHAnsi" w:eastAsiaTheme="minorEastAsia" w:hAnsiTheme="minorHAnsi" w:cstheme="minorBidi"/>
              <w:bCs w:val="0"/>
              <w:noProof/>
              <w:color w:val="auto"/>
              <w:lang w:val="en-US"/>
            </w:rPr>
          </w:pPr>
          <w:ins w:id="49" w:author="khanguyen" w:date="2017-03-17T23:48:00Z">
            <w:del w:id="50" w:author="Khanh Vu Nguyen Van" w:date="2017-03-21T17:23:00Z">
              <w:r w:rsidRPr="00314F60" w:rsidDel="00314F60">
                <w:rPr>
                  <w:rStyle w:val="Hyperlink"/>
                  <w:rFonts w:cs="Arial"/>
                  <w:noProof/>
                </w:rPr>
                <w:delText>1.2</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Scope</w:delText>
              </w:r>
              <w:r w:rsidDel="00314F60">
                <w:rPr>
                  <w:noProof/>
                  <w:webHidden/>
                </w:rPr>
                <w:tab/>
                <w:delText>6</w:delText>
              </w:r>
            </w:del>
          </w:ins>
        </w:p>
        <w:p w14:paraId="30A5A210" w14:textId="77777777" w:rsidR="006B5295" w:rsidDel="00314F60" w:rsidRDefault="006B5295">
          <w:pPr>
            <w:pStyle w:val="TOC1"/>
            <w:tabs>
              <w:tab w:val="left" w:pos="660"/>
              <w:tab w:val="right" w:pos="13944"/>
            </w:tabs>
            <w:rPr>
              <w:ins w:id="51" w:author="khanguyen" w:date="2017-03-17T23:48:00Z"/>
              <w:del w:id="52" w:author="Khanh Vu Nguyen Van" w:date="2017-03-21T17:23:00Z"/>
              <w:rFonts w:asciiTheme="minorHAnsi" w:eastAsiaTheme="minorEastAsia" w:hAnsiTheme="minorHAnsi" w:cstheme="minorBidi"/>
              <w:b w:val="0"/>
              <w:bCs w:val="0"/>
              <w:noProof/>
              <w:color w:val="auto"/>
              <w:sz w:val="22"/>
              <w:u w:val="none"/>
              <w:lang w:val="en-US"/>
            </w:rPr>
          </w:pPr>
          <w:ins w:id="53" w:author="khanguyen" w:date="2017-03-17T23:48:00Z">
            <w:del w:id="54" w:author="Khanh Vu Nguyen Van" w:date="2017-03-21T17:23:00Z">
              <w:r w:rsidRPr="00314F60" w:rsidDel="00314F60">
                <w:rPr>
                  <w:rStyle w:val="Hyperlink"/>
                  <w:rFonts w:cs="Arial"/>
                  <w:noProof/>
                </w:rPr>
                <w:delText>2.</w:delText>
              </w:r>
              <w:r w:rsidDel="00314F60">
                <w:rPr>
                  <w:rFonts w:asciiTheme="minorHAnsi" w:eastAsiaTheme="minorEastAsia" w:hAnsiTheme="minorHAnsi" w:cstheme="minorBidi"/>
                  <w:b w:val="0"/>
                  <w:bCs w:val="0"/>
                  <w:noProof/>
                  <w:color w:val="auto"/>
                  <w:sz w:val="22"/>
                  <w:u w:val="none"/>
                  <w:lang w:val="en-US"/>
                </w:rPr>
                <w:tab/>
              </w:r>
              <w:r w:rsidRPr="00314F60" w:rsidDel="00314F60">
                <w:rPr>
                  <w:rStyle w:val="Hyperlink"/>
                  <w:rFonts w:cs="Arial"/>
                  <w:noProof/>
                </w:rPr>
                <w:delText>Execution and Analysis</w:delText>
              </w:r>
              <w:r w:rsidDel="00314F60">
                <w:rPr>
                  <w:noProof/>
                  <w:webHidden/>
                </w:rPr>
                <w:tab/>
                <w:delText>7</w:delText>
              </w:r>
            </w:del>
          </w:ins>
        </w:p>
        <w:p w14:paraId="5D471D8C" w14:textId="77777777" w:rsidR="006B5295" w:rsidDel="00314F60" w:rsidRDefault="006B5295">
          <w:pPr>
            <w:pStyle w:val="TOC2"/>
            <w:tabs>
              <w:tab w:val="left" w:pos="660"/>
              <w:tab w:val="right" w:pos="13944"/>
            </w:tabs>
            <w:rPr>
              <w:ins w:id="55" w:author="khanguyen" w:date="2017-03-17T23:48:00Z"/>
              <w:del w:id="56" w:author="Khanh Vu Nguyen Van" w:date="2017-03-21T17:23:00Z"/>
              <w:rFonts w:asciiTheme="minorHAnsi" w:eastAsiaTheme="minorEastAsia" w:hAnsiTheme="minorHAnsi" w:cstheme="minorBidi"/>
              <w:bCs w:val="0"/>
              <w:noProof/>
              <w:color w:val="auto"/>
              <w:lang w:val="en-US"/>
            </w:rPr>
          </w:pPr>
          <w:ins w:id="57" w:author="khanguyen" w:date="2017-03-17T23:48:00Z">
            <w:del w:id="58" w:author="Khanh Vu Nguyen Van" w:date="2017-03-21T17:23:00Z">
              <w:r w:rsidRPr="00314F60" w:rsidDel="00314F60">
                <w:rPr>
                  <w:rStyle w:val="Hyperlink"/>
                  <w:rFonts w:cs="Arial"/>
                  <w:noProof/>
                </w:rPr>
                <w:delText>2.1</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Performance Test Results and Analysis</w:delText>
              </w:r>
              <w:r w:rsidDel="00314F60">
                <w:rPr>
                  <w:noProof/>
                  <w:webHidden/>
                </w:rPr>
                <w:tab/>
                <w:delText>7</w:delText>
              </w:r>
            </w:del>
          </w:ins>
        </w:p>
        <w:p w14:paraId="0C45669E" w14:textId="77777777" w:rsidR="006B5295" w:rsidDel="00314F60" w:rsidRDefault="006B5295">
          <w:pPr>
            <w:pStyle w:val="TOC2"/>
            <w:tabs>
              <w:tab w:val="left" w:pos="660"/>
              <w:tab w:val="right" w:pos="13944"/>
            </w:tabs>
            <w:rPr>
              <w:ins w:id="59" w:author="khanguyen" w:date="2017-03-17T23:48:00Z"/>
              <w:del w:id="60" w:author="Khanh Vu Nguyen Van" w:date="2017-03-21T17:23:00Z"/>
              <w:rFonts w:asciiTheme="minorHAnsi" w:eastAsiaTheme="minorEastAsia" w:hAnsiTheme="minorHAnsi" w:cstheme="minorBidi"/>
              <w:bCs w:val="0"/>
              <w:noProof/>
              <w:color w:val="auto"/>
              <w:lang w:val="en-US"/>
            </w:rPr>
          </w:pPr>
          <w:ins w:id="61" w:author="khanguyen" w:date="2017-03-17T23:48:00Z">
            <w:del w:id="62" w:author="Khanh Vu Nguyen Van" w:date="2017-03-21T17:23:00Z">
              <w:r w:rsidRPr="00314F60" w:rsidDel="00314F60">
                <w:rPr>
                  <w:rStyle w:val="Hyperlink"/>
                  <w:rFonts w:cs="Arial"/>
                  <w:noProof/>
                </w:rPr>
                <w:delText>2.2</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Test Run 1 – Baseline Two Hour Load Test</w:delText>
              </w:r>
              <w:r w:rsidDel="00314F60">
                <w:rPr>
                  <w:noProof/>
                  <w:webHidden/>
                </w:rPr>
                <w:tab/>
                <w:delText>7</w:delText>
              </w:r>
            </w:del>
          </w:ins>
        </w:p>
        <w:p w14:paraId="5D7E7E4F" w14:textId="77777777" w:rsidR="006B5295" w:rsidDel="00314F60" w:rsidRDefault="006B5295">
          <w:pPr>
            <w:pStyle w:val="TOC2"/>
            <w:tabs>
              <w:tab w:val="left" w:pos="660"/>
              <w:tab w:val="right" w:pos="13944"/>
            </w:tabs>
            <w:rPr>
              <w:ins w:id="63" w:author="khanguyen" w:date="2017-03-17T23:48:00Z"/>
              <w:del w:id="64" w:author="Khanh Vu Nguyen Van" w:date="2017-03-21T17:23:00Z"/>
              <w:rFonts w:asciiTheme="minorHAnsi" w:eastAsiaTheme="minorEastAsia" w:hAnsiTheme="minorHAnsi" w:cstheme="minorBidi"/>
              <w:bCs w:val="0"/>
              <w:noProof/>
              <w:color w:val="auto"/>
              <w:lang w:val="en-US"/>
            </w:rPr>
          </w:pPr>
          <w:ins w:id="65" w:author="khanguyen" w:date="2017-03-17T23:48:00Z">
            <w:del w:id="66" w:author="Khanh Vu Nguyen Van" w:date="2017-03-21T17:23:00Z">
              <w:r w:rsidRPr="00314F60" w:rsidDel="00314F60">
                <w:rPr>
                  <w:rStyle w:val="Hyperlink"/>
                  <w:rFonts w:cs="Arial"/>
                  <w:noProof/>
                </w:rPr>
                <w:delText>2.3</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Test Run 2 – Baseline Two Hour Load Test</w:delText>
              </w:r>
              <w:r w:rsidDel="00314F60">
                <w:rPr>
                  <w:noProof/>
                  <w:webHidden/>
                </w:rPr>
                <w:tab/>
                <w:delText>12</w:delText>
              </w:r>
            </w:del>
          </w:ins>
        </w:p>
        <w:p w14:paraId="58C07E68" w14:textId="77777777" w:rsidR="006B5295" w:rsidDel="00314F60" w:rsidRDefault="006B5295">
          <w:pPr>
            <w:pStyle w:val="TOC2"/>
            <w:tabs>
              <w:tab w:val="left" w:pos="660"/>
              <w:tab w:val="right" w:pos="13944"/>
            </w:tabs>
            <w:rPr>
              <w:ins w:id="67" w:author="khanguyen" w:date="2017-03-17T23:48:00Z"/>
              <w:del w:id="68" w:author="Khanh Vu Nguyen Van" w:date="2017-03-21T17:23:00Z"/>
              <w:rFonts w:asciiTheme="minorHAnsi" w:eastAsiaTheme="minorEastAsia" w:hAnsiTheme="minorHAnsi" w:cstheme="minorBidi"/>
              <w:bCs w:val="0"/>
              <w:noProof/>
              <w:color w:val="auto"/>
              <w:lang w:val="en-US"/>
            </w:rPr>
          </w:pPr>
          <w:ins w:id="69" w:author="khanguyen" w:date="2017-03-17T23:48:00Z">
            <w:del w:id="70" w:author="Khanh Vu Nguyen Van" w:date="2017-03-21T17:23:00Z">
              <w:r w:rsidRPr="00314F60" w:rsidDel="00314F60">
                <w:rPr>
                  <w:rStyle w:val="Hyperlink"/>
                  <w:rFonts w:cs="Arial"/>
                  <w:noProof/>
                </w:rPr>
                <w:delText>2.4</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Test Run 3 – Baseline Two Hour Load Test</w:delText>
              </w:r>
              <w:r w:rsidDel="00314F60">
                <w:rPr>
                  <w:noProof/>
                  <w:webHidden/>
                </w:rPr>
                <w:tab/>
                <w:delText>15</w:delText>
              </w:r>
            </w:del>
          </w:ins>
        </w:p>
        <w:p w14:paraId="6BBE3039" w14:textId="77777777" w:rsidR="006B5295" w:rsidDel="00314F60" w:rsidRDefault="006B5295">
          <w:pPr>
            <w:pStyle w:val="TOC2"/>
            <w:tabs>
              <w:tab w:val="left" w:pos="660"/>
              <w:tab w:val="right" w:pos="13944"/>
            </w:tabs>
            <w:rPr>
              <w:ins w:id="71" w:author="khanguyen" w:date="2017-03-17T23:48:00Z"/>
              <w:del w:id="72" w:author="Khanh Vu Nguyen Van" w:date="2017-03-21T17:23:00Z"/>
              <w:rFonts w:asciiTheme="minorHAnsi" w:eastAsiaTheme="minorEastAsia" w:hAnsiTheme="minorHAnsi" w:cstheme="minorBidi"/>
              <w:bCs w:val="0"/>
              <w:noProof/>
              <w:color w:val="auto"/>
              <w:lang w:val="en-US"/>
            </w:rPr>
          </w:pPr>
          <w:ins w:id="73" w:author="khanguyen" w:date="2017-03-17T23:48:00Z">
            <w:del w:id="74" w:author="Khanh Vu Nguyen Van" w:date="2017-03-21T17:23:00Z">
              <w:r w:rsidRPr="00314F60" w:rsidDel="00314F60">
                <w:rPr>
                  <w:rStyle w:val="Hyperlink"/>
                  <w:rFonts w:cs="Arial"/>
                  <w:noProof/>
                </w:rPr>
                <w:delText>2.5</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Test Run 4 – Baseline Two Hour Load Test</w:delText>
              </w:r>
              <w:r w:rsidDel="00314F60">
                <w:rPr>
                  <w:noProof/>
                  <w:webHidden/>
                </w:rPr>
                <w:tab/>
                <w:delText>19</w:delText>
              </w:r>
            </w:del>
          </w:ins>
        </w:p>
        <w:p w14:paraId="7A4CEFBE" w14:textId="77777777" w:rsidR="006B5295" w:rsidDel="00314F60" w:rsidRDefault="006B5295">
          <w:pPr>
            <w:pStyle w:val="TOC2"/>
            <w:tabs>
              <w:tab w:val="left" w:pos="660"/>
              <w:tab w:val="right" w:pos="13944"/>
            </w:tabs>
            <w:rPr>
              <w:ins w:id="75" w:author="khanguyen" w:date="2017-03-17T23:48:00Z"/>
              <w:del w:id="76" w:author="Khanh Vu Nguyen Van" w:date="2017-03-21T17:23:00Z"/>
              <w:rFonts w:asciiTheme="minorHAnsi" w:eastAsiaTheme="minorEastAsia" w:hAnsiTheme="minorHAnsi" w:cstheme="minorBidi"/>
              <w:bCs w:val="0"/>
              <w:noProof/>
              <w:color w:val="auto"/>
              <w:lang w:val="en-US"/>
            </w:rPr>
          </w:pPr>
          <w:ins w:id="77" w:author="khanguyen" w:date="2017-03-17T23:48:00Z">
            <w:del w:id="78" w:author="Khanh Vu Nguyen Van" w:date="2017-03-21T17:23:00Z">
              <w:r w:rsidRPr="00314F60" w:rsidDel="00314F60">
                <w:rPr>
                  <w:rStyle w:val="Hyperlink"/>
                  <w:rFonts w:cs="Arial"/>
                  <w:noProof/>
                </w:rPr>
                <w:delText>2.6</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Test Run 5 – Baseline Two Hour Load Test</w:delText>
              </w:r>
              <w:r w:rsidDel="00314F60">
                <w:rPr>
                  <w:noProof/>
                  <w:webHidden/>
                </w:rPr>
                <w:tab/>
                <w:delText>22</w:delText>
              </w:r>
            </w:del>
          </w:ins>
        </w:p>
        <w:p w14:paraId="749641BC" w14:textId="77777777" w:rsidR="006B5295" w:rsidDel="00314F60" w:rsidRDefault="006B5295">
          <w:pPr>
            <w:pStyle w:val="TOC2"/>
            <w:tabs>
              <w:tab w:val="left" w:pos="660"/>
              <w:tab w:val="right" w:pos="13944"/>
            </w:tabs>
            <w:rPr>
              <w:ins w:id="79" w:author="khanguyen" w:date="2017-03-17T23:48:00Z"/>
              <w:del w:id="80" w:author="Khanh Vu Nguyen Van" w:date="2017-03-21T17:23:00Z"/>
              <w:rFonts w:asciiTheme="minorHAnsi" w:eastAsiaTheme="minorEastAsia" w:hAnsiTheme="minorHAnsi" w:cstheme="minorBidi"/>
              <w:bCs w:val="0"/>
              <w:noProof/>
              <w:color w:val="auto"/>
              <w:lang w:val="en-US"/>
            </w:rPr>
          </w:pPr>
          <w:ins w:id="81" w:author="khanguyen" w:date="2017-03-17T23:48:00Z">
            <w:del w:id="82" w:author="Khanh Vu Nguyen Van" w:date="2017-03-21T17:23:00Z">
              <w:r w:rsidRPr="00314F60" w:rsidDel="00314F60">
                <w:rPr>
                  <w:rStyle w:val="Hyperlink"/>
                  <w:rFonts w:cs="Arial"/>
                  <w:noProof/>
                </w:rPr>
                <w:delText>2.7</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Test Run 6 – Baseline Two Hour Load Test</w:delText>
              </w:r>
              <w:r w:rsidDel="00314F60">
                <w:rPr>
                  <w:noProof/>
                  <w:webHidden/>
                </w:rPr>
                <w:tab/>
                <w:delText>25</w:delText>
              </w:r>
            </w:del>
          </w:ins>
        </w:p>
        <w:p w14:paraId="4364B0EC" w14:textId="77777777" w:rsidR="006B5295" w:rsidDel="00314F60" w:rsidRDefault="006B5295">
          <w:pPr>
            <w:pStyle w:val="TOC2"/>
            <w:tabs>
              <w:tab w:val="left" w:pos="660"/>
              <w:tab w:val="right" w:pos="13944"/>
            </w:tabs>
            <w:rPr>
              <w:ins w:id="83" w:author="khanguyen" w:date="2017-03-17T23:48:00Z"/>
              <w:del w:id="84" w:author="Khanh Vu Nguyen Van" w:date="2017-03-21T17:23:00Z"/>
              <w:rFonts w:asciiTheme="minorHAnsi" w:eastAsiaTheme="minorEastAsia" w:hAnsiTheme="minorHAnsi" w:cstheme="minorBidi"/>
              <w:bCs w:val="0"/>
              <w:noProof/>
              <w:color w:val="auto"/>
              <w:lang w:val="en-US"/>
            </w:rPr>
          </w:pPr>
          <w:ins w:id="85" w:author="khanguyen" w:date="2017-03-17T23:48:00Z">
            <w:del w:id="86" w:author="Khanh Vu Nguyen Van" w:date="2017-03-21T17:23:00Z">
              <w:r w:rsidRPr="00314F60" w:rsidDel="00314F60">
                <w:rPr>
                  <w:rStyle w:val="Hyperlink"/>
                  <w:rFonts w:cs="Arial"/>
                  <w:noProof/>
                </w:rPr>
                <w:delText>2.8</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Memory and CPU Utilisation Statistics for severs in 1 day during 6 load test runs</w:delText>
              </w:r>
              <w:r w:rsidDel="00314F60">
                <w:rPr>
                  <w:noProof/>
                  <w:webHidden/>
                </w:rPr>
                <w:tab/>
                <w:delText>29</w:delText>
              </w:r>
            </w:del>
          </w:ins>
        </w:p>
        <w:p w14:paraId="08E42FAB" w14:textId="77777777" w:rsidR="006B5295" w:rsidDel="00314F60" w:rsidRDefault="006B5295">
          <w:pPr>
            <w:pStyle w:val="TOC2"/>
            <w:tabs>
              <w:tab w:val="left" w:pos="660"/>
              <w:tab w:val="right" w:pos="13944"/>
            </w:tabs>
            <w:rPr>
              <w:ins w:id="87" w:author="khanguyen" w:date="2017-03-17T23:48:00Z"/>
              <w:del w:id="88" w:author="Khanh Vu Nguyen Van" w:date="2017-03-21T17:23:00Z"/>
              <w:rFonts w:asciiTheme="minorHAnsi" w:eastAsiaTheme="minorEastAsia" w:hAnsiTheme="minorHAnsi" w:cstheme="minorBidi"/>
              <w:bCs w:val="0"/>
              <w:noProof/>
              <w:color w:val="auto"/>
              <w:lang w:val="en-US"/>
            </w:rPr>
          </w:pPr>
          <w:ins w:id="89" w:author="khanguyen" w:date="2017-03-17T23:48:00Z">
            <w:del w:id="90" w:author="Khanh Vu Nguyen Van" w:date="2017-03-21T17:23:00Z">
              <w:r w:rsidRPr="00314F60" w:rsidDel="00314F60">
                <w:rPr>
                  <w:rStyle w:val="Hyperlink"/>
                  <w:rFonts w:cs="Arial"/>
                  <w:noProof/>
                </w:rPr>
                <w:delText>2.9</w:delText>
              </w:r>
              <w:r w:rsidDel="00314F60">
                <w:rPr>
                  <w:rFonts w:asciiTheme="minorHAnsi" w:eastAsiaTheme="minorEastAsia" w:hAnsiTheme="minorHAnsi" w:cstheme="minorBidi"/>
                  <w:bCs w:val="0"/>
                  <w:noProof/>
                  <w:color w:val="auto"/>
                  <w:lang w:val="en-US"/>
                </w:rPr>
                <w:tab/>
              </w:r>
              <w:r w:rsidRPr="00314F60" w:rsidDel="00314F60">
                <w:rPr>
                  <w:rStyle w:val="Hyperlink"/>
                  <w:rFonts w:cs="Arial"/>
                  <w:noProof/>
                </w:rPr>
                <w:delText>Analysis Summary</w:delText>
              </w:r>
              <w:r w:rsidDel="00314F60">
                <w:rPr>
                  <w:noProof/>
                  <w:webHidden/>
                </w:rPr>
                <w:tab/>
                <w:delText>37</w:delText>
              </w:r>
            </w:del>
          </w:ins>
        </w:p>
        <w:p w14:paraId="64185603" w14:textId="77777777" w:rsidR="00A33F43" w:rsidRPr="00C47FE2" w:rsidRDefault="00A33F43" w:rsidP="00A33F43">
          <w:pPr>
            <w:jc w:val="both"/>
            <w:rPr>
              <w:rFonts w:cs="Arial"/>
            </w:rPr>
          </w:pPr>
          <w:r w:rsidRPr="00C47FE2">
            <w:rPr>
              <w:rFonts w:cs="Arial"/>
              <w:color w:val="6D829F" w:themeColor="accent2"/>
              <w:sz w:val="24"/>
              <w:u w:val="single"/>
            </w:rPr>
            <w:fldChar w:fldCharType="end"/>
          </w:r>
        </w:p>
      </w:sdtContent>
    </w:sdt>
    <w:p w14:paraId="14A88F6D" w14:textId="77777777" w:rsidR="00A33F43" w:rsidRPr="00C47FE2" w:rsidRDefault="00A33F43" w:rsidP="00A33F43">
      <w:pPr>
        <w:pStyle w:val="TOAHeading"/>
        <w:jc w:val="both"/>
        <w:rPr>
          <w:rFonts w:cs="Arial"/>
        </w:rPr>
      </w:pPr>
      <w:r w:rsidRPr="00C47FE2">
        <w:rPr>
          <w:rFonts w:cs="Arial"/>
        </w:rPr>
        <w:br w:type="page"/>
      </w:r>
    </w:p>
    <w:p w14:paraId="21931660" w14:textId="77777777" w:rsidR="00A33F43" w:rsidRPr="00C47FE2" w:rsidRDefault="00A33F43" w:rsidP="008027A9">
      <w:pPr>
        <w:pStyle w:val="AnnexTitle"/>
        <w:rPr>
          <w:rFonts w:cs="Arial"/>
        </w:rPr>
      </w:pPr>
      <w:r w:rsidRPr="00C47FE2">
        <w:rPr>
          <w:rFonts w:cs="Arial"/>
        </w:rPr>
        <w:lastRenderedPageBreak/>
        <w:t>Document History</w:t>
      </w:r>
    </w:p>
    <w:tbl>
      <w:tblPr>
        <w:tblStyle w:val="TableGrid"/>
        <w:tblW w:w="4931"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877"/>
        <w:gridCol w:w="9097"/>
      </w:tblGrid>
      <w:tr w:rsidR="00A33F43" w:rsidRPr="00C47FE2" w14:paraId="5A0EAE6A"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2"/>
            <w:shd w:val="clear" w:color="auto" w:fill="6D829F"/>
          </w:tcPr>
          <w:p w14:paraId="22CE292F" w14:textId="77777777" w:rsidR="00A33F43" w:rsidRPr="00C47FE2" w:rsidRDefault="00A33F43" w:rsidP="009738CA">
            <w:pPr>
              <w:spacing w:after="120"/>
              <w:rPr>
                <w:rFonts w:cs="Arial"/>
                <w:b w:val="0"/>
              </w:rPr>
            </w:pPr>
            <w:r w:rsidRPr="00C47FE2">
              <w:rPr>
                <w:rFonts w:cs="Arial"/>
              </w:rPr>
              <w:t>Document Location</w:t>
            </w:r>
          </w:p>
        </w:tc>
      </w:tr>
      <w:tr w:rsidR="00A33F43" w:rsidRPr="00C47FE2" w14:paraId="4FAD02C2"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745" w:type="pct"/>
            <w:shd w:val="clear" w:color="auto" w:fill="CACFD9"/>
          </w:tcPr>
          <w:p w14:paraId="0045F725" w14:textId="77777777" w:rsidR="00A33F43" w:rsidRPr="00C47FE2" w:rsidRDefault="00A33F43" w:rsidP="00B46EED">
            <w:pPr>
              <w:spacing w:after="120"/>
              <w:jc w:val="center"/>
              <w:rPr>
                <w:rFonts w:cs="Arial"/>
                <w:b w:val="0"/>
                <w:color w:val="333333" w:themeColor="text1"/>
              </w:rPr>
            </w:pPr>
            <w:r w:rsidRPr="00C47FE2">
              <w:rPr>
                <w:rFonts w:cs="Arial"/>
                <w:b w:val="0"/>
                <w:color w:val="333333" w:themeColor="text1"/>
              </w:rPr>
              <w:t>File Name</w:t>
            </w:r>
          </w:p>
        </w:tc>
        <w:tc>
          <w:tcPr>
            <w:tcW w:w="3255" w:type="pct"/>
            <w:shd w:val="clear" w:color="auto" w:fill="CACFD9"/>
          </w:tcPr>
          <w:p w14:paraId="172709BB" w14:textId="77777777" w:rsidR="00A33F43" w:rsidRPr="00C47FE2" w:rsidRDefault="00A33F43" w:rsidP="00B46EED">
            <w:pPr>
              <w:spacing w:after="120"/>
              <w:jc w:val="center"/>
              <w:rPr>
                <w:rFonts w:cs="Arial"/>
                <w:b w:val="0"/>
                <w:color w:val="333333" w:themeColor="text1"/>
              </w:rPr>
            </w:pPr>
            <w:r w:rsidRPr="00C47FE2">
              <w:rPr>
                <w:rFonts w:cs="Arial"/>
                <w:b w:val="0"/>
                <w:color w:val="333333" w:themeColor="text1"/>
              </w:rPr>
              <w:t>Location</w:t>
            </w:r>
          </w:p>
        </w:tc>
      </w:tr>
      <w:tr w:rsidR="00A33F43" w:rsidRPr="00C47FE2" w14:paraId="0063EFEB" w14:textId="77777777" w:rsidTr="009738CA">
        <w:trPr>
          <w:trHeight w:val="397"/>
        </w:trPr>
        <w:tc>
          <w:tcPr>
            <w:tcW w:w="1745" w:type="pct"/>
            <w:shd w:val="clear" w:color="auto" w:fill="auto"/>
          </w:tcPr>
          <w:p w14:paraId="3B4F9AAF" w14:textId="77777777" w:rsidR="00A33F43" w:rsidRPr="00C47FE2" w:rsidRDefault="00892132" w:rsidP="00892132">
            <w:pPr>
              <w:spacing w:after="120"/>
              <w:rPr>
                <w:rFonts w:cs="Arial"/>
              </w:rPr>
            </w:pPr>
            <w:proofErr w:type="spellStart"/>
            <w:r w:rsidRPr="00892132">
              <w:rPr>
                <w:rFonts w:cs="Arial"/>
              </w:rPr>
              <w:t>Rhino_Load</w:t>
            </w:r>
            <w:proofErr w:type="spellEnd"/>
            <w:r w:rsidRPr="00892132">
              <w:rPr>
                <w:rFonts w:cs="Arial"/>
              </w:rPr>
              <w:t xml:space="preserve"> Test </w:t>
            </w:r>
            <w:r>
              <w:rPr>
                <w:rFonts w:cs="Arial"/>
              </w:rPr>
              <w:t>Report</w:t>
            </w:r>
            <w:r w:rsidRPr="00892132">
              <w:rPr>
                <w:rFonts w:cs="Arial"/>
              </w:rPr>
              <w:t>.docx</w:t>
            </w:r>
          </w:p>
        </w:tc>
        <w:tc>
          <w:tcPr>
            <w:tcW w:w="3255" w:type="pct"/>
            <w:shd w:val="clear" w:color="auto" w:fill="auto"/>
          </w:tcPr>
          <w:p w14:paraId="77EDFF31" w14:textId="77777777" w:rsidR="00A33F43" w:rsidRPr="00C47FE2" w:rsidRDefault="00892132" w:rsidP="009738CA">
            <w:pPr>
              <w:spacing w:after="120"/>
              <w:rPr>
                <w:rFonts w:cs="Arial"/>
              </w:rPr>
            </w:pPr>
            <w:r>
              <w:rPr>
                <w:rFonts w:cs="Arial"/>
              </w:rPr>
              <w:t>&lt;SVN Folder&gt;</w:t>
            </w:r>
          </w:p>
        </w:tc>
      </w:tr>
    </w:tbl>
    <w:p w14:paraId="14F7BA41" w14:textId="77777777" w:rsidR="00A33F43" w:rsidRPr="00C47FE2" w:rsidRDefault="00A33F43" w:rsidP="00A33F43">
      <w:pPr>
        <w:rPr>
          <w:rFonts w:cs="Arial"/>
        </w:rPr>
      </w:pPr>
    </w:p>
    <w:tbl>
      <w:tblPr>
        <w:tblStyle w:val="TableGrid"/>
        <w:tblW w:w="5000" w:type="pct"/>
        <w:tblLook w:val="04A0" w:firstRow="1" w:lastRow="0" w:firstColumn="1" w:lastColumn="0" w:noHBand="0" w:noVBand="1"/>
      </w:tblPr>
      <w:tblGrid>
        <w:gridCol w:w="2848"/>
        <w:gridCol w:w="2457"/>
        <w:gridCol w:w="2250"/>
        <w:gridCol w:w="6615"/>
      </w:tblGrid>
      <w:tr w:rsidR="00A33F43" w:rsidRPr="00C47FE2" w14:paraId="683504DE"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4"/>
          </w:tcPr>
          <w:p w14:paraId="7EB105B6" w14:textId="77777777" w:rsidR="00A33F43" w:rsidRPr="00C47FE2" w:rsidRDefault="00A33F43" w:rsidP="009738CA">
            <w:pPr>
              <w:spacing w:after="120"/>
              <w:rPr>
                <w:rFonts w:cs="Arial"/>
                <w:b w:val="0"/>
              </w:rPr>
            </w:pPr>
            <w:r w:rsidRPr="00C47FE2">
              <w:rPr>
                <w:rFonts w:cs="Arial"/>
              </w:rPr>
              <w:t>Document Version History</w:t>
            </w:r>
          </w:p>
        </w:tc>
      </w:tr>
      <w:tr w:rsidR="00A33F43" w:rsidRPr="00C47FE2" w14:paraId="5CA91E0C"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005" w:type="pct"/>
            <w:shd w:val="clear" w:color="auto" w:fill="CACFD9"/>
          </w:tcPr>
          <w:p w14:paraId="55089E53" w14:textId="77777777"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c>
          <w:tcPr>
            <w:tcW w:w="867" w:type="pct"/>
            <w:shd w:val="clear" w:color="auto" w:fill="CACFD9"/>
          </w:tcPr>
          <w:p w14:paraId="46AEC2A6" w14:textId="77777777"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794" w:type="pct"/>
            <w:shd w:val="clear" w:color="auto" w:fill="CACFD9"/>
          </w:tcPr>
          <w:p w14:paraId="396E34BE" w14:textId="77777777" w:rsidR="00A33F43" w:rsidRPr="00C47FE2" w:rsidRDefault="00802C86" w:rsidP="00B46EED">
            <w:pPr>
              <w:jc w:val="center"/>
              <w:rPr>
                <w:rFonts w:cs="Arial"/>
                <w:b w:val="0"/>
                <w:color w:val="333333" w:themeColor="text1"/>
              </w:rPr>
            </w:pPr>
            <w:r w:rsidRPr="00C47FE2">
              <w:rPr>
                <w:rFonts w:cs="Arial"/>
                <w:b w:val="0"/>
                <w:color w:val="333333" w:themeColor="text1"/>
              </w:rPr>
              <w:t>Edited by</w:t>
            </w:r>
          </w:p>
        </w:tc>
        <w:tc>
          <w:tcPr>
            <w:tcW w:w="2334" w:type="pct"/>
            <w:shd w:val="clear" w:color="auto" w:fill="CACFD9"/>
          </w:tcPr>
          <w:p w14:paraId="53EA4014" w14:textId="77777777" w:rsidR="00A33F43" w:rsidRPr="00C47FE2" w:rsidRDefault="00A33F43" w:rsidP="00B46EED">
            <w:pPr>
              <w:jc w:val="center"/>
              <w:rPr>
                <w:rFonts w:cs="Arial"/>
                <w:b w:val="0"/>
                <w:color w:val="333333" w:themeColor="text1"/>
              </w:rPr>
            </w:pPr>
            <w:r w:rsidRPr="00C47FE2">
              <w:rPr>
                <w:rFonts w:cs="Arial"/>
                <w:b w:val="0"/>
                <w:color w:val="333333" w:themeColor="text1"/>
              </w:rPr>
              <w:t>Details</w:t>
            </w:r>
          </w:p>
        </w:tc>
      </w:tr>
      <w:tr w:rsidR="009738CA" w:rsidRPr="00C47FE2" w14:paraId="6A0F46D3" w14:textId="77777777" w:rsidTr="009738CA">
        <w:trPr>
          <w:trHeight w:val="397"/>
        </w:trPr>
        <w:tc>
          <w:tcPr>
            <w:tcW w:w="1005" w:type="pct"/>
          </w:tcPr>
          <w:p w14:paraId="5EF2A9F2" w14:textId="77777777" w:rsidR="009738CA" w:rsidRPr="00C47FE2" w:rsidRDefault="009738CA" w:rsidP="009738CA">
            <w:pPr>
              <w:rPr>
                <w:rFonts w:cs="Arial"/>
              </w:rPr>
            </w:pPr>
            <w:r w:rsidRPr="00C47FE2">
              <w:rPr>
                <w:rFonts w:cs="Arial"/>
              </w:rPr>
              <w:t>0.1</w:t>
            </w:r>
          </w:p>
        </w:tc>
        <w:tc>
          <w:tcPr>
            <w:tcW w:w="867" w:type="pct"/>
          </w:tcPr>
          <w:p w14:paraId="1E6E7EDC" w14:textId="77777777" w:rsidR="009738CA" w:rsidRPr="00C47FE2" w:rsidRDefault="00CC756A" w:rsidP="00CC756A">
            <w:pPr>
              <w:rPr>
                <w:rFonts w:cs="Arial"/>
                <w:lang w:val="en-US"/>
              </w:rPr>
            </w:pPr>
            <w:r w:rsidRPr="00C47FE2">
              <w:rPr>
                <w:rFonts w:cs="Arial"/>
                <w:szCs w:val="22"/>
              </w:rPr>
              <w:t>Mar</w:t>
            </w:r>
            <w:r w:rsidR="00E37125" w:rsidRPr="00C47FE2">
              <w:rPr>
                <w:rFonts w:cs="Arial"/>
                <w:szCs w:val="22"/>
              </w:rPr>
              <w:t xml:space="preserve"> </w:t>
            </w:r>
            <w:r w:rsidRPr="00C47FE2">
              <w:rPr>
                <w:rFonts w:cs="Arial"/>
                <w:szCs w:val="22"/>
              </w:rPr>
              <w:t>16</w:t>
            </w:r>
            <w:r w:rsidRPr="00C47FE2">
              <w:rPr>
                <w:rFonts w:cs="Arial"/>
                <w:szCs w:val="22"/>
                <w:vertAlign w:val="superscript"/>
              </w:rPr>
              <w:t>th</w:t>
            </w:r>
            <w:r w:rsidR="00E37125" w:rsidRPr="00C47FE2">
              <w:rPr>
                <w:rFonts w:cs="Arial"/>
                <w:szCs w:val="22"/>
              </w:rPr>
              <w:t>, 2017</w:t>
            </w:r>
          </w:p>
        </w:tc>
        <w:tc>
          <w:tcPr>
            <w:tcW w:w="794" w:type="pct"/>
          </w:tcPr>
          <w:p w14:paraId="10057E83" w14:textId="77777777" w:rsidR="009738CA" w:rsidRPr="00C47FE2" w:rsidRDefault="009738CA" w:rsidP="009738CA">
            <w:pPr>
              <w:rPr>
                <w:rFonts w:cs="Arial"/>
              </w:rPr>
            </w:pPr>
          </w:p>
        </w:tc>
        <w:tc>
          <w:tcPr>
            <w:tcW w:w="2334" w:type="pct"/>
          </w:tcPr>
          <w:p w14:paraId="3DD33118" w14:textId="77777777" w:rsidR="009738CA" w:rsidRPr="00C47FE2" w:rsidRDefault="009738CA" w:rsidP="00CC756A">
            <w:pPr>
              <w:rPr>
                <w:rFonts w:cs="Arial"/>
              </w:rPr>
            </w:pPr>
            <w:r w:rsidRPr="00C47FE2">
              <w:rPr>
                <w:rFonts w:cs="Arial"/>
                <w:szCs w:val="20"/>
              </w:rPr>
              <w:t xml:space="preserve">Create Test </w:t>
            </w:r>
            <w:r w:rsidR="00CC756A" w:rsidRPr="00C47FE2">
              <w:rPr>
                <w:rFonts w:cs="Arial"/>
                <w:szCs w:val="20"/>
              </w:rPr>
              <w:t>Report</w:t>
            </w:r>
          </w:p>
        </w:tc>
      </w:tr>
      <w:tr w:rsidR="009738CA" w:rsidRPr="00C47FE2" w14:paraId="31182A51" w14:textId="77777777" w:rsidTr="009738CA">
        <w:trPr>
          <w:trHeight w:val="397"/>
        </w:trPr>
        <w:tc>
          <w:tcPr>
            <w:tcW w:w="1005" w:type="pct"/>
          </w:tcPr>
          <w:p w14:paraId="671CF613" w14:textId="77777777" w:rsidR="009738CA" w:rsidRPr="00C47FE2" w:rsidRDefault="009738CA" w:rsidP="009738CA">
            <w:pPr>
              <w:rPr>
                <w:rFonts w:cs="Arial"/>
              </w:rPr>
            </w:pPr>
          </w:p>
        </w:tc>
        <w:tc>
          <w:tcPr>
            <w:tcW w:w="867" w:type="pct"/>
          </w:tcPr>
          <w:p w14:paraId="5D19268B" w14:textId="77777777" w:rsidR="009738CA" w:rsidRPr="00C47FE2" w:rsidRDefault="009738CA" w:rsidP="009738CA">
            <w:pPr>
              <w:rPr>
                <w:rFonts w:cs="Arial"/>
                <w:lang w:val="en-US"/>
              </w:rPr>
            </w:pPr>
          </w:p>
        </w:tc>
        <w:tc>
          <w:tcPr>
            <w:tcW w:w="794" w:type="pct"/>
          </w:tcPr>
          <w:p w14:paraId="28E89510" w14:textId="77777777" w:rsidR="009738CA" w:rsidRPr="00C47FE2" w:rsidRDefault="009738CA" w:rsidP="009738CA">
            <w:pPr>
              <w:rPr>
                <w:rFonts w:cs="Arial"/>
              </w:rPr>
            </w:pPr>
          </w:p>
        </w:tc>
        <w:tc>
          <w:tcPr>
            <w:tcW w:w="2334" w:type="pct"/>
          </w:tcPr>
          <w:p w14:paraId="7DAB563C" w14:textId="77777777" w:rsidR="009738CA" w:rsidRPr="00C47FE2" w:rsidRDefault="009738CA" w:rsidP="00E37125">
            <w:pPr>
              <w:pStyle w:val="ListBullet"/>
              <w:numPr>
                <w:ilvl w:val="0"/>
                <w:numId w:val="0"/>
              </w:numPr>
              <w:ind w:left="720"/>
              <w:jc w:val="both"/>
              <w:rPr>
                <w:rFonts w:cs="Arial"/>
              </w:rPr>
            </w:pPr>
          </w:p>
        </w:tc>
      </w:tr>
      <w:tr w:rsidR="009738CA" w:rsidRPr="00C47FE2" w14:paraId="2D36AA75" w14:textId="77777777" w:rsidTr="009738CA">
        <w:trPr>
          <w:trHeight w:val="397"/>
        </w:trPr>
        <w:tc>
          <w:tcPr>
            <w:tcW w:w="1005" w:type="pct"/>
          </w:tcPr>
          <w:p w14:paraId="071C3C45" w14:textId="77777777" w:rsidR="009738CA" w:rsidRPr="00C47FE2" w:rsidRDefault="009738CA" w:rsidP="009738CA">
            <w:pPr>
              <w:rPr>
                <w:rFonts w:cs="Arial"/>
              </w:rPr>
            </w:pPr>
          </w:p>
        </w:tc>
        <w:tc>
          <w:tcPr>
            <w:tcW w:w="867" w:type="pct"/>
          </w:tcPr>
          <w:p w14:paraId="6140EA8C" w14:textId="77777777" w:rsidR="009738CA" w:rsidRPr="00C47FE2" w:rsidRDefault="009738CA" w:rsidP="009738CA">
            <w:pPr>
              <w:rPr>
                <w:rFonts w:cs="Arial"/>
                <w:lang w:val="en-US"/>
              </w:rPr>
            </w:pPr>
          </w:p>
        </w:tc>
        <w:tc>
          <w:tcPr>
            <w:tcW w:w="794" w:type="pct"/>
          </w:tcPr>
          <w:p w14:paraId="1272E1A4" w14:textId="77777777" w:rsidR="009738CA" w:rsidRPr="00C47FE2" w:rsidRDefault="009738CA" w:rsidP="009738CA">
            <w:pPr>
              <w:rPr>
                <w:rFonts w:cs="Arial"/>
              </w:rPr>
            </w:pPr>
          </w:p>
        </w:tc>
        <w:tc>
          <w:tcPr>
            <w:tcW w:w="2334" w:type="pct"/>
          </w:tcPr>
          <w:p w14:paraId="5C470FD1" w14:textId="77777777" w:rsidR="009738CA" w:rsidRPr="00C47FE2" w:rsidRDefault="009738CA" w:rsidP="009738CA">
            <w:pPr>
              <w:rPr>
                <w:rFonts w:cs="Arial"/>
              </w:rPr>
            </w:pPr>
          </w:p>
        </w:tc>
      </w:tr>
      <w:tr w:rsidR="009738CA" w:rsidRPr="00C47FE2" w14:paraId="210DA5F1" w14:textId="77777777" w:rsidTr="009738CA">
        <w:trPr>
          <w:trHeight w:val="397"/>
        </w:trPr>
        <w:tc>
          <w:tcPr>
            <w:tcW w:w="1005" w:type="pct"/>
          </w:tcPr>
          <w:p w14:paraId="253602B4" w14:textId="77777777" w:rsidR="009738CA" w:rsidRPr="00C47FE2" w:rsidRDefault="009738CA" w:rsidP="009738CA">
            <w:pPr>
              <w:rPr>
                <w:rFonts w:cs="Arial"/>
              </w:rPr>
            </w:pPr>
          </w:p>
        </w:tc>
        <w:tc>
          <w:tcPr>
            <w:tcW w:w="867" w:type="pct"/>
          </w:tcPr>
          <w:p w14:paraId="24126FB6" w14:textId="77777777" w:rsidR="009738CA" w:rsidRPr="00C47FE2" w:rsidRDefault="009738CA" w:rsidP="009738CA">
            <w:pPr>
              <w:rPr>
                <w:rFonts w:cs="Arial"/>
                <w:lang w:val="en-US"/>
              </w:rPr>
            </w:pPr>
          </w:p>
        </w:tc>
        <w:tc>
          <w:tcPr>
            <w:tcW w:w="794" w:type="pct"/>
          </w:tcPr>
          <w:p w14:paraId="7254550F" w14:textId="77777777" w:rsidR="00875E35" w:rsidRPr="00C47FE2" w:rsidRDefault="00875E35" w:rsidP="009738CA">
            <w:pPr>
              <w:rPr>
                <w:rFonts w:cs="Arial"/>
              </w:rPr>
            </w:pPr>
          </w:p>
        </w:tc>
        <w:tc>
          <w:tcPr>
            <w:tcW w:w="2334" w:type="pct"/>
          </w:tcPr>
          <w:p w14:paraId="28500647" w14:textId="77777777" w:rsidR="009738CA" w:rsidRPr="00C47FE2" w:rsidRDefault="009738CA" w:rsidP="009738CA">
            <w:pPr>
              <w:rPr>
                <w:rFonts w:cs="Arial"/>
              </w:rPr>
            </w:pPr>
          </w:p>
        </w:tc>
      </w:tr>
      <w:tr w:rsidR="009738CA" w:rsidRPr="00C47FE2" w14:paraId="4CCEF517" w14:textId="77777777" w:rsidTr="009738CA">
        <w:trPr>
          <w:trHeight w:val="397"/>
        </w:trPr>
        <w:tc>
          <w:tcPr>
            <w:tcW w:w="1005" w:type="pct"/>
          </w:tcPr>
          <w:p w14:paraId="23A3C15B" w14:textId="77777777" w:rsidR="009738CA" w:rsidRPr="00C47FE2" w:rsidRDefault="009738CA" w:rsidP="009738CA">
            <w:pPr>
              <w:rPr>
                <w:rFonts w:cs="Arial"/>
              </w:rPr>
            </w:pPr>
          </w:p>
        </w:tc>
        <w:tc>
          <w:tcPr>
            <w:tcW w:w="867" w:type="pct"/>
          </w:tcPr>
          <w:p w14:paraId="5C3D7961" w14:textId="77777777" w:rsidR="009738CA" w:rsidRPr="00C47FE2" w:rsidRDefault="009738CA" w:rsidP="009738CA">
            <w:pPr>
              <w:rPr>
                <w:rFonts w:cs="Arial"/>
                <w:lang w:val="en-US"/>
              </w:rPr>
            </w:pPr>
          </w:p>
        </w:tc>
        <w:tc>
          <w:tcPr>
            <w:tcW w:w="794" w:type="pct"/>
          </w:tcPr>
          <w:p w14:paraId="3D66565B" w14:textId="77777777" w:rsidR="009738CA" w:rsidRPr="00C47FE2" w:rsidRDefault="009738CA" w:rsidP="009738CA">
            <w:pPr>
              <w:rPr>
                <w:rFonts w:cs="Arial"/>
              </w:rPr>
            </w:pPr>
          </w:p>
        </w:tc>
        <w:tc>
          <w:tcPr>
            <w:tcW w:w="2334" w:type="pct"/>
          </w:tcPr>
          <w:p w14:paraId="1A0BABEA" w14:textId="77777777" w:rsidR="009738CA" w:rsidRPr="00C47FE2" w:rsidRDefault="009738CA" w:rsidP="009738CA">
            <w:pPr>
              <w:rPr>
                <w:rFonts w:cs="Arial"/>
              </w:rPr>
            </w:pPr>
          </w:p>
        </w:tc>
      </w:tr>
      <w:tr w:rsidR="009738CA" w:rsidRPr="00C47FE2" w14:paraId="781B09D0" w14:textId="77777777" w:rsidTr="009738CA">
        <w:trPr>
          <w:trHeight w:val="397"/>
        </w:trPr>
        <w:tc>
          <w:tcPr>
            <w:tcW w:w="1005" w:type="pct"/>
          </w:tcPr>
          <w:p w14:paraId="3A9D5F54" w14:textId="77777777" w:rsidR="009738CA" w:rsidRPr="00C47FE2" w:rsidRDefault="009738CA" w:rsidP="009738CA">
            <w:pPr>
              <w:rPr>
                <w:rFonts w:cs="Arial"/>
              </w:rPr>
            </w:pPr>
          </w:p>
        </w:tc>
        <w:tc>
          <w:tcPr>
            <w:tcW w:w="867" w:type="pct"/>
          </w:tcPr>
          <w:p w14:paraId="425EE98A" w14:textId="77777777" w:rsidR="009738CA" w:rsidRPr="00C47FE2" w:rsidRDefault="009738CA" w:rsidP="009738CA">
            <w:pPr>
              <w:rPr>
                <w:rFonts w:cs="Arial"/>
                <w:lang w:val="en-US"/>
              </w:rPr>
            </w:pPr>
          </w:p>
        </w:tc>
        <w:tc>
          <w:tcPr>
            <w:tcW w:w="794" w:type="pct"/>
          </w:tcPr>
          <w:p w14:paraId="4E322CAC" w14:textId="77777777" w:rsidR="009738CA" w:rsidRPr="00C47FE2" w:rsidRDefault="009738CA" w:rsidP="009738CA">
            <w:pPr>
              <w:rPr>
                <w:rFonts w:cs="Arial"/>
              </w:rPr>
            </w:pPr>
          </w:p>
        </w:tc>
        <w:tc>
          <w:tcPr>
            <w:tcW w:w="2334" w:type="pct"/>
          </w:tcPr>
          <w:p w14:paraId="75E89EA5" w14:textId="77777777" w:rsidR="009738CA" w:rsidRPr="00C47FE2" w:rsidRDefault="009738CA" w:rsidP="009738CA">
            <w:pPr>
              <w:rPr>
                <w:rFonts w:cs="Arial"/>
              </w:rPr>
            </w:pPr>
          </w:p>
        </w:tc>
      </w:tr>
    </w:tbl>
    <w:p w14:paraId="405463BA" w14:textId="2156960D" w:rsidR="00A33F43" w:rsidRPr="00C47FE2" w:rsidRDefault="006B5295" w:rsidP="008027A9">
      <w:pPr>
        <w:pStyle w:val="AnnexTitle"/>
        <w:rPr>
          <w:rFonts w:cs="Arial"/>
        </w:rPr>
      </w:pPr>
      <w:ins w:id="91" w:author="khanguyen" w:date="2017-03-17T23:48:00Z">
        <w:r>
          <w:rPr>
            <w:rFonts w:cs="Arial"/>
          </w:rPr>
          <w:t>Review</w:t>
        </w:r>
        <w:r w:rsidRPr="00C47FE2">
          <w:rPr>
            <w:rFonts w:cs="Arial"/>
          </w:rPr>
          <w:t>ers</w:t>
        </w:r>
      </w:ins>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613"/>
        <w:gridCol w:w="2072"/>
        <w:gridCol w:w="2483"/>
        <w:gridCol w:w="3174"/>
        <w:gridCol w:w="2828"/>
      </w:tblGrid>
      <w:tr w:rsidR="00A33F43" w:rsidRPr="00C47FE2" w14:paraId="31C4B1A9"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5"/>
            <w:shd w:val="clear" w:color="auto" w:fill="6D829F"/>
          </w:tcPr>
          <w:p w14:paraId="0082B775" w14:textId="77777777" w:rsidR="00A33F43" w:rsidRPr="00C47FE2" w:rsidRDefault="00A33F43" w:rsidP="009738CA">
            <w:pPr>
              <w:rPr>
                <w:rFonts w:cs="Arial"/>
              </w:rPr>
            </w:pPr>
            <w:r w:rsidRPr="00C47FE2">
              <w:rPr>
                <w:rFonts w:cs="Arial"/>
              </w:rPr>
              <w:t>Distribution List</w:t>
            </w:r>
          </w:p>
        </w:tc>
      </w:tr>
      <w:tr w:rsidR="00A33F43" w:rsidRPr="00C47FE2" w14:paraId="062586D6"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275" w:type="pct"/>
            <w:shd w:val="clear" w:color="auto" w:fill="CACFD9"/>
          </w:tcPr>
          <w:p w14:paraId="61E07609" w14:textId="77777777" w:rsidR="00A33F43" w:rsidRPr="00C47FE2" w:rsidRDefault="00A33F43" w:rsidP="00B46EED">
            <w:pPr>
              <w:jc w:val="center"/>
              <w:rPr>
                <w:rFonts w:cs="Arial"/>
                <w:b w:val="0"/>
                <w:color w:val="333333" w:themeColor="text1"/>
              </w:rPr>
            </w:pPr>
            <w:r w:rsidRPr="00C47FE2">
              <w:rPr>
                <w:rFonts w:cs="Arial"/>
                <w:b w:val="0"/>
                <w:color w:val="333333" w:themeColor="text1"/>
              </w:rPr>
              <w:lastRenderedPageBreak/>
              <w:t>Name</w:t>
            </w:r>
          </w:p>
        </w:tc>
        <w:tc>
          <w:tcPr>
            <w:tcW w:w="731" w:type="pct"/>
            <w:shd w:val="clear" w:color="auto" w:fill="CACFD9"/>
          </w:tcPr>
          <w:p w14:paraId="7B1D3436" w14:textId="77777777" w:rsidR="00A33F43" w:rsidRPr="00C47FE2" w:rsidRDefault="00A33F43" w:rsidP="00B46EED">
            <w:pPr>
              <w:jc w:val="center"/>
              <w:rPr>
                <w:rFonts w:cs="Arial"/>
                <w:b w:val="0"/>
                <w:color w:val="333333" w:themeColor="text1"/>
              </w:rPr>
            </w:pPr>
            <w:r w:rsidRPr="00C47FE2">
              <w:rPr>
                <w:rFonts w:cs="Arial"/>
                <w:b w:val="0"/>
                <w:color w:val="333333" w:themeColor="text1"/>
              </w:rPr>
              <w:t>Role</w:t>
            </w:r>
          </w:p>
        </w:tc>
        <w:tc>
          <w:tcPr>
            <w:tcW w:w="876" w:type="pct"/>
            <w:shd w:val="clear" w:color="auto" w:fill="CACFD9"/>
          </w:tcPr>
          <w:p w14:paraId="2A68E438" w14:textId="77777777" w:rsidR="00A33F43" w:rsidRPr="00C47FE2" w:rsidRDefault="00A33F43" w:rsidP="00B46EED">
            <w:pPr>
              <w:jc w:val="center"/>
              <w:rPr>
                <w:rFonts w:cs="Arial"/>
                <w:b w:val="0"/>
                <w:color w:val="333333" w:themeColor="text1"/>
              </w:rPr>
            </w:pPr>
            <w:r w:rsidRPr="00C47FE2">
              <w:rPr>
                <w:rFonts w:cs="Arial"/>
                <w:b w:val="0"/>
                <w:color w:val="333333" w:themeColor="text1"/>
              </w:rPr>
              <w:t>Signature</w:t>
            </w:r>
          </w:p>
        </w:tc>
        <w:tc>
          <w:tcPr>
            <w:tcW w:w="1120" w:type="pct"/>
            <w:shd w:val="clear" w:color="auto" w:fill="CACFD9"/>
          </w:tcPr>
          <w:p w14:paraId="150801B4" w14:textId="77777777"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998" w:type="pct"/>
            <w:shd w:val="clear" w:color="auto" w:fill="CACFD9"/>
          </w:tcPr>
          <w:p w14:paraId="6F360332" w14:textId="77777777"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r>
      <w:tr w:rsidR="009738CA" w:rsidRPr="00C47FE2" w14:paraId="535DA371" w14:textId="77777777" w:rsidTr="009738CA">
        <w:trPr>
          <w:trHeight w:val="397"/>
        </w:trPr>
        <w:tc>
          <w:tcPr>
            <w:tcW w:w="1275" w:type="pct"/>
            <w:shd w:val="clear" w:color="auto" w:fill="auto"/>
          </w:tcPr>
          <w:p w14:paraId="68B261FB" w14:textId="37AD8291" w:rsidR="009738CA" w:rsidRPr="00C47FE2" w:rsidRDefault="009738CA" w:rsidP="009738CA">
            <w:pPr>
              <w:rPr>
                <w:rFonts w:cs="Arial"/>
              </w:rPr>
            </w:pPr>
          </w:p>
        </w:tc>
        <w:tc>
          <w:tcPr>
            <w:tcW w:w="731" w:type="pct"/>
            <w:shd w:val="clear" w:color="auto" w:fill="auto"/>
          </w:tcPr>
          <w:p w14:paraId="1E65DAC3" w14:textId="77777777" w:rsidR="009738CA" w:rsidRPr="00C47FE2" w:rsidRDefault="009738CA" w:rsidP="009738CA">
            <w:pPr>
              <w:rPr>
                <w:rFonts w:cs="Arial"/>
              </w:rPr>
            </w:pPr>
          </w:p>
        </w:tc>
        <w:tc>
          <w:tcPr>
            <w:tcW w:w="876" w:type="pct"/>
            <w:shd w:val="clear" w:color="auto" w:fill="auto"/>
          </w:tcPr>
          <w:p w14:paraId="448638FD" w14:textId="77777777" w:rsidR="009738CA" w:rsidRPr="00C47FE2" w:rsidRDefault="009738CA" w:rsidP="009738CA">
            <w:pPr>
              <w:rPr>
                <w:rFonts w:cs="Arial"/>
              </w:rPr>
            </w:pPr>
          </w:p>
        </w:tc>
        <w:tc>
          <w:tcPr>
            <w:tcW w:w="1120" w:type="pct"/>
            <w:shd w:val="clear" w:color="auto" w:fill="auto"/>
          </w:tcPr>
          <w:p w14:paraId="6C452D0E" w14:textId="77777777" w:rsidR="009738CA" w:rsidRPr="00C47FE2" w:rsidRDefault="009738CA" w:rsidP="009738CA">
            <w:pPr>
              <w:rPr>
                <w:rFonts w:cs="Arial"/>
              </w:rPr>
            </w:pPr>
          </w:p>
        </w:tc>
        <w:tc>
          <w:tcPr>
            <w:tcW w:w="998" w:type="pct"/>
          </w:tcPr>
          <w:p w14:paraId="34DE688C" w14:textId="77777777" w:rsidR="009738CA" w:rsidRPr="00C47FE2" w:rsidRDefault="009738CA" w:rsidP="009738CA">
            <w:pPr>
              <w:rPr>
                <w:rFonts w:cs="Arial"/>
              </w:rPr>
            </w:pPr>
          </w:p>
        </w:tc>
      </w:tr>
      <w:tr w:rsidR="00875E35" w:rsidRPr="00C47FE2" w14:paraId="319353A1" w14:textId="77777777" w:rsidTr="009738CA">
        <w:trPr>
          <w:trHeight w:val="397"/>
        </w:trPr>
        <w:tc>
          <w:tcPr>
            <w:tcW w:w="1275" w:type="pct"/>
            <w:shd w:val="clear" w:color="auto" w:fill="auto"/>
          </w:tcPr>
          <w:p w14:paraId="4A54050F" w14:textId="77777777" w:rsidR="00875E35" w:rsidRPr="00C47FE2" w:rsidRDefault="00875E35" w:rsidP="009738CA">
            <w:pPr>
              <w:rPr>
                <w:rFonts w:cs="Arial"/>
              </w:rPr>
            </w:pPr>
          </w:p>
        </w:tc>
        <w:tc>
          <w:tcPr>
            <w:tcW w:w="731" w:type="pct"/>
            <w:shd w:val="clear" w:color="auto" w:fill="auto"/>
          </w:tcPr>
          <w:p w14:paraId="1452F694" w14:textId="77777777" w:rsidR="00875E35" w:rsidRPr="00C47FE2" w:rsidRDefault="00875E35" w:rsidP="009738CA">
            <w:pPr>
              <w:rPr>
                <w:rFonts w:cs="Arial"/>
              </w:rPr>
            </w:pPr>
          </w:p>
        </w:tc>
        <w:tc>
          <w:tcPr>
            <w:tcW w:w="876" w:type="pct"/>
            <w:shd w:val="clear" w:color="auto" w:fill="auto"/>
          </w:tcPr>
          <w:p w14:paraId="4DCA5558" w14:textId="77777777" w:rsidR="00875E35" w:rsidRPr="00C47FE2" w:rsidRDefault="00875E35" w:rsidP="00E37125">
            <w:pPr>
              <w:rPr>
                <w:rFonts w:cs="Arial"/>
              </w:rPr>
            </w:pPr>
          </w:p>
        </w:tc>
        <w:tc>
          <w:tcPr>
            <w:tcW w:w="1120" w:type="pct"/>
            <w:shd w:val="clear" w:color="auto" w:fill="auto"/>
          </w:tcPr>
          <w:p w14:paraId="6638F90B" w14:textId="77777777" w:rsidR="00875E35" w:rsidRPr="00C47FE2" w:rsidRDefault="00875E35" w:rsidP="00E37125">
            <w:pPr>
              <w:rPr>
                <w:rFonts w:cs="Arial"/>
              </w:rPr>
            </w:pPr>
          </w:p>
        </w:tc>
        <w:tc>
          <w:tcPr>
            <w:tcW w:w="998" w:type="pct"/>
          </w:tcPr>
          <w:p w14:paraId="32B7004D" w14:textId="77777777" w:rsidR="00875E35" w:rsidRPr="00C47FE2" w:rsidRDefault="00875E35" w:rsidP="00E37125">
            <w:pPr>
              <w:rPr>
                <w:rFonts w:cs="Arial"/>
              </w:rPr>
            </w:pPr>
          </w:p>
        </w:tc>
      </w:tr>
    </w:tbl>
    <w:p w14:paraId="7BFC102A" w14:textId="77777777" w:rsidR="009738CA" w:rsidRPr="00C47FE2" w:rsidRDefault="009738CA" w:rsidP="00B46EED">
      <w:pPr>
        <w:pStyle w:val="AnnexTitle"/>
        <w:rPr>
          <w:rFonts w:cs="Arial"/>
          <w:b/>
          <w:bCs/>
          <w:caps/>
        </w:rPr>
      </w:pPr>
      <w:r w:rsidRPr="00C47FE2">
        <w:rPr>
          <w:rFonts w:cs="Arial"/>
        </w:rPr>
        <w:t>Confidentiality</w:t>
      </w:r>
    </w:p>
    <w:p w14:paraId="100522CE" w14:textId="77777777" w:rsidR="00CC499E" w:rsidRPr="00C47FE2" w:rsidRDefault="009738CA" w:rsidP="00A74801">
      <w:pPr>
        <w:pStyle w:val="TOAHeading"/>
        <w:rPr>
          <w:rFonts w:cs="Arial"/>
        </w:rPr>
      </w:pPr>
      <w:r w:rsidRPr="00C47FE2">
        <w:rPr>
          <w:rFonts w:eastAsiaTheme="minorHAnsi" w:cs="Arial"/>
          <w:b w:val="0"/>
          <w:bCs w:val="0"/>
          <w:caps w:val="0"/>
          <w:color w:val="333333" w:themeColor="text1"/>
          <w:sz w:val="22"/>
          <w:szCs w:val="22"/>
        </w:rPr>
        <w:t>This document is distributed on a restricted basis, is commercial in confidence to the recipient, and may not be used for any purpose other than that associated with a NashTech project. The contents of this document may not be disclosed to any third parties without the expressed advance written authorisation of NashTech.</w:t>
      </w:r>
      <w:r w:rsidR="00CC499E" w:rsidRPr="00C47FE2">
        <w:rPr>
          <w:rFonts w:cs="Arial"/>
        </w:rPr>
        <w:br w:type="page"/>
      </w:r>
    </w:p>
    <w:p w14:paraId="301502F1" w14:textId="77777777" w:rsidR="00FB23F2" w:rsidRPr="00C47FE2" w:rsidRDefault="00CC756A" w:rsidP="00CC499E">
      <w:pPr>
        <w:pStyle w:val="Heading1"/>
        <w:rPr>
          <w:rFonts w:cs="Arial"/>
        </w:rPr>
      </w:pPr>
      <w:bookmarkStart w:id="92" w:name="_Toc477880742"/>
      <w:r w:rsidRPr="00C47FE2">
        <w:rPr>
          <w:rFonts w:cs="Arial"/>
        </w:rPr>
        <w:lastRenderedPageBreak/>
        <w:t>Execute summary</w:t>
      </w:r>
      <w:bookmarkEnd w:id="92"/>
    </w:p>
    <w:p w14:paraId="311EA3AE" w14:textId="77777777" w:rsidR="00A5302A" w:rsidRPr="00C47FE2" w:rsidRDefault="00CC756A" w:rsidP="00CC756A">
      <w:pPr>
        <w:pStyle w:val="Heading2"/>
        <w:rPr>
          <w:rFonts w:cs="Arial"/>
        </w:rPr>
      </w:pPr>
      <w:bookmarkStart w:id="93" w:name="_Toc477880743"/>
      <w:r w:rsidRPr="00C47FE2">
        <w:rPr>
          <w:rFonts w:cs="Arial"/>
        </w:rPr>
        <w:t>Overview: Project Background and Scope</w:t>
      </w:r>
      <w:bookmarkEnd w:id="93"/>
    </w:p>
    <w:p w14:paraId="7F7A12AA" w14:textId="77777777" w:rsidR="00B62FC6" w:rsidRPr="00C47FE2" w:rsidRDefault="00B62FC6" w:rsidP="00B62FC6">
      <w:pPr>
        <w:spacing w:line="320" w:lineRule="exact"/>
        <w:ind w:left="90"/>
        <w:rPr>
          <w:rFonts w:cs="Arial"/>
          <w:color w:val="auto"/>
        </w:rPr>
      </w:pPr>
      <w:r w:rsidRPr="00C47FE2">
        <w:rPr>
          <w:rFonts w:cs="Arial"/>
          <w:color w:val="auto"/>
        </w:rPr>
        <w:t>Rhino is the software to help owners of small businesses easily manage their work with:</w:t>
      </w:r>
    </w:p>
    <w:p w14:paraId="092AF667"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Clients’ contacts</w:t>
      </w:r>
    </w:p>
    <w:p w14:paraId="503B7D99"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Sales proposals</w:t>
      </w:r>
    </w:p>
    <w:p w14:paraId="154E288E"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Projects</w:t>
      </w:r>
    </w:p>
    <w:p w14:paraId="72769E7C"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Tasks</w:t>
      </w:r>
    </w:p>
    <w:p w14:paraId="4BAADF27"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Invoices</w:t>
      </w:r>
    </w:p>
    <w:p w14:paraId="753FA86B"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Payment</w:t>
      </w:r>
    </w:p>
    <w:p w14:paraId="262CF521"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Administrative configurations like user management, project types, expense types, system settings, system appearance, etc.</w:t>
      </w:r>
    </w:p>
    <w:p w14:paraId="25C4A7F7" w14:textId="77777777" w:rsidR="00B62FC6" w:rsidRPr="00C47FE2" w:rsidRDefault="00B62FC6" w:rsidP="00B62FC6">
      <w:pPr>
        <w:spacing w:line="320" w:lineRule="exact"/>
        <w:ind w:left="90"/>
        <w:rPr>
          <w:rFonts w:cs="Arial"/>
          <w:color w:val="auto"/>
        </w:rPr>
      </w:pPr>
      <w:r w:rsidRPr="00C47FE2">
        <w:rPr>
          <w:rFonts w:cs="Arial"/>
          <w:color w:val="auto"/>
        </w:rPr>
        <w:t>Supported sectors in this application include:</w:t>
      </w:r>
    </w:p>
    <w:p w14:paraId="046C7252"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Construction</w:t>
      </w:r>
    </w:p>
    <w:p w14:paraId="4F6A611F"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Professional, Scientific &amp; Technical Services:</w:t>
      </w:r>
    </w:p>
    <w:p w14:paraId="3F1CB7FB" w14:textId="77777777" w:rsidR="00D62626" w:rsidRPr="00C47FE2" w:rsidRDefault="00B62FC6" w:rsidP="00D56762">
      <w:pPr>
        <w:numPr>
          <w:ilvl w:val="0"/>
          <w:numId w:val="12"/>
        </w:numPr>
        <w:spacing w:before="60" w:after="120" w:line="320" w:lineRule="exact"/>
        <w:jc w:val="both"/>
        <w:rPr>
          <w:rFonts w:cs="Arial"/>
        </w:rPr>
      </w:pPr>
      <w:r w:rsidRPr="00C47FE2">
        <w:rPr>
          <w:rFonts w:cs="Arial"/>
        </w:rPr>
        <w:t>Administration &amp; Support Services</w:t>
      </w:r>
    </w:p>
    <w:p w14:paraId="4BCAEA3B" w14:textId="77777777" w:rsidR="00D62626" w:rsidRPr="00C47FE2" w:rsidRDefault="00D62626" w:rsidP="00FC3663">
      <w:pPr>
        <w:pStyle w:val="Heading2"/>
        <w:jc w:val="both"/>
        <w:rPr>
          <w:rFonts w:cs="Arial"/>
        </w:rPr>
      </w:pPr>
      <w:bookmarkStart w:id="94" w:name="_Toc477880744"/>
      <w:r w:rsidRPr="00C47FE2">
        <w:rPr>
          <w:rFonts w:cs="Arial"/>
        </w:rPr>
        <w:t>Scope</w:t>
      </w:r>
      <w:bookmarkEnd w:id="94"/>
    </w:p>
    <w:tbl>
      <w:tblPr>
        <w:tblStyle w:val="TableGrid"/>
        <w:tblW w:w="7560" w:type="dxa"/>
        <w:tblInd w:w="738" w:type="dxa"/>
        <w:tblLook w:val="04A0" w:firstRow="1" w:lastRow="0" w:firstColumn="1" w:lastColumn="0" w:noHBand="0" w:noVBand="1"/>
      </w:tblPr>
      <w:tblGrid>
        <w:gridCol w:w="1800"/>
        <w:gridCol w:w="4378"/>
        <w:gridCol w:w="1382"/>
      </w:tblGrid>
      <w:tr w:rsidR="00DB5A81" w:rsidRPr="00C47FE2" w14:paraId="4ACCD138" w14:textId="77777777" w:rsidTr="000C7C20">
        <w:trPr>
          <w:cnfStyle w:val="100000000000" w:firstRow="1" w:lastRow="0" w:firstColumn="0" w:lastColumn="0" w:oddVBand="0" w:evenVBand="0" w:oddHBand="0" w:evenHBand="0" w:firstRowFirstColumn="0" w:firstRowLastColumn="0" w:lastRowFirstColumn="0" w:lastRowLastColumn="0"/>
          <w:tblHeader/>
        </w:trPr>
        <w:tc>
          <w:tcPr>
            <w:tcW w:w="1800" w:type="dxa"/>
            <w:vAlign w:val="center"/>
          </w:tcPr>
          <w:p w14:paraId="4288AF4D" w14:textId="77777777"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Groups</w:t>
            </w:r>
          </w:p>
        </w:tc>
        <w:tc>
          <w:tcPr>
            <w:tcW w:w="4378" w:type="dxa"/>
            <w:vAlign w:val="center"/>
          </w:tcPr>
          <w:p w14:paraId="10B9FCF6" w14:textId="77777777" w:rsidR="00DB5A81" w:rsidRPr="00C47FE2" w:rsidRDefault="00DB5A81" w:rsidP="000C7C20">
            <w:pPr>
              <w:spacing w:before="0" w:after="0"/>
              <w:rPr>
                <w:rFonts w:eastAsia="Times New Roman" w:cs="Arial"/>
                <w:color w:val="FFFFFF"/>
                <w:lang w:val="en-US"/>
              </w:rPr>
            </w:pPr>
            <w:r w:rsidRPr="00C47FE2">
              <w:rPr>
                <w:rFonts w:eastAsia="Times New Roman" w:cs="Arial"/>
                <w:color w:val="FFFFFF"/>
                <w:lang w:val="en-US"/>
              </w:rPr>
              <w:t>Functions</w:t>
            </w:r>
          </w:p>
        </w:tc>
        <w:tc>
          <w:tcPr>
            <w:tcW w:w="1382" w:type="dxa"/>
            <w:vAlign w:val="center"/>
          </w:tcPr>
          <w:p w14:paraId="4A2A10A1" w14:textId="77777777"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Percentage (%)</w:t>
            </w:r>
          </w:p>
        </w:tc>
      </w:tr>
      <w:tr w:rsidR="00DB5A81" w:rsidRPr="00C47FE2" w14:paraId="4D3AAF39" w14:textId="77777777" w:rsidTr="000C7C20">
        <w:tc>
          <w:tcPr>
            <w:tcW w:w="1800" w:type="dxa"/>
            <w:vMerge w:val="restart"/>
          </w:tcPr>
          <w:p w14:paraId="2E833E4A" w14:textId="77777777" w:rsidR="00DB5A81" w:rsidRPr="00C47FE2" w:rsidRDefault="00DB5A81" w:rsidP="000C7C20">
            <w:pPr>
              <w:jc w:val="center"/>
              <w:rPr>
                <w:rFonts w:cs="Arial"/>
              </w:rPr>
            </w:pPr>
            <w:r w:rsidRPr="00C47FE2">
              <w:rPr>
                <w:rFonts w:eastAsia="Times New Roman" w:cs="Arial"/>
                <w:color w:val="000000"/>
                <w:lang w:val="en-US"/>
              </w:rPr>
              <w:t>Normal users</w:t>
            </w:r>
          </w:p>
        </w:tc>
        <w:tc>
          <w:tcPr>
            <w:tcW w:w="4378" w:type="dxa"/>
            <w:vAlign w:val="center"/>
          </w:tcPr>
          <w:p w14:paraId="7BF97AC4"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14:paraId="2CE7A1E6" w14:textId="77777777" w:rsidR="00DB5A81" w:rsidRPr="00C47FE2" w:rsidRDefault="00DB5A81" w:rsidP="000C7C20">
            <w:pPr>
              <w:jc w:val="center"/>
              <w:rPr>
                <w:rFonts w:eastAsia="Times New Roman" w:cs="Arial"/>
                <w:color w:val="000000"/>
                <w:lang w:val="en-US"/>
              </w:rPr>
            </w:pPr>
            <w:r w:rsidRPr="00C47FE2">
              <w:rPr>
                <w:rFonts w:eastAsia="Times New Roman" w:cs="Arial"/>
                <w:color w:val="000000"/>
                <w:lang w:val="en-US"/>
              </w:rPr>
              <w:t>80%</w:t>
            </w:r>
          </w:p>
        </w:tc>
      </w:tr>
      <w:tr w:rsidR="00DB5A81" w:rsidRPr="00C47FE2" w14:paraId="082378A8" w14:textId="77777777" w:rsidTr="000C7C20">
        <w:tc>
          <w:tcPr>
            <w:tcW w:w="1800" w:type="dxa"/>
            <w:vMerge/>
          </w:tcPr>
          <w:p w14:paraId="5F610029" w14:textId="77777777" w:rsidR="00DB5A81" w:rsidRPr="00C47FE2" w:rsidRDefault="00DB5A81" w:rsidP="000C7C20">
            <w:pPr>
              <w:jc w:val="center"/>
              <w:rPr>
                <w:rFonts w:cs="Arial"/>
              </w:rPr>
            </w:pPr>
          </w:p>
        </w:tc>
        <w:tc>
          <w:tcPr>
            <w:tcW w:w="4378" w:type="dxa"/>
            <w:vAlign w:val="center"/>
          </w:tcPr>
          <w:p w14:paraId="275018A9"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14:paraId="46CED739" w14:textId="77777777" w:rsidR="00DB5A81" w:rsidRPr="00C47FE2" w:rsidRDefault="00DB5A81" w:rsidP="000C7C20">
            <w:pPr>
              <w:jc w:val="center"/>
              <w:rPr>
                <w:rFonts w:cs="Arial"/>
              </w:rPr>
            </w:pPr>
          </w:p>
        </w:tc>
      </w:tr>
      <w:tr w:rsidR="00DB5A81" w:rsidRPr="00C47FE2" w14:paraId="03535E0D" w14:textId="77777777" w:rsidTr="000C7C20">
        <w:tc>
          <w:tcPr>
            <w:tcW w:w="1800" w:type="dxa"/>
            <w:vMerge/>
          </w:tcPr>
          <w:p w14:paraId="53D87B6E" w14:textId="77777777" w:rsidR="00DB5A81" w:rsidRPr="00C47FE2" w:rsidRDefault="00DB5A81" w:rsidP="000C7C20">
            <w:pPr>
              <w:jc w:val="center"/>
              <w:rPr>
                <w:rFonts w:cs="Arial"/>
              </w:rPr>
            </w:pPr>
          </w:p>
        </w:tc>
        <w:tc>
          <w:tcPr>
            <w:tcW w:w="4378" w:type="dxa"/>
            <w:vAlign w:val="center"/>
          </w:tcPr>
          <w:p w14:paraId="3303FFDB"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contact</w:t>
            </w:r>
          </w:p>
        </w:tc>
        <w:tc>
          <w:tcPr>
            <w:tcW w:w="1382" w:type="dxa"/>
            <w:vMerge/>
          </w:tcPr>
          <w:p w14:paraId="3B7B46AE" w14:textId="77777777" w:rsidR="00DB5A81" w:rsidRPr="00C47FE2" w:rsidRDefault="00DB5A81" w:rsidP="000C7C20">
            <w:pPr>
              <w:jc w:val="center"/>
              <w:rPr>
                <w:rFonts w:cs="Arial"/>
              </w:rPr>
            </w:pPr>
          </w:p>
        </w:tc>
      </w:tr>
      <w:tr w:rsidR="00DB5A81" w:rsidRPr="00C47FE2" w14:paraId="0DB7FE5F" w14:textId="77777777" w:rsidTr="000C7C20">
        <w:tc>
          <w:tcPr>
            <w:tcW w:w="1800" w:type="dxa"/>
            <w:vMerge/>
          </w:tcPr>
          <w:p w14:paraId="304BCE39" w14:textId="77777777" w:rsidR="00DB5A81" w:rsidRPr="00C47FE2" w:rsidRDefault="00DB5A81" w:rsidP="000C7C20">
            <w:pPr>
              <w:jc w:val="center"/>
              <w:rPr>
                <w:rFonts w:cs="Arial"/>
              </w:rPr>
            </w:pPr>
          </w:p>
        </w:tc>
        <w:tc>
          <w:tcPr>
            <w:tcW w:w="4378" w:type="dxa"/>
            <w:vAlign w:val="center"/>
          </w:tcPr>
          <w:p w14:paraId="67332EB5"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sale proposal</w:t>
            </w:r>
          </w:p>
        </w:tc>
        <w:tc>
          <w:tcPr>
            <w:tcW w:w="1382" w:type="dxa"/>
            <w:vMerge/>
          </w:tcPr>
          <w:p w14:paraId="3193C9F8" w14:textId="77777777" w:rsidR="00DB5A81" w:rsidRPr="00C47FE2" w:rsidRDefault="00DB5A81" w:rsidP="000C7C20">
            <w:pPr>
              <w:jc w:val="center"/>
              <w:rPr>
                <w:rFonts w:cs="Arial"/>
              </w:rPr>
            </w:pPr>
          </w:p>
        </w:tc>
      </w:tr>
      <w:tr w:rsidR="00DB5A81" w:rsidRPr="00C47FE2" w14:paraId="35F523CB" w14:textId="77777777" w:rsidTr="000C7C20">
        <w:tc>
          <w:tcPr>
            <w:tcW w:w="1800" w:type="dxa"/>
            <w:vMerge/>
          </w:tcPr>
          <w:p w14:paraId="66A63CBB" w14:textId="77777777" w:rsidR="00DB5A81" w:rsidRPr="00C47FE2" w:rsidRDefault="00DB5A81" w:rsidP="000C7C20">
            <w:pPr>
              <w:jc w:val="center"/>
              <w:rPr>
                <w:rFonts w:cs="Arial"/>
              </w:rPr>
            </w:pPr>
          </w:p>
        </w:tc>
        <w:tc>
          <w:tcPr>
            <w:tcW w:w="4378" w:type="dxa"/>
            <w:vAlign w:val="center"/>
          </w:tcPr>
          <w:p w14:paraId="1274B0F2"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Timesheet</w:t>
            </w:r>
          </w:p>
        </w:tc>
        <w:tc>
          <w:tcPr>
            <w:tcW w:w="1382" w:type="dxa"/>
            <w:vMerge/>
          </w:tcPr>
          <w:p w14:paraId="21B4F3AE" w14:textId="77777777" w:rsidR="00DB5A81" w:rsidRPr="00C47FE2" w:rsidRDefault="00DB5A81" w:rsidP="000C7C20">
            <w:pPr>
              <w:jc w:val="center"/>
              <w:rPr>
                <w:rFonts w:cs="Arial"/>
              </w:rPr>
            </w:pPr>
          </w:p>
        </w:tc>
      </w:tr>
      <w:tr w:rsidR="00DB5A81" w:rsidRPr="00C47FE2" w14:paraId="773E793C" w14:textId="77777777" w:rsidTr="000C7C20">
        <w:tc>
          <w:tcPr>
            <w:tcW w:w="1800" w:type="dxa"/>
            <w:vMerge/>
          </w:tcPr>
          <w:p w14:paraId="186AE476" w14:textId="77777777" w:rsidR="00DB5A81" w:rsidRPr="00C47FE2" w:rsidRDefault="00DB5A81" w:rsidP="000C7C20">
            <w:pPr>
              <w:jc w:val="center"/>
              <w:rPr>
                <w:rFonts w:cs="Arial"/>
              </w:rPr>
            </w:pPr>
          </w:p>
        </w:tc>
        <w:tc>
          <w:tcPr>
            <w:tcW w:w="4378" w:type="dxa"/>
            <w:vAlign w:val="center"/>
          </w:tcPr>
          <w:p w14:paraId="57CB41CE"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Expense</w:t>
            </w:r>
          </w:p>
        </w:tc>
        <w:tc>
          <w:tcPr>
            <w:tcW w:w="1382" w:type="dxa"/>
            <w:vMerge/>
          </w:tcPr>
          <w:p w14:paraId="2BA86BDB" w14:textId="77777777" w:rsidR="00DB5A81" w:rsidRPr="00C47FE2" w:rsidRDefault="00DB5A81" w:rsidP="000C7C20">
            <w:pPr>
              <w:jc w:val="center"/>
              <w:rPr>
                <w:rFonts w:cs="Arial"/>
              </w:rPr>
            </w:pPr>
          </w:p>
        </w:tc>
      </w:tr>
      <w:tr w:rsidR="00DB5A81" w:rsidRPr="00C47FE2" w14:paraId="3438185D" w14:textId="77777777" w:rsidTr="000C7C20">
        <w:tc>
          <w:tcPr>
            <w:tcW w:w="1800" w:type="dxa"/>
            <w:vMerge/>
          </w:tcPr>
          <w:p w14:paraId="32BDFA58" w14:textId="77777777" w:rsidR="00DB5A81" w:rsidRPr="00C47FE2" w:rsidRDefault="00DB5A81" w:rsidP="000C7C20">
            <w:pPr>
              <w:jc w:val="center"/>
              <w:rPr>
                <w:rFonts w:cs="Arial"/>
              </w:rPr>
            </w:pPr>
          </w:p>
        </w:tc>
        <w:tc>
          <w:tcPr>
            <w:tcW w:w="4378" w:type="dxa"/>
            <w:vAlign w:val="center"/>
          </w:tcPr>
          <w:p w14:paraId="3D39CC13"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reminder</w:t>
            </w:r>
          </w:p>
        </w:tc>
        <w:tc>
          <w:tcPr>
            <w:tcW w:w="1382" w:type="dxa"/>
            <w:vMerge/>
          </w:tcPr>
          <w:p w14:paraId="6D56C107" w14:textId="77777777" w:rsidR="00DB5A81" w:rsidRPr="00C47FE2" w:rsidRDefault="00DB5A81" w:rsidP="000C7C20">
            <w:pPr>
              <w:jc w:val="center"/>
              <w:rPr>
                <w:rFonts w:cs="Arial"/>
              </w:rPr>
            </w:pPr>
          </w:p>
        </w:tc>
      </w:tr>
      <w:tr w:rsidR="00DB5A81" w:rsidRPr="00C47FE2" w14:paraId="5BE35F3A" w14:textId="77777777" w:rsidTr="000C7C20">
        <w:tc>
          <w:tcPr>
            <w:tcW w:w="1800" w:type="dxa"/>
            <w:vMerge/>
          </w:tcPr>
          <w:p w14:paraId="670B7423" w14:textId="77777777" w:rsidR="00DB5A81" w:rsidRPr="00C47FE2" w:rsidRDefault="00DB5A81" w:rsidP="000C7C20">
            <w:pPr>
              <w:jc w:val="center"/>
              <w:rPr>
                <w:rFonts w:cs="Arial"/>
              </w:rPr>
            </w:pPr>
          </w:p>
        </w:tc>
        <w:tc>
          <w:tcPr>
            <w:tcW w:w="4378" w:type="dxa"/>
            <w:vAlign w:val="center"/>
          </w:tcPr>
          <w:p w14:paraId="3D734013" w14:textId="77777777" w:rsidR="00DB5A81" w:rsidRPr="00C47FE2" w:rsidRDefault="00DB5A81" w:rsidP="000C7C20">
            <w:pPr>
              <w:spacing w:before="0" w:after="0"/>
              <w:rPr>
                <w:rFonts w:eastAsia="Times New Roman" w:cs="Arial"/>
                <w:color w:val="002E36"/>
                <w:lang w:val="en-US"/>
              </w:rPr>
            </w:pPr>
            <w:r w:rsidRPr="00C47FE2">
              <w:rPr>
                <w:rFonts w:eastAsia="Times New Roman" w:cs="Arial"/>
                <w:color w:val="002E36"/>
                <w:lang w:val="en-US"/>
              </w:rPr>
              <w:t>Add note</w:t>
            </w:r>
          </w:p>
        </w:tc>
        <w:tc>
          <w:tcPr>
            <w:tcW w:w="1382" w:type="dxa"/>
            <w:vMerge/>
          </w:tcPr>
          <w:p w14:paraId="096DFF2F" w14:textId="77777777" w:rsidR="00DB5A81" w:rsidRPr="00C47FE2" w:rsidRDefault="00DB5A81" w:rsidP="000C7C20">
            <w:pPr>
              <w:jc w:val="center"/>
              <w:rPr>
                <w:rFonts w:cs="Arial"/>
              </w:rPr>
            </w:pPr>
          </w:p>
        </w:tc>
      </w:tr>
      <w:tr w:rsidR="00DB5A81" w:rsidRPr="00C47FE2" w14:paraId="03DC9960" w14:textId="77777777" w:rsidTr="000C7C20">
        <w:tc>
          <w:tcPr>
            <w:tcW w:w="1800" w:type="dxa"/>
            <w:vMerge w:val="restart"/>
          </w:tcPr>
          <w:p w14:paraId="3CC913E7" w14:textId="77777777" w:rsidR="00DB5A81" w:rsidRPr="00C47FE2" w:rsidRDefault="00DB5A81" w:rsidP="000C7C20">
            <w:pPr>
              <w:jc w:val="center"/>
              <w:rPr>
                <w:rFonts w:cs="Arial"/>
              </w:rPr>
            </w:pPr>
            <w:r w:rsidRPr="00C47FE2">
              <w:rPr>
                <w:rFonts w:eastAsia="Times New Roman" w:cs="Arial"/>
                <w:color w:val="000000"/>
                <w:lang w:val="en-US"/>
              </w:rPr>
              <w:t>Admin users</w:t>
            </w:r>
          </w:p>
        </w:tc>
        <w:tc>
          <w:tcPr>
            <w:tcW w:w="4378" w:type="dxa"/>
            <w:vAlign w:val="center"/>
          </w:tcPr>
          <w:p w14:paraId="090D6AF9"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14:paraId="62CD9511" w14:textId="77777777" w:rsidR="00DB5A81" w:rsidRPr="00C47FE2" w:rsidRDefault="00DB5A81" w:rsidP="000C7C20">
            <w:pPr>
              <w:jc w:val="center"/>
              <w:rPr>
                <w:rFonts w:cs="Arial"/>
              </w:rPr>
            </w:pPr>
            <w:r w:rsidRPr="00C47FE2">
              <w:rPr>
                <w:rFonts w:eastAsia="Times New Roman" w:cs="Arial"/>
                <w:color w:val="000000"/>
                <w:lang w:val="en-US"/>
              </w:rPr>
              <w:t>20%</w:t>
            </w:r>
          </w:p>
        </w:tc>
      </w:tr>
      <w:tr w:rsidR="00DB5A81" w:rsidRPr="00C47FE2" w14:paraId="1C1F425F" w14:textId="77777777" w:rsidTr="000C7C20">
        <w:tc>
          <w:tcPr>
            <w:tcW w:w="1800" w:type="dxa"/>
            <w:vMerge/>
          </w:tcPr>
          <w:p w14:paraId="40F4B671" w14:textId="77777777" w:rsidR="00DB5A81" w:rsidRPr="00C47FE2" w:rsidRDefault="00DB5A81" w:rsidP="000C7C20">
            <w:pPr>
              <w:rPr>
                <w:rFonts w:cs="Arial"/>
              </w:rPr>
            </w:pPr>
          </w:p>
        </w:tc>
        <w:tc>
          <w:tcPr>
            <w:tcW w:w="4378" w:type="dxa"/>
            <w:vAlign w:val="center"/>
          </w:tcPr>
          <w:p w14:paraId="0707DA3B"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14:paraId="534BC05B" w14:textId="77777777" w:rsidR="00DB5A81" w:rsidRPr="00C47FE2" w:rsidRDefault="00DB5A81" w:rsidP="000C7C20">
            <w:pPr>
              <w:rPr>
                <w:rFonts w:cs="Arial"/>
              </w:rPr>
            </w:pPr>
          </w:p>
        </w:tc>
      </w:tr>
      <w:tr w:rsidR="00887D34" w:rsidRPr="00C47FE2" w14:paraId="2AF8BA27" w14:textId="77777777" w:rsidTr="000C7C20">
        <w:tc>
          <w:tcPr>
            <w:tcW w:w="1800" w:type="dxa"/>
            <w:vMerge/>
          </w:tcPr>
          <w:p w14:paraId="7641EBC8" w14:textId="77777777" w:rsidR="00887D34" w:rsidRPr="00C47FE2" w:rsidRDefault="00887D34" w:rsidP="000C7C20">
            <w:pPr>
              <w:rPr>
                <w:rFonts w:cs="Arial"/>
              </w:rPr>
            </w:pPr>
          </w:p>
        </w:tc>
        <w:tc>
          <w:tcPr>
            <w:tcW w:w="4378" w:type="dxa"/>
            <w:vAlign w:val="center"/>
          </w:tcPr>
          <w:p w14:paraId="59FF5D7A"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contact</w:t>
            </w:r>
          </w:p>
        </w:tc>
        <w:tc>
          <w:tcPr>
            <w:tcW w:w="1382" w:type="dxa"/>
            <w:vMerge/>
          </w:tcPr>
          <w:p w14:paraId="34B1FB0C" w14:textId="77777777" w:rsidR="00887D34" w:rsidRPr="00C47FE2" w:rsidRDefault="00887D34" w:rsidP="000C7C20">
            <w:pPr>
              <w:rPr>
                <w:rFonts w:cs="Arial"/>
              </w:rPr>
            </w:pPr>
          </w:p>
        </w:tc>
      </w:tr>
      <w:tr w:rsidR="00887D34" w:rsidRPr="00C47FE2" w14:paraId="02522E22" w14:textId="77777777" w:rsidTr="000C7C20">
        <w:tc>
          <w:tcPr>
            <w:tcW w:w="1800" w:type="dxa"/>
            <w:vMerge/>
          </w:tcPr>
          <w:p w14:paraId="230A25E3" w14:textId="77777777" w:rsidR="00887D34" w:rsidRPr="00C47FE2" w:rsidRDefault="00887D34" w:rsidP="000C7C20">
            <w:pPr>
              <w:rPr>
                <w:rFonts w:cs="Arial"/>
              </w:rPr>
            </w:pPr>
          </w:p>
        </w:tc>
        <w:tc>
          <w:tcPr>
            <w:tcW w:w="4378" w:type="dxa"/>
            <w:vAlign w:val="center"/>
          </w:tcPr>
          <w:p w14:paraId="575C4663"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Sale proposal</w:t>
            </w:r>
          </w:p>
        </w:tc>
        <w:tc>
          <w:tcPr>
            <w:tcW w:w="1382" w:type="dxa"/>
            <w:vMerge/>
          </w:tcPr>
          <w:p w14:paraId="0A052467" w14:textId="77777777" w:rsidR="00887D34" w:rsidRPr="00C47FE2" w:rsidRDefault="00887D34" w:rsidP="000C7C20">
            <w:pPr>
              <w:rPr>
                <w:rFonts w:cs="Arial"/>
              </w:rPr>
            </w:pPr>
          </w:p>
        </w:tc>
      </w:tr>
      <w:tr w:rsidR="00887D34" w:rsidRPr="00C47FE2" w14:paraId="5C994CC7" w14:textId="77777777" w:rsidTr="000C7C20">
        <w:tc>
          <w:tcPr>
            <w:tcW w:w="1800" w:type="dxa"/>
            <w:vMerge/>
          </w:tcPr>
          <w:p w14:paraId="25C06FFF" w14:textId="77777777" w:rsidR="00887D34" w:rsidRPr="00C47FE2" w:rsidRDefault="00887D34" w:rsidP="000C7C20">
            <w:pPr>
              <w:rPr>
                <w:rFonts w:cs="Arial"/>
              </w:rPr>
            </w:pPr>
          </w:p>
        </w:tc>
        <w:tc>
          <w:tcPr>
            <w:tcW w:w="4378" w:type="dxa"/>
            <w:vAlign w:val="center"/>
          </w:tcPr>
          <w:p w14:paraId="62955278"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Empty project</w:t>
            </w:r>
          </w:p>
        </w:tc>
        <w:tc>
          <w:tcPr>
            <w:tcW w:w="1382" w:type="dxa"/>
            <w:vMerge/>
          </w:tcPr>
          <w:p w14:paraId="1589A55B" w14:textId="77777777" w:rsidR="00887D34" w:rsidRPr="00C47FE2" w:rsidRDefault="00887D34" w:rsidP="000C7C20">
            <w:pPr>
              <w:rPr>
                <w:rFonts w:cs="Arial"/>
              </w:rPr>
            </w:pPr>
          </w:p>
        </w:tc>
      </w:tr>
      <w:tr w:rsidR="00887D34" w:rsidRPr="00C47FE2" w14:paraId="42DAC6C3" w14:textId="77777777" w:rsidTr="000C7C20">
        <w:tc>
          <w:tcPr>
            <w:tcW w:w="1800" w:type="dxa"/>
            <w:vMerge/>
          </w:tcPr>
          <w:p w14:paraId="00235B65" w14:textId="77777777" w:rsidR="00887D34" w:rsidRPr="00C47FE2" w:rsidRDefault="00887D34" w:rsidP="000C7C20">
            <w:pPr>
              <w:rPr>
                <w:rFonts w:cs="Arial"/>
              </w:rPr>
            </w:pPr>
          </w:p>
        </w:tc>
        <w:tc>
          <w:tcPr>
            <w:tcW w:w="4378" w:type="dxa"/>
            <w:vAlign w:val="center"/>
          </w:tcPr>
          <w:p w14:paraId="6775D0C9"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Task</w:t>
            </w:r>
          </w:p>
        </w:tc>
        <w:tc>
          <w:tcPr>
            <w:tcW w:w="1382" w:type="dxa"/>
            <w:vMerge/>
          </w:tcPr>
          <w:p w14:paraId="2DD79779" w14:textId="77777777" w:rsidR="00887D34" w:rsidRPr="00C47FE2" w:rsidRDefault="00887D34" w:rsidP="000C7C20">
            <w:pPr>
              <w:rPr>
                <w:rFonts w:cs="Arial"/>
              </w:rPr>
            </w:pPr>
          </w:p>
        </w:tc>
      </w:tr>
      <w:tr w:rsidR="00887D34" w:rsidRPr="00C47FE2" w14:paraId="1675B66F" w14:textId="77777777" w:rsidTr="000C7C20">
        <w:tc>
          <w:tcPr>
            <w:tcW w:w="1800" w:type="dxa"/>
            <w:vMerge/>
          </w:tcPr>
          <w:p w14:paraId="5E07FD75" w14:textId="77777777" w:rsidR="00887D34" w:rsidRPr="00C47FE2" w:rsidRDefault="00887D34" w:rsidP="000C7C20">
            <w:pPr>
              <w:rPr>
                <w:rFonts w:cs="Arial"/>
              </w:rPr>
            </w:pPr>
          </w:p>
        </w:tc>
        <w:tc>
          <w:tcPr>
            <w:tcW w:w="4378" w:type="dxa"/>
            <w:vAlign w:val="center"/>
          </w:tcPr>
          <w:p w14:paraId="73934A71"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Timesheet and Expense</w:t>
            </w:r>
          </w:p>
        </w:tc>
        <w:tc>
          <w:tcPr>
            <w:tcW w:w="1382" w:type="dxa"/>
            <w:vMerge/>
          </w:tcPr>
          <w:p w14:paraId="749BC231" w14:textId="77777777" w:rsidR="00887D34" w:rsidRPr="00C47FE2" w:rsidRDefault="00887D34" w:rsidP="000C7C20">
            <w:pPr>
              <w:rPr>
                <w:rFonts w:cs="Arial"/>
              </w:rPr>
            </w:pPr>
          </w:p>
        </w:tc>
      </w:tr>
      <w:tr w:rsidR="00887D34" w:rsidRPr="00C47FE2" w14:paraId="32B9E0ED" w14:textId="77777777" w:rsidTr="000C7C20">
        <w:tc>
          <w:tcPr>
            <w:tcW w:w="1800" w:type="dxa"/>
            <w:vMerge/>
          </w:tcPr>
          <w:p w14:paraId="3CE471B4" w14:textId="77777777" w:rsidR="00887D34" w:rsidRPr="00C47FE2" w:rsidRDefault="00887D34" w:rsidP="000C7C20">
            <w:pPr>
              <w:rPr>
                <w:rFonts w:cs="Arial"/>
              </w:rPr>
            </w:pPr>
          </w:p>
        </w:tc>
        <w:tc>
          <w:tcPr>
            <w:tcW w:w="4378" w:type="dxa"/>
            <w:vAlign w:val="center"/>
          </w:tcPr>
          <w:p w14:paraId="22EAD4C5"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Timesheet</w:t>
            </w:r>
          </w:p>
        </w:tc>
        <w:tc>
          <w:tcPr>
            <w:tcW w:w="1382" w:type="dxa"/>
            <w:vMerge/>
          </w:tcPr>
          <w:p w14:paraId="25F13CE5" w14:textId="77777777" w:rsidR="00887D34" w:rsidRPr="00C47FE2" w:rsidRDefault="00887D34" w:rsidP="000C7C20">
            <w:pPr>
              <w:rPr>
                <w:rFonts w:cs="Arial"/>
              </w:rPr>
            </w:pPr>
          </w:p>
        </w:tc>
      </w:tr>
      <w:tr w:rsidR="00887D34" w:rsidRPr="00C47FE2" w14:paraId="5E330660" w14:textId="77777777" w:rsidTr="000C7C20">
        <w:tc>
          <w:tcPr>
            <w:tcW w:w="1800" w:type="dxa"/>
            <w:vMerge/>
          </w:tcPr>
          <w:p w14:paraId="1FF6C5BB" w14:textId="77777777" w:rsidR="00887D34" w:rsidRPr="00C47FE2" w:rsidRDefault="00887D34" w:rsidP="000C7C20">
            <w:pPr>
              <w:rPr>
                <w:rFonts w:cs="Arial"/>
              </w:rPr>
            </w:pPr>
          </w:p>
        </w:tc>
        <w:tc>
          <w:tcPr>
            <w:tcW w:w="4378" w:type="dxa"/>
            <w:vAlign w:val="center"/>
          </w:tcPr>
          <w:p w14:paraId="590C6469"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Expense</w:t>
            </w:r>
          </w:p>
        </w:tc>
        <w:tc>
          <w:tcPr>
            <w:tcW w:w="1382" w:type="dxa"/>
            <w:vMerge/>
          </w:tcPr>
          <w:p w14:paraId="4B74E2F1" w14:textId="77777777" w:rsidR="00887D34" w:rsidRPr="00C47FE2" w:rsidRDefault="00887D34" w:rsidP="000C7C20">
            <w:pPr>
              <w:rPr>
                <w:rFonts w:cs="Arial"/>
              </w:rPr>
            </w:pPr>
          </w:p>
        </w:tc>
      </w:tr>
    </w:tbl>
    <w:p w14:paraId="66886E02" w14:textId="77777777" w:rsidR="00916816" w:rsidRPr="00C47FE2" w:rsidRDefault="00CC756A" w:rsidP="00CC756A">
      <w:pPr>
        <w:pStyle w:val="Heading1"/>
        <w:rPr>
          <w:rFonts w:cs="Arial"/>
        </w:rPr>
      </w:pPr>
      <w:bookmarkStart w:id="95" w:name="_Toc477880745"/>
      <w:r w:rsidRPr="00C47FE2">
        <w:rPr>
          <w:rFonts w:cs="Arial"/>
        </w:rPr>
        <w:t>Execution and Analysis</w:t>
      </w:r>
      <w:bookmarkEnd w:id="95"/>
    </w:p>
    <w:p w14:paraId="1AF13A77" w14:textId="77777777" w:rsidR="00225E32" w:rsidRPr="00C47FE2" w:rsidRDefault="00CC756A" w:rsidP="00CC756A">
      <w:pPr>
        <w:pStyle w:val="Heading2"/>
        <w:rPr>
          <w:rFonts w:cs="Arial"/>
        </w:rPr>
      </w:pPr>
      <w:bookmarkStart w:id="96" w:name="_Toc477880746"/>
      <w:r w:rsidRPr="00C47FE2">
        <w:rPr>
          <w:rFonts w:cs="Arial"/>
        </w:rPr>
        <w:t>Performance Test Results and Analysis</w:t>
      </w:r>
      <w:bookmarkEnd w:id="96"/>
      <w:r w:rsidR="00225E32" w:rsidRPr="00C47FE2">
        <w:rPr>
          <w:rFonts w:cs="Arial"/>
        </w:rPr>
        <w:t xml:space="preserve"> </w:t>
      </w:r>
    </w:p>
    <w:p w14:paraId="335CA4BF" w14:textId="77777777" w:rsidR="00D778D0" w:rsidRPr="00C47FE2" w:rsidRDefault="00D778D0" w:rsidP="00B370B5">
      <w:pPr>
        <w:spacing w:line="320" w:lineRule="exact"/>
        <w:ind w:left="90"/>
        <w:rPr>
          <w:rFonts w:cs="Arial"/>
        </w:rPr>
      </w:pPr>
      <w:r w:rsidRPr="00C47FE2">
        <w:rPr>
          <w:rFonts w:cs="Arial"/>
        </w:rPr>
        <w:t>We are using scripts to simulate user behaviour for up to 2500 virtual users, to measure response times of the system under various load conditions to identify the application’s breaking point, assuming that the breaking point occurs below the peak load condition.</w:t>
      </w:r>
    </w:p>
    <w:p w14:paraId="0429121A" w14:textId="77777777" w:rsidR="009F3D34" w:rsidRPr="00C47FE2" w:rsidRDefault="009F3D34" w:rsidP="00B370B5">
      <w:pPr>
        <w:spacing w:line="320" w:lineRule="exact"/>
        <w:ind w:left="90"/>
        <w:rPr>
          <w:rFonts w:cs="Arial"/>
        </w:rPr>
      </w:pPr>
      <w:r w:rsidRPr="00C47FE2">
        <w:rPr>
          <w:rFonts w:cs="Arial"/>
        </w:rPr>
        <w:t xml:space="preserve">Each load test was executed with 2500 virtual users. </w:t>
      </w:r>
      <w:r w:rsidR="00B370B5" w:rsidRPr="00C47FE2">
        <w:rPr>
          <w:rFonts w:cs="Arial"/>
        </w:rPr>
        <w:t xml:space="preserve">Each </w:t>
      </w:r>
      <w:r w:rsidRPr="00C47FE2">
        <w:rPr>
          <w:rFonts w:cs="Arial"/>
        </w:rPr>
        <w:t>request</w:t>
      </w:r>
      <w:r w:rsidR="00B370B5" w:rsidRPr="00C47FE2">
        <w:rPr>
          <w:rFonts w:cs="Arial"/>
        </w:rPr>
        <w:t xml:space="preserve"> should achieve a</w:t>
      </w:r>
      <w:r w:rsidR="00D778D0" w:rsidRPr="00C47FE2">
        <w:rPr>
          <w:rFonts w:cs="Arial"/>
        </w:rPr>
        <w:t>n</w:t>
      </w:r>
      <w:r w:rsidR="00B370B5" w:rsidRPr="00C47FE2">
        <w:rPr>
          <w:rFonts w:cs="Arial"/>
        </w:rPr>
        <w:t xml:space="preserve"> </w:t>
      </w:r>
      <w:r w:rsidR="00D778D0" w:rsidRPr="00C47FE2">
        <w:rPr>
          <w:rFonts w:cs="Arial"/>
        </w:rPr>
        <w:t xml:space="preserve">acceptable response time </w:t>
      </w:r>
      <w:r w:rsidR="00B370B5" w:rsidRPr="00C47FE2">
        <w:rPr>
          <w:rFonts w:cs="Arial"/>
        </w:rPr>
        <w:t>while processing</w:t>
      </w:r>
      <w:r w:rsidR="00D778D0" w:rsidRPr="00C47FE2">
        <w:rPr>
          <w:rFonts w:cs="Arial"/>
        </w:rPr>
        <w:t>.</w:t>
      </w:r>
      <w:r w:rsidR="00B370B5" w:rsidRPr="00C47FE2">
        <w:rPr>
          <w:rFonts w:cs="Arial"/>
        </w:rPr>
        <w:t xml:space="preserve"> </w:t>
      </w:r>
    </w:p>
    <w:p w14:paraId="36A81356" w14:textId="77777777" w:rsidR="00B370B5" w:rsidRPr="00C47FE2" w:rsidRDefault="00B370B5" w:rsidP="00B370B5">
      <w:pPr>
        <w:spacing w:line="320" w:lineRule="exact"/>
        <w:ind w:left="90"/>
        <w:rPr>
          <w:rFonts w:cs="Arial"/>
          <w:color w:val="auto"/>
        </w:rPr>
      </w:pPr>
      <w:r w:rsidRPr="00C47FE2">
        <w:rPr>
          <w:rFonts w:cs="Arial"/>
          <w:b/>
        </w:rPr>
        <w:t>Performance Requirement</w:t>
      </w:r>
    </w:p>
    <w:p w14:paraId="68FAA44E" w14:textId="77777777" w:rsidR="00225E32" w:rsidRPr="00C47FE2" w:rsidRDefault="00B370B5" w:rsidP="00D56762">
      <w:pPr>
        <w:numPr>
          <w:ilvl w:val="0"/>
          <w:numId w:val="15"/>
        </w:numPr>
        <w:spacing w:before="60" w:after="120" w:line="320" w:lineRule="exact"/>
        <w:jc w:val="both"/>
        <w:rPr>
          <w:rFonts w:cs="Arial"/>
        </w:rPr>
      </w:pPr>
      <w:r w:rsidRPr="00C47FE2">
        <w:rPr>
          <w:rFonts w:cs="Arial"/>
        </w:rPr>
        <w:t>R</w:t>
      </w:r>
      <w:r w:rsidR="00225E32" w:rsidRPr="00C47FE2">
        <w:rPr>
          <w:rFonts w:cs="Arial"/>
        </w:rPr>
        <w:t xml:space="preserve">esponse time for </w:t>
      </w:r>
      <w:r w:rsidRPr="00C47FE2">
        <w:rPr>
          <w:rFonts w:cs="Arial"/>
        </w:rPr>
        <w:t xml:space="preserve">each </w:t>
      </w:r>
      <w:r w:rsidR="00225E32" w:rsidRPr="00C47FE2">
        <w:rPr>
          <w:rFonts w:cs="Arial"/>
        </w:rPr>
        <w:t>user’s click must be less than or equal 3 seconds, except Invoice function it will be 10 seconds because this function take more time to collect data and calculating.</w:t>
      </w:r>
    </w:p>
    <w:p w14:paraId="727E2AE9" w14:textId="77777777" w:rsidR="00CC756A" w:rsidRPr="00C47FE2" w:rsidRDefault="00CC756A" w:rsidP="00C822CB">
      <w:pPr>
        <w:pStyle w:val="Heading2"/>
        <w:rPr>
          <w:rFonts w:cs="Arial"/>
        </w:rPr>
      </w:pPr>
      <w:bookmarkStart w:id="97" w:name="_Toc477880747"/>
      <w:r w:rsidRPr="00C47FE2">
        <w:rPr>
          <w:rFonts w:cs="Arial"/>
        </w:rPr>
        <w:t>Test Run 1 – Baseline Two Hour Load Test</w:t>
      </w:r>
      <w:bookmarkEnd w:id="97"/>
    </w:p>
    <w:p w14:paraId="6D412008" w14:textId="77777777" w:rsidR="009F3D34" w:rsidRPr="00C47FE2" w:rsidRDefault="009F3D34" w:rsidP="00D56762">
      <w:pPr>
        <w:numPr>
          <w:ilvl w:val="0"/>
          <w:numId w:val="15"/>
        </w:numPr>
        <w:spacing w:before="60" w:after="120" w:line="320" w:lineRule="exact"/>
        <w:jc w:val="both"/>
        <w:rPr>
          <w:rFonts w:cs="Arial"/>
        </w:rPr>
      </w:pPr>
      <w:r w:rsidRPr="00C47FE2">
        <w:rPr>
          <w:rFonts w:cs="Arial"/>
        </w:rPr>
        <w:t>Duration: 1 hour, 51 minutes</w:t>
      </w:r>
    </w:p>
    <w:p w14:paraId="7676C89E" w14:textId="2836C9F7" w:rsidR="009F3D34" w:rsidRPr="00C47FE2" w:rsidRDefault="009F3D34" w:rsidP="00D56762">
      <w:pPr>
        <w:numPr>
          <w:ilvl w:val="0"/>
          <w:numId w:val="15"/>
        </w:numPr>
        <w:spacing w:before="60" w:after="120" w:line="320" w:lineRule="exact"/>
        <w:jc w:val="both"/>
        <w:rPr>
          <w:rFonts w:cs="Arial"/>
        </w:rPr>
      </w:pPr>
      <w:r w:rsidRPr="00C47FE2">
        <w:rPr>
          <w:rFonts w:cs="Arial"/>
        </w:rPr>
        <w:lastRenderedPageBreak/>
        <w:t xml:space="preserve">Started: Mar 16, 2017, </w:t>
      </w:r>
      <w:del w:id="98" w:author="khanguyen" w:date="2017-03-17T23:12:00Z">
        <w:r w:rsidRPr="00C47FE2" w:rsidDel="00546FC9">
          <w:rPr>
            <w:rFonts w:cs="Arial"/>
          </w:rPr>
          <w:delText>9</w:delText>
        </w:r>
      </w:del>
      <w:ins w:id="99" w:author="khanguyen" w:date="2017-03-17T23:12:00Z">
        <w:r w:rsidR="00546FC9">
          <w:rPr>
            <w:rFonts w:cs="Arial"/>
          </w:rPr>
          <w:t>2</w:t>
        </w:r>
      </w:ins>
      <w:r w:rsidRPr="00C47FE2">
        <w:rPr>
          <w:rFonts w:cs="Arial"/>
        </w:rPr>
        <w:t>:25:45 PM</w:t>
      </w:r>
    </w:p>
    <w:p w14:paraId="45FB3D06" w14:textId="4D2A8232" w:rsidR="009F3D34" w:rsidRPr="00C47FE2" w:rsidRDefault="009F3D34" w:rsidP="00D56762">
      <w:pPr>
        <w:numPr>
          <w:ilvl w:val="0"/>
          <w:numId w:val="15"/>
        </w:numPr>
        <w:spacing w:before="60" w:after="120" w:line="320" w:lineRule="exact"/>
        <w:jc w:val="both"/>
        <w:rPr>
          <w:rFonts w:cs="Arial"/>
        </w:rPr>
      </w:pPr>
      <w:r w:rsidRPr="00C47FE2">
        <w:rPr>
          <w:rFonts w:cs="Arial"/>
        </w:rPr>
        <w:t xml:space="preserve">Ended: Mar 16, 2017, </w:t>
      </w:r>
      <w:del w:id="100" w:author="khanguyen" w:date="2017-03-17T23:12:00Z">
        <w:r w:rsidRPr="00C47FE2" w:rsidDel="00546FC9">
          <w:rPr>
            <w:rFonts w:cs="Arial"/>
          </w:rPr>
          <w:delText>11</w:delText>
        </w:r>
      </w:del>
      <w:ins w:id="101" w:author="khanguyen" w:date="2017-03-17T23:12:00Z">
        <w:r w:rsidR="00546FC9">
          <w:rPr>
            <w:rFonts w:cs="Arial"/>
          </w:rPr>
          <w:t>4</w:t>
        </w:r>
      </w:ins>
      <w:r w:rsidRPr="00C47FE2">
        <w:rPr>
          <w:rFonts w:cs="Arial"/>
        </w:rPr>
        <w:t>:22:36 PM</w:t>
      </w:r>
    </w:p>
    <w:p w14:paraId="5260F11C" w14:textId="77777777" w:rsidR="00D778D0" w:rsidRPr="00C47FE2" w:rsidRDefault="00D778D0" w:rsidP="00D778D0">
      <w:pPr>
        <w:rPr>
          <w:rFonts w:cs="Arial"/>
          <w:b/>
        </w:rPr>
      </w:pPr>
      <w:r w:rsidRPr="00C47FE2">
        <w:rPr>
          <w:rFonts w:cs="Arial"/>
          <w:b/>
        </w:rPr>
        <w:t>Observations</w:t>
      </w:r>
      <w:r w:rsidR="000C7C20" w:rsidRPr="00C47FE2">
        <w:rPr>
          <w:rFonts w:cs="Arial"/>
          <w:b/>
        </w:rPr>
        <w:t xml:space="preserve"> </w:t>
      </w:r>
    </w:p>
    <w:p w14:paraId="6C0EA885" w14:textId="77777777" w:rsidR="000C7C20" w:rsidRPr="00C47FE2" w:rsidRDefault="000C7C20" w:rsidP="00C822CB">
      <w:pPr>
        <w:pStyle w:val="Heading3"/>
        <w:rPr>
          <w:rFonts w:cs="Arial"/>
        </w:rPr>
      </w:pPr>
      <w:r w:rsidRPr="00C47FE2">
        <w:rPr>
          <w:rFonts w:cs="Arial"/>
        </w:rPr>
        <w:t>Request Statistics</w:t>
      </w:r>
    </w:p>
    <w:p w14:paraId="0963DEFF" w14:textId="77777777" w:rsidR="000C7C20" w:rsidRPr="00C47FE2" w:rsidRDefault="000C7C20" w:rsidP="000C7C20">
      <w:pPr>
        <w:rPr>
          <w:rFonts w:cs="Arial"/>
        </w:rPr>
      </w:pPr>
      <w:r w:rsidRPr="00C47FE2">
        <w:rPr>
          <w:rFonts w:cs="Arial"/>
        </w:rPr>
        <w:t>This report shows statistics for each request (also known as element label) in the test</w:t>
      </w:r>
    </w:p>
    <w:tbl>
      <w:tblPr>
        <w:tblW w:w="14197" w:type="dxa"/>
        <w:tblInd w:w="-27" w:type="dxa"/>
        <w:tblLayout w:type="fixed"/>
        <w:tblLook w:val="04A0" w:firstRow="1" w:lastRow="0" w:firstColumn="1" w:lastColumn="0" w:noHBand="0" w:noVBand="1"/>
      </w:tblPr>
      <w:tblGrid>
        <w:gridCol w:w="5085"/>
        <w:gridCol w:w="1232"/>
        <w:gridCol w:w="1378"/>
        <w:gridCol w:w="990"/>
        <w:gridCol w:w="1070"/>
        <w:gridCol w:w="1070"/>
        <w:gridCol w:w="1071"/>
        <w:gridCol w:w="1071"/>
        <w:gridCol w:w="1230"/>
      </w:tblGrid>
      <w:tr w:rsidR="00D8468E" w:rsidRPr="00C47FE2" w14:paraId="31E9A41E" w14:textId="77777777" w:rsidTr="006C6340">
        <w:trPr>
          <w:trHeight w:val="855"/>
        </w:trPr>
        <w:tc>
          <w:tcPr>
            <w:tcW w:w="50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576E86AC" w14:textId="77777777" w:rsidR="00D8468E" w:rsidRPr="00C47FE2" w:rsidRDefault="00D8468E" w:rsidP="00D8468E">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232" w:type="dxa"/>
            <w:tcBorders>
              <w:top w:val="single" w:sz="4" w:space="0" w:color="ACB9CA"/>
              <w:left w:val="nil"/>
              <w:bottom w:val="single" w:sz="4" w:space="0" w:color="ACB9CA"/>
              <w:right w:val="single" w:sz="4" w:space="0" w:color="ACB9CA"/>
            </w:tcBorders>
            <w:shd w:val="clear" w:color="000000" w:fill="F4F9FE"/>
            <w:vAlign w:val="bottom"/>
            <w:hideMark/>
          </w:tcPr>
          <w:p w14:paraId="46314A81"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78" w:type="dxa"/>
            <w:tcBorders>
              <w:top w:val="single" w:sz="4" w:space="0" w:color="ACB9CA"/>
              <w:left w:val="nil"/>
              <w:bottom w:val="single" w:sz="4" w:space="0" w:color="ACB9CA"/>
              <w:right w:val="single" w:sz="4" w:space="0" w:color="ACB9CA"/>
            </w:tcBorders>
            <w:shd w:val="clear" w:color="000000" w:fill="F4F9FE"/>
            <w:vAlign w:val="bottom"/>
            <w:hideMark/>
          </w:tcPr>
          <w:p w14:paraId="6C03FE6B"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990" w:type="dxa"/>
            <w:tcBorders>
              <w:top w:val="single" w:sz="4" w:space="0" w:color="ACB9CA"/>
              <w:left w:val="nil"/>
              <w:bottom w:val="single" w:sz="4" w:space="0" w:color="ACB9CA"/>
              <w:right w:val="single" w:sz="4" w:space="0" w:color="ACB9CA"/>
            </w:tcBorders>
            <w:shd w:val="clear" w:color="000000" w:fill="F4F9FE"/>
            <w:vAlign w:val="bottom"/>
            <w:hideMark/>
          </w:tcPr>
          <w:p w14:paraId="70443A9E"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0489A109"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2EF37D75"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4E20CB44"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5B22E0C5"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14:paraId="6415C313"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D8468E" w:rsidRPr="00C47FE2" w14:paraId="2022BDC3"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6310C1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2AA9DA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w:t>
            </w:r>
          </w:p>
        </w:tc>
        <w:tc>
          <w:tcPr>
            <w:tcW w:w="1378" w:type="dxa"/>
            <w:tcBorders>
              <w:top w:val="nil"/>
              <w:left w:val="nil"/>
              <w:bottom w:val="single" w:sz="4" w:space="0" w:color="ACB9CA"/>
              <w:right w:val="single" w:sz="4" w:space="0" w:color="ACB9CA"/>
            </w:tcBorders>
            <w:shd w:val="clear" w:color="000000" w:fill="FFFFFF"/>
            <w:vAlign w:val="center"/>
            <w:hideMark/>
          </w:tcPr>
          <w:p w14:paraId="366F302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990" w:type="dxa"/>
            <w:tcBorders>
              <w:top w:val="nil"/>
              <w:left w:val="nil"/>
              <w:bottom w:val="single" w:sz="4" w:space="0" w:color="ACB9CA"/>
              <w:right w:val="single" w:sz="4" w:space="0" w:color="ACB9CA"/>
            </w:tcBorders>
            <w:shd w:val="clear" w:color="000000" w:fill="FFFFFF"/>
            <w:vAlign w:val="center"/>
            <w:hideMark/>
          </w:tcPr>
          <w:p w14:paraId="629797F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w:t>
            </w:r>
          </w:p>
        </w:tc>
        <w:tc>
          <w:tcPr>
            <w:tcW w:w="1070" w:type="dxa"/>
            <w:tcBorders>
              <w:top w:val="nil"/>
              <w:left w:val="nil"/>
              <w:bottom w:val="single" w:sz="4" w:space="0" w:color="ACB9CA"/>
              <w:right w:val="single" w:sz="4" w:space="0" w:color="ACB9CA"/>
            </w:tcBorders>
            <w:shd w:val="clear" w:color="000000" w:fill="FFFFFF"/>
            <w:vAlign w:val="center"/>
            <w:hideMark/>
          </w:tcPr>
          <w:p w14:paraId="6CACECD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w:t>
            </w:r>
          </w:p>
        </w:tc>
        <w:tc>
          <w:tcPr>
            <w:tcW w:w="1070" w:type="dxa"/>
            <w:tcBorders>
              <w:top w:val="nil"/>
              <w:left w:val="nil"/>
              <w:bottom w:val="single" w:sz="4" w:space="0" w:color="ACB9CA"/>
              <w:right w:val="single" w:sz="4" w:space="0" w:color="ACB9CA"/>
            </w:tcBorders>
            <w:shd w:val="clear" w:color="000000" w:fill="FFFFFF"/>
            <w:vAlign w:val="center"/>
            <w:hideMark/>
          </w:tcPr>
          <w:p w14:paraId="4106CA5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956</w:t>
            </w:r>
          </w:p>
        </w:tc>
        <w:tc>
          <w:tcPr>
            <w:tcW w:w="1071" w:type="dxa"/>
            <w:tcBorders>
              <w:top w:val="nil"/>
              <w:left w:val="nil"/>
              <w:bottom w:val="single" w:sz="4" w:space="0" w:color="ACB9CA"/>
              <w:right w:val="single" w:sz="4" w:space="0" w:color="ACB9CA"/>
            </w:tcBorders>
            <w:shd w:val="clear" w:color="000000" w:fill="FFFFFF"/>
            <w:vAlign w:val="center"/>
            <w:hideMark/>
          </w:tcPr>
          <w:p w14:paraId="3C8D94D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1E94EF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1933</w:t>
            </w:r>
          </w:p>
        </w:tc>
        <w:tc>
          <w:tcPr>
            <w:tcW w:w="1230" w:type="dxa"/>
            <w:tcBorders>
              <w:top w:val="nil"/>
              <w:left w:val="nil"/>
              <w:bottom w:val="single" w:sz="4" w:space="0" w:color="ACB9CA"/>
              <w:right w:val="single" w:sz="4" w:space="0" w:color="ACB9CA"/>
            </w:tcBorders>
            <w:shd w:val="clear" w:color="000000" w:fill="FFFFFF"/>
            <w:vAlign w:val="center"/>
            <w:hideMark/>
          </w:tcPr>
          <w:p w14:paraId="52A1B17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1F264C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FD6A1E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80E006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14:paraId="6C31144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204.79</w:t>
            </w:r>
          </w:p>
        </w:tc>
        <w:tc>
          <w:tcPr>
            <w:tcW w:w="990" w:type="dxa"/>
            <w:tcBorders>
              <w:top w:val="nil"/>
              <w:left w:val="nil"/>
              <w:bottom w:val="single" w:sz="4" w:space="0" w:color="ACB9CA"/>
              <w:right w:val="single" w:sz="4" w:space="0" w:color="ACB9CA"/>
            </w:tcBorders>
            <w:shd w:val="clear" w:color="000000" w:fill="FFFFFF"/>
            <w:vAlign w:val="center"/>
            <w:hideMark/>
          </w:tcPr>
          <w:p w14:paraId="31E2CFF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474.47</w:t>
            </w:r>
          </w:p>
        </w:tc>
        <w:tc>
          <w:tcPr>
            <w:tcW w:w="1070" w:type="dxa"/>
            <w:tcBorders>
              <w:top w:val="nil"/>
              <w:left w:val="nil"/>
              <w:bottom w:val="single" w:sz="4" w:space="0" w:color="ACB9CA"/>
              <w:right w:val="single" w:sz="4" w:space="0" w:color="ACB9CA"/>
            </w:tcBorders>
            <w:shd w:val="clear" w:color="000000" w:fill="FFFFFF"/>
            <w:vAlign w:val="center"/>
            <w:hideMark/>
          </w:tcPr>
          <w:p w14:paraId="6551F6B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772.01</w:t>
            </w:r>
          </w:p>
        </w:tc>
        <w:tc>
          <w:tcPr>
            <w:tcW w:w="1070" w:type="dxa"/>
            <w:tcBorders>
              <w:top w:val="nil"/>
              <w:left w:val="nil"/>
              <w:bottom w:val="single" w:sz="4" w:space="0" w:color="ACB9CA"/>
              <w:right w:val="single" w:sz="4" w:space="0" w:color="ACB9CA"/>
            </w:tcBorders>
            <w:shd w:val="clear" w:color="000000" w:fill="FFFFFF"/>
            <w:vAlign w:val="center"/>
            <w:hideMark/>
          </w:tcPr>
          <w:p w14:paraId="1473F5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1963.54</w:t>
            </w:r>
          </w:p>
        </w:tc>
        <w:tc>
          <w:tcPr>
            <w:tcW w:w="1071" w:type="dxa"/>
            <w:tcBorders>
              <w:top w:val="nil"/>
              <w:left w:val="nil"/>
              <w:bottom w:val="single" w:sz="4" w:space="0" w:color="ACB9CA"/>
              <w:right w:val="single" w:sz="4" w:space="0" w:color="ACB9CA"/>
            </w:tcBorders>
            <w:shd w:val="clear" w:color="000000" w:fill="FFFFFF"/>
            <w:vAlign w:val="center"/>
            <w:hideMark/>
          </w:tcPr>
          <w:p w14:paraId="3F9B09A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9CD0D5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5360</w:t>
            </w:r>
          </w:p>
        </w:tc>
        <w:tc>
          <w:tcPr>
            <w:tcW w:w="1230" w:type="dxa"/>
            <w:tcBorders>
              <w:top w:val="nil"/>
              <w:left w:val="nil"/>
              <w:bottom w:val="single" w:sz="4" w:space="0" w:color="ACB9CA"/>
              <w:right w:val="single" w:sz="4" w:space="0" w:color="ACB9CA"/>
            </w:tcBorders>
            <w:shd w:val="clear" w:color="000000" w:fill="FFFFFF"/>
            <w:vAlign w:val="center"/>
            <w:hideMark/>
          </w:tcPr>
          <w:p w14:paraId="0A86017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794F58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B1020F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4CEAB2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w:t>
            </w:r>
          </w:p>
        </w:tc>
        <w:tc>
          <w:tcPr>
            <w:tcW w:w="1378" w:type="dxa"/>
            <w:tcBorders>
              <w:top w:val="nil"/>
              <w:left w:val="nil"/>
              <w:bottom w:val="single" w:sz="4" w:space="0" w:color="ACB9CA"/>
              <w:right w:val="single" w:sz="4" w:space="0" w:color="ACB9CA"/>
            </w:tcBorders>
            <w:shd w:val="clear" w:color="000000" w:fill="FFFFFF"/>
            <w:vAlign w:val="center"/>
            <w:hideMark/>
          </w:tcPr>
          <w:p w14:paraId="5788F3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67.61</w:t>
            </w:r>
          </w:p>
        </w:tc>
        <w:tc>
          <w:tcPr>
            <w:tcW w:w="990" w:type="dxa"/>
            <w:tcBorders>
              <w:top w:val="nil"/>
              <w:left w:val="nil"/>
              <w:bottom w:val="single" w:sz="4" w:space="0" w:color="ACB9CA"/>
              <w:right w:val="single" w:sz="4" w:space="0" w:color="ACB9CA"/>
            </w:tcBorders>
            <w:shd w:val="clear" w:color="000000" w:fill="FFFFFF"/>
            <w:vAlign w:val="center"/>
            <w:hideMark/>
          </w:tcPr>
          <w:p w14:paraId="3BE5D0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201.02</w:t>
            </w:r>
          </w:p>
        </w:tc>
        <w:tc>
          <w:tcPr>
            <w:tcW w:w="1070" w:type="dxa"/>
            <w:tcBorders>
              <w:top w:val="nil"/>
              <w:left w:val="nil"/>
              <w:bottom w:val="single" w:sz="4" w:space="0" w:color="ACB9CA"/>
              <w:right w:val="single" w:sz="4" w:space="0" w:color="ACB9CA"/>
            </w:tcBorders>
            <w:shd w:val="clear" w:color="000000" w:fill="FFFFFF"/>
            <w:vAlign w:val="center"/>
            <w:hideMark/>
          </w:tcPr>
          <w:p w14:paraId="7A79BF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352.74</w:t>
            </w:r>
          </w:p>
        </w:tc>
        <w:tc>
          <w:tcPr>
            <w:tcW w:w="1070" w:type="dxa"/>
            <w:tcBorders>
              <w:top w:val="nil"/>
              <w:left w:val="nil"/>
              <w:bottom w:val="single" w:sz="4" w:space="0" w:color="ACB9CA"/>
              <w:right w:val="single" w:sz="4" w:space="0" w:color="ACB9CA"/>
            </w:tcBorders>
            <w:shd w:val="clear" w:color="000000" w:fill="FFFFFF"/>
            <w:vAlign w:val="center"/>
            <w:hideMark/>
          </w:tcPr>
          <w:p w14:paraId="2BB7BD1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734.53</w:t>
            </w:r>
          </w:p>
        </w:tc>
        <w:tc>
          <w:tcPr>
            <w:tcW w:w="1071" w:type="dxa"/>
            <w:tcBorders>
              <w:top w:val="nil"/>
              <w:left w:val="nil"/>
              <w:bottom w:val="single" w:sz="4" w:space="0" w:color="ACB9CA"/>
              <w:right w:val="single" w:sz="4" w:space="0" w:color="ACB9CA"/>
            </w:tcBorders>
            <w:shd w:val="clear" w:color="000000" w:fill="FFFFFF"/>
            <w:vAlign w:val="center"/>
            <w:hideMark/>
          </w:tcPr>
          <w:p w14:paraId="42DE5F9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6806193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w:t>
            </w:r>
          </w:p>
        </w:tc>
        <w:tc>
          <w:tcPr>
            <w:tcW w:w="1230" w:type="dxa"/>
            <w:tcBorders>
              <w:top w:val="nil"/>
              <w:left w:val="nil"/>
              <w:bottom w:val="single" w:sz="4" w:space="0" w:color="ACB9CA"/>
              <w:right w:val="single" w:sz="4" w:space="0" w:color="ACB9CA"/>
            </w:tcBorders>
            <w:shd w:val="clear" w:color="000000" w:fill="FFFFFF"/>
            <w:vAlign w:val="center"/>
            <w:hideMark/>
          </w:tcPr>
          <w:p w14:paraId="4D0157D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0996840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89B3A7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361FCB7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1540</w:t>
            </w:r>
          </w:p>
        </w:tc>
        <w:tc>
          <w:tcPr>
            <w:tcW w:w="1378" w:type="dxa"/>
            <w:tcBorders>
              <w:top w:val="nil"/>
              <w:left w:val="nil"/>
              <w:bottom w:val="single" w:sz="4" w:space="0" w:color="ACB9CA"/>
              <w:right w:val="single" w:sz="4" w:space="0" w:color="ACB9CA"/>
            </w:tcBorders>
            <w:shd w:val="clear" w:color="000000" w:fill="FFFFFF"/>
            <w:vAlign w:val="center"/>
            <w:hideMark/>
          </w:tcPr>
          <w:p w14:paraId="7CCC757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184.65</w:t>
            </w:r>
          </w:p>
        </w:tc>
        <w:tc>
          <w:tcPr>
            <w:tcW w:w="990" w:type="dxa"/>
            <w:tcBorders>
              <w:top w:val="nil"/>
              <w:left w:val="nil"/>
              <w:bottom w:val="single" w:sz="4" w:space="0" w:color="ACB9CA"/>
              <w:right w:val="single" w:sz="4" w:space="0" w:color="ACB9CA"/>
            </w:tcBorders>
            <w:shd w:val="clear" w:color="000000" w:fill="FFFFFF"/>
            <w:vAlign w:val="center"/>
            <w:hideMark/>
          </w:tcPr>
          <w:p w14:paraId="4AC2E75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w:t>
            </w:r>
          </w:p>
        </w:tc>
        <w:tc>
          <w:tcPr>
            <w:tcW w:w="1070" w:type="dxa"/>
            <w:tcBorders>
              <w:top w:val="nil"/>
              <w:left w:val="nil"/>
              <w:bottom w:val="single" w:sz="4" w:space="0" w:color="ACB9CA"/>
              <w:right w:val="single" w:sz="4" w:space="0" w:color="ACB9CA"/>
            </w:tcBorders>
            <w:shd w:val="clear" w:color="000000" w:fill="FFFFFF"/>
            <w:vAlign w:val="center"/>
            <w:hideMark/>
          </w:tcPr>
          <w:p w14:paraId="3230D1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w:t>
            </w:r>
          </w:p>
        </w:tc>
        <w:tc>
          <w:tcPr>
            <w:tcW w:w="1070" w:type="dxa"/>
            <w:tcBorders>
              <w:top w:val="nil"/>
              <w:left w:val="nil"/>
              <w:bottom w:val="single" w:sz="4" w:space="0" w:color="ACB9CA"/>
              <w:right w:val="single" w:sz="4" w:space="0" w:color="ACB9CA"/>
            </w:tcBorders>
            <w:shd w:val="clear" w:color="000000" w:fill="FFFFFF"/>
            <w:vAlign w:val="center"/>
            <w:hideMark/>
          </w:tcPr>
          <w:p w14:paraId="15ECF12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1377</w:t>
            </w:r>
          </w:p>
        </w:tc>
        <w:tc>
          <w:tcPr>
            <w:tcW w:w="1071" w:type="dxa"/>
            <w:tcBorders>
              <w:top w:val="nil"/>
              <w:left w:val="nil"/>
              <w:bottom w:val="single" w:sz="4" w:space="0" w:color="ACB9CA"/>
              <w:right w:val="single" w:sz="4" w:space="0" w:color="ACB9CA"/>
            </w:tcBorders>
            <w:shd w:val="clear" w:color="000000" w:fill="FFFFFF"/>
            <w:vAlign w:val="center"/>
            <w:hideMark/>
          </w:tcPr>
          <w:p w14:paraId="3DED071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934E81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3030</w:t>
            </w:r>
          </w:p>
        </w:tc>
        <w:tc>
          <w:tcPr>
            <w:tcW w:w="1230" w:type="dxa"/>
            <w:tcBorders>
              <w:top w:val="nil"/>
              <w:left w:val="nil"/>
              <w:bottom w:val="single" w:sz="4" w:space="0" w:color="ACB9CA"/>
              <w:right w:val="single" w:sz="4" w:space="0" w:color="ACB9CA"/>
            </w:tcBorders>
            <w:shd w:val="clear" w:color="000000" w:fill="FFFFFF"/>
            <w:vAlign w:val="center"/>
            <w:hideMark/>
          </w:tcPr>
          <w:p w14:paraId="0DB8E78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7E180D6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E53C88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F4192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6081</w:t>
            </w:r>
          </w:p>
        </w:tc>
        <w:tc>
          <w:tcPr>
            <w:tcW w:w="1378" w:type="dxa"/>
            <w:tcBorders>
              <w:top w:val="nil"/>
              <w:left w:val="nil"/>
              <w:bottom w:val="single" w:sz="4" w:space="0" w:color="ACB9CA"/>
              <w:right w:val="single" w:sz="4" w:space="0" w:color="ACB9CA"/>
            </w:tcBorders>
            <w:shd w:val="clear" w:color="000000" w:fill="FFFFFF"/>
            <w:vAlign w:val="center"/>
            <w:hideMark/>
          </w:tcPr>
          <w:p w14:paraId="318CEBD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176.68</w:t>
            </w:r>
          </w:p>
        </w:tc>
        <w:tc>
          <w:tcPr>
            <w:tcW w:w="990" w:type="dxa"/>
            <w:tcBorders>
              <w:top w:val="nil"/>
              <w:left w:val="nil"/>
              <w:bottom w:val="single" w:sz="4" w:space="0" w:color="ACB9CA"/>
              <w:right w:val="single" w:sz="4" w:space="0" w:color="ACB9CA"/>
            </w:tcBorders>
            <w:shd w:val="clear" w:color="000000" w:fill="FFFFFF"/>
            <w:vAlign w:val="center"/>
            <w:hideMark/>
          </w:tcPr>
          <w:p w14:paraId="06407F4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397.64</w:t>
            </w:r>
          </w:p>
        </w:tc>
        <w:tc>
          <w:tcPr>
            <w:tcW w:w="1070" w:type="dxa"/>
            <w:tcBorders>
              <w:top w:val="nil"/>
              <w:left w:val="nil"/>
              <w:bottom w:val="single" w:sz="4" w:space="0" w:color="ACB9CA"/>
              <w:right w:val="single" w:sz="4" w:space="0" w:color="ACB9CA"/>
            </w:tcBorders>
            <w:shd w:val="clear" w:color="000000" w:fill="FFFFFF"/>
            <w:vAlign w:val="center"/>
            <w:hideMark/>
          </w:tcPr>
          <w:p w14:paraId="735ECCE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593.74</w:t>
            </w:r>
          </w:p>
        </w:tc>
        <w:tc>
          <w:tcPr>
            <w:tcW w:w="1070" w:type="dxa"/>
            <w:tcBorders>
              <w:top w:val="nil"/>
              <w:left w:val="nil"/>
              <w:bottom w:val="single" w:sz="4" w:space="0" w:color="ACB9CA"/>
              <w:right w:val="single" w:sz="4" w:space="0" w:color="ACB9CA"/>
            </w:tcBorders>
            <w:shd w:val="clear" w:color="000000" w:fill="FFFFFF"/>
            <w:vAlign w:val="center"/>
            <w:hideMark/>
          </w:tcPr>
          <w:p w14:paraId="16E6E60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1791.23</w:t>
            </w:r>
          </w:p>
        </w:tc>
        <w:tc>
          <w:tcPr>
            <w:tcW w:w="1071" w:type="dxa"/>
            <w:tcBorders>
              <w:top w:val="nil"/>
              <w:left w:val="nil"/>
              <w:bottom w:val="single" w:sz="4" w:space="0" w:color="ACB9CA"/>
              <w:right w:val="single" w:sz="4" w:space="0" w:color="ACB9CA"/>
            </w:tcBorders>
            <w:shd w:val="clear" w:color="000000" w:fill="FFFFFF"/>
            <w:vAlign w:val="center"/>
            <w:hideMark/>
          </w:tcPr>
          <w:p w14:paraId="331257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61A291B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6004</w:t>
            </w:r>
          </w:p>
        </w:tc>
        <w:tc>
          <w:tcPr>
            <w:tcW w:w="1230" w:type="dxa"/>
            <w:tcBorders>
              <w:top w:val="nil"/>
              <w:left w:val="nil"/>
              <w:bottom w:val="single" w:sz="4" w:space="0" w:color="ACB9CA"/>
              <w:right w:val="single" w:sz="4" w:space="0" w:color="ACB9CA"/>
            </w:tcBorders>
            <w:shd w:val="clear" w:color="000000" w:fill="FFFFFF"/>
            <w:vAlign w:val="center"/>
            <w:hideMark/>
          </w:tcPr>
          <w:p w14:paraId="34BE282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6BF1D02"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BC6239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7B4F701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378" w:type="dxa"/>
            <w:tcBorders>
              <w:top w:val="nil"/>
              <w:left w:val="nil"/>
              <w:bottom w:val="single" w:sz="4" w:space="0" w:color="ACB9CA"/>
              <w:right w:val="single" w:sz="4" w:space="0" w:color="ACB9CA"/>
            </w:tcBorders>
            <w:shd w:val="clear" w:color="000000" w:fill="FFFFFF"/>
            <w:vAlign w:val="center"/>
            <w:hideMark/>
          </w:tcPr>
          <w:p w14:paraId="318B999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140.01</w:t>
            </w:r>
          </w:p>
        </w:tc>
        <w:tc>
          <w:tcPr>
            <w:tcW w:w="990" w:type="dxa"/>
            <w:tcBorders>
              <w:top w:val="nil"/>
              <w:left w:val="nil"/>
              <w:bottom w:val="single" w:sz="4" w:space="0" w:color="ACB9CA"/>
              <w:right w:val="single" w:sz="4" w:space="0" w:color="ACB9CA"/>
            </w:tcBorders>
            <w:shd w:val="clear" w:color="000000" w:fill="FFFFFF"/>
            <w:vAlign w:val="center"/>
            <w:hideMark/>
          </w:tcPr>
          <w:p w14:paraId="5390061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w:t>
            </w:r>
          </w:p>
        </w:tc>
        <w:tc>
          <w:tcPr>
            <w:tcW w:w="1070" w:type="dxa"/>
            <w:tcBorders>
              <w:top w:val="nil"/>
              <w:left w:val="nil"/>
              <w:bottom w:val="single" w:sz="4" w:space="0" w:color="ACB9CA"/>
              <w:right w:val="single" w:sz="4" w:space="0" w:color="ACB9CA"/>
            </w:tcBorders>
            <w:shd w:val="clear" w:color="000000" w:fill="FFFFFF"/>
            <w:vAlign w:val="center"/>
            <w:hideMark/>
          </w:tcPr>
          <w:p w14:paraId="574701E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w:t>
            </w:r>
          </w:p>
        </w:tc>
        <w:tc>
          <w:tcPr>
            <w:tcW w:w="1070" w:type="dxa"/>
            <w:tcBorders>
              <w:top w:val="nil"/>
              <w:left w:val="nil"/>
              <w:bottom w:val="single" w:sz="4" w:space="0" w:color="ACB9CA"/>
              <w:right w:val="single" w:sz="4" w:space="0" w:color="ACB9CA"/>
            </w:tcBorders>
            <w:shd w:val="clear" w:color="000000" w:fill="FFFFFF"/>
            <w:vAlign w:val="center"/>
            <w:hideMark/>
          </w:tcPr>
          <w:p w14:paraId="5A2057A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899</w:t>
            </w:r>
          </w:p>
        </w:tc>
        <w:tc>
          <w:tcPr>
            <w:tcW w:w="1071" w:type="dxa"/>
            <w:tcBorders>
              <w:top w:val="nil"/>
              <w:left w:val="nil"/>
              <w:bottom w:val="single" w:sz="4" w:space="0" w:color="ACB9CA"/>
              <w:right w:val="single" w:sz="4" w:space="0" w:color="ACB9CA"/>
            </w:tcBorders>
            <w:shd w:val="clear" w:color="000000" w:fill="FFFFFF"/>
            <w:vAlign w:val="center"/>
            <w:hideMark/>
          </w:tcPr>
          <w:p w14:paraId="25CE802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E160DC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3367</w:t>
            </w:r>
          </w:p>
        </w:tc>
        <w:tc>
          <w:tcPr>
            <w:tcW w:w="1230" w:type="dxa"/>
            <w:tcBorders>
              <w:top w:val="nil"/>
              <w:left w:val="nil"/>
              <w:bottom w:val="single" w:sz="4" w:space="0" w:color="ACB9CA"/>
              <w:right w:val="single" w:sz="4" w:space="0" w:color="ACB9CA"/>
            </w:tcBorders>
            <w:shd w:val="clear" w:color="000000" w:fill="FFFFFF"/>
            <w:vAlign w:val="center"/>
            <w:hideMark/>
          </w:tcPr>
          <w:p w14:paraId="2F1BC0C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E3B714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CC8AE9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39DEC1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5884</w:t>
            </w:r>
          </w:p>
        </w:tc>
        <w:tc>
          <w:tcPr>
            <w:tcW w:w="1378" w:type="dxa"/>
            <w:tcBorders>
              <w:top w:val="nil"/>
              <w:left w:val="nil"/>
              <w:bottom w:val="single" w:sz="4" w:space="0" w:color="ACB9CA"/>
              <w:right w:val="single" w:sz="4" w:space="0" w:color="ACB9CA"/>
            </w:tcBorders>
            <w:shd w:val="clear" w:color="000000" w:fill="FFFFFF"/>
            <w:vAlign w:val="center"/>
            <w:hideMark/>
          </w:tcPr>
          <w:p w14:paraId="31A0123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175.34</w:t>
            </w:r>
          </w:p>
        </w:tc>
        <w:tc>
          <w:tcPr>
            <w:tcW w:w="990" w:type="dxa"/>
            <w:tcBorders>
              <w:top w:val="nil"/>
              <w:left w:val="nil"/>
              <w:bottom w:val="single" w:sz="4" w:space="0" w:color="ACB9CA"/>
              <w:right w:val="single" w:sz="4" w:space="0" w:color="ACB9CA"/>
            </w:tcBorders>
            <w:shd w:val="clear" w:color="000000" w:fill="FFFFFF"/>
            <w:vAlign w:val="center"/>
            <w:hideMark/>
          </w:tcPr>
          <w:p w14:paraId="64E7BEA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412.59</w:t>
            </w:r>
          </w:p>
        </w:tc>
        <w:tc>
          <w:tcPr>
            <w:tcW w:w="1070" w:type="dxa"/>
            <w:tcBorders>
              <w:top w:val="nil"/>
              <w:left w:val="nil"/>
              <w:bottom w:val="single" w:sz="4" w:space="0" w:color="ACB9CA"/>
              <w:right w:val="single" w:sz="4" w:space="0" w:color="ACB9CA"/>
            </w:tcBorders>
            <w:shd w:val="clear" w:color="000000" w:fill="FFFFFF"/>
            <w:vAlign w:val="center"/>
            <w:hideMark/>
          </w:tcPr>
          <w:p w14:paraId="298A75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602.1</w:t>
            </w:r>
          </w:p>
        </w:tc>
        <w:tc>
          <w:tcPr>
            <w:tcW w:w="1070" w:type="dxa"/>
            <w:tcBorders>
              <w:top w:val="nil"/>
              <w:left w:val="nil"/>
              <w:bottom w:val="single" w:sz="4" w:space="0" w:color="ACB9CA"/>
              <w:right w:val="single" w:sz="4" w:space="0" w:color="ACB9CA"/>
            </w:tcBorders>
            <w:shd w:val="clear" w:color="000000" w:fill="FFFFFF"/>
            <w:vAlign w:val="center"/>
            <w:hideMark/>
          </w:tcPr>
          <w:p w14:paraId="3FBDE4A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1573.81</w:t>
            </w:r>
          </w:p>
        </w:tc>
        <w:tc>
          <w:tcPr>
            <w:tcW w:w="1071" w:type="dxa"/>
            <w:tcBorders>
              <w:top w:val="nil"/>
              <w:left w:val="nil"/>
              <w:bottom w:val="single" w:sz="4" w:space="0" w:color="ACB9CA"/>
              <w:right w:val="single" w:sz="4" w:space="0" w:color="ACB9CA"/>
            </w:tcBorders>
            <w:shd w:val="clear" w:color="000000" w:fill="FFFFFF"/>
            <w:vAlign w:val="center"/>
            <w:hideMark/>
          </w:tcPr>
          <w:p w14:paraId="72FA12C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EAECE3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5487</w:t>
            </w:r>
          </w:p>
        </w:tc>
        <w:tc>
          <w:tcPr>
            <w:tcW w:w="1230" w:type="dxa"/>
            <w:tcBorders>
              <w:top w:val="nil"/>
              <w:left w:val="nil"/>
              <w:bottom w:val="single" w:sz="4" w:space="0" w:color="ACB9CA"/>
              <w:right w:val="single" w:sz="4" w:space="0" w:color="ACB9CA"/>
            </w:tcBorders>
            <w:shd w:val="clear" w:color="000000" w:fill="FFFFFF"/>
            <w:vAlign w:val="center"/>
            <w:hideMark/>
          </w:tcPr>
          <w:p w14:paraId="13299B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87D930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97630E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63EBB8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14:paraId="7FADDB7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52.19</w:t>
            </w:r>
          </w:p>
        </w:tc>
        <w:tc>
          <w:tcPr>
            <w:tcW w:w="990" w:type="dxa"/>
            <w:tcBorders>
              <w:top w:val="nil"/>
              <w:left w:val="nil"/>
              <w:bottom w:val="single" w:sz="4" w:space="0" w:color="ACB9CA"/>
              <w:right w:val="single" w:sz="4" w:space="0" w:color="ACB9CA"/>
            </w:tcBorders>
            <w:shd w:val="clear" w:color="000000" w:fill="FFFFFF"/>
            <w:vAlign w:val="center"/>
            <w:hideMark/>
          </w:tcPr>
          <w:p w14:paraId="4BC8B2B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158.95</w:t>
            </w:r>
          </w:p>
        </w:tc>
        <w:tc>
          <w:tcPr>
            <w:tcW w:w="1070" w:type="dxa"/>
            <w:tcBorders>
              <w:top w:val="nil"/>
              <w:left w:val="nil"/>
              <w:bottom w:val="single" w:sz="4" w:space="0" w:color="ACB9CA"/>
              <w:right w:val="single" w:sz="4" w:space="0" w:color="ACB9CA"/>
            </w:tcBorders>
            <w:shd w:val="clear" w:color="000000" w:fill="FFFFFF"/>
            <w:vAlign w:val="center"/>
            <w:hideMark/>
          </w:tcPr>
          <w:p w14:paraId="6D7C7AD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267.33</w:t>
            </w:r>
          </w:p>
        </w:tc>
        <w:tc>
          <w:tcPr>
            <w:tcW w:w="1070" w:type="dxa"/>
            <w:tcBorders>
              <w:top w:val="nil"/>
              <w:left w:val="nil"/>
              <w:bottom w:val="single" w:sz="4" w:space="0" w:color="ACB9CA"/>
              <w:right w:val="single" w:sz="4" w:space="0" w:color="ACB9CA"/>
            </w:tcBorders>
            <w:shd w:val="clear" w:color="000000" w:fill="FFFFFF"/>
            <w:vAlign w:val="center"/>
            <w:hideMark/>
          </w:tcPr>
          <w:p w14:paraId="5B81163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519.14</w:t>
            </w:r>
          </w:p>
        </w:tc>
        <w:tc>
          <w:tcPr>
            <w:tcW w:w="1071" w:type="dxa"/>
            <w:tcBorders>
              <w:top w:val="nil"/>
              <w:left w:val="nil"/>
              <w:bottom w:val="single" w:sz="4" w:space="0" w:color="ACB9CA"/>
              <w:right w:val="single" w:sz="4" w:space="0" w:color="ACB9CA"/>
            </w:tcBorders>
            <w:shd w:val="clear" w:color="000000" w:fill="FFFFFF"/>
            <w:vAlign w:val="center"/>
            <w:hideMark/>
          </w:tcPr>
          <w:p w14:paraId="023F32D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4D8E7F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c>
          <w:tcPr>
            <w:tcW w:w="1230" w:type="dxa"/>
            <w:tcBorders>
              <w:top w:val="nil"/>
              <w:left w:val="nil"/>
              <w:bottom w:val="single" w:sz="4" w:space="0" w:color="ACB9CA"/>
              <w:right w:val="single" w:sz="4" w:space="0" w:color="ACB9CA"/>
            </w:tcBorders>
            <w:shd w:val="clear" w:color="000000" w:fill="FFFFFF"/>
            <w:vAlign w:val="center"/>
            <w:hideMark/>
          </w:tcPr>
          <w:p w14:paraId="6EAB30D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C03C8D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47E552D"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3D966C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w:t>
            </w:r>
          </w:p>
        </w:tc>
        <w:tc>
          <w:tcPr>
            <w:tcW w:w="1378" w:type="dxa"/>
            <w:tcBorders>
              <w:top w:val="nil"/>
              <w:left w:val="nil"/>
              <w:bottom w:val="single" w:sz="4" w:space="0" w:color="ACB9CA"/>
              <w:right w:val="single" w:sz="4" w:space="0" w:color="ACB9CA"/>
            </w:tcBorders>
            <w:shd w:val="clear" w:color="000000" w:fill="FFFFFF"/>
            <w:vAlign w:val="center"/>
            <w:hideMark/>
          </w:tcPr>
          <w:p w14:paraId="4ED9AD7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134.65</w:t>
            </w:r>
          </w:p>
        </w:tc>
        <w:tc>
          <w:tcPr>
            <w:tcW w:w="990" w:type="dxa"/>
            <w:tcBorders>
              <w:top w:val="nil"/>
              <w:left w:val="nil"/>
              <w:bottom w:val="single" w:sz="4" w:space="0" w:color="ACB9CA"/>
              <w:right w:val="single" w:sz="4" w:space="0" w:color="ACB9CA"/>
            </w:tcBorders>
            <w:shd w:val="clear" w:color="000000" w:fill="FFFFFF"/>
            <w:vAlign w:val="center"/>
            <w:hideMark/>
          </w:tcPr>
          <w:p w14:paraId="0FDFE39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w:t>
            </w:r>
          </w:p>
        </w:tc>
        <w:tc>
          <w:tcPr>
            <w:tcW w:w="1070" w:type="dxa"/>
            <w:tcBorders>
              <w:top w:val="nil"/>
              <w:left w:val="nil"/>
              <w:bottom w:val="single" w:sz="4" w:space="0" w:color="ACB9CA"/>
              <w:right w:val="single" w:sz="4" w:space="0" w:color="ACB9CA"/>
            </w:tcBorders>
            <w:shd w:val="clear" w:color="000000" w:fill="FFFFFF"/>
            <w:vAlign w:val="center"/>
            <w:hideMark/>
          </w:tcPr>
          <w:p w14:paraId="1B2B681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4" w:space="0" w:color="ACB9CA"/>
              <w:right w:val="single" w:sz="4" w:space="0" w:color="ACB9CA"/>
            </w:tcBorders>
            <w:shd w:val="clear" w:color="000000" w:fill="FFFFFF"/>
            <w:vAlign w:val="center"/>
            <w:hideMark/>
          </w:tcPr>
          <w:p w14:paraId="6B44BF0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w:t>
            </w:r>
          </w:p>
        </w:tc>
        <w:tc>
          <w:tcPr>
            <w:tcW w:w="1071" w:type="dxa"/>
            <w:tcBorders>
              <w:top w:val="nil"/>
              <w:left w:val="nil"/>
              <w:bottom w:val="single" w:sz="4" w:space="0" w:color="ACB9CA"/>
              <w:right w:val="single" w:sz="4" w:space="0" w:color="ACB9CA"/>
            </w:tcBorders>
            <w:shd w:val="clear" w:color="000000" w:fill="FFFFFF"/>
            <w:vAlign w:val="center"/>
            <w:hideMark/>
          </w:tcPr>
          <w:p w14:paraId="476046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538C04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1155</w:t>
            </w:r>
          </w:p>
        </w:tc>
        <w:tc>
          <w:tcPr>
            <w:tcW w:w="1230" w:type="dxa"/>
            <w:tcBorders>
              <w:top w:val="nil"/>
              <w:left w:val="nil"/>
              <w:bottom w:val="single" w:sz="4" w:space="0" w:color="ACB9CA"/>
              <w:right w:val="single" w:sz="4" w:space="0" w:color="ACB9CA"/>
            </w:tcBorders>
            <w:shd w:val="clear" w:color="000000" w:fill="FFFFFF"/>
            <w:vAlign w:val="center"/>
            <w:hideMark/>
          </w:tcPr>
          <w:p w14:paraId="3D9659E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8B69AF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83D86E0"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7B6C08E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FFFFFF"/>
            <w:vAlign w:val="center"/>
            <w:hideMark/>
          </w:tcPr>
          <w:p w14:paraId="7A9D80D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60.17</w:t>
            </w:r>
          </w:p>
        </w:tc>
        <w:tc>
          <w:tcPr>
            <w:tcW w:w="990" w:type="dxa"/>
            <w:tcBorders>
              <w:top w:val="nil"/>
              <w:left w:val="nil"/>
              <w:bottom w:val="single" w:sz="4" w:space="0" w:color="ACB9CA"/>
              <w:right w:val="single" w:sz="4" w:space="0" w:color="ACB9CA"/>
            </w:tcBorders>
            <w:shd w:val="clear" w:color="000000" w:fill="FFFFFF"/>
            <w:vAlign w:val="center"/>
            <w:hideMark/>
          </w:tcPr>
          <w:p w14:paraId="0764C7E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169.82</w:t>
            </w:r>
          </w:p>
        </w:tc>
        <w:tc>
          <w:tcPr>
            <w:tcW w:w="1070" w:type="dxa"/>
            <w:tcBorders>
              <w:top w:val="nil"/>
              <w:left w:val="nil"/>
              <w:bottom w:val="single" w:sz="4" w:space="0" w:color="ACB9CA"/>
              <w:right w:val="single" w:sz="4" w:space="0" w:color="ACB9CA"/>
            </w:tcBorders>
            <w:shd w:val="clear" w:color="000000" w:fill="FFFFFF"/>
            <w:vAlign w:val="center"/>
            <w:hideMark/>
          </w:tcPr>
          <w:p w14:paraId="4055658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307.45</w:t>
            </w:r>
          </w:p>
        </w:tc>
        <w:tc>
          <w:tcPr>
            <w:tcW w:w="1070" w:type="dxa"/>
            <w:tcBorders>
              <w:top w:val="nil"/>
              <w:left w:val="nil"/>
              <w:bottom w:val="single" w:sz="4" w:space="0" w:color="ACB9CA"/>
              <w:right w:val="single" w:sz="4" w:space="0" w:color="ACB9CA"/>
            </w:tcBorders>
            <w:shd w:val="clear" w:color="000000" w:fill="FFFFFF"/>
            <w:vAlign w:val="center"/>
            <w:hideMark/>
          </w:tcPr>
          <w:p w14:paraId="27257F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611.24</w:t>
            </w:r>
          </w:p>
        </w:tc>
        <w:tc>
          <w:tcPr>
            <w:tcW w:w="1071" w:type="dxa"/>
            <w:tcBorders>
              <w:top w:val="nil"/>
              <w:left w:val="nil"/>
              <w:bottom w:val="single" w:sz="4" w:space="0" w:color="ACB9CA"/>
              <w:right w:val="single" w:sz="4" w:space="0" w:color="ACB9CA"/>
            </w:tcBorders>
            <w:shd w:val="clear" w:color="000000" w:fill="FFFFFF"/>
            <w:vAlign w:val="center"/>
            <w:hideMark/>
          </w:tcPr>
          <w:p w14:paraId="6487213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2F11DD2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1412</w:t>
            </w:r>
          </w:p>
        </w:tc>
        <w:tc>
          <w:tcPr>
            <w:tcW w:w="1230" w:type="dxa"/>
            <w:tcBorders>
              <w:top w:val="nil"/>
              <w:left w:val="nil"/>
              <w:bottom w:val="single" w:sz="4" w:space="0" w:color="ACB9CA"/>
              <w:right w:val="single" w:sz="4" w:space="0" w:color="ACB9CA"/>
            </w:tcBorders>
            <w:shd w:val="clear" w:color="000000" w:fill="FFFFFF"/>
            <w:vAlign w:val="center"/>
            <w:hideMark/>
          </w:tcPr>
          <w:p w14:paraId="5B5DCE0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D8468E" w:rsidRPr="00C47FE2" w14:paraId="7A188A4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064ED0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4AE6B8F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w:t>
            </w:r>
          </w:p>
        </w:tc>
        <w:tc>
          <w:tcPr>
            <w:tcW w:w="1378" w:type="dxa"/>
            <w:tcBorders>
              <w:top w:val="nil"/>
              <w:left w:val="nil"/>
              <w:bottom w:val="single" w:sz="4" w:space="0" w:color="ACB9CA"/>
              <w:right w:val="single" w:sz="4" w:space="0" w:color="ACB9CA"/>
            </w:tcBorders>
            <w:shd w:val="clear" w:color="000000" w:fill="FFFFFF"/>
            <w:vAlign w:val="center"/>
            <w:hideMark/>
          </w:tcPr>
          <w:p w14:paraId="105343F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145481.36</w:t>
            </w:r>
          </w:p>
        </w:tc>
        <w:tc>
          <w:tcPr>
            <w:tcW w:w="990" w:type="dxa"/>
            <w:tcBorders>
              <w:top w:val="nil"/>
              <w:left w:val="nil"/>
              <w:bottom w:val="single" w:sz="4" w:space="0" w:color="ACB9CA"/>
              <w:right w:val="single" w:sz="4" w:space="0" w:color="ACB9CA"/>
            </w:tcBorders>
            <w:shd w:val="clear" w:color="000000" w:fill="FFFFFF"/>
            <w:vAlign w:val="center"/>
            <w:hideMark/>
          </w:tcPr>
          <w:p w14:paraId="6561FDF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280319</w:t>
            </w:r>
          </w:p>
        </w:tc>
        <w:tc>
          <w:tcPr>
            <w:tcW w:w="1070" w:type="dxa"/>
            <w:tcBorders>
              <w:top w:val="nil"/>
              <w:left w:val="nil"/>
              <w:bottom w:val="single" w:sz="4" w:space="0" w:color="ACB9CA"/>
              <w:right w:val="single" w:sz="4" w:space="0" w:color="ACB9CA"/>
            </w:tcBorders>
            <w:shd w:val="clear" w:color="000000" w:fill="FFFFFF"/>
            <w:vAlign w:val="center"/>
            <w:hideMark/>
          </w:tcPr>
          <w:p w14:paraId="7B59CEC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0" w:type="dxa"/>
            <w:tcBorders>
              <w:top w:val="nil"/>
              <w:left w:val="nil"/>
              <w:bottom w:val="single" w:sz="4" w:space="0" w:color="ACB9CA"/>
              <w:right w:val="single" w:sz="4" w:space="0" w:color="ACB9CA"/>
            </w:tcBorders>
            <w:shd w:val="clear" w:color="000000" w:fill="FFFFFF"/>
            <w:vAlign w:val="center"/>
            <w:hideMark/>
          </w:tcPr>
          <w:p w14:paraId="3F5E18B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294399</w:t>
            </w:r>
          </w:p>
        </w:tc>
        <w:tc>
          <w:tcPr>
            <w:tcW w:w="1071" w:type="dxa"/>
            <w:tcBorders>
              <w:top w:val="nil"/>
              <w:left w:val="nil"/>
              <w:bottom w:val="single" w:sz="4" w:space="0" w:color="ACB9CA"/>
              <w:right w:val="single" w:sz="4" w:space="0" w:color="ACB9CA"/>
            </w:tcBorders>
            <w:shd w:val="clear" w:color="000000" w:fill="FFFFFF"/>
            <w:vAlign w:val="center"/>
            <w:hideMark/>
          </w:tcPr>
          <w:p w14:paraId="17E6B9F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w:t>
            </w:r>
          </w:p>
        </w:tc>
        <w:tc>
          <w:tcPr>
            <w:tcW w:w="1071" w:type="dxa"/>
            <w:tcBorders>
              <w:top w:val="nil"/>
              <w:left w:val="nil"/>
              <w:bottom w:val="single" w:sz="4" w:space="0" w:color="ACB9CA"/>
              <w:right w:val="single" w:sz="4" w:space="0" w:color="ACB9CA"/>
            </w:tcBorders>
            <w:shd w:val="clear" w:color="000000" w:fill="FFFFFF"/>
            <w:vAlign w:val="center"/>
            <w:hideMark/>
          </w:tcPr>
          <w:p w14:paraId="0979D7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295170</w:t>
            </w:r>
          </w:p>
        </w:tc>
        <w:tc>
          <w:tcPr>
            <w:tcW w:w="1230" w:type="dxa"/>
            <w:tcBorders>
              <w:top w:val="nil"/>
              <w:left w:val="nil"/>
              <w:bottom w:val="single" w:sz="4" w:space="0" w:color="ACB9CA"/>
              <w:right w:val="single" w:sz="4" w:space="0" w:color="ACB9CA"/>
            </w:tcBorders>
            <w:shd w:val="clear" w:color="000000" w:fill="FFFFFF"/>
            <w:vAlign w:val="center"/>
            <w:hideMark/>
          </w:tcPr>
          <w:p w14:paraId="224988F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DE8725A"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A7DAD1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267445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w:t>
            </w:r>
          </w:p>
        </w:tc>
        <w:tc>
          <w:tcPr>
            <w:tcW w:w="1378" w:type="dxa"/>
            <w:tcBorders>
              <w:top w:val="nil"/>
              <w:left w:val="nil"/>
              <w:bottom w:val="single" w:sz="4" w:space="0" w:color="ACB9CA"/>
              <w:right w:val="single" w:sz="4" w:space="0" w:color="ACB9CA"/>
            </w:tcBorders>
            <w:shd w:val="clear" w:color="000000" w:fill="FFFFFF"/>
            <w:vAlign w:val="center"/>
            <w:hideMark/>
          </w:tcPr>
          <w:p w14:paraId="2EB4D14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135.37</w:t>
            </w:r>
          </w:p>
        </w:tc>
        <w:tc>
          <w:tcPr>
            <w:tcW w:w="990" w:type="dxa"/>
            <w:tcBorders>
              <w:top w:val="nil"/>
              <w:left w:val="nil"/>
              <w:bottom w:val="single" w:sz="4" w:space="0" w:color="ACB9CA"/>
              <w:right w:val="single" w:sz="4" w:space="0" w:color="ACB9CA"/>
            </w:tcBorders>
            <w:shd w:val="clear" w:color="000000" w:fill="FFFFFF"/>
            <w:vAlign w:val="center"/>
            <w:hideMark/>
          </w:tcPr>
          <w:p w14:paraId="69CCB82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070" w:type="dxa"/>
            <w:tcBorders>
              <w:top w:val="nil"/>
              <w:left w:val="nil"/>
              <w:bottom w:val="single" w:sz="4" w:space="0" w:color="ACB9CA"/>
              <w:right w:val="single" w:sz="4" w:space="0" w:color="ACB9CA"/>
            </w:tcBorders>
            <w:shd w:val="clear" w:color="000000" w:fill="FFFFFF"/>
            <w:vAlign w:val="center"/>
            <w:hideMark/>
          </w:tcPr>
          <w:p w14:paraId="6DC18E9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430</w:t>
            </w:r>
          </w:p>
        </w:tc>
        <w:tc>
          <w:tcPr>
            <w:tcW w:w="1070" w:type="dxa"/>
            <w:tcBorders>
              <w:top w:val="nil"/>
              <w:left w:val="nil"/>
              <w:bottom w:val="single" w:sz="4" w:space="0" w:color="ACB9CA"/>
              <w:right w:val="single" w:sz="4" w:space="0" w:color="ACB9CA"/>
            </w:tcBorders>
            <w:shd w:val="clear" w:color="000000" w:fill="FFFFFF"/>
            <w:vAlign w:val="center"/>
            <w:hideMark/>
          </w:tcPr>
          <w:p w14:paraId="3587988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w:t>
            </w:r>
          </w:p>
        </w:tc>
        <w:tc>
          <w:tcPr>
            <w:tcW w:w="1071" w:type="dxa"/>
            <w:tcBorders>
              <w:top w:val="nil"/>
              <w:left w:val="nil"/>
              <w:bottom w:val="single" w:sz="4" w:space="0" w:color="ACB9CA"/>
              <w:right w:val="single" w:sz="4" w:space="0" w:color="ACB9CA"/>
            </w:tcBorders>
            <w:shd w:val="clear" w:color="000000" w:fill="FFFFFF"/>
            <w:vAlign w:val="center"/>
            <w:hideMark/>
          </w:tcPr>
          <w:p w14:paraId="2DF29DD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F9E79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230" w:type="dxa"/>
            <w:tcBorders>
              <w:top w:val="nil"/>
              <w:left w:val="nil"/>
              <w:bottom w:val="single" w:sz="4" w:space="0" w:color="ACB9CA"/>
              <w:right w:val="single" w:sz="4" w:space="0" w:color="ACB9CA"/>
            </w:tcBorders>
            <w:shd w:val="clear" w:color="000000" w:fill="FFFFFF"/>
            <w:vAlign w:val="center"/>
            <w:hideMark/>
          </w:tcPr>
          <w:p w14:paraId="0DB683B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607470A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977C33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28994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1378" w:type="dxa"/>
            <w:tcBorders>
              <w:top w:val="nil"/>
              <w:left w:val="nil"/>
              <w:bottom w:val="single" w:sz="4" w:space="0" w:color="ACB9CA"/>
              <w:right w:val="single" w:sz="4" w:space="0" w:color="ACB9CA"/>
            </w:tcBorders>
            <w:shd w:val="clear" w:color="000000" w:fill="FFFFFF"/>
            <w:vAlign w:val="center"/>
            <w:hideMark/>
          </w:tcPr>
          <w:p w14:paraId="431DC18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279.13</w:t>
            </w:r>
          </w:p>
        </w:tc>
        <w:tc>
          <w:tcPr>
            <w:tcW w:w="990" w:type="dxa"/>
            <w:tcBorders>
              <w:top w:val="nil"/>
              <w:left w:val="nil"/>
              <w:bottom w:val="single" w:sz="4" w:space="0" w:color="ACB9CA"/>
              <w:right w:val="single" w:sz="4" w:space="0" w:color="ACB9CA"/>
            </w:tcBorders>
            <w:shd w:val="clear" w:color="000000" w:fill="FFFFFF"/>
            <w:vAlign w:val="center"/>
            <w:hideMark/>
          </w:tcPr>
          <w:p w14:paraId="67954D9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661</w:t>
            </w:r>
          </w:p>
        </w:tc>
        <w:tc>
          <w:tcPr>
            <w:tcW w:w="1070" w:type="dxa"/>
            <w:tcBorders>
              <w:top w:val="nil"/>
              <w:left w:val="nil"/>
              <w:bottom w:val="single" w:sz="4" w:space="0" w:color="ACB9CA"/>
              <w:right w:val="single" w:sz="4" w:space="0" w:color="ACB9CA"/>
            </w:tcBorders>
            <w:shd w:val="clear" w:color="000000" w:fill="FFFFFF"/>
            <w:vAlign w:val="center"/>
            <w:hideMark/>
          </w:tcPr>
          <w:p w14:paraId="65CDE6D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w:t>
            </w:r>
          </w:p>
        </w:tc>
        <w:tc>
          <w:tcPr>
            <w:tcW w:w="1070" w:type="dxa"/>
            <w:tcBorders>
              <w:top w:val="nil"/>
              <w:left w:val="nil"/>
              <w:bottom w:val="single" w:sz="4" w:space="0" w:color="ACB9CA"/>
              <w:right w:val="single" w:sz="4" w:space="0" w:color="ACB9CA"/>
            </w:tcBorders>
            <w:shd w:val="clear" w:color="000000" w:fill="FFFFFF"/>
            <w:vAlign w:val="center"/>
            <w:hideMark/>
          </w:tcPr>
          <w:p w14:paraId="271D387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1879</w:t>
            </w:r>
          </w:p>
        </w:tc>
        <w:tc>
          <w:tcPr>
            <w:tcW w:w="1071" w:type="dxa"/>
            <w:tcBorders>
              <w:top w:val="nil"/>
              <w:left w:val="nil"/>
              <w:bottom w:val="single" w:sz="4" w:space="0" w:color="ACB9CA"/>
              <w:right w:val="single" w:sz="4" w:space="0" w:color="ACB9CA"/>
            </w:tcBorders>
            <w:shd w:val="clear" w:color="000000" w:fill="FFFFFF"/>
            <w:vAlign w:val="center"/>
            <w:hideMark/>
          </w:tcPr>
          <w:p w14:paraId="270C2B3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8E190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3864</w:t>
            </w:r>
          </w:p>
        </w:tc>
        <w:tc>
          <w:tcPr>
            <w:tcW w:w="1230" w:type="dxa"/>
            <w:tcBorders>
              <w:top w:val="nil"/>
              <w:left w:val="nil"/>
              <w:bottom w:val="single" w:sz="4" w:space="0" w:color="ACB9CA"/>
              <w:right w:val="single" w:sz="4" w:space="0" w:color="ACB9CA"/>
            </w:tcBorders>
            <w:shd w:val="clear" w:color="000000" w:fill="FFFFFF"/>
            <w:vAlign w:val="center"/>
            <w:hideMark/>
          </w:tcPr>
          <w:p w14:paraId="207FC34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7EB3BF7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E13D23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0975B19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3489</w:t>
            </w:r>
          </w:p>
        </w:tc>
        <w:tc>
          <w:tcPr>
            <w:tcW w:w="1378" w:type="dxa"/>
            <w:tcBorders>
              <w:top w:val="nil"/>
              <w:left w:val="nil"/>
              <w:bottom w:val="single" w:sz="4" w:space="0" w:color="ACB9CA"/>
              <w:right w:val="single" w:sz="4" w:space="0" w:color="ACB9CA"/>
            </w:tcBorders>
            <w:shd w:val="clear" w:color="000000" w:fill="FFFFFF"/>
            <w:vAlign w:val="center"/>
            <w:hideMark/>
          </w:tcPr>
          <w:p w14:paraId="032A237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121525.76</w:t>
            </w:r>
          </w:p>
        </w:tc>
        <w:tc>
          <w:tcPr>
            <w:tcW w:w="990" w:type="dxa"/>
            <w:tcBorders>
              <w:top w:val="nil"/>
              <w:left w:val="nil"/>
              <w:bottom w:val="single" w:sz="4" w:space="0" w:color="ACB9CA"/>
              <w:right w:val="single" w:sz="4" w:space="0" w:color="ACB9CA"/>
            </w:tcBorders>
            <w:shd w:val="clear" w:color="000000" w:fill="FFFFFF"/>
            <w:vAlign w:val="center"/>
            <w:hideMark/>
          </w:tcPr>
          <w:p w14:paraId="029EE4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294179</w:t>
            </w:r>
          </w:p>
        </w:tc>
        <w:tc>
          <w:tcPr>
            <w:tcW w:w="1070" w:type="dxa"/>
            <w:tcBorders>
              <w:top w:val="nil"/>
              <w:left w:val="nil"/>
              <w:bottom w:val="single" w:sz="4" w:space="0" w:color="ACB9CA"/>
              <w:right w:val="single" w:sz="4" w:space="0" w:color="ACB9CA"/>
            </w:tcBorders>
            <w:shd w:val="clear" w:color="000000" w:fill="FFFFFF"/>
            <w:vAlign w:val="center"/>
            <w:hideMark/>
          </w:tcPr>
          <w:p w14:paraId="24BD114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356258.8</w:t>
            </w:r>
          </w:p>
        </w:tc>
        <w:tc>
          <w:tcPr>
            <w:tcW w:w="1070" w:type="dxa"/>
            <w:tcBorders>
              <w:top w:val="nil"/>
              <w:left w:val="nil"/>
              <w:bottom w:val="single" w:sz="4" w:space="0" w:color="ACB9CA"/>
              <w:right w:val="single" w:sz="4" w:space="0" w:color="ACB9CA"/>
            </w:tcBorders>
            <w:shd w:val="clear" w:color="000000" w:fill="FFFFFF"/>
            <w:vAlign w:val="center"/>
            <w:hideMark/>
          </w:tcPr>
          <w:p w14:paraId="044D8C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438474.8</w:t>
            </w:r>
          </w:p>
        </w:tc>
        <w:tc>
          <w:tcPr>
            <w:tcW w:w="1071" w:type="dxa"/>
            <w:tcBorders>
              <w:top w:val="nil"/>
              <w:left w:val="nil"/>
              <w:bottom w:val="single" w:sz="4" w:space="0" w:color="ACB9CA"/>
              <w:right w:val="single" w:sz="4" w:space="0" w:color="ACB9CA"/>
            </w:tcBorders>
            <w:shd w:val="clear" w:color="000000" w:fill="FFFFFF"/>
            <w:vAlign w:val="center"/>
            <w:hideMark/>
          </w:tcPr>
          <w:p w14:paraId="2E1826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071" w:type="dxa"/>
            <w:tcBorders>
              <w:top w:val="nil"/>
              <w:left w:val="nil"/>
              <w:bottom w:val="single" w:sz="4" w:space="0" w:color="ACB9CA"/>
              <w:right w:val="single" w:sz="4" w:space="0" w:color="ACB9CA"/>
            </w:tcBorders>
            <w:shd w:val="clear" w:color="000000" w:fill="FFFFFF"/>
            <w:vAlign w:val="center"/>
            <w:hideMark/>
          </w:tcPr>
          <w:p w14:paraId="6F88B5B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538202</w:t>
            </w:r>
          </w:p>
        </w:tc>
        <w:tc>
          <w:tcPr>
            <w:tcW w:w="1230" w:type="dxa"/>
            <w:tcBorders>
              <w:top w:val="nil"/>
              <w:left w:val="nil"/>
              <w:bottom w:val="single" w:sz="4" w:space="0" w:color="ACB9CA"/>
              <w:right w:val="single" w:sz="4" w:space="0" w:color="ACB9CA"/>
            </w:tcBorders>
            <w:shd w:val="clear" w:color="000000" w:fill="FFFFFF"/>
            <w:vAlign w:val="center"/>
            <w:hideMark/>
          </w:tcPr>
          <w:p w14:paraId="6AB00B7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0C08E43"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0C655F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3DD7F4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6085</w:t>
            </w:r>
          </w:p>
        </w:tc>
        <w:tc>
          <w:tcPr>
            <w:tcW w:w="1378" w:type="dxa"/>
            <w:tcBorders>
              <w:top w:val="nil"/>
              <w:left w:val="nil"/>
              <w:bottom w:val="single" w:sz="4" w:space="0" w:color="ACB9CA"/>
              <w:right w:val="single" w:sz="4" w:space="0" w:color="ACB9CA"/>
            </w:tcBorders>
            <w:shd w:val="clear" w:color="000000" w:fill="FFFFFF"/>
            <w:vAlign w:val="center"/>
            <w:hideMark/>
          </w:tcPr>
          <w:p w14:paraId="4368EC1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166.85</w:t>
            </w:r>
          </w:p>
        </w:tc>
        <w:tc>
          <w:tcPr>
            <w:tcW w:w="990" w:type="dxa"/>
            <w:tcBorders>
              <w:top w:val="nil"/>
              <w:left w:val="nil"/>
              <w:bottom w:val="single" w:sz="4" w:space="0" w:color="ACB9CA"/>
              <w:right w:val="single" w:sz="4" w:space="0" w:color="ACB9CA"/>
            </w:tcBorders>
            <w:shd w:val="clear" w:color="000000" w:fill="FFFFFF"/>
            <w:vAlign w:val="center"/>
            <w:hideMark/>
          </w:tcPr>
          <w:p w14:paraId="2B35D64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381.71</w:t>
            </w:r>
          </w:p>
        </w:tc>
        <w:tc>
          <w:tcPr>
            <w:tcW w:w="1070" w:type="dxa"/>
            <w:tcBorders>
              <w:top w:val="nil"/>
              <w:left w:val="nil"/>
              <w:bottom w:val="single" w:sz="4" w:space="0" w:color="ACB9CA"/>
              <w:right w:val="single" w:sz="4" w:space="0" w:color="ACB9CA"/>
            </w:tcBorders>
            <w:shd w:val="clear" w:color="000000" w:fill="FFFFFF"/>
            <w:vAlign w:val="center"/>
            <w:hideMark/>
          </w:tcPr>
          <w:p w14:paraId="4B6ACD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548.02</w:t>
            </w:r>
          </w:p>
        </w:tc>
        <w:tc>
          <w:tcPr>
            <w:tcW w:w="1070" w:type="dxa"/>
            <w:tcBorders>
              <w:top w:val="nil"/>
              <w:left w:val="nil"/>
              <w:bottom w:val="single" w:sz="4" w:space="0" w:color="ACB9CA"/>
              <w:right w:val="single" w:sz="4" w:space="0" w:color="ACB9CA"/>
            </w:tcBorders>
            <w:shd w:val="clear" w:color="000000" w:fill="FFFFFF"/>
            <w:vAlign w:val="center"/>
            <w:hideMark/>
          </w:tcPr>
          <w:p w14:paraId="5B6C6AF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1610.95</w:t>
            </w:r>
          </w:p>
        </w:tc>
        <w:tc>
          <w:tcPr>
            <w:tcW w:w="1071" w:type="dxa"/>
            <w:tcBorders>
              <w:top w:val="nil"/>
              <w:left w:val="nil"/>
              <w:bottom w:val="single" w:sz="4" w:space="0" w:color="ACB9CA"/>
              <w:right w:val="single" w:sz="4" w:space="0" w:color="ACB9CA"/>
            </w:tcBorders>
            <w:shd w:val="clear" w:color="000000" w:fill="FFFFFF"/>
            <w:vAlign w:val="center"/>
            <w:hideMark/>
          </w:tcPr>
          <w:p w14:paraId="694FCD8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358CD1C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5546</w:t>
            </w:r>
          </w:p>
        </w:tc>
        <w:tc>
          <w:tcPr>
            <w:tcW w:w="1230" w:type="dxa"/>
            <w:tcBorders>
              <w:top w:val="nil"/>
              <w:left w:val="nil"/>
              <w:bottom w:val="single" w:sz="4" w:space="0" w:color="ACB9CA"/>
              <w:right w:val="single" w:sz="4" w:space="0" w:color="ACB9CA"/>
            </w:tcBorders>
            <w:shd w:val="clear" w:color="000000" w:fill="FFFFFF"/>
            <w:vAlign w:val="center"/>
            <w:hideMark/>
          </w:tcPr>
          <w:p w14:paraId="765833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CA47D4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61E68C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37A7266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5885</w:t>
            </w:r>
          </w:p>
        </w:tc>
        <w:tc>
          <w:tcPr>
            <w:tcW w:w="1378" w:type="dxa"/>
            <w:tcBorders>
              <w:top w:val="nil"/>
              <w:left w:val="nil"/>
              <w:bottom w:val="single" w:sz="4" w:space="0" w:color="ACB9CA"/>
              <w:right w:val="single" w:sz="4" w:space="0" w:color="ACB9CA"/>
            </w:tcBorders>
            <w:shd w:val="clear" w:color="000000" w:fill="FFFFFF"/>
            <w:vAlign w:val="center"/>
            <w:hideMark/>
          </w:tcPr>
          <w:p w14:paraId="22787A5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c>
          <w:tcPr>
            <w:tcW w:w="990" w:type="dxa"/>
            <w:tcBorders>
              <w:top w:val="nil"/>
              <w:left w:val="nil"/>
              <w:bottom w:val="single" w:sz="4" w:space="0" w:color="ACB9CA"/>
              <w:right w:val="single" w:sz="4" w:space="0" w:color="ACB9CA"/>
            </w:tcBorders>
            <w:shd w:val="clear" w:color="000000" w:fill="FFFFFF"/>
            <w:vAlign w:val="center"/>
            <w:hideMark/>
          </w:tcPr>
          <w:p w14:paraId="02FADF7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412.16</w:t>
            </w:r>
          </w:p>
        </w:tc>
        <w:tc>
          <w:tcPr>
            <w:tcW w:w="1070" w:type="dxa"/>
            <w:tcBorders>
              <w:top w:val="nil"/>
              <w:left w:val="nil"/>
              <w:bottom w:val="single" w:sz="4" w:space="0" w:color="ACB9CA"/>
              <w:right w:val="single" w:sz="4" w:space="0" w:color="ACB9CA"/>
            </w:tcBorders>
            <w:shd w:val="clear" w:color="000000" w:fill="FFFFFF"/>
            <w:vAlign w:val="center"/>
            <w:hideMark/>
          </w:tcPr>
          <w:p w14:paraId="6D5B62A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589.64</w:t>
            </w:r>
          </w:p>
        </w:tc>
        <w:tc>
          <w:tcPr>
            <w:tcW w:w="1070" w:type="dxa"/>
            <w:tcBorders>
              <w:top w:val="nil"/>
              <w:left w:val="nil"/>
              <w:bottom w:val="single" w:sz="4" w:space="0" w:color="ACB9CA"/>
              <w:right w:val="single" w:sz="4" w:space="0" w:color="ACB9CA"/>
            </w:tcBorders>
            <w:shd w:val="clear" w:color="000000" w:fill="FFFFFF"/>
            <w:vAlign w:val="center"/>
            <w:hideMark/>
          </w:tcPr>
          <w:p w14:paraId="65E4374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1579.04</w:t>
            </w:r>
          </w:p>
        </w:tc>
        <w:tc>
          <w:tcPr>
            <w:tcW w:w="1071" w:type="dxa"/>
            <w:tcBorders>
              <w:top w:val="nil"/>
              <w:left w:val="nil"/>
              <w:bottom w:val="single" w:sz="4" w:space="0" w:color="ACB9CA"/>
              <w:right w:val="single" w:sz="4" w:space="0" w:color="ACB9CA"/>
            </w:tcBorders>
            <w:shd w:val="clear" w:color="000000" w:fill="FFFFFF"/>
            <w:vAlign w:val="center"/>
            <w:hideMark/>
          </w:tcPr>
          <w:p w14:paraId="7F2A49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465073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6188</w:t>
            </w:r>
          </w:p>
        </w:tc>
        <w:tc>
          <w:tcPr>
            <w:tcW w:w="1230" w:type="dxa"/>
            <w:tcBorders>
              <w:top w:val="nil"/>
              <w:left w:val="nil"/>
              <w:bottom w:val="single" w:sz="4" w:space="0" w:color="ACB9CA"/>
              <w:right w:val="single" w:sz="4" w:space="0" w:color="ACB9CA"/>
            </w:tcBorders>
            <w:shd w:val="clear" w:color="000000" w:fill="FFFFFF"/>
            <w:vAlign w:val="center"/>
            <w:hideMark/>
          </w:tcPr>
          <w:p w14:paraId="02D1909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616842A"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D6785E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5789EA9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3216</w:t>
            </w:r>
          </w:p>
        </w:tc>
        <w:tc>
          <w:tcPr>
            <w:tcW w:w="1378" w:type="dxa"/>
            <w:tcBorders>
              <w:top w:val="nil"/>
              <w:left w:val="nil"/>
              <w:bottom w:val="single" w:sz="4" w:space="0" w:color="ACB9CA"/>
              <w:right w:val="single" w:sz="4" w:space="0" w:color="ACB9CA"/>
            </w:tcBorders>
            <w:shd w:val="clear" w:color="000000" w:fill="FFFFFF"/>
            <w:vAlign w:val="center"/>
            <w:hideMark/>
          </w:tcPr>
          <w:p w14:paraId="60F917E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132895.54</w:t>
            </w:r>
          </w:p>
        </w:tc>
        <w:tc>
          <w:tcPr>
            <w:tcW w:w="990" w:type="dxa"/>
            <w:tcBorders>
              <w:top w:val="nil"/>
              <w:left w:val="nil"/>
              <w:bottom w:val="single" w:sz="4" w:space="0" w:color="ACB9CA"/>
              <w:right w:val="single" w:sz="4" w:space="0" w:color="ACB9CA"/>
            </w:tcBorders>
            <w:shd w:val="clear" w:color="000000" w:fill="FFFFFF"/>
            <w:vAlign w:val="center"/>
            <w:hideMark/>
          </w:tcPr>
          <w:p w14:paraId="4F17584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299190.3</w:t>
            </w:r>
          </w:p>
        </w:tc>
        <w:tc>
          <w:tcPr>
            <w:tcW w:w="1070" w:type="dxa"/>
            <w:tcBorders>
              <w:top w:val="nil"/>
              <w:left w:val="nil"/>
              <w:bottom w:val="single" w:sz="4" w:space="0" w:color="ACB9CA"/>
              <w:right w:val="single" w:sz="4" w:space="0" w:color="ACB9CA"/>
            </w:tcBorders>
            <w:shd w:val="clear" w:color="000000" w:fill="FFFFFF"/>
            <w:vAlign w:val="center"/>
            <w:hideMark/>
          </w:tcPr>
          <w:p w14:paraId="4DA287B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368376.8</w:t>
            </w:r>
          </w:p>
        </w:tc>
        <w:tc>
          <w:tcPr>
            <w:tcW w:w="1070" w:type="dxa"/>
            <w:tcBorders>
              <w:top w:val="nil"/>
              <w:left w:val="nil"/>
              <w:bottom w:val="single" w:sz="4" w:space="0" w:color="ACB9CA"/>
              <w:right w:val="single" w:sz="4" w:space="0" w:color="ACB9CA"/>
            </w:tcBorders>
            <w:shd w:val="clear" w:color="000000" w:fill="FFFFFF"/>
            <w:vAlign w:val="center"/>
            <w:hideMark/>
          </w:tcPr>
          <w:p w14:paraId="6F3C5A5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425806.5</w:t>
            </w:r>
          </w:p>
        </w:tc>
        <w:tc>
          <w:tcPr>
            <w:tcW w:w="1071" w:type="dxa"/>
            <w:tcBorders>
              <w:top w:val="nil"/>
              <w:left w:val="nil"/>
              <w:bottom w:val="single" w:sz="4" w:space="0" w:color="ACB9CA"/>
              <w:right w:val="single" w:sz="4" w:space="0" w:color="ACB9CA"/>
            </w:tcBorders>
            <w:shd w:val="clear" w:color="000000" w:fill="FFFFFF"/>
            <w:vAlign w:val="center"/>
            <w:hideMark/>
          </w:tcPr>
          <w:p w14:paraId="796332B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14:paraId="6D9D98C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574657</w:t>
            </w:r>
          </w:p>
        </w:tc>
        <w:tc>
          <w:tcPr>
            <w:tcW w:w="1230" w:type="dxa"/>
            <w:tcBorders>
              <w:top w:val="nil"/>
              <w:left w:val="nil"/>
              <w:bottom w:val="single" w:sz="4" w:space="0" w:color="ACB9CA"/>
              <w:right w:val="single" w:sz="4" w:space="0" w:color="ACB9CA"/>
            </w:tcBorders>
            <w:shd w:val="clear" w:color="000000" w:fill="FFFFFF"/>
            <w:vAlign w:val="center"/>
            <w:hideMark/>
          </w:tcPr>
          <w:p w14:paraId="51FB05B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D418826"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8D8F475"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462704F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1733</w:t>
            </w:r>
          </w:p>
        </w:tc>
        <w:tc>
          <w:tcPr>
            <w:tcW w:w="1378" w:type="dxa"/>
            <w:tcBorders>
              <w:top w:val="nil"/>
              <w:left w:val="nil"/>
              <w:bottom w:val="single" w:sz="4" w:space="0" w:color="ACB9CA"/>
              <w:right w:val="single" w:sz="4" w:space="0" w:color="ACB9CA"/>
            </w:tcBorders>
            <w:shd w:val="clear" w:color="000000" w:fill="FFFFFF"/>
            <w:vAlign w:val="center"/>
            <w:hideMark/>
          </w:tcPr>
          <w:p w14:paraId="61F771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320766.91</w:t>
            </w:r>
          </w:p>
        </w:tc>
        <w:tc>
          <w:tcPr>
            <w:tcW w:w="990" w:type="dxa"/>
            <w:tcBorders>
              <w:top w:val="nil"/>
              <w:left w:val="nil"/>
              <w:bottom w:val="single" w:sz="4" w:space="0" w:color="ACB9CA"/>
              <w:right w:val="single" w:sz="4" w:space="0" w:color="ACB9CA"/>
            </w:tcBorders>
            <w:shd w:val="clear" w:color="000000" w:fill="FFFFFF"/>
            <w:vAlign w:val="center"/>
            <w:hideMark/>
          </w:tcPr>
          <w:p w14:paraId="6CDC0DE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519961.</w:t>
            </w:r>
            <w:r w:rsidRPr="00C47FE2">
              <w:rPr>
                <w:rFonts w:eastAsia="Times New Roman" w:cs="Arial"/>
                <w:color w:val="4B4B63"/>
                <w:sz w:val="20"/>
                <w:szCs w:val="20"/>
                <w:lang w:val="en-US"/>
              </w:rPr>
              <w:lastRenderedPageBreak/>
              <w:t>3</w:t>
            </w:r>
          </w:p>
        </w:tc>
        <w:tc>
          <w:tcPr>
            <w:tcW w:w="1070" w:type="dxa"/>
            <w:tcBorders>
              <w:top w:val="nil"/>
              <w:left w:val="nil"/>
              <w:bottom w:val="single" w:sz="4" w:space="0" w:color="ACB9CA"/>
              <w:right w:val="single" w:sz="4" w:space="0" w:color="ACB9CA"/>
            </w:tcBorders>
            <w:shd w:val="clear" w:color="000000" w:fill="FFFFFF"/>
            <w:vAlign w:val="center"/>
            <w:hideMark/>
          </w:tcPr>
          <w:p w14:paraId="510F77A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lastRenderedPageBreak/>
              <w:t>562910.4</w:t>
            </w:r>
          </w:p>
        </w:tc>
        <w:tc>
          <w:tcPr>
            <w:tcW w:w="1070" w:type="dxa"/>
            <w:tcBorders>
              <w:top w:val="nil"/>
              <w:left w:val="nil"/>
              <w:bottom w:val="single" w:sz="4" w:space="0" w:color="ACB9CA"/>
              <w:right w:val="single" w:sz="4" w:space="0" w:color="ACB9CA"/>
            </w:tcBorders>
            <w:shd w:val="clear" w:color="000000" w:fill="FFFFFF"/>
            <w:vAlign w:val="center"/>
            <w:hideMark/>
          </w:tcPr>
          <w:p w14:paraId="596EC00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610911.6</w:t>
            </w:r>
          </w:p>
        </w:tc>
        <w:tc>
          <w:tcPr>
            <w:tcW w:w="1071" w:type="dxa"/>
            <w:tcBorders>
              <w:top w:val="nil"/>
              <w:left w:val="nil"/>
              <w:bottom w:val="single" w:sz="4" w:space="0" w:color="ACB9CA"/>
              <w:right w:val="single" w:sz="4" w:space="0" w:color="ACB9CA"/>
            </w:tcBorders>
            <w:shd w:val="clear" w:color="000000" w:fill="FFFFFF"/>
            <w:vAlign w:val="center"/>
            <w:hideMark/>
          </w:tcPr>
          <w:p w14:paraId="08CA7FE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23991</w:t>
            </w:r>
          </w:p>
        </w:tc>
        <w:tc>
          <w:tcPr>
            <w:tcW w:w="1071" w:type="dxa"/>
            <w:tcBorders>
              <w:top w:val="nil"/>
              <w:left w:val="nil"/>
              <w:bottom w:val="single" w:sz="4" w:space="0" w:color="ACB9CA"/>
              <w:right w:val="single" w:sz="4" w:space="0" w:color="ACB9CA"/>
            </w:tcBorders>
            <w:shd w:val="clear" w:color="000000" w:fill="FFFFFF"/>
            <w:vAlign w:val="center"/>
            <w:hideMark/>
          </w:tcPr>
          <w:p w14:paraId="5B9977D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760735</w:t>
            </w:r>
          </w:p>
        </w:tc>
        <w:tc>
          <w:tcPr>
            <w:tcW w:w="1230" w:type="dxa"/>
            <w:tcBorders>
              <w:top w:val="nil"/>
              <w:left w:val="nil"/>
              <w:bottom w:val="single" w:sz="4" w:space="0" w:color="ACB9CA"/>
              <w:right w:val="single" w:sz="4" w:space="0" w:color="ACB9CA"/>
            </w:tcBorders>
            <w:shd w:val="clear" w:color="000000" w:fill="FFFFFF"/>
            <w:vAlign w:val="center"/>
            <w:hideMark/>
          </w:tcPr>
          <w:p w14:paraId="2997526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21.47%</w:t>
            </w:r>
          </w:p>
        </w:tc>
      </w:tr>
      <w:tr w:rsidR="00D8468E" w:rsidRPr="00C47FE2" w14:paraId="2FB238A4"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610D2E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Click_Save_expense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0E77AB2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w:t>
            </w:r>
          </w:p>
        </w:tc>
        <w:tc>
          <w:tcPr>
            <w:tcW w:w="1378" w:type="dxa"/>
            <w:tcBorders>
              <w:top w:val="nil"/>
              <w:left w:val="nil"/>
              <w:bottom w:val="single" w:sz="4" w:space="0" w:color="ACB9CA"/>
              <w:right w:val="single" w:sz="4" w:space="0" w:color="ACB9CA"/>
            </w:tcBorders>
            <w:shd w:val="clear" w:color="000000" w:fill="FFFFFF"/>
            <w:vAlign w:val="center"/>
            <w:hideMark/>
          </w:tcPr>
          <w:p w14:paraId="1FECE83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204381</w:t>
            </w:r>
          </w:p>
        </w:tc>
        <w:tc>
          <w:tcPr>
            <w:tcW w:w="990" w:type="dxa"/>
            <w:tcBorders>
              <w:top w:val="nil"/>
              <w:left w:val="nil"/>
              <w:bottom w:val="single" w:sz="4" w:space="0" w:color="ACB9CA"/>
              <w:right w:val="single" w:sz="4" w:space="0" w:color="ACB9CA"/>
            </w:tcBorders>
            <w:shd w:val="clear" w:color="000000" w:fill="FFFFFF"/>
            <w:vAlign w:val="center"/>
            <w:hideMark/>
          </w:tcPr>
          <w:p w14:paraId="5E94FD3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305407</w:t>
            </w:r>
          </w:p>
        </w:tc>
        <w:tc>
          <w:tcPr>
            <w:tcW w:w="1070" w:type="dxa"/>
            <w:tcBorders>
              <w:top w:val="nil"/>
              <w:left w:val="nil"/>
              <w:bottom w:val="single" w:sz="4" w:space="0" w:color="ACB9CA"/>
              <w:right w:val="single" w:sz="4" w:space="0" w:color="ACB9CA"/>
            </w:tcBorders>
            <w:shd w:val="clear" w:color="000000" w:fill="FFFFFF"/>
            <w:vAlign w:val="center"/>
            <w:hideMark/>
          </w:tcPr>
          <w:p w14:paraId="14C2F72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313343</w:t>
            </w:r>
          </w:p>
        </w:tc>
        <w:tc>
          <w:tcPr>
            <w:tcW w:w="1070" w:type="dxa"/>
            <w:tcBorders>
              <w:top w:val="nil"/>
              <w:left w:val="nil"/>
              <w:bottom w:val="single" w:sz="4" w:space="0" w:color="ACB9CA"/>
              <w:right w:val="single" w:sz="4" w:space="0" w:color="ACB9CA"/>
            </w:tcBorders>
            <w:shd w:val="clear" w:color="000000" w:fill="FFFFFF"/>
            <w:vAlign w:val="center"/>
            <w:hideMark/>
          </w:tcPr>
          <w:p w14:paraId="16907AA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314623</w:t>
            </w:r>
          </w:p>
        </w:tc>
        <w:tc>
          <w:tcPr>
            <w:tcW w:w="1071" w:type="dxa"/>
            <w:tcBorders>
              <w:top w:val="nil"/>
              <w:left w:val="nil"/>
              <w:bottom w:val="single" w:sz="4" w:space="0" w:color="ACB9CA"/>
              <w:right w:val="single" w:sz="4" w:space="0" w:color="ACB9CA"/>
            </w:tcBorders>
            <w:shd w:val="clear" w:color="000000" w:fill="FFFFFF"/>
            <w:vAlign w:val="center"/>
            <w:hideMark/>
          </w:tcPr>
          <w:p w14:paraId="3FBDDFD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92169</w:t>
            </w:r>
          </w:p>
        </w:tc>
        <w:tc>
          <w:tcPr>
            <w:tcW w:w="1071" w:type="dxa"/>
            <w:tcBorders>
              <w:top w:val="nil"/>
              <w:left w:val="nil"/>
              <w:bottom w:val="single" w:sz="4" w:space="0" w:color="ACB9CA"/>
              <w:right w:val="single" w:sz="4" w:space="0" w:color="ACB9CA"/>
            </w:tcBorders>
            <w:shd w:val="clear" w:color="000000" w:fill="FFFFFF"/>
            <w:vAlign w:val="center"/>
            <w:hideMark/>
          </w:tcPr>
          <w:p w14:paraId="7241E58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315208</w:t>
            </w:r>
          </w:p>
        </w:tc>
        <w:tc>
          <w:tcPr>
            <w:tcW w:w="1230" w:type="dxa"/>
            <w:tcBorders>
              <w:top w:val="nil"/>
              <w:left w:val="nil"/>
              <w:bottom w:val="single" w:sz="4" w:space="0" w:color="ACB9CA"/>
              <w:right w:val="single" w:sz="4" w:space="0" w:color="ACB9CA"/>
            </w:tcBorders>
            <w:shd w:val="clear" w:color="000000" w:fill="FFFFFF"/>
            <w:vAlign w:val="center"/>
            <w:hideMark/>
          </w:tcPr>
          <w:p w14:paraId="650FF18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1BEED92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333A89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4FD6BD5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78" w:type="dxa"/>
            <w:tcBorders>
              <w:top w:val="nil"/>
              <w:left w:val="nil"/>
              <w:bottom w:val="single" w:sz="4" w:space="0" w:color="ACB9CA"/>
              <w:right w:val="single" w:sz="4" w:space="0" w:color="ACB9CA"/>
            </w:tcBorders>
            <w:shd w:val="clear" w:color="000000" w:fill="FFFFFF"/>
            <w:vAlign w:val="center"/>
            <w:hideMark/>
          </w:tcPr>
          <w:p w14:paraId="7C2A4C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123748.17</w:t>
            </w:r>
          </w:p>
        </w:tc>
        <w:tc>
          <w:tcPr>
            <w:tcW w:w="990" w:type="dxa"/>
            <w:tcBorders>
              <w:top w:val="nil"/>
              <w:left w:val="nil"/>
              <w:bottom w:val="single" w:sz="4" w:space="0" w:color="ACB9CA"/>
              <w:right w:val="single" w:sz="4" w:space="0" w:color="ACB9CA"/>
            </w:tcBorders>
            <w:shd w:val="clear" w:color="000000" w:fill="FFFFFF"/>
            <w:vAlign w:val="center"/>
            <w:hideMark/>
          </w:tcPr>
          <w:p w14:paraId="7DD8109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197887</w:t>
            </w:r>
          </w:p>
        </w:tc>
        <w:tc>
          <w:tcPr>
            <w:tcW w:w="1070" w:type="dxa"/>
            <w:tcBorders>
              <w:top w:val="nil"/>
              <w:left w:val="nil"/>
              <w:bottom w:val="single" w:sz="4" w:space="0" w:color="ACB9CA"/>
              <w:right w:val="single" w:sz="4" w:space="0" w:color="ACB9CA"/>
            </w:tcBorders>
            <w:shd w:val="clear" w:color="000000" w:fill="FFFFFF"/>
            <w:vAlign w:val="center"/>
            <w:hideMark/>
          </w:tcPr>
          <w:p w14:paraId="6502A31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225663</w:t>
            </w:r>
          </w:p>
        </w:tc>
        <w:tc>
          <w:tcPr>
            <w:tcW w:w="1070" w:type="dxa"/>
            <w:tcBorders>
              <w:top w:val="nil"/>
              <w:left w:val="nil"/>
              <w:bottom w:val="single" w:sz="4" w:space="0" w:color="ACB9CA"/>
              <w:right w:val="single" w:sz="4" w:space="0" w:color="ACB9CA"/>
            </w:tcBorders>
            <w:shd w:val="clear" w:color="000000" w:fill="FFFFFF"/>
            <w:vAlign w:val="center"/>
            <w:hideMark/>
          </w:tcPr>
          <w:p w14:paraId="31368E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1" w:type="dxa"/>
            <w:tcBorders>
              <w:top w:val="nil"/>
              <w:left w:val="nil"/>
              <w:bottom w:val="single" w:sz="4" w:space="0" w:color="ACB9CA"/>
              <w:right w:val="single" w:sz="4" w:space="0" w:color="ACB9CA"/>
            </w:tcBorders>
            <w:shd w:val="clear" w:color="000000" w:fill="FFFFFF"/>
            <w:vAlign w:val="center"/>
            <w:hideMark/>
          </w:tcPr>
          <w:p w14:paraId="14F38DF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071" w:type="dxa"/>
            <w:tcBorders>
              <w:top w:val="nil"/>
              <w:left w:val="nil"/>
              <w:bottom w:val="single" w:sz="4" w:space="0" w:color="ACB9CA"/>
              <w:right w:val="single" w:sz="4" w:space="0" w:color="ACB9CA"/>
            </w:tcBorders>
            <w:shd w:val="clear" w:color="000000" w:fill="FFFFFF"/>
            <w:vAlign w:val="center"/>
            <w:hideMark/>
          </w:tcPr>
          <w:p w14:paraId="5E9B0E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308931</w:t>
            </w:r>
          </w:p>
        </w:tc>
        <w:tc>
          <w:tcPr>
            <w:tcW w:w="1230" w:type="dxa"/>
            <w:tcBorders>
              <w:top w:val="nil"/>
              <w:left w:val="nil"/>
              <w:bottom w:val="single" w:sz="4" w:space="0" w:color="ACB9CA"/>
              <w:right w:val="single" w:sz="4" w:space="0" w:color="ACB9CA"/>
            </w:tcBorders>
            <w:shd w:val="clear" w:color="000000" w:fill="FFFFFF"/>
            <w:vAlign w:val="center"/>
            <w:hideMark/>
          </w:tcPr>
          <w:p w14:paraId="7D96C41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0.20%</w:t>
            </w:r>
          </w:p>
        </w:tc>
      </w:tr>
      <w:tr w:rsidR="00D8468E" w:rsidRPr="00C47FE2" w14:paraId="6DB95B9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50DFC7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232" w:type="dxa"/>
            <w:tcBorders>
              <w:top w:val="nil"/>
              <w:left w:val="nil"/>
              <w:bottom w:val="single" w:sz="4" w:space="0" w:color="ACB9CA"/>
              <w:right w:val="single" w:sz="4" w:space="0" w:color="ACB9CA"/>
            </w:tcBorders>
            <w:shd w:val="clear" w:color="000000" w:fill="FFFFFF"/>
            <w:vAlign w:val="center"/>
            <w:hideMark/>
          </w:tcPr>
          <w:p w14:paraId="749C5E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w:t>
            </w:r>
          </w:p>
        </w:tc>
        <w:tc>
          <w:tcPr>
            <w:tcW w:w="1378" w:type="dxa"/>
            <w:tcBorders>
              <w:top w:val="nil"/>
              <w:left w:val="nil"/>
              <w:bottom w:val="single" w:sz="4" w:space="0" w:color="ACB9CA"/>
              <w:right w:val="single" w:sz="4" w:space="0" w:color="ACB9CA"/>
            </w:tcBorders>
            <w:shd w:val="clear" w:color="000000" w:fill="FFFFFF"/>
            <w:vAlign w:val="center"/>
            <w:hideMark/>
          </w:tcPr>
          <w:p w14:paraId="2DE69C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142235.86</w:t>
            </w:r>
          </w:p>
        </w:tc>
        <w:tc>
          <w:tcPr>
            <w:tcW w:w="990" w:type="dxa"/>
            <w:tcBorders>
              <w:top w:val="nil"/>
              <w:left w:val="nil"/>
              <w:bottom w:val="single" w:sz="4" w:space="0" w:color="ACB9CA"/>
              <w:right w:val="single" w:sz="4" w:space="0" w:color="ACB9CA"/>
            </w:tcBorders>
            <w:shd w:val="clear" w:color="000000" w:fill="FFFFFF"/>
            <w:vAlign w:val="center"/>
            <w:hideMark/>
          </w:tcPr>
          <w:p w14:paraId="02FBACA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216191</w:t>
            </w:r>
          </w:p>
        </w:tc>
        <w:tc>
          <w:tcPr>
            <w:tcW w:w="1070" w:type="dxa"/>
            <w:tcBorders>
              <w:top w:val="nil"/>
              <w:left w:val="nil"/>
              <w:bottom w:val="single" w:sz="4" w:space="0" w:color="ACB9CA"/>
              <w:right w:val="single" w:sz="4" w:space="0" w:color="ACB9CA"/>
            </w:tcBorders>
            <w:shd w:val="clear" w:color="000000" w:fill="FFFFFF"/>
            <w:vAlign w:val="center"/>
            <w:hideMark/>
          </w:tcPr>
          <w:p w14:paraId="0C1B57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14:paraId="1003A10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299519</w:t>
            </w:r>
          </w:p>
        </w:tc>
        <w:tc>
          <w:tcPr>
            <w:tcW w:w="1071" w:type="dxa"/>
            <w:tcBorders>
              <w:top w:val="nil"/>
              <w:left w:val="nil"/>
              <w:bottom w:val="single" w:sz="4" w:space="0" w:color="ACB9CA"/>
              <w:right w:val="single" w:sz="4" w:space="0" w:color="ACB9CA"/>
            </w:tcBorders>
            <w:shd w:val="clear" w:color="000000" w:fill="FFFFFF"/>
            <w:vAlign w:val="center"/>
            <w:hideMark/>
          </w:tcPr>
          <w:p w14:paraId="764630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20244</w:t>
            </w:r>
          </w:p>
        </w:tc>
        <w:tc>
          <w:tcPr>
            <w:tcW w:w="1071" w:type="dxa"/>
            <w:tcBorders>
              <w:top w:val="nil"/>
              <w:left w:val="nil"/>
              <w:bottom w:val="single" w:sz="4" w:space="0" w:color="ACB9CA"/>
              <w:right w:val="single" w:sz="4" w:space="0" w:color="ACB9CA"/>
            </w:tcBorders>
            <w:shd w:val="clear" w:color="000000" w:fill="FFFFFF"/>
            <w:vAlign w:val="center"/>
            <w:hideMark/>
          </w:tcPr>
          <w:p w14:paraId="7DCBF9A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310393</w:t>
            </w:r>
          </w:p>
        </w:tc>
        <w:tc>
          <w:tcPr>
            <w:tcW w:w="1230" w:type="dxa"/>
            <w:tcBorders>
              <w:top w:val="nil"/>
              <w:left w:val="nil"/>
              <w:bottom w:val="single" w:sz="4" w:space="0" w:color="ACB9CA"/>
              <w:right w:val="single" w:sz="4" w:space="0" w:color="ACB9CA"/>
            </w:tcBorders>
            <w:shd w:val="clear" w:color="000000" w:fill="FFFFFF"/>
            <w:vAlign w:val="center"/>
            <w:hideMark/>
          </w:tcPr>
          <w:p w14:paraId="1536AD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4075B4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AFB9B4D"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232" w:type="dxa"/>
            <w:tcBorders>
              <w:top w:val="nil"/>
              <w:left w:val="nil"/>
              <w:bottom w:val="single" w:sz="4" w:space="0" w:color="ACB9CA"/>
              <w:right w:val="single" w:sz="4" w:space="0" w:color="ACB9CA"/>
            </w:tcBorders>
            <w:shd w:val="clear" w:color="000000" w:fill="FFFFFF"/>
            <w:vAlign w:val="center"/>
            <w:hideMark/>
          </w:tcPr>
          <w:p w14:paraId="2181C51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w:t>
            </w:r>
          </w:p>
        </w:tc>
        <w:tc>
          <w:tcPr>
            <w:tcW w:w="1378" w:type="dxa"/>
            <w:tcBorders>
              <w:top w:val="nil"/>
              <w:left w:val="nil"/>
              <w:bottom w:val="single" w:sz="4" w:space="0" w:color="ACB9CA"/>
              <w:right w:val="single" w:sz="4" w:space="0" w:color="ACB9CA"/>
            </w:tcBorders>
            <w:shd w:val="clear" w:color="000000" w:fill="FFFFFF"/>
            <w:vAlign w:val="center"/>
            <w:hideMark/>
          </w:tcPr>
          <w:p w14:paraId="0A7307C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159992.64</w:t>
            </w:r>
          </w:p>
        </w:tc>
        <w:tc>
          <w:tcPr>
            <w:tcW w:w="990" w:type="dxa"/>
            <w:tcBorders>
              <w:top w:val="nil"/>
              <w:left w:val="nil"/>
              <w:bottom w:val="single" w:sz="4" w:space="0" w:color="ACB9CA"/>
              <w:right w:val="single" w:sz="4" w:space="0" w:color="ACB9CA"/>
            </w:tcBorders>
            <w:shd w:val="clear" w:color="000000" w:fill="FFFFFF"/>
            <w:vAlign w:val="center"/>
            <w:hideMark/>
          </w:tcPr>
          <w:p w14:paraId="79FD4F6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4" w:space="0" w:color="ACB9CA"/>
              <w:right w:val="single" w:sz="4" w:space="0" w:color="ACB9CA"/>
            </w:tcBorders>
            <w:shd w:val="clear" w:color="000000" w:fill="FFFFFF"/>
            <w:vAlign w:val="center"/>
            <w:hideMark/>
          </w:tcPr>
          <w:p w14:paraId="05DB15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294143</w:t>
            </w:r>
          </w:p>
        </w:tc>
        <w:tc>
          <w:tcPr>
            <w:tcW w:w="1070" w:type="dxa"/>
            <w:tcBorders>
              <w:top w:val="nil"/>
              <w:left w:val="nil"/>
              <w:bottom w:val="single" w:sz="4" w:space="0" w:color="ACB9CA"/>
              <w:right w:val="single" w:sz="4" w:space="0" w:color="ACB9CA"/>
            </w:tcBorders>
            <w:shd w:val="clear" w:color="000000" w:fill="FFFFFF"/>
            <w:vAlign w:val="center"/>
            <w:hideMark/>
          </w:tcPr>
          <w:p w14:paraId="40C290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296703</w:t>
            </w:r>
          </w:p>
        </w:tc>
        <w:tc>
          <w:tcPr>
            <w:tcW w:w="1071" w:type="dxa"/>
            <w:tcBorders>
              <w:top w:val="nil"/>
              <w:left w:val="nil"/>
              <w:bottom w:val="single" w:sz="4" w:space="0" w:color="ACB9CA"/>
              <w:right w:val="single" w:sz="4" w:space="0" w:color="ACB9CA"/>
            </w:tcBorders>
            <w:shd w:val="clear" w:color="000000" w:fill="FFFFFF"/>
            <w:vAlign w:val="center"/>
            <w:hideMark/>
          </w:tcPr>
          <w:p w14:paraId="033ABBF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44765</w:t>
            </w:r>
          </w:p>
        </w:tc>
        <w:tc>
          <w:tcPr>
            <w:tcW w:w="1071" w:type="dxa"/>
            <w:tcBorders>
              <w:top w:val="nil"/>
              <w:left w:val="nil"/>
              <w:bottom w:val="single" w:sz="4" w:space="0" w:color="ACB9CA"/>
              <w:right w:val="single" w:sz="4" w:space="0" w:color="ACB9CA"/>
            </w:tcBorders>
            <w:shd w:val="clear" w:color="000000" w:fill="FFFFFF"/>
            <w:vAlign w:val="center"/>
            <w:hideMark/>
          </w:tcPr>
          <w:p w14:paraId="7F4A510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300298</w:t>
            </w:r>
          </w:p>
        </w:tc>
        <w:tc>
          <w:tcPr>
            <w:tcW w:w="1230" w:type="dxa"/>
            <w:tcBorders>
              <w:top w:val="nil"/>
              <w:left w:val="nil"/>
              <w:bottom w:val="single" w:sz="4" w:space="0" w:color="ACB9CA"/>
              <w:right w:val="single" w:sz="4" w:space="0" w:color="ACB9CA"/>
            </w:tcBorders>
            <w:shd w:val="clear" w:color="000000" w:fill="FFFFFF"/>
            <w:vAlign w:val="center"/>
            <w:hideMark/>
          </w:tcPr>
          <w:p w14:paraId="6113EA1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A15E85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945891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232" w:type="dxa"/>
            <w:tcBorders>
              <w:top w:val="nil"/>
              <w:left w:val="nil"/>
              <w:bottom w:val="single" w:sz="4" w:space="0" w:color="ACB9CA"/>
              <w:right w:val="single" w:sz="4" w:space="0" w:color="ACB9CA"/>
            </w:tcBorders>
            <w:shd w:val="clear" w:color="000000" w:fill="FFFFFF"/>
            <w:vAlign w:val="center"/>
            <w:hideMark/>
          </w:tcPr>
          <w:p w14:paraId="3BA9DA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w:t>
            </w:r>
          </w:p>
        </w:tc>
        <w:tc>
          <w:tcPr>
            <w:tcW w:w="1378" w:type="dxa"/>
            <w:tcBorders>
              <w:top w:val="nil"/>
              <w:left w:val="nil"/>
              <w:bottom w:val="single" w:sz="4" w:space="0" w:color="ACB9CA"/>
              <w:right w:val="single" w:sz="4" w:space="0" w:color="ACB9CA"/>
            </w:tcBorders>
            <w:shd w:val="clear" w:color="000000" w:fill="FFFFFF"/>
            <w:vAlign w:val="center"/>
            <w:hideMark/>
          </w:tcPr>
          <w:p w14:paraId="7E34213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180646.24</w:t>
            </w:r>
          </w:p>
        </w:tc>
        <w:tc>
          <w:tcPr>
            <w:tcW w:w="990" w:type="dxa"/>
            <w:tcBorders>
              <w:top w:val="nil"/>
              <w:left w:val="nil"/>
              <w:bottom w:val="single" w:sz="4" w:space="0" w:color="ACB9CA"/>
              <w:right w:val="single" w:sz="4" w:space="0" w:color="ACB9CA"/>
            </w:tcBorders>
            <w:shd w:val="clear" w:color="000000" w:fill="FFFFFF"/>
            <w:vAlign w:val="center"/>
            <w:hideMark/>
          </w:tcPr>
          <w:p w14:paraId="30EAD13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208255</w:t>
            </w:r>
          </w:p>
        </w:tc>
        <w:tc>
          <w:tcPr>
            <w:tcW w:w="1070" w:type="dxa"/>
            <w:tcBorders>
              <w:top w:val="nil"/>
              <w:left w:val="nil"/>
              <w:bottom w:val="single" w:sz="4" w:space="0" w:color="ACB9CA"/>
              <w:right w:val="single" w:sz="4" w:space="0" w:color="ACB9CA"/>
            </w:tcBorders>
            <w:shd w:val="clear" w:color="000000" w:fill="FFFFFF"/>
            <w:vAlign w:val="center"/>
            <w:hideMark/>
          </w:tcPr>
          <w:p w14:paraId="3B69C2B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256767</w:t>
            </w:r>
          </w:p>
        </w:tc>
        <w:tc>
          <w:tcPr>
            <w:tcW w:w="1070" w:type="dxa"/>
            <w:tcBorders>
              <w:top w:val="nil"/>
              <w:left w:val="nil"/>
              <w:bottom w:val="single" w:sz="4" w:space="0" w:color="ACB9CA"/>
              <w:right w:val="single" w:sz="4" w:space="0" w:color="ACB9CA"/>
            </w:tcBorders>
            <w:shd w:val="clear" w:color="000000" w:fill="FFFFFF"/>
            <w:vAlign w:val="center"/>
            <w:hideMark/>
          </w:tcPr>
          <w:p w14:paraId="635EB63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309247</w:t>
            </w:r>
          </w:p>
        </w:tc>
        <w:tc>
          <w:tcPr>
            <w:tcW w:w="1071" w:type="dxa"/>
            <w:tcBorders>
              <w:top w:val="nil"/>
              <w:left w:val="nil"/>
              <w:bottom w:val="single" w:sz="4" w:space="0" w:color="ACB9CA"/>
              <w:right w:val="single" w:sz="4" w:space="0" w:color="ACB9CA"/>
            </w:tcBorders>
            <w:shd w:val="clear" w:color="000000" w:fill="FFFFFF"/>
            <w:vAlign w:val="center"/>
            <w:hideMark/>
          </w:tcPr>
          <w:p w14:paraId="438286B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139485</w:t>
            </w:r>
          </w:p>
        </w:tc>
        <w:tc>
          <w:tcPr>
            <w:tcW w:w="1071" w:type="dxa"/>
            <w:tcBorders>
              <w:top w:val="nil"/>
              <w:left w:val="nil"/>
              <w:bottom w:val="single" w:sz="4" w:space="0" w:color="ACB9CA"/>
              <w:right w:val="single" w:sz="4" w:space="0" w:color="ACB9CA"/>
            </w:tcBorders>
            <w:shd w:val="clear" w:color="000000" w:fill="FFFFFF"/>
            <w:vAlign w:val="center"/>
            <w:hideMark/>
          </w:tcPr>
          <w:p w14:paraId="0176458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309160</w:t>
            </w:r>
          </w:p>
        </w:tc>
        <w:tc>
          <w:tcPr>
            <w:tcW w:w="1230" w:type="dxa"/>
            <w:tcBorders>
              <w:top w:val="nil"/>
              <w:left w:val="nil"/>
              <w:bottom w:val="single" w:sz="4" w:space="0" w:color="ACB9CA"/>
              <w:right w:val="single" w:sz="4" w:space="0" w:color="ACB9CA"/>
            </w:tcBorders>
            <w:shd w:val="clear" w:color="000000" w:fill="FFFFFF"/>
            <w:vAlign w:val="center"/>
            <w:hideMark/>
          </w:tcPr>
          <w:p w14:paraId="31558D2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CFA9DB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57F33A5"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2BED47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6071</w:t>
            </w:r>
          </w:p>
        </w:tc>
        <w:tc>
          <w:tcPr>
            <w:tcW w:w="1378" w:type="dxa"/>
            <w:tcBorders>
              <w:top w:val="nil"/>
              <w:left w:val="nil"/>
              <w:bottom w:val="single" w:sz="4" w:space="0" w:color="ACB9CA"/>
              <w:right w:val="single" w:sz="4" w:space="0" w:color="ACB9CA"/>
            </w:tcBorders>
            <w:shd w:val="clear" w:color="000000" w:fill="FFFFFF"/>
            <w:vAlign w:val="center"/>
            <w:hideMark/>
          </w:tcPr>
          <w:p w14:paraId="48EE8E7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166725.85</w:t>
            </w:r>
          </w:p>
        </w:tc>
        <w:tc>
          <w:tcPr>
            <w:tcW w:w="990" w:type="dxa"/>
            <w:tcBorders>
              <w:top w:val="nil"/>
              <w:left w:val="nil"/>
              <w:bottom w:val="single" w:sz="4" w:space="0" w:color="ACB9CA"/>
              <w:right w:val="single" w:sz="4" w:space="0" w:color="ACB9CA"/>
            </w:tcBorders>
            <w:shd w:val="clear" w:color="000000" w:fill="FFFFFF"/>
            <w:vAlign w:val="center"/>
            <w:hideMark/>
          </w:tcPr>
          <w:p w14:paraId="02DD67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311199.2</w:t>
            </w:r>
          </w:p>
        </w:tc>
        <w:tc>
          <w:tcPr>
            <w:tcW w:w="1070" w:type="dxa"/>
            <w:tcBorders>
              <w:top w:val="nil"/>
              <w:left w:val="nil"/>
              <w:bottom w:val="single" w:sz="4" w:space="0" w:color="ACB9CA"/>
              <w:right w:val="single" w:sz="4" w:space="0" w:color="ACB9CA"/>
            </w:tcBorders>
            <w:shd w:val="clear" w:color="000000" w:fill="FFFFFF"/>
            <w:vAlign w:val="center"/>
            <w:hideMark/>
          </w:tcPr>
          <w:p w14:paraId="02E0BF8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413584.2</w:t>
            </w:r>
          </w:p>
        </w:tc>
        <w:tc>
          <w:tcPr>
            <w:tcW w:w="1070" w:type="dxa"/>
            <w:tcBorders>
              <w:top w:val="nil"/>
              <w:left w:val="nil"/>
              <w:bottom w:val="single" w:sz="4" w:space="0" w:color="ACB9CA"/>
              <w:right w:val="single" w:sz="4" w:space="0" w:color="ACB9CA"/>
            </w:tcBorders>
            <w:shd w:val="clear" w:color="000000" w:fill="FFFFFF"/>
            <w:vAlign w:val="center"/>
            <w:hideMark/>
          </w:tcPr>
          <w:p w14:paraId="03218FE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489688.3</w:t>
            </w:r>
          </w:p>
        </w:tc>
        <w:tc>
          <w:tcPr>
            <w:tcW w:w="1071" w:type="dxa"/>
            <w:tcBorders>
              <w:top w:val="nil"/>
              <w:left w:val="nil"/>
              <w:bottom w:val="single" w:sz="4" w:space="0" w:color="ACB9CA"/>
              <w:right w:val="single" w:sz="4" w:space="0" w:color="ACB9CA"/>
            </w:tcBorders>
            <w:shd w:val="clear" w:color="000000" w:fill="FFFFFF"/>
            <w:vAlign w:val="center"/>
            <w:hideMark/>
          </w:tcPr>
          <w:p w14:paraId="3999FE7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vAlign w:val="center"/>
            <w:hideMark/>
          </w:tcPr>
          <w:p w14:paraId="63C493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586785</w:t>
            </w:r>
          </w:p>
        </w:tc>
        <w:tc>
          <w:tcPr>
            <w:tcW w:w="1230" w:type="dxa"/>
            <w:tcBorders>
              <w:top w:val="nil"/>
              <w:left w:val="nil"/>
              <w:bottom w:val="single" w:sz="4" w:space="0" w:color="ACB9CA"/>
              <w:right w:val="single" w:sz="4" w:space="0" w:color="ACB9CA"/>
            </w:tcBorders>
            <w:shd w:val="clear" w:color="000000" w:fill="FFFFFF"/>
            <w:vAlign w:val="center"/>
            <w:hideMark/>
          </w:tcPr>
          <w:p w14:paraId="0749958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14:paraId="1898CD0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581FD8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06E801C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w:t>
            </w:r>
          </w:p>
        </w:tc>
        <w:tc>
          <w:tcPr>
            <w:tcW w:w="1378" w:type="dxa"/>
            <w:tcBorders>
              <w:top w:val="nil"/>
              <w:left w:val="nil"/>
              <w:bottom w:val="single" w:sz="4" w:space="0" w:color="ACB9CA"/>
              <w:right w:val="single" w:sz="4" w:space="0" w:color="ACB9CA"/>
            </w:tcBorders>
            <w:shd w:val="clear" w:color="000000" w:fill="FFFFFF"/>
            <w:vAlign w:val="center"/>
            <w:hideMark/>
          </w:tcPr>
          <w:p w14:paraId="0D99120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281288.44</w:t>
            </w:r>
          </w:p>
        </w:tc>
        <w:tc>
          <w:tcPr>
            <w:tcW w:w="990" w:type="dxa"/>
            <w:tcBorders>
              <w:top w:val="nil"/>
              <w:left w:val="nil"/>
              <w:bottom w:val="single" w:sz="4" w:space="0" w:color="ACB9CA"/>
              <w:right w:val="single" w:sz="4" w:space="0" w:color="ACB9CA"/>
            </w:tcBorders>
            <w:shd w:val="clear" w:color="000000" w:fill="FFFFFF"/>
            <w:vAlign w:val="center"/>
            <w:hideMark/>
          </w:tcPr>
          <w:p w14:paraId="44563FA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405503</w:t>
            </w:r>
          </w:p>
        </w:tc>
        <w:tc>
          <w:tcPr>
            <w:tcW w:w="1070" w:type="dxa"/>
            <w:tcBorders>
              <w:top w:val="nil"/>
              <w:left w:val="nil"/>
              <w:bottom w:val="single" w:sz="4" w:space="0" w:color="ACB9CA"/>
              <w:right w:val="single" w:sz="4" w:space="0" w:color="ACB9CA"/>
            </w:tcBorders>
            <w:shd w:val="clear" w:color="000000" w:fill="FFFFFF"/>
            <w:vAlign w:val="center"/>
            <w:hideMark/>
          </w:tcPr>
          <w:p w14:paraId="3BD40B8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500223</w:t>
            </w:r>
          </w:p>
        </w:tc>
        <w:tc>
          <w:tcPr>
            <w:tcW w:w="1070" w:type="dxa"/>
            <w:tcBorders>
              <w:top w:val="nil"/>
              <w:left w:val="nil"/>
              <w:bottom w:val="single" w:sz="4" w:space="0" w:color="ACB9CA"/>
              <w:right w:val="single" w:sz="4" w:space="0" w:color="ACB9CA"/>
            </w:tcBorders>
            <w:shd w:val="clear" w:color="000000" w:fill="FFFFFF"/>
            <w:vAlign w:val="center"/>
            <w:hideMark/>
          </w:tcPr>
          <w:p w14:paraId="50CC416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517119</w:t>
            </w:r>
          </w:p>
        </w:tc>
        <w:tc>
          <w:tcPr>
            <w:tcW w:w="1071" w:type="dxa"/>
            <w:tcBorders>
              <w:top w:val="nil"/>
              <w:left w:val="nil"/>
              <w:bottom w:val="single" w:sz="4" w:space="0" w:color="ACB9CA"/>
              <w:right w:val="single" w:sz="4" w:space="0" w:color="ACB9CA"/>
            </w:tcBorders>
            <w:shd w:val="clear" w:color="000000" w:fill="FFFFFF"/>
            <w:vAlign w:val="center"/>
            <w:hideMark/>
          </w:tcPr>
          <w:p w14:paraId="46F58E5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35281</w:t>
            </w:r>
          </w:p>
        </w:tc>
        <w:tc>
          <w:tcPr>
            <w:tcW w:w="1071" w:type="dxa"/>
            <w:tcBorders>
              <w:top w:val="nil"/>
              <w:left w:val="nil"/>
              <w:bottom w:val="single" w:sz="4" w:space="0" w:color="ACB9CA"/>
              <w:right w:val="single" w:sz="4" w:space="0" w:color="ACB9CA"/>
            </w:tcBorders>
            <w:shd w:val="clear" w:color="000000" w:fill="FFFFFF"/>
            <w:vAlign w:val="center"/>
            <w:hideMark/>
          </w:tcPr>
          <w:p w14:paraId="55637B5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520872</w:t>
            </w:r>
          </w:p>
        </w:tc>
        <w:tc>
          <w:tcPr>
            <w:tcW w:w="1230" w:type="dxa"/>
            <w:tcBorders>
              <w:top w:val="nil"/>
              <w:left w:val="nil"/>
              <w:bottom w:val="single" w:sz="4" w:space="0" w:color="ACB9CA"/>
              <w:right w:val="single" w:sz="4" w:space="0" w:color="ACB9CA"/>
            </w:tcBorders>
            <w:shd w:val="clear" w:color="000000" w:fill="FFFFFF"/>
            <w:vAlign w:val="center"/>
            <w:hideMark/>
          </w:tcPr>
          <w:p w14:paraId="647FDEF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6DF34F6"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8FF04C0"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232" w:type="dxa"/>
            <w:tcBorders>
              <w:top w:val="nil"/>
              <w:left w:val="nil"/>
              <w:bottom w:val="single" w:sz="4" w:space="0" w:color="ACB9CA"/>
              <w:right w:val="single" w:sz="4" w:space="0" w:color="ACB9CA"/>
            </w:tcBorders>
            <w:shd w:val="clear" w:color="000000" w:fill="FFFFFF"/>
            <w:vAlign w:val="center"/>
            <w:hideMark/>
          </w:tcPr>
          <w:p w14:paraId="2A6606D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378" w:type="dxa"/>
            <w:tcBorders>
              <w:top w:val="nil"/>
              <w:left w:val="nil"/>
              <w:bottom w:val="single" w:sz="4" w:space="0" w:color="ACB9CA"/>
              <w:right w:val="single" w:sz="4" w:space="0" w:color="ACB9CA"/>
            </w:tcBorders>
            <w:shd w:val="clear" w:color="000000" w:fill="FFFFFF"/>
            <w:vAlign w:val="center"/>
            <w:hideMark/>
          </w:tcPr>
          <w:p w14:paraId="2721AF8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145524.13</w:t>
            </w:r>
          </w:p>
        </w:tc>
        <w:tc>
          <w:tcPr>
            <w:tcW w:w="990" w:type="dxa"/>
            <w:tcBorders>
              <w:top w:val="nil"/>
              <w:left w:val="nil"/>
              <w:bottom w:val="single" w:sz="4" w:space="0" w:color="ACB9CA"/>
              <w:right w:val="single" w:sz="4" w:space="0" w:color="ACB9CA"/>
            </w:tcBorders>
            <w:shd w:val="clear" w:color="000000" w:fill="FFFFFF"/>
            <w:vAlign w:val="center"/>
            <w:hideMark/>
          </w:tcPr>
          <w:p w14:paraId="5257180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237823</w:t>
            </w:r>
          </w:p>
        </w:tc>
        <w:tc>
          <w:tcPr>
            <w:tcW w:w="1070" w:type="dxa"/>
            <w:tcBorders>
              <w:top w:val="nil"/>
              <w:left w:val="nil"/>
              <w:bottom w:val="single" w:sz="4" w:space="0" w:color="ACB9CA"/>
              <w:right w:val="single" w:sz="4" w:space="0" w:color="ACB9CA"/>
            </w:tcBorders>
            <w:shd w:val="clear" w:color="000000" w:fill="FFFFFF"/>
            <w:vAlign w:val="center"/>
            <w:hideMark/>
          </w:tcPr>
          <w:p w14:paraId="7241531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294655</w:t>
            </w:r>
          </w:p>
        </w:tc>
        <w:tc>
          <w:tcPr>
            <w:tcW w:w="1070" w:type="dxa"/>
            <w:tcBorders>
              <w:top w:val="nil"/>
              <w:left w:val="nil"/>
              <w:bottom w:val="single" w:sz="4" w:space="0" w:color="ACB9CA"/>
              <w:right w:val="single" w:sz="4" w:space="0" w:color="ACB9CA"/>
            </w:tcBorders>
            <w:shd w:val="clear" w:color="000000" w:fill="FFFFFF"/>
            <w:vAlign w:val="center"/>
            <w:hideMark/>
          </w:tcPr>
          <w:p w14:paraId="4F1D093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14:paraId="27F88DC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071" w:type="dxa"/>
            <w:tcBorders>
              <w:top w:val="nil"/>
              <w:left w:val="nil"/>
              <w:bottom w:val="single" w:sz="4" w:space="0" w:color="ACB9CA"/>
              <w:right w:val="single" w:sz="4" w:space="0" w:color="ACB9CA"/>
            </w:tcBorders>
            <w:shd w:val="clear" w:color="000000" w:fill="FFFFFF"/>
            <w:vAlign w:val="center"/>
            <w:hideMark/>
          </w:tcPr>
          <w:p w14:paraId="0563E79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311488</w:t>
            </w:r>
          </w:p>
        </w:tc>
        <w:tc>
          <w:tcPr>
            <w:tcW w:w="1230" w:type="dxa"/>
            <w:tcBorders>
              <w:top w:val="nil"/>
              <w:left w:val="nil"/>
              <w:bottom w:val="single" w:sz="4" w:space="0" w:color="ACB9CA"/>
              <w:right w:val="single" w:sz="4" w:space="0" w:color="ACB9CA"/>
            </w:tcBorders>
            <w:shd w:val="clear" w:color="000000" w:fill="FFFFFF"/>
            <w:vAlign w:val="center"/>
            <w:hideMark/>
          </w:tcPr>
          <w:p w14:paraId="64B8F6C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675DF2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BFF9BF4"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780ED0A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5883</w:t>
            </w:r>
          </w:p>
        </w:tc>
        <w:tc>
          <w:tcPr>
            <w:tcW w:w="1378" w:type="dxa"/>
            <w:tcBorders>
              <w:top w:val="nil"/>
              <w:left w:val="nil"/>
              <w:bottom w:val="single" w:sz="4" w:space="0" w:color="ACB9CA"/>
              <w:right w:val="single" w:sz="4" w:space="0" w:color="ACB9CA"/>
            </w:tcBorders>
            <w:shd w:val="clear" w:color="000000" w:fill="FFFFFF"/>
            <w:vAlign w:val="center"/>
            <w:hideMark/>
          </w:tcPr>
          <w:p w14:paraId="6B66AD6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168071.1</w:t>
            </w:r>
          </w:p>
        </w:tc>
        <w:tc>
          <w:tcPr>
            <w:tcW w:w="990" w:type="dxa"/>
            <w:tcBorders>
              <w:top w:val="nil"/>
              <w:left w:val="nil"/>
              <w:bottom w:val="single" w:sz="4" w:space="0" w:color="ACB9CA"/>
              <w:right w:val="single" w:sz="4" w:space="0" w:color="ACB9CA"/>
            </w:tcBorders>
            <w:shd w:val="clear" w:color="000000" w:fill="FFFFFF"/>
            <w:vAlign w:val="center"/>
            <w:hideMark/>
          </w:tcPr>
          <w:p w14:paraId="5D16CD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291708.6</w:t>
            </w:r>
          </w:p>
        </w:tc>
        <w:tc>
          <w:tcPr>
            <w:tcW w:w="1070" w:type="dxa"/>
            <w:tcBorders>
              <w:top w:val="nil"/>
              <w:left w:val="nil"/>
              <w:bottom w:val="single" w:sz="4" w:space="0" w:color="ACB9CA"/>
              <w:right w:val="single" w:sz="4" w:space="0" w:color="ACB9CA"/>
            </w:tcBorders>
            <w:shd w:val="clear" w:color="000000" w:fill="FFFFFF"/>
            <w:vAlign w:val="center"/>
            <w:hideMark/>
          </w:tcPr>
          <w:p w14:paraId="4EDFA1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385042.8</w:t>
            </w:r>
          </w:p>
        </w:tc>
        <w:tc>
          <w:tcPr>
            <w:tcW w:w="1070" w:type="dxa"/>
            <w:tcBorders>
              <w:top w:val="nil"/>
              <w:left w:val="nil"/>
              <w:bottom w:val="single" w:sz="4" w:space="0" w:color="ACB9CA"/>
              <w:right w:val="single" w:sz="4" w:space="0" w:color="ACB9CA"/>
            </w:tcBorders>
            <w:shd w:val="clear" w:color="000000" w:fill="FFFFFF"/>
            <w:vAlign w:val="center"/>
            <w:hideMark/>
          </w:tcPr>
          <w:p w14:paraId="744777E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469093.3</w:t>
            </w:r>
          </w:p>
        </w:tc>
        <w:tc>
          <w:tcPr>
            <w:tcW w:w="1071" w:type="dxa"/>
            <w:tcBorders>
              <w:top w:val="nil"/>
              <w:left w:val="nil"/>
              <w:bottom w:val="single" w:sz="4" w:space="0" w:color="ACB9CA"/>
              <w:right w:val="single" w:sz="4" w:space="0" w:color="ACB9CA"/>
            </w:tcBorders>
            <w:shd w:val="clear" w:color="000000" w:fill="FFFFFF"/>
            <w:vAlign w:val="center"/>
            <w:hideMark/>
          </w:tcPr>
          <w:p w14:paraId="74CF7C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14:paraId="56D72CA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588061</w:t>
            </w:r>
          </w:p>
        </w:tc>
        <w:tc>
          <w:tcPr>
            <w:tcW w:w="1230" w:type="dxa"/>
            <w:tcBorders>
              <w:top w:val="nil"/>
              <w:left w:val="nil"/>
              <w:bottom w:val="single" w:sz="4" w:space="0" w:color="ACB9CA"/>
              <w:right w:val="single" w:sz="4" w:space="0" w:color="ACB9CA"/>
            </w:tcBorders>
            <w:shd w:val="clear" w:color="000000" w:fill="FFFFFF"/>
            <w:vAlign w:val="center"/>
            <w:hideMark/>
          </w:tcPr>
          <w:p w14:paraId="17D80CF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14:paraId="5F4046B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2FDE3D0"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11948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14:paraId="21FE46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120108.51</w:t>
            </w:r>
          </w:p>
        </w:tc>
        <w:tc>
          <w:tcPr>
            <w:tcW w:w="990" w:type="dxa"/>
            <w:tcBorders>
              <w:top w:val="nil"/>
              <w:left w:val="nil"/>
              <w:bottom w:val="single" w:sz="4" w:space="0" w:color="ACB9CA"/>
              <w:right w:val="single" w:sz="4" w:space="0" w:color="ACB9CA"/>
            </w:tcBorders>
            <w:shd w:val="clear" w:color="000000" w:fill="FFFFFF"/>
            <w:vAlign w:val="center"/>
            <w:hideMark/>
          </w:tcPr>
          <w:p w14:paraId="32EBB58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189823</w:t>
            </w:r>
          </w:p>
        </w:tc>
        <w:tc>
          <w:tcPr>
            <w:tcW w:w="1070" w:type="dxa"/>
            <w:tcBorders>
              <w:top w:val="nil"/>
              <w:left w:val="nil"/>
              <w:bottom w:val="single" w:sz="4" w:space="0" w:color="ACB9CA"/>
              <w:right w:val="single" w:sz="4" w:space="0" w:color="ACB9CA"/>
            </w:tcBorders>
            <w:shd w:val="clear" w:color="000000" w:fill="FFFFFF"/>
            <w:vAlign w:val="center"/>
            <w:hideMark/>
          </w:tcPr>
          <w:p w14:paraId="179F7D6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195583</w:t>
            </w:r>
          </w:p>
        </w:tc>
        <w:tc>
          <w:tcPr>
            <w:tcW w:w="1070" w:type="dxa"/>
            <w:tcBorders>
              <w:top w:val="nil"/>
              <w:left w:val="nil"/>
              <w:bottom w:val="single" w:sz="4" w:space="0" w:color="ACB9CA"/>
              <w:right w:val="single" w:sz="4" w:space="0" w:color="ACB9CA"/>
            </w:tcBorders>
            <w:shd w:val="clear" w:color="000000" w:fill="FFFFFF"/>
            <w:vAlign w:val="center"/>
            <w:hideMark/>
          </w:tcPr>
          <w:p w14:paraId="5C9A498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217727</w:t>
            </w:r>
          </w:p>
        </w:tc>
        <w:tc>
          <w:tcPr>
            <w:tcW w:w="1071" w:type="dxa"/>
            <w:tcBorders>
              <w:top w:val="nil"/>
              <w:left w:val="nil"/>
              <w:bottom w:val="single" w:sz="4" w:space="0" w:color="ACB9CA"/>
              <w:right w:val="single" w:sz="4" w:space="0" w:color="ACB9CA"/>
            </w:tcBorders>
            <w:shd w:val="clear" w:color="000000" w:fill="FFFFFF"/>
            <w:vAlign w:val="center"/>
            <w:hideMark/>
          </w:tcPr>
          <w:p w14:paraId="2602D47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w:t>
            </w:r>
          </w:p>
        </w:tc>
        <w:tc>
          <w:tcPr>
            <w:tcW w:w="1071" w:type="dxa"/>
            <w:tcBorders>
              <w:top w:val="nil"/>
              <w:left w:val="nil"/>
              <w:bottom w:val="single" w:sz="4" w:space="0" w:color="ACB9CA"/>
              <w:right w:val="single" w:sz="4" w:space="0" w:color="ACB9CA"/>
            </w:tcBorders>
            <w:shd w:val="clear" w:color="000000" w:fill="FFFFFF"/>
            <w:vAlign w:val="center"/>
            <w:hideMark/>
          </w:tcPr>
          <w:p w14:paraId="559CF98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225401</w:t>
            </w:r>
          </w:p>
        </w:tc>
        <w:tc>
          <w:tcPr>
            <w:tcW w:w="1230" w:type="dxa"/>
            <w:tcBorders>
              <w:top w:val="nil"/>
              <w:left w:val="nil"/>
              <w:bottom w:val="single" w:sz="4" w:space="0" w:color="ACB9CA"/>
              <w:right w:val="single" w:sz="4" w:space="0" w:color="ACB9CA"/>
            </w:tcBorders>
            <w:shd w:val="clear" w:color="000000" w:fill="FFFFFF"/>
            <w:vAlign w:val="center"/>
            <w:hideMark/>
          </w:tcPr>
          <w:p w14:paraId="021E4B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0F6BB0D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FE614E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78BCCFC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w:t>
            </w:r>
          </w:p>
        </w:tc>
        <w:tc>
          <w:tcPr>
            <w:tcW w:w="1378" w:type="dxa"/>
            <w:tcBorders>
              <w:top w:val="nil"/>
              <w:left w:val="nil"/>
              <w:bottom w:val="single" w:sz="4" w:space="0" w:color="ACB9CA"/>
              <w:right w:val="single" w:sz="4" w:space="0" w:color="ACB9CA"/>
            </w:tcBorders>
            <w:shd w:val="clear" w:color="000000" w:fill="FFFFFF"/>
            <w:vAlign w:val="center"/>
            <w:hideMark/>
          </w:tcPr>
          <w:p w14:paraId="7E7B50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160271.68</w:t>
            </w:r>
          </w:p>
        </w:tc>
        <w:tc>
          <w:tcPr>
            <w:tcW w:w="990" w:type="dxa"/>
            <w:tcBorders>
              <w:top w:val="nil"/>
              <w:left w:val="nil"/>
              <w:bottom w:val="single" w:sz="4" w:space="0" w:color="ACB9CA"/>
              <w:right w:val="single" w:sz="4" w:space="0" w:color="ACB9CA"/>
            </w:tcBorders>
            <w:shd w:val="clear" w:color="000000" w:fill="FFFFFF"/>
            <w:vAlign w:val="center"/>
            <w:hideMark/>
          </w:tcPr>
          <w:p w14:paraId="5BD0A31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294014.2</w:t>
            </w:r>
          </w:p>
        </w:tc>
        <w:tc>
          <w:tcPr>
            <w:tcW w:w="1070" w:type="dxa"/>
            <w:tcBorders>
              <w:top w:val="nil"/>
              <w:left w:val="nil"/>
              <w:bottom w:val="single" w:sz="4" w:space="0" w:color="ACB9CA"/>
              <w:right w:val="single" w:sz="4" w:space="0" w:color="ACB9CA"/>
            </w:tcBorders>
            <w:shd w:val="clear" w:color="000000" w:fill="FFFFFF"/>
            <w:vAlign w:val="center"/>
            <w:hideMark/>
          </w:tcPr>
          <w:p w14:paraId="6E0CFC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324882.1</w:t>
            </w:r>
          </w:p>
        </w:tc>
        <w:tc>
          <w:tcPr>
            <w:tcW w:w="1070" w:type="dxa"/>
            <w:tcBorders>
              <w:top w:val="nil"/>
              <w:left w:val="nil"/>
              <w:bottom w:val="single" w:sz="4" w:space="0" w:color="ACB9CA"/>
              <w:right w:val="single" w:sz="4" w:space="0" w:color="ACB9CA"/>
            </w:tcBorders>
            <w:shd w:val="clear" w:color="000000" w:fill="FFFFFF"/>
            <w:vAlign w:val="center"/>
            <w:hideMark/>
          </w:tcPr>
          <w:p w14:paraId="033E8F5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466912.2</w:t>
            </w:r>
          </w:p>
        </w:tc>
        <w:tc>
          <w:tcPr>
            <w:tcW w:w="1071" w:type="dxa"/>
            <w:tcBorders>
              <w:top w:val="nil"/>
              <w:left w:val="nil"/>
              <w:bottom w:val="single" w:sz="4" w:space="0" w:color="ACB9CA"/>
              <w:right w:val="single" w:sz="4" w:space="0" w:color="ACB9CA"/>
            </w:tcBorders>
            <w:shd w:val="clear" w:color="000000" w:fill="FFFFFF"/>
            <w:vAlign w:val="center"/>
            <w:hideMark/>
          </w:tcPr>
          <w:p w14:paraId="120EC1B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071" w:type="dxa"/>
            <w:tcBorders>
              <w:top w:val="nil"/>
              <w:left w:val="nil"/>
              <w:bottom w:val="single" w:sz="4" w:space="0" w:color="ACB9CA"/>
              <w:right w:val="single" w:sz="4" w:space="0" w:color="ACB9CA"/>
            </w:tcBorders>
            <w:shd w:val="clear" w:color="000000" w:fill="FFFFFF"/>
            <w:vAlign w:val="center"/>
            <w:hideMark/>
          </w:tcPr>
          <w:p w14:paraId="5B2A8F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568203</w:t>
            </w:r>
          </w:p>
        </w:tc>
        <w:tc>
          <w:tcPr>
            <w:tcW w:w="1230" w:type="dxa"/>
            <w:tcBorders>
              <w:top w:val="nil"/>
              <w:left w:val="nil"/>
              <w:bottom w:val="single" w:sz="4" w:space="0" w:color="ACB9CA"/>
              <w:right w:val="single" w:sz="4" w:space="0" w:color="ACB9CA"/>
            </w:tcBorders>
            <w:shd w:val="clear" w:color="000000" w:fill="FFFFFF"/>
            <w:vAlign w:val="center"/>
            <w:hideMark/>
          </w:tcPr>
          <w:p w14:paraId="0ABCFE1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F4AE4D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16ADED9"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BF4090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w:t>
            </w:r>
          </w:p>
        </w:tc>
        <w:tc>
          <w:tcPr>
            <w:tcW w:w="1378" w:type="dxa"/>
            <w:tcBorders>
              <w:top w:val="nil"/>
              <w:left w:val="nil"/>
              <w:bottom w:val="single" w:sz="4" w:space="0" w:color="ACB9CA"/>
              <w:right w:val="single" w:sz="4" w:space="0" w:color="ACB9CA"/>
            </w:tcBorders>
            <w:shd w:val="clear" w:color="000000" w:fill="FFFFFF"/>
            <w:vAlign w:val="center"/>
            <w:hideMark/>
          </w:tcPr>
          <w:p w14:paraId="0C0AC4A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153708.1</w:t>
            </w:r>
          </w:p>
        </w:tc>
        <w:tc>
          <w:tcPr>
            <w:tcW w:w="990" w:type="dxa"/>
            <w:tcBorders>
              <w:top w:val="nil"/>
              <w:left w:val="nil"/>
              <w:bottom w:val="single" w:sz="4" w:space="0" w:color="ACB9CA"/>
              <w:right w:val="single" w:sz="4" w:space="0" w:color="ACB9CA"/>
            </w:tcBorders>
            <w:shd w:val="clear" w:color="000000" w:fill="FFFFFF"/>
            <w:vAlign w:val="center"/>
            <w:hideMark/>
          </w:tcPr>
          <w:p w14:paraId="142731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234879</w:t>
            </w:r>
          </w:p>
        </w:tc>
        <w:tc>
          <w:tcPr>
            <w:tcW w:w="1070" w:type="dxa"/>
            <w:tcBorders>
              <w:top w:val="nil"/>
              <w:left w:val="nil"/>
              <w:bottom w:val="single" w:sz="4" w:space="0" w:color="ACB9CA"/>
              <w:right w:val="single" w:sz="4" w:space="0" w:color="ACB9CA"/>
            </w:tcBorders>
            <w:shd w:val="clear" w:color="000000" w:fill="FFFFFF"/>
            <w:vAlign w:val="center"/>
            <w:hideMark/>
          </w:tcPr>
          <w:p w14:paraId="3EA5DE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291583</w:t>
            </w:r>
          </w:p>
        </w:tc>
        <w:tc>
          <w:tcPr>
            <w:tcW w:w="1070" w:type="dxa"/>
            <w:tcBorders>
              <w:top w:val="nil"/>
              <w:left w:val="nil"/>
              <w:bottom w:val="single" w:sz="4" w:space="0" w:color="ACB9CA"/>
              <w:right w:val="single" w:sz="4" w:space="0" w:color="ACB9CA"/>
            </w:tcBorders>
            <w:shd w:val="clear" w:color="000000" w:fill="FFFFFF"/>
            <w:vAlign w:val="center"/>
            <w:hideMark/>
          </w:tcPr>
          <w:p w14:paraId="7C5E1E8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309503</w:t>
            </w:r>
          </w:p>
        </w:tc>
        <w:tc>
          <w:tcPr>
            <w:tcW w:w="1071" w:type="dxa"/>
            <w:tcBorders>
              <w:top w:val="nil"/>
              <w:left w:val="nil"/>
              <w:bottom w:val="single" w:sz="4" w:space="0" w:color="ACB9CA"/>
              <w:right w:val="single" w:sz="4" w:space="0" w:color="ACB9CA"/>
            </w:tcBorders>
            <w:shd w:val="clear" w:color="000000" w:fill="FFFFFF"/>
            <w:vAlign w:val="center"/>
            <w:hideMark/>
          </w:tcPr>
          <w:p w14:paraId="41C5C0D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20845</w:t>
            </w:r>
          </w:p>
        </w:tc>
        <w:tc>
          <w:tcPr>
            <w:tcW w:w="1071" w:type="dxa"/>
            <w:tcBorders>
              <w:top w:val="nil"/>
              <w:left w:val="nil"/>
              <w:bottom w:val="single" w:sz="4" w:space="0" w:color="ACB9CA"/>
              <w:right w:val="single" w:sz="4" w:space="0" w:color="ACB9CA"/>
            </w:tcBorders>
            <w:shd w:val="clear" w:color="000000" w:fill="FFFFFF"/>
            <w:vAlign w:val="center"/>
            <w:hideMark/>
          </w:tcPr>
          <w:p w14:paraId="5A82C60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310109</w:t>
            </w:r>
          </w:p>
        </w:tc>
        <w:tc>
          <w:tcPr>
            <w:tcW w:w="1230" w:type="dxa"/>
            <w:tcBorders>
              <w:top w:val="nil"/>
              <w:left w:val="nil"/>
              <w:bottom w:val="single" w:sz="4" w:space="0" w:color="ACB9CA"/>
              <w:right w:val="single" w:sz="4" w:space="0" w:color="ACB9CA"/>
            </w:tcBorders>
            <w:shd w:val="clear" w:color="000000" w:fill="FFFFFF"/>
            <w:vAlign w:val="center"/>
            <w:hideMark/>
          </w:tcPr>
          <w:p w14:paraId="65F2D1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FDC0C73"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73B103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5FEAA3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378" w:type="dxa"/>
            <w:tcBorders>
              <w:top w:val="nil"/>
              <w:left w:val="nil"/>
              <w:bottom w:val="single" w:sz="4" w:space="0" w:color="ACB9CA"/>
              <w:right w:val="single" w:sz="4" w:space="0" w:color="ACB9CA"/>
            </w:tcBorders>
            <w:shd w:val="clear" w:color="000000" w:fill="FFFFFF"/>
            <w:vAlign w:val="center"/>
            <w:hideMark/>
          </w:tcPr>
          <w:p w14:paraId="479870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182921.42</w:t>
            </w:r>
          </w:p>
        </w:tc>
        <w:tc>
          <w:tcPr>
            <w:tcW w:w="990" w:type="dxa"/>
            <w:tcBorders>
              <w:top w:val="nil"/>
              <w:left w:val="nil"/>
              <w:bottom w:val="single" w:sz="4" w:space="0" w:color="ACB9CA"/>
              <w:right w:val="single" w:sz="4" w:space="0" w:color="ACB9CA"/>
            </w:tcBorders>
            <w:shd w:val="clear" w:color="000000" w:fill="FFFFFF"/>
            <w:vAlign w:val="center"/>
            <w:hideMark/>
          </w:tcPr>
          <w:p w14:paraId="3E25008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295167</w:t>
            </w:r>
          </w:p>
        </w:tc>
        <w:tc>
          <w:tcPr>
            <w:tcW w:w="1070" w:type="dxa"/>
            <w:tcBorders>
              <w:top w:val="nil"/>
              <w:left w:val="nil"/>
              <w:bottom w:val="single" w:sz="4" w:space="0" w:color="ACB9CA"/>
              <w:right w:val="single" w:sz="4" w:space="0" w:color="ACB9CA"/>
            </w:tcBorders>
            <w:shd w:val="clear" w:color="000000" w:fill="FFFFFF"/>
            <w:vAlign w:val="center"/>
            <w:hideMark/>
          </w:tcPr>
          <w:p w14:paraId="2C928F3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297727</w:t>
            </w:r>
          </w:p>
        </w:tc>
        <w:tc>
          <w:tcPr>
            <w:tcW w:w="1070" w:type="dxa"/>
            <w:tcBorders>
              <w:top w:val="nil"/>
              <w:left w:val="nil"/>
              <w:bottom w:val="single" w:sz="4" w:space="0" w:color="ACB9CA"/>
              <w:right w:val="single" w:sz="4" w:space="0" w:color="ACB9CA"/>
            </w:tcBorders>
            <w:shd w:val="clear" w:color="000000" w:fill="FFFFFF"/>
            <w:vAlign w:val="center"/>
            <w:hideMark/>
          </w:tcPr>
          <w:p w14:paraId="0D8E009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304383</w:t>
            </w:r>
          </w:p>
        </w:tc>
        <w:tc>
          <w:tcPr>
            <w:tcW w:w="1071" w:type="dxa"/>
            <w:tcBorders>
              <w:top w:val="nil"/>
              <w:left w:val="nil"/>
              <w:bottom w:val="single" w:sz="4" w:space="0" w:color="ACB9CA"/>
              <w:right w:val="single" w:sz="4" w:space="0" w:color="ACB9CA"/>
            </w:tcBorders>
            <w:shd w:val="clear" w:color="000000" w:fill="FFFFFF"/>
            <w:vAlign w:val="center"/>
            <w:hideMark/>
          </w:tcPr>
          <w:p w14:paraId="1BB943C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90661</w:t>
            </w:r>
          </w:p>
        </w:tc>
        <w:tc>
          <w:tcPr>
            <w:tcW w:w="1071" w:type="dxa"/>
            <w:tcBorders>
              <w:top w:val="nil"/>
              <w:left w:val="nil"/>
              <w:bottom w:val="single" w:sz="4" w:space="0" w:color="ACB9CA"/>
              <w:right w:val="single" w:sz="4" w:space="0" w:color="ACB9CA"/>
            </w:tcBorders>
            <w:shd w:val="clear" w:color="000000" w:fill="FFFFFF"/>
            <w:vAlign w:val="center"/>
            <w:hideMark/>
          </w:tcPr>
          <w:p w14:paraId="2D69CF2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304961</w:t>
            </w:r>
          </w:p>
        </w:tc>
        <w:tc>
          <w:tcPr>
            <w:tcW w:w="1230" w:type="dxa"/>
            <w:tcBorders>
              <w:top w:val="nil"/>
              <w:left w:val="nil"/>
              <w:bottom w:val="single" w:sz="4" w:space="0" w:color="ACB9CA"/>
              <w:right w:val="single" w:sz="4" w:space="0" w:color="ACB9CA"/>
            </w:tcBorders>
            <w:shd w:val="clear" w:color="000000" w:fill="FFFFFF"/>
            <w:vAlign w:val="center"/>
            <w:hideMark/>
          </w:tcPr>
          <w:p w14:paraId="4F3C1AC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1D5FDF56"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7D66E8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085BB16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2138</w:t>
            </w:r>
          </w:p>
        </w:tc>
        <w:tc>
          <w:tcPr>
            <w:tcW w:w="1378" w:type="dxa"/>
            <w:tcBorders>
              <w:top w:val="nil"/>
              <w:left w:val="nil"/>
              <w:bottom w:val="single" w:sz="4" w:space="0" w:color="ACB9CA"/>
              <w:right w:val="single" w:sz="4" w:space="0" w:color="ACB9CA"/>
            </w:tcBorders>
            <w:shd w:val="clear" w:color="000000" w:fill="FFFFFF"/>
            <w:vAlign w:val="center"/>
            <w:hideMark/>
          </w:tcPr>
          <w:p w14:paraId="40B072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287459.95</w:t>
            </w:r>
          </w:p>
        </w:tc>
        <w:tc>
          <w:tcPr>
            <w:tcW w:w="990" w:type="dxa"/>
            <w:tcBorders>
              <w:top w:val="nil"/>
              <w:left w:val="nil"/>
              <w:bottom w:val="single" w:sz="4" w:space="0" w:color="ACB9CA"/>
              <w:right w:val="single" w:sz="4" w:space="0" w:color="ACB9CA"/>
            </w:tcBorders>
            <w:shd w:val="clear" w:color="000000" w:fill="FFFFFF"/>
            <w:vAlign w:val="center"/>
            <w:hideMark/>
          </w:tcPr>
          <w:p w14:paraId="4C220B5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484599.3</w:t>
            </w:r>
          </w:p>
        </w:tc>
        <w:tc>
          <w:tcPr>
            <w:tcW w:w="1070" w:type="dxa"/>
            <w:tcBorders>
              <w:top w:val="nil"/>
              <w:left w:val="nil"/>
              <w:bottom w:val="single" w:sz="4" w:space="0" w:color="ACB9CA"/>
              <w:right w:val="single" w:sz="4" w:space="0" w:color="ACB9CA"/>
            </w:tcBorders>
            <w:shd w:val="clear" w:color="000000" w:fill="FFFFFF"/>
            <w:vAlign w:val="center"/>
            <w:hideMark/>
          </w:tcPr>
          <w:p w14:paraId="511B248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521531.9</w:t>
            </w:r>
          </w:p>
        </w:tc>
        <w:tc>
          <w:tcPr>
            <w:tcW w:w="1070" w:type="dxa"/>
            <w:tcBorders>
              <w:top w:val="nil"/>
              <w:left w:val="nil"/>
              <w:bottom w:val="single" w:sz="4" w:space="0" w:color="ACB9CA"/>
              <w:right w:val="single" w:sz="4" w:space="0" w:color="ACB9CA"/>
            </w:tcBorders>
            <w:shd w:val="clear" w:color="000000" w:fill="FFFFFF"/>
            <w:vAlign w:val="center"/>
            <w:hideMark/>
          </w:tcPr>
          <w:p w14:paraId="1956751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564084.3</w:t>
            </w:r>
          </w:p>
        </w:tc>
        <w:tc>
          <w:tcPr>
            <w:tcW w:w="1071" w:type="dxa"/>
            <w:tcBorders>
              <w:top w:val="nil"/>
              <w:left w:val="nil"/>
              <w:bottom w:val="single" w:sz="4" w:space="0" w:color="ACB9CA"/>
              <w:right w:val="single" w:sz="4" w:space="0" w:color="ACB9CA"/>
            </w:tcBorders>
            <w:shd w:val="clear" w:color="000000" w:fill="FFFFFF"/>
            <w:vAlign w:val="center"/>
            <w:hideMark/>
          </w:tcPr>
          <w:p w14:paraId="24D7BA5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071" w:type="dxa"/>
            <w:tcBorders>
              <w:top w:val="nil"/>
              <w:left w:val="nil"/>
              <w:bottom w:val="single" w:sz="4" w:space="0" w:color="ACB9CA"/>
              <w:right w:val="single" w:sz="4" w:space="0" w:color="ACB9CA"/>
            </w:tcBorders>
            <w:shd w:val="clear" w:color="000000" w:fill="FFFFFF"/>
            <w:vAlign w:val="center"/>
            <w:hideMark/>
          </w:tcPr>
          <w:p w14:paraId="03148F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634313</w:t>
            </w:r>
          </w:p>
        </w:tc>
        <w:tc>
          <w:tcPr>
            <w:tcW w:w="1230" w:type="dxa"/>
            <w:tcBorders>
              <w:top w:val="nil"/>
              <w:left w:val="nil"/>
              <w:bottom w:val="single" w:sz="4" w:space="0" w:color="ACB9CA"/>
              <w:right w:val="single" w:sz="4" w:space="0" w:color="ACB9CA"/>
            </w:tcBorders>
            <w:shd w:val="clear" w:color="000000" w:fill="FFFFFF"/>
            <w:vAlign w:val="center"/>
            <w:hideMark/>
          </w:tcPr>
          <w:p w14:paraId="46D2BB1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w:t>
            </w:r>
          </w:p>
        </w:tc>
      </w:tr>
      <w:tr w:rsidR="00D8468E" w:rsidRPr="00C47FE2" w14:paraId="038C6C3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207B46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7CA04B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616</w:t>
            </w:r>
          </w:p>
        </w:tc>
        <w:tc>
          <w:tcPr>
            <w:tcW w:w="1378" w:type="dxa"/>
            <w:tcBorders>
              <w:top w:val="nil"/>
              <w:left w:val="nil"/>
              <w:bottom w:val="single" w:sz="4" w:space="0" w:color="ACB9CA"/>
              <w:right w:val="single" w:sz="4" w:space="0" w:color="ACB9CA"/>
            </w:tcBorders>
            <w:shd w:val="clear" w:color="000000" w:fill="FFFFFF"/>
            <w:vAlign w:val="center"/>
            <w:hideMark/>
          </w:tcPr>
          <w:p w14:paraId="2C7C576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124.73</w:t>
            </w:r>
          </w:p>
        </w:tc>
        <w:tc>
          <w:tcPr>
            <w:tcW w:w="990" w:type="dxa"/>
            <w:tcBorders>
              <w:top w:val="nil"/>
              <w:left w:val="nil"/>
              <w:bottom w:val="single" w:sz="4" w:space="0" w:color="ACB9CA"/>
              <w:right w:val="single" w:sz="4" w:space="0" w:color="ACB9CA"/>
            </w:tcBorders>
            <w:shd w:val="clear" w:color="000000" w:fill="FFFFFF"/>
            <w:vAlign w:val="center"/>
            <w:hideMark/>
          </w:tcPr>
          <w:p w14:paraId="39329B6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w:t>
            </w:r>
          </w:p>
        </w:tc>
        <w:tc>
          <w:tcPr>
            <w:tcW w:w="1070" w:type="dxa"/>
            <w:tcBorders>
              <w:top w:val="nil"/>
              <w:left w:val="nil"/>
              <w:bottom w:val="single" w:sz="4" w:space="0" w:color="ACB9CA"/>
              <w:right w:val="single" w:sz="4" w:space="0" w:color="ACB9CA"/>
            </w:tcBorders>
            <w:shd w:val="clear" w:color="000000" w:fill="FFFFFF"/>
            <w:vAlign w:val="center"/>
            <w:hideMark/>
          </w:tcPr>
          <w:p w14:paraId="657FCD9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w:t>
            </w:r>
          </w:p>
        </w:tc>
        <w:tc>
          <w:tcPr>
            <w:tcW w:w="1070" w:type="dxa"/>
            <w:tcBorders>
              <w:top w:val="nil"/>
              <w:left w:val="nil"/>
              <w:bottom w:val="single" w:sz="4" w:space="0" w:color="ACB9CA"/>
              <w:right w:val="single" w:sz="4" w:space="0" w:color="ACB9CA"/>
            </w:tcBorders>
            <w:shd w:val="clear" w:color="000000" w:fill="FFFFFF"/>
            <w:vAlign w:val="center"/>
            <w:hideMark/>
          </w:tcPr>
          <w:p w14:paraId="72FE6B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w:t>
            </w:r>
          </w:p>
        </w:tc>
        <w:tc>
          <w:tcPr>
            <w:tcW w:w="1071" w:type="dxa"/>
            <w:tcBorders>
              <w:top w:val="nil"/>
              <w:left w:val="nil"/>
              <w:bottom w:val="single" w:sz="4" w:space="0" w:color="ACB9CA"/>
              <w:right w:val="single" w:sz="4" w:space="0" w:color="ACB9CA"/>
            </w:tcBorders>
            <w:shd w:val="clear" w:color="000000" w:fill="FFFFFF"/>
            <w:vAlign w:val="center"/>
            <w:hideMark/>
          </w:tcPr>
          <w:p w14:paraId="256DF07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5AE50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w:t>
            </w:r>
          </w:p>
        </w:tc>
        <w:tc>
          <w:tcPr>
            <w:tcW w:w="1230" w:type="dxa"/>
            <w:tcBorders>
              <w:top w:val="nil"/>
              <w:left w:val="nil"/>
              <w:bottom w:val="single" w:sz="4" w:space="0" w:color="ACB9CA"/>
              <w:right w:val="single" w:sz="4" w:space="0" w:color="ACB9CA"/>
            </w:tcBorders>
            <w:shd w:val="clear" w:color="000000" w:fill="FFFFFF"/>
            <w:vAlign w:val="center"/>
            <w:hideMark/>
          </w:tcPr>
          <w:p w14:paraId="0B4F7D7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875EA5" w:rsidRPr="00C47FE2" w14:paraId="4CE975DE" w14:textId="77777777" w:rsidTr="006C6340">
        <w:trPr>
          <w:trHeight w:val="300"/>
          <w:ins w:id="102"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62B44ABF" w14:textId="77777777" w:rsidR="00875EA5" w:rsidRPr="00C47FE2" w:rsidRDefault="00875EA5" w:rsidP="00875EA5">
            <w:pPr>
              <w:spacing w:before="0" w:after="0" w:line="240" w:lineRule="auto"/>
              <w:ind w:firstLineChars="100" w:firstLine="200"/>
              <w:rPr>
                <w:ins w:id="103" w:author="khanguyen" w:date="2017-03-17T22:39:00Z"/>
                <w:rFonts w:eastAsia="Times New Roman" w:cs="Arial"/>
                <w:color w:val="4B4B63"/>
                <w:sz w:val="20"/>
                <w:szCs w:val="20"/>
                <w:lang w:val="en-US"/>
              </w:rPr>
            </w:pPr>
            <w:ins w:id="104" w:author="khanguyen" w:date="2017-03-17T22:39:00Z">
              <w:r>
                <w:rPr>
                  <w:rFonts w:cs="Arial"/>
                  <w:color w:val="4B4B63"/>
                  <w:sz w:val="20"/>
                  <w:szCs w:val="20"/>
                </w:rPr>
                <w:t>DEL Default Project Task 02</w:t>
              </w:r>
            </w:ins>
          </w:p>
        </w:tc>
        <w:tc>
          <w:tcPr>
            <w:tcW w:w="1232" w:type="dxa"/>
            <w:tcBorders>
              <w:top w:val="nil"/>
              <w:left w:val="nil"/>
              <w:bottom w:val="single" w:sz="4" w:space="0" w:color="ACB9CA"/>
              <w:right w:val="single" w:sz="4" w:space="0" w:color="ACB9CA"/>
            </w:tcBorders>
            <w:shd w:val="clear" w:color="000000" w:fill="FFFFFF"/>
            <w:vAlign w:val="center"/>
          </w:tcPr>
          <w:p w14:paraId="39A47ED1" w14:textId="77777777" w:rsidR="00875EA5" w:rsidRPr="00C47FE2" w:rsidRDefault="00875EA5" w:rsidP="00875EA5">
            <w:pPr>
              <w:spacing w:before="0" w:after="0" w:line="240" w:lineRule="auto"/>
              <w:jc w:val="right"/>
              <w:rPr>
                <w:ins w:id="105" w:author="khanguyen" w:date="2017-03-17T22:39:00Z"/>
                <w:rFonts w:eastAsia="Times New Roman" w:cs="Arial"/>
                <w:color w:val="4B4B63"/>
                <w:sz w:val="20"/>
                <w:szCs w:val="20"/>
                <w:lang w:val="en-US"/>
              </w:rPr>
            </w:pPr>
            <w:ins w:id="106" w:author="khanguyen" w:date="2017-03-17T22:39:00Z">
              <w:r>
                <w:rPr>
                  <w:rFonts w:cs="Arial"/>
                  <w:color w:val="4B4B63"/>
                  <w:sz w:val="20"/>
                  <w:szCs w:val="20"/>
                </w:rPr>
                <w:t>1</w:t>
              </w:r>
            </w:ins>
          </w:p>
        </w:tc>
        <w:tc>
          <w:tcPr>
            <w:tcW w:w="1378" w:type="dxa"/>
            <w:tcBorders>
              <w:top w:val="nil"/>
              <w:left w:val="nil"/>
              <w:bottom w:val="single" w:sz="4" w:space="0" w:color="ACB9CA"/>
              <w:right w:val="single" w:sz="4" w:space="0" w:color="ACB9CA"/>
            </w:tcBorders>
            <w:shd w:val="clear" w:color="000000" w:fill="FFFFFF"/>
            <w:vAlign w:val="center"/>
          </w:tcPr>
          <w:p w14:paraId="76A1F44F" w14:textId="77777777" w:rsidR="00875EA5" w:rsidRPr="00C47FE2" w:rsidRDefault="00875EA5" w:rsidP="00875EA5">
            <w:pPr>
              <w:spacing w:before="0" w:after="0" w:line="240" w:lineRule="auto"/>
              <w:jc w:val="right"/>
              <w:rPr>
                <w:ins w:id="107" w:author="khanguyen" w:date="2017-03-17T22:39:00Z"/>
                <w:rFonts w:eastAsia="Times New Roman" w:cs="Arial"/>
                <w:color w:val="4B4B63"/>
                <w:sz w:val="20"/>
                <w:szCs w:val="20"/>
                <w:lang w:val="en-US"/>
              </w:rPr>
            </w:pPr>
            <w:ins w:id="108" w:author="khanguyen" w:date="2017-03-17T22:39:00Z">
              <w:r>
                <w:rPr>
                  <w:rFonts w:cs="Arial"/>
                  <w:color w:val="4B4B63"/>
                  <w:sz w:val="20"/>
                  <w:szCs w:val="20"/>
                </w:rPr>
                <w:t>294764</w:t>
              </w:r>
            </w:ins>
          </w:p>
        </w:tc>
        <w:tc>
          <w:tcPr>
            <w:tcW w:w="990" w:type="dxa"/>
            <w:tcBorders>
              <w:top w:val="nil"/>
              <w:left w:val="nil"/>
              <w:bottom w:val="single" w:sz="4" w:space="0" w:color="ACB9CA"/>
              <w:right w:val="single" w:sz="4" w:space="0" w:color="ACB9CA"/>
            </w:tcBorders>
            <w:shd w:val="clear" w:color="000000" w:fill="FFFFFF"/>
            <w:vAlign w:val="center"/>
          </w:tcPr>
          <w:p w14:paraId="3E26797A" w14:textId="77777777" w:rsidR="00875EA5" w:rsidRPr="00C47FE2" w:rsidRDefault="00875EA5" w:rsidP="00875EA5">
            <w:pPr>
              <w:spacing w:before="0" w:after="0" w:line="240" w:lineRule="auto"/>
              <w:jc w:val="right"/>
              <w:rPr>
                <w:ins w:id="109" w:author="khanguyen" w:date="2017-03-17T22:39:00Z"/>
                <w:rFonts w:eastAsia="Times New Roman" w:cs="Arial"/>
                <w:color w:val="4B4B63"/>
                <w:sz w:val="20"/>
                <w:szCs w:val="20"/>
                <w:lang w:val="en-US"/>
              </w:rPr>
            </w:pPr>
            <w:ins w:id="110" w:author="khanguyen" w:date="2017-03-17T22:39:00Z">
              <w:r>
                <w:rPr>
                  <w:rFonts w:cs="Arial"/>
                  <w:color w:val="4B4B63"/>
                  <w:sz w:val="20"/>
                  <w:szCs w:val="20"/>
                </w:rPr>
                <w:t>294911</w:t>
              </w:r>
            </w:ins>
          </w:p>
        </w:tc>
        <w:tc>
          <w:tcPr>
            <w:tcW w:w="1070" w:type="dxa"/>
            <w:tcBorders>
              <w:top w:val="nil"/>
              <w:left w:val="nil"/>
              <w:bottom w:val="single" w:sz="4" w:space="0" w:color="ACB9CA"/>
              <w:right w:val="single" w:sz="4" w:space="0" w:color="ACB9CA"/>
            </w:tcBorders>
            <w:shd w:val="clear" w:color="000000" w:fill="FFFFFF"/>
            <w:vAlign w:val="center"/>
          </w:tcPr>
          <w:p w14:paraId="650F240C" w14:textId="77777777" w:rsidR="00875EA5" w:rsidRPr="00C47FE2" w:rsidRDefault="00875EA5" w:rsidP="00875EA5">
            <w:pPr>
              <w:spacing w:before="0" w:after="0" w:line="240" w:lineRule="auto"/>
              <w:jc w:val="right"/>
              <w:rPr>
                <w:ins w:id="111" w:author="khanguyen" w:date="2017-03-17T22:39:00Z"/>
                <w:rFonts w:eastAsia="Times New Roman" w:cs="Arial"/>
                <w:color w:val="4B4B63"/>
                <w:sz w:val="20"/>
                <w:szCs w:val="20"/>
                <w:lang w:val="en-US"/>
              </w:rPr>
            </w:pPr>
            <w:ins w:id="112" w:author="khanguyen" w:date="2017-03-17T22:39:00Z">
              <w:r>
                <w:rPr>
                  <w:rFonts w:cs="Arial"/>
                  <w:color w:val="4B4B63"/>
                  <w:sz w:val="20"/>
                  <w:szCs w:val="20"/>
                </w:rPr>
                <w:t>294911</w:t>
              </w:r>
            </w:ins>
          </w:p>
        </w:tc>
        <w:tc>
          <w:tcPr>
            <w:tcW w:w="1070" w:type="dxa"/>
            <w:tcBorders>
              <w:top w:val="nil"/>
              <w:left w:val="nil"/>
              <w:bottom w:val="single" w:sz="4" w:space="0" w:color="ACB9CA"/>
              <w:right w:val="single" w:sz="4" w:space="0" w:color="ACB9CA"/>
            </w:tcBorders>
            <w:shd w:val="clear" w:color="000000" w:fill="FFFFFF"/>
            <w:vAlign w:val="center"/>
          </w:tcPr>
          <w:p w14:paraId="10E6BB53" w14:textId="77777777" w:rsidR="00875EA5" w:rsidRPr="00C47FE2" w:rsidRDefault="00875EA5" w:rsidP="00875EA5">
            <w:pPr>
              <w:spacing w:before="0" w:after="0" w:line="240" w:lineRule="auto"/>
              <w:jc w:val="right"/>
              <w:rPr>
                <w:ins w:id="113" w:author="khanguyen" w:date="2017-03-17T22:39:00Z"/>
                <w:rFonts w:eastAsia="Times New Roman" w:cs="Arial"/>
                <w:color w:val="4B4B63"/>
                <w:sz w:val="20"/>
                <w:szCs w:val="20"/>
                <w:lang w:val="en-US"/>
              </w:rPr>
            </w:pPr>
            <w:ins w:id="114" w:author="khanguyen" w:date="2017-03-17T22:39:00Z">
              <w:r>
                <w:rPr>
                  <w:rFonts w:cs="Arial"/>
                  <w:color w:val="4B4B63"/>
                  <w:sz w:val="20"/>
                  <w:szCs w:val="20"/>
                </w:rPr>
                <w:t>294911</w:t>
              </w:r>
            </w:ins>
          </w:p>
        </w:tc>
        <w:tc>
          <w:tcPr>
            <w:tcW w:w="1071" w:type="dxa"/>
            <w:tcBorders>
              <w:top w:val="nil"/>
              <w:left w:val="nil"/>
              <w:bottom w:val="single" w:sz="4" w:space="0" w:color="ACB9CA"/>
              <w:right w:val="single" w:sz="4" w:space="0" w:color="ACB9CA"/>
            </w:tcBorders>
            <w:shd w:val="clear" w:color="000000" w:fill="FFFFFF"/>
            <w:vAlign w:val="center"/>
          </w:tcPr>
          <w:p w14:paraId="7EAD2641" w14:textId="77777777" w:rsidR="00875EA5" w:rsidRPr="00C47FE2" w:rsidRDefault="00875EA5" w:rsidP="00875EA5">
            <w:pPr>
              <w:spacing w:before="0" w:after="0" w:line="240" w:lineRule="auto"/>
              <w:jc w:val="right"/>
              <w:rPr>
                <w:ins w:id="115" w:author="khanguyen" w:date="2017-03-17T22:39:00Z"/>
                <w:rFonts w:eastAsia="Times New Roman" w:cs="Arial"/>
                <w:color w:val="4B4B63"/>
                <w:sz w:val="20"/>
                <w:szCs w:val="20"/>
                <w:lang w:val="en-US"/>
              </w:rPr>
            </w:pPr>
            <w:ins w:id="116" w:author="khanguyen" w:date="2017-03-17T22:39:00Z">
              <w:r>
                <w:rPr>
                  <w:rFonts w:cs="Arial"/>
                  <w:color w:val="4B4B63"/>
                  <w:sz w:val="20"/>
                  <w:szCs w:val="20"/>
                </w:rPr>
                <w:t>294764</w:t>
              </w:r>
            </w:ins>
          </w:p>
        </w:tc>
        <w:tc>
          <w:tcPr>
            <w:tcW w:w="1071" w:type="dxa"/>
            <w:tcBorders>
              <w:top w:val="nil"/>
              <w:left w:val="nil"/>
              <w:bottom w:val="single" w:sz="4" w:space="0" w:color="ACB9CA"/>
              <w:right w:val="single" w:sz="4" w:space="0" w:color="ACB9CA"/>
            </w:tcBorders>
            <w:shd w:val="clear" w:color="000000" w:fill="FFFFFF"/>
            <w:vAlign w:val="center"/>
          </w:tcPr>
          <w:p w14:paraId="53A19A47" w14:textId="77777777" w:rsidR="00875EA5" w:rsidRPr="00C47FE2" w:rsidRDefault="00875EA5" w:rsidP="00875EA5">
            <w:pPr>
              <w:spacing w:before="0" w:after="0" w:line="240" w:lineRule="auto"/>
              <w:jc w:val="right"/>
              <w:rPr>
                <w:ins w:id="117" w:author="khanguyen" w:date="2017-03-17T22:39:00Z"/>
                <w:rFonts w:eastAsia="Times New Roman" w:cs="Arial"/>
                <w:color w:val="4B4B63"/>
                <w:sz w:val="20"/>
                <w:szCs w:val="20"/>
                <w:lang w:val="en-US"/>
              </w:rPr>
            </w:pPr>
            <w:ins w:id="118" w:author="khanguyen" w:date="2017-03-17T22:39:00Z">
              <w:r>
                <w:rPr>
                  <w:rFonts w:cs="Arial"/>
                  <w:color w:val="4B4B63"/>
                  <w:sz w:val="20"/>
                  <w:szCs w:val="20"/>
                </w:rPr>
                <w:t>294764</w:t>
              </w:r>
            </w:ins>
          </w:p>
        </w:tc>
        <w:tc>
          <w:tcPr>
            <w:tcW w:w="1230" w:type="dxa"/>
            <w:tcBorders>
              <w:top w:val="nil"/>
              <w:left w:val="nil"/>
              <w:bottom w:val="single" w:sz="4" w:space="0" w:color="ACB9CA"/>
              <w:right w:val="single" w:sz="4" w:space="0" w:color="ACB9CA"/>
            </w:tcBorders>
            <w:shd w:val="clear" w:color="000000" w:fill="FFFFFF"/>
            <w:vAlign w:val="center"/>
          </w:tcPr>
          <w:p w14:paraId="79A869A2" w14:textId="77777777" w:rsidR="00875EA5" w:rsidRPr="00C47FE2" w:rsidRDefault="00875EA5" w:rsidP="00875EA5">
            <w:pPr>
              <w:spacing w:before="0" w:after="0" w:line="240" w:lineRule="auto"/>
              <w:jc w:val="right"/>
              <w:rPr>
                <w:ins w:id="119" w:author="khanguyen" w:date="2017-03-17T22:39:00Z"/>
                <w:rFonts w:eastAsia="Times New Roman" w:cs="Arial"/>
                <w:color w:val="4B4B63"/>
                <w:sz w:val="20"/>
                <w:szCs w:val="20"/>
                <w:lang w:val="en-US"/>
              </w:rPr>
            </w:pPr>
            <w:ins w:id="120" w:author="khanguyen" w:date="2017-03-17T22:39:00Z">
              <w:r>
                <w:rPr>
                  <w:rFonts w:cs="Arial"/>
                  <w:color w:val="4B4B63"/>
                  <w:sz w:val="20"/>
                  <w:szCs w:val="20"/>
                </w:rPr>
                <w:t>0%</w:t>
              </w:r>
            </w:ins>
          </w:p>
        </w:tc>
      </w:tr>
      <w:tr w:rsidR="00875EA5" w:rsidRPr="00C47FE2" w14:paraId="7B400B55" w14:textId="77777777" w:rsidTr="006C6340">
        <w:trPr>
          <w:trHeight w:val="300"/>
          <w:ins w:id="121"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35BB5F8" w14:textId="77777777" w:rsidR="00875EA5" w:rsidRPr="00C47FE2" w:rsidRDefault="00875EA5" w:rsidP="00875EA5">
            <w:pPr>
              <w:spacing w:before="0" w:after="0" w:line="240" w:lineRule="auto"/>
              <w:ind w:firstLineChars="100" w:firstLine="200"/>
              <w:rPr>
                <w:ins w:id="122" w:author="khanguyen" w:date="2017-03-17T22:39:00Z"/>
                <w:rFonts w:eastAsia="Times New Roman" w:cs="Arial"/>
                <w:color w:val="4B4B63"/>
                <w:sz w:val="20"/>
                <w:szCs w:val="20"/>
                <w:lang w:val="en-US"/>
              </w:rPr>
            </w:pPr>
            <w:ins w:id="123" w:author="khanguyen" w:date="2017-03-17T22:39:00Z">
              <w:r>
                <w:rPr>
                  <w:rFonts w:cs="Arial"/>
                  <w:color w:val="4B4B63"/>
                  <w:sz w:val="20"/>
                  <w:szCs w:val="20"/>
                </w:rPr>
                <w:t>DEL Empty project</w:t>
              </w:r>
            </w:ins>
          </w:p>
        </w:tc>
        <w:tc>
          <w:tcPr>
            <w:tcW w:w="1232" w:type="dxa"/>
            <w:tcBorders>
              <w:top w:val="nil"/>
              <w:left w:val="nil"/>
              <w:bottom w:val="single" w:sz="4" w:space="0" w:color="ACB9CA"/>
              <w:right w:val="single" w:sz="4" w:space="0" w:color="ACB9CA"/>
            </w:tcBorders>
            <w:shd w:val="clear" w:color="000000" w:fill="FFFFFF"/>
            <w:vAlign w:val="center"/>
          </w:tcPr>
          <w:p w14:paraId="6060A948" w14:textId="77777777" w:rsidR="00875EA5" w:rsidRPr="00C47FE2" w:rsidRDefault="00875EA5" w:rsidP="00875EA5">
            <w:pPr>
              <w:spacing w:before="0" w:after="0" w:line="240" w:lineRule="auto"/>
              <w:jc w:val="right"/>
              <w:rPr>
                <w:ins w:id="124" w:author="khanguyen" w:date="2017-03-17T22:39:00Z"/>
                <w:rFonts w:eastAsia="Times New Roman" w:cs="Arial"/>
                <w:color w:val="4B4B63"/>
                <w:sz w:val="20"/>
                <w:szCs w:val="20"/>
                <w:lang w:val="en-US"/>
              </w:rPr>
            </w:pPr>
            <w:ins w:id="125" w:author="khanguyen" w:date="2017-03-17T22:39:00Z">
              <w:r>
                <w:rPr>
                  <w:rFonts w:cs="Arial"/>
                  <w:color w:val="4B4B63"/>
                  <w:sz w:val="20"/>
                  <w:szCs w:val="20"/>
                </w:rPr>
                <w:t>4</w:t>
              </w:r>
            </w:ins>
          </w:p>
        </w:tc>
        <w:tc>
          <w:tcPr>
            <w:tcW w:w="1378" w:type="dxa"/>
            <w:tcBorders>
              <w:top w:val="nil"/>
              <w:left w:val="nil"/>
              <w:bottom w:val="single" w:sz="4" w:space="0" w:color="ACB9CA"/>
              <w:right w:val="single" w:sz="4" w:space="0" w:color="ACB9CA"/>
            </w:tcBorders>
            <w:shd w:val="clear" w:color="000000" w:fill="FFFFFF"/>
            <w:vAlign w:val="center"/>
          </w:tcPr>
          <w:p w14:paraId="774B2637" w14:textId="77777777" w:rsidR="00875EA5" w:rsidRPr="00C47FE2" w:rsidRDefault="00875EA5" w:rsidP="00875EA5">
            <w:pPr>
              <w:spacing w:before="0" w:after="0" w:line="240" w:lineRule="auto"/>
              <w:jc w:val="right"/>
              <w:rPr>
                <w:ins w:id="126" w:author="khanguyen" w:date="2017-03-17T22:39:00Z"/>
                <w:rFonts w:eastAsia="Times New Roman" w:cs="Arial"/>
                <w:color w:val="4B4B63"/>
                <w:sz w:val="20"/>
                <w:szCs w:val="20"/>
                <w:lang w:val="en-US"/>
              </w:rPr>
            </w:pPr>
            <w:ins w:id="127" w:author="khanguyen" w:date="2017-03-17T22:39:00Z">
              <w:r>
                <w:rPr>
                  <w:rFonts w:cs="Arial"/>
                  <w:color w:val="4B4B63"/>
                  <w:sz w:val="20"/>
                  <w:szCs w:val="20"/>
                </w:rPr>
                <w:t>261933.3</w:t>
              </w:r>
            </w:ins>
          </w:p>
        </w:tc>
        <w:tc>
          <w:tcPr>
            <w:tcW w:w="990" w:type="dxa"/>
            <w:tcBorders>
              <w:top w:val="nil"/>
              <w:left w:val="nil"/>
              <w:bottom w:val="single" w:sz="4" w:space="0" w:color="ACB9CA"/>
              <w:right w:val="single" w:sz="4" w:space="0" w:color="ACB9CA"/>
            </w:tcBorders>
            <w:shd w:val="clear" w:color="000000" w:fill="FFFFFF"/>
            <w:vAlign w:val="center"/>
          </w:tcPr>
          <w:p w14:paraId="1905FDE0" w14:textId="77777777" w:rsidR="00875EA5" w:rsidRPr="00C47FE2" w:rsidRDefault="00875EA5" w:rsidP="00875EA5">
            <w:pPr>
              <w:spacing w:before="0" w:after="0" w:line="240" w:lineRule="auto"/>
              <w:jc w:val="right"/>
              <w:rPr>
                <w:ins w:id="128" w:author="khanguyen" w:date="2017-03-17T22:39:00Z"/>
                <w:rFonts w:eastAsia="Times New Roman" w:cs="Arial"/>
                <w:color w:val="4B4B63"/>
                <w:sz w:val="20"/>
                <w:szCs w:val="20"/>
                <w:lang w:val="en-US"/>
              </w:rPr>
            </w:pPr>
            <w:ins w:id="129" w:author="khanguyen" w:date="2017-03-17T22:39:00Z">
              <w:r>
                <w:rPr>
                  <w:rFonts w:cs="Arial"/>
                  <w:color w:val="4B4B63"/>
                  <w:sz w:val="20"/>
                  <w:szCs w:val="20"/>
                </w:rPr>
                <w:t>292607</w:t>
              </w:r>
            </w:ins>
          </w:p>
        </w:tc>
        <w:tc>
          <w:tcPr>
            <w:tcW w:w="1070" w:type="dxa"/>
            <w:tcBorders>
              <w:top w:val="nil"/>
              <w:left w:val="nil"/>
              <w:bottom w:val="single" w:sz="4" w:space="0" w:color="ACB9CA"/>
              <w:right w:val="single" w:sz="4" w:space="0" w:color="ACB9CA"/>
            </w:tcBorders>
            <w:shd w:val="clear" w:color="000000" w:fill="FFFFFF"/>
            <w:vAlign w:val="center"/>
          </w:tcPr>
          <w:p w14:paraId="15E93173" w14:textId="77777777" w:rsidR="00875EA5" w:rsidRPr="00C47FE2" w:rsidRDefault="00875EA5" w:rsidP="00875EA5">
            <w:pPr>
              <w:spacing w:before="0" w:after="0" w:line="240" w:lineRule="auto"/>
              <w:jc w:val="right"/>
              <w:rPr>
                <w:ins w:id="130" w:author="khanguyen" w:date="2017-03-17T22:39:00Z"/>
                <w:rFonts w:eastAsia="Times New Roman" w:cs="Arial"/>
                <w:color w:val="4B4B63"/>
                <w:sz w:val="20"/>
                <w:szCs w:val="20"/>
                <w:lang w:val="en-US"/>
              </w:rPr>
            </w:pPr>
            <w:ins w:id="131" w:author="khanguyen" w:date="2017-03-17T22:39:00Z">
              <w:r>
                <w:rPr>
                  <w:rFonts w:cs="Arial"/>
                  <w:color w:val="4B4B63"/>
                  <w:sz w:val="20"/>
                  <w:szCs w:val="20"/>
                </w:rPr>
                <w:t>292607</w:t>
              </w:r>
            </w:ins>
          </w:p>
        </w:tc>
        <w:tc>
          <w:tcPr>
            <w:tcW w:w="1070" w:type="dxa"/>
            <w:tcBorders>
              <w:top w:val="nil"/>
              <w:left w:val="nil"/>
              <w:bottom w:val="single" w:sz="4" w:space="0" w:color="ACB9CA"/>
              <w:right w:val="single" w:sz="4" w:space="0" w:color="ACB9CA"/>
            </w:tcBorders>
            <w:shd w:val="clear" w:color="000000" w:fill="FFFFFF"/>
            <w:vAlign w:val="center"/>
          </w:tcPr>
          <w:p w14:paraId="2E1ACFA9" w14:textId="77777777" w:rsidR="00875EA5" w:rsidRPr="00C47FE2" w:rsidRDefault="00875EA5" w:rsidP="00875EA5">
            <w:pPr>
              <w:spacing w:before="0" w:after="0" w:line="240" w:lineRule="auto"/>
              <w:jc w:val="right"/>
              <w:rPr>
                <w:ins w:id="132" w:author="khanguyen" w:date="2017-03-17T22:39:00Z"/>
                <w:rFonts w:eastAsia="Times New Roman" w:cs="Arial"/>
                <w:color w:val="4B4B63"/>
                <w:sz w:val="20"/>
                <w:szCs w:val="20"/>
                <w:lang w:val="en-US"/>
              </w:rPr>
            </w:pPr>
            <w:ins w:id="133" w:author="khanguyen" w:date="2017-03-17T22:39:00Z">
              <w:r>
                <w:rPr>
                  <w:rFonts w:cs="Arial"/>
                  <w:color w:val="4B4B63"/>
                  <w:sz w:val="20"/>
                  <w:szCs w:val="20"/>
                </w:rPr>
                <w:t>292607</w:t>
              </w:r>
            </w:ins>
          </w:p>
        </w:tc>
        <w:tc>
          <w:tcPr>
            <w:tcW w:w="1071" w:type="dxa"/>
            <w:tcBorders>
              <w:top w:val="nil"/>
              <w:left w:val="nil"/>
              <w:bottom w:val="single" w:sz="4" w:space="0" w:color="ACB9CA"/>
              <w:right w:val="single" w:sz="4" w:space="0" w:color="ACB9CA"/>
            </w:tcBorders>
            <w:shd w:val="clear" w:color="000000" w:fill="FFFFFF"/>
            <w:vAlign w:val="center"/>
          </w:tcPr>
          <w:p w14:paraId="559D59CA" w14:textId="77777777" w:rsidR="00875EA5" w:rsidRPr="00C47FE2" w:rsidRDefault="00875EA5" w:rsidP="00875EA5">
            <w:pPr>
              <w:spacing w:before="0" w:after="0" w:line="240" w:lineRule="auto"/>
              <w:jc w:val="right"/>
              <w:rPr>
                <w:ins w:id="134" w:author="khanguyen" w:date="2017-03-17T22:39:00Z"/>
                <w:rFonts w:eastAsia="Times New Roman" w:cs="Arial"/>
                <w:color w:val="4B4B63"/>
                <w:sz w:val="20"/>
                <w:szCs w:val="20"/>
                <w:lang w:val="en-US"/>
              </w:rPr>
            </w:pPr>
            <w:ins w:id="135" w:author="khanguyen" w:date="2017-03-17T22:39:00Z">
              <w:r>
                <w:rPr>
                  <w:rFonts w:cs="Arial"/>
                  <w:color w:val="4B4B63"/>
                  <w:sz w:val="20"/>
                  <w:szCs w:val="20"/>
                </w:rPr>
                <w:t>188357</w:t>
              </w:r>
            </w:ins>
          </w:p>
        </w:tc>
        <w:tc>
          <w:tcPr>
            <w:tcW w:w="1071" w:type="dxa"/>
            <w:tcBorders>
              <w:top w:val="nil"/>
              <w:left w:val="nil"/>
              <w:bottom w:val="single" w:sz="4" w:space="0" w:color="ACB9CA"/>
              <w:right w:val="single" w:sz="4" w:space="0" w:color="ACB9CA"/>
            </w:tcBorders>
            <w:shd w:val="clear" w:color="000000" w:fill="FFFFFF"/>
            <w:vAlign w:val="center"/>
          </w:tcPr>
          <w:p w14:paraId="108A7A98" w14:textId="77777777" w:rsidR="00875EA5" w:rsidRPr="00C47FE2" w:rsidRDefault="00875EA5" w:rsidP="00875EA5">
            <w:pPr>
              <w:spacing w:before="0" w:after="0" w:line="240" w:lineRule="auto"/>
              <w:jc w:val="right"/>
              <w:rPr>
                <w:ins w:id="136" w:author="khanguyen" w:date="2017-03-17T22:39:00Z"/>
                <w:rFonts w:eastAsia="Times New Roman" w:cs="Arial"/>
                <w:color w:val="4B4B63"/>
                <w:sz w:val="20"/>
                <w:szCs w:val="20"/>
                <w:lang w:val="en-US"/>
              </w:rPr>
            </w:pPr>
            <w:ins w:id="137" w:author="khanguyen" w:date="2017-03-17T22:39:00Z">
              <w:r>
                <w:rPr>
                  <w:rFonts w:cs="Arial"/>
                  <w:color w:val="4B4B63"/>
                  <w:sz w:val="20"/>
                  <w:szCs w:val="20"/>
                </w:rPr>
                <w:t>292437</w:t>
              </w:r>
            </w:ins>
          </w:p>
        </w:tc>
        <w:tc>
          <w:tcPr>
            <w:tcW w:w="1230" w:type="dxa"/>
            <w:tcBorders>
              <w:top w:val="nil"/>
              <w:left w:val="nil"/>
              <w:bottom w:val="single" w:sz="4" w:space="0" w:color="ACB9CA"/>
              <w:right w:val="single" w:sz="4" w:space="0" w:color="ACB9CA"/>
            </w:tcBorders>
            <w:shd w:val="clear" w:color="000000" w:fill="FFFFFF"/>
            <w:vAlign w:val="center"/>
          </w:tcPr>
          <w:p w14:paraId="2B8DD563" w14:textId="77777777" w:rsidR="00875EA5" w:rsidRPr="00C47FE2" w:rsidRDefault="00875EA5" w:rsidP="00875EA5">
            <w:pPr>
              <w:spacing w:before="0" w:after="0" w:line="240" w:lineRule="auto"/>
              <w:jc w:val="right"/>
              <w:rPr>
                <w:ins w:id="138" w:author="khanguyen" w:date="2017-03-17T22:39:00Z"/>
                <w:rFonts w:eastAsia="Times New Roman" w:cs="Arial"/>
                <w:color w:val="4B4B63"/>
                <w:sz w:val="20"/>
                <w:szCs w:val="20"/>
                <w:lang w:val="en-US"/>
              </w:rPr>
            </w:pPr>
            <w:ins w:id="139" w:author="khanguyen" w:date="2017-03-17T22:39:00Z">
              <w:r>
                <w:rPr>
                  <w:rFonts w:cs="Arial"/>
                  <w:color w:val="4B4B63"/>
                  <w:sz w:val="20"/>
                  <w:szCs w:val="20"/>
                </w:rPr>
                <w:t>0%</w:t>
              </w:r>
            </w:ins>
          </w:p>
        </w:tc>
      </w:tr>
      <w:tr w:rsidR="00875EA5" w:rsidRPr="00C47FE2" w14:paraId="60E64924" w14:textId="77777777" w:rsidTr="006C6340">
        <w:trPr>
          <w:trHeight w:val="300"/>
          <w:ins w:id="140"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62FFA9F2" w14:textId="77777777" w:rsidR="00875EA5" w:rsidRPr="00C47FE2" w:rsidRDefault="00875EA5" w:rsidP="00875EA5">
            <w:pPr>
              <w:spacing w:before="0" w:after="0" w:line="240" w:lineRule="auto"/>
              <w:ind w:firstLineChars="100" w:firstLine="200"/>
              <w:rPr>
                <w:ins w:id="141" w:author="khanguyen" w:date="2017-03-17T22:39:00Z"/>
                <w:rFonts w:eastAsia="Times New Roman" w:cs="Arial"/>
                <w:color w:val="4B4B63"/>
                <w:sz w:val="20"/>
                <w:szCs w:val="20"/>
                <w:lang w:val="en-US"/>
              </w:rPr>
            </w:pPr>
            <w:ins w:id="142" w:author="khanguyen" w:date="2017-03-17T22:39:00Z">
              <w:r>
                <w:rPr>
                  <w:rFonts w:cs="Arial"/>
                  <w:color w:val="4B4B63"/>
                  <w:sz w:val="20"/>
                  <w:szCs w:val="20"/>
                </w:rPr>
                <w:t xml:space="preserve">DELETE </w:t>
              </w:r>
              <w:proofErr w:type="spellStart"/>
              <w:r>
                <w:rPr>
                  <w:rFonts w:cs="Arial"/>
                  <w:color w:val="4B4B63"/>
                  <w:sz w:val="20"/>
                  <w:szCs w:val="20"/>
                </w:rPr>
                <w:t>CompanyContact</w:t>
              </w:r>
              <w:proofErr w:type="spellEnd"/>
            </w:ins>
          </w:p>
        </w:tc>
        <w:tc>
          <w:tcPr>
            <w:tcW w:w="1232" w:type="dxa"/>
            <w:tcBorders>
              <w:top w:val="nil"/>
              <w:left w:val="nil"/>
              <w:bottom w:val="single" w:sz="4" w:space="0" w:color="ACB9CA"/>
              <w:right w:val="single" w:sz="4" w:space="0" w:color="ACB9CA"/>
            </w:tcBorders>
            <w:shd w:val="clear" w:color="000000" w:fill="FFFFFF"/>
            <w:vAlign w:val="center"/>
          </w:tcPr>
          <w:p w14:paraId="0527A2AD" w14:textId="77777777" w:rsidR="00875EA5" w:rsidRPr="00C47FE2" w:rsidRDefault="00875EA5" w:rsidP="00875EA5">
            <w:pPr>
              <w:spacing w:before="0" w:after="0" w:line="240" w:lineRule="auto"/>
              <w:jc w:val="right"/>
              <w:rPr>
                <w:ins w:id="143" w:author="khanguyen" w:date="2017-03-17T22:39:00Z"/>
                <w:rFonts w:eastAsia="Times New Roman" w:cs="Arial"/>
                <w:color w:val="4B4B63"/>
                <w:sz w:val="20"/>
                <w:szCs w:val="20"/>
                <w:lang w:val="en-US"/>
              </w:rPr>
            </w:pPr>
            <w:ins w:id="144" w:author="khanguyen" w:date="2017-03-17T22:39:00Z">
              <w:r>
                <w:rPr>
                  <w:rFonts w:cs="Arial"/>
                  <w:color w:val="4B4B63"/>
                  <w:sz w:val="20"/>
                  <w:szCs w:val="20"/>
                </w:rPr>
                <w:t>1165</w:t>
              </w:r>
            </w:ins>
          </w:p>
        </w:tc>
        <w:tc>
          <w:tcPr>
            <w:tcW w:w="1378" w:type="dxa"/>
            <w:tcBorders>
              <w:top w:val="nil"/>
              <w:left w:val="nil"/>
              <w:bottom w:val="single" w:sz="4" w:space="0" w:color="ACB9CA"/>
              <w:right w:val="single" w:sz="4" w:space="0" w:color="ACB9CA"/>
            </w:tcBorders>
            <w:shd w:val="clear" w:color="000000" w:fill="FFFFFF"/>
            <w:vAlign w:val="center"/>
          </w:tcPr>
          <w:p w14:paraId="5C9880B1" w14:textId="77777777" w:rsidR="00875EA5" w:rsidRPr="00C47FE2" w:rsidRDefault="00875EA5" w:rsidP="00875EA5">
            <w:pPr>
              <w:spacing w:before="0" w:after="0" w:line="240" w:lineRule="auto"/>
              <w:jc w:val="right"/>
              <w:rPr>
                <w:ins w:id="145" w:author="khanguyen" w:date="2017-03-17T22:39:00Z"/>
                <w:rFonts w:eastAsia="Times New Roman" w:cs="Arial"/>
                <w:color w:val="4B4B63"/>
                <w:sz w:val="20"/>
                <w:szCs w:val="20"/>
                <w:lang w:val="en-US"/>
              </w:rPr>
            </w:pPr>
            <w:ins w:id="146" w:author="khanguyen" w:date="2017-03-17T22:39:00Z">
              <w:r>
                <w:rPr>
                  <w:rFonts w:cs="Arial"/>
                  <w:color w:val="4B4B63"/>
                  <w:sz w:val="20"/>
                  <w:szCs w:val="20"/>
                </w:rPr>
                <w:t>272673.4</w:t>
              </w:r>
            </w:ins>
          </w:p>
        </w:tc>
        <w:tc>
          <w:tcPr>
            <w:tcW w:w="990" w:type="dxa"/>
            <w:tcBorders>
              <w:top w:val="nil"/>
              <w:left w:val="nil"/>
              <w:bottom w:val="single" w:sz="4" w:space="0" w:color="ACB9CA"/>
              <w:right w:val="single" w:sz="4" w:space="0" w:color="ACB9CA"/>
            </w:tcBorders>
            <w:shd w:val="clear" w:color="000000" w:fill="FFFFFF"/>
            <w:vAlign w:val="center"/>
          </w:tcPr>
          <w:p w14:paraId="618DE8D4" w14:textId="77777777" w:rsidR="00875EA5" w:rsidRPr="00C47FE2" w:rsidRDefault="00875EA5" w:rsidP="00875EA5">
            <w:pPr>
              <w:spacing w:before="0" w:after="0" w:line="240" w:lineRule="auto"/>
              <w:jc w:val="right"/>
              <w:rPr>
                <w:ins w:id="147" w:author="khanguyen" w:date="2017-03-17T22:39:00Z"/>
                <w:rFonts w:eastAsia="Times New Roman" w:cs="Arial"/>
                <w:color w:val="4B4B63"/>
                <w:sz w:val="20"/>
                <w:szCs w:val="20"/>
                <w:lang w:val="en-US"/>
              </w:rPr>
            </w:pPr>
            <w:ins w:id="148" w:author="khanguyen" w:date="2017-03-17T22:39:00Z">
              <w:r>
                <w:rPr>
                  <w:rFonts w:cs="Arial"/>
                  <w:color w:val="4B4B63"/>
                  <w:sz w:val="20"/>
                  <w:szCs w:val="20"/>
                </w:rPr>
                <w:t>444343.6</w:t>
              </w:r>
            </w:ins>
          </w:p>
        </w:tc>
        <w:tc>
          <w:tcPr>
            <w:tcW w:w="1070" w:type="dxa"/>
            <w:tcBorders>
              <w:top w:val="nil"/>
              <w:left w:val="nil"/>
              <w:bottom w:val="single" w:sz="4" w:space="0" w:color="ACB9CA"/>
              <w:right w:val="single" w:sz="4" w:space="0" w:color="ACB9CA"/>
            </w:tcBorders>
            <w:shd w:val="clear" w:color="000000" w:fill="FFFFFF"/>
            <w:vAlign w:val="center"/>
          </w:tcPr>
          <w:p w14:paraId="1C2A07C0" w14:textId="77777777" w:rsidR="00875EA5" w:rsidRPr="00C47FE2" w:rsidRDefault="00875EA5" w:rsidP="00875EA5">
            <w:pPr>
              <w:spacing w:before="0" w:after="0" w:line="240" w:lineRule="auto"/>
              <w:jc w:val="right"/>
              <w:rPr>
                <w:ins w:id="149" w:author="khanguyen" w:date="2017-03-17T22:39:00Z"/>
                <w:rFonts w:eastAsia="Times New Roman" w:cs="Arial"/>
                <w:color w:val="4B4B63"/>
                <w:sz w:val="20"/>
                <w:szCs w:val="20"/>
                <w:lang w:val="en-US"/>
              </w:rPr>
            </w:pPr>
            <w:ins w:id="150" w:author="khanguyen" w:date="2017-03-17T22:39:00Z">
              <w:r>
                <w:rPr>
                  <w:rFonts w:cs="Arial"/>
                  <w:color w:val="4B4B63"/>
                  <w:sz w:val="20"/>
                  <w:szCs w:val="20"/>
                </w:rPr>
                <w:t>469997</w:t>
              </w:r>
            </w:ins>
          </w:p>
        </w:tc>
        <w:tc>
          <w:tcPr>
            <w:tcW w:w="1070" w:type="dxa"/>
            <w:tcBorders>
              <w:top w:val="nil"/>
              <w:left w:val="nil"/>
              <w:bottom w:val="single" w:sz="4" w:space="0" w:color="ACB9CA"/>
              <w:right w:val="single" w:sz="4" w:space="0" w:color="ACB9CA"/>
            </w:tcBorders>
            <w:shd w:val="clear" w:color="000000" w:fill="FFFFFF"/>
            <w:vAlign w:val="center"/>
          </w:tcPr>
          <w:p w14:paraId="13781876" w14:textId="77777777" w:rsidR="00875EA5" w:rsidRPr="00C47FE2" w:rsidRDefault="00875EA5" w:rsidP="00875EA5">
            <w:pPr>
              <w:spacing w:before="0" w:after="0" w:line="240" w:lineRule="auto"/>
              <w:jc w:val="right"/>
              <w:rPr>
                <w:ins w:id="151" w:author="khanguyen" w:date="2017-03-17T22:39:00Z"/>
                <w:rFonts w:eastAsia="Times New Roman" w:cs="Arial"/>
                <w:color w:val="4B4B63"/>
                <w:sz w:val="20"/>
                <w:szCs w:val="20"/>
                <w:lang w:val="en-US"/>
              </w:rPr>
            </w:pPr>
            <w:ins w:id="152" w:author="khanguyen" w:date="2017-03-17T22:39:00Z">
              <w:r>
                <w:rPr>
                  <w:rFonts w:cs="Arial"/>
                  <w:color w:val="4B4B63"/>
                  <w:sz w:val="20"/>
                  <w:szCs w:val="20"/>
                </w:rPr>
                <w:t>518508.4</w:t>
              </w:r>
            </w:ins>
          </w:p>
        </w:tc>
        <w:tc>
          <w:tcPr>
            <w:tcW w:w="1071" w:type="dxa"/>
            <w:tcBorders>
              <w:top w:val="nil"/>
              <w:left w:val="nil"/>
              <w:bottom w:val="single" w:sz="4" w:space="0" w:color="ACB9CA"/>
              <w:right w:val="single" w:sz="4" w:space="0" w:color="ACB9CA"/>
            </w:tcBorders>
            <w:shd w:val="clear" w:color="000000" w:fill="FFFFFF"/>
            <w:vAlign w:val="center"/>
          </w:tcPr>
          <w:p w14:paraId="014F13D4" w14:textId="77777777" w:rsidR="00875EA5" w:rsidRPr="00C47FE2" w:rsidRDefault="00875EA5" w:rsidP="00875EA5">
            <w:pPr>
              <w:spacing w:before="0" w:after="0" w:line="240" w:lineRule="auto"/>
              <w:jc w:val="right"/>
              <w:rPr>
                <w:ins w:id="153" w:author="khanguyen" w:date="2017-03-17T22:39:00Z"/>
                <w:rFonts w:eastAsia="Times New Roman" w:cs="Arial"/>
                <w:color w:val="4B4B63"/>
                <w:sz w:val="20"/>
                <w:szCs w:val="20"/>
                <w:lang w:val="en-US"/>
              </w:rPr>
            </w:pPr>
            <w:ins w:id="154" w:author="khanguyen" w:date="2017-03-17T22:39:00Z">
              <w:r>
                <w:rPr>
                  <w:rFonts w:cs="Arial"/>
                  <w:color w:val="4B4B63"/>
                  <w:sz w:val="20"/>
                  <w:szCs w:val="20"/>
                </w:rPr>
                <w:t>30512</w:t>
              </w:r>
            </w:ins>
          </w:p>
        </w:tc>
        <w:tc>
          <w:tcPr>
            <w:tcW w:w="1071" w:type="dxa"/>
            <w:tcBorders>
              <w:top w:val="nil"/>
              <w:left w:val="nil"/>
              <w:bottom w:val="single" w:sz="4" w:space="0" w:color="ACB9CA"/>
              <w:right w:val="single" w:sz="4" w:space="0" w:color="ACB9CA"/>
            </w:tcBorders>
            <w:shd w:val="clear" w:color="000000" w:fill="FFFFFF"/>
            <w:vAlign w:val="center"/>
          </w:tcPr>
          <w:p w14:paraId="51B85EE4" w14:textId="77777777" w:rsidR="00875EA5" w:rsidRPr="00C47FE2" w:rsidRDefault="00875EA5" w:rsidP="00875EA5">
            <w:pPr>
              <w:spacing w:before="0" w:after="0" w:line="240" w:lineRule="auto"/>
              <w:jc w:val="right"/>
              <w:rPr>
                <w:ins w:id="155" w:author="khanguyen" w:date="2017-03-17T22:39:00Z"/>
                <w:rFonts w:eastAsia="Times New Roman" w:cs="Arial"/>
                <w:color w:val="4B4B63"/>
                <w:sz w:val="20"/>
                <w:szCs w:val="20"/>
                <w:lang w:val="en-US"/>
              </w:rPr>
            </w:pPr>
            <w:ins w:id="156" w:author="khanguyen" w:date="2017-03-17T22:39:00Z">
              <w:r>
                <w:rPr>
                  <w:rFonts w:cs="Arial"/>
                  <w:color w:val="4B4B63"/>
                  <w:sz w:val="20"/>
                  <w:szCs w:val="20"/>
                </w:rPr>
                <w:t>552405</w:t>
              </w:r>
            </w:ins>
          </w:p>
        </w:tc>
        <w:tc>
          <w:tcPr>
            <w:tcW w:w="1230" w:type="dxa"/>
            <w:tcBorders>
              <w:top w:val="nil"/>
              <w:left w:val="nil"/>
              <w:bottom w:val="single" w:sz="4" w:space="0" w:color="ACB9CA"/>
              <w:right w:val="single" w:sz="4" w:space="0" w:color="ACB9CA"/>
            </w:tcBorders>
            <w:shd w:val="clear" w:color="000000" w:fill="FFFFFF"/>
            <w:vAlign w:val="center"/>
          </w:tcPr>
          <w:p w14:paraId="291D377C" w14:textId="77777777" w:rsidR="00875EA5" w:rsidRPr="00C47FE2" w:rsidRDefault="00875EA5" w:rsidP="00875EA5">
            <w:pPr>
              <w:spacing w:before="0" w:after="0" w:line="240" w:lineRule="auto"/>
              <w:jc w:val="right"/>
              <w:rPr>
                <w:ins w:id="157" w:author="khanguyen" w:date="2017-03-17T22:39:00Z"/>
                <w:rFonts w:eastAsia="Times New Roman" w:cs="Arial"/>
                <w:color w:val="4B4B63"/>
                <w:sz w:val="20"/>
                <w:szCs w:val="20"/>
                <w:lang w:val="en-US"/>
              </w:rPr>
            </w:pPr>
            <w:ins w:id="158" w:author="khanguyen" w:date="2017-03-17T22:39:00Z">
              <w:r>
                <w:rPr>
                  <w:rFonts w:cs="Arial"/>
                  <w:color w:val="4B4B63"/>
                  <w:sz w:val="20"/>
                  <w:szCs w:val="20"/>
                </w:rPr>
                <w:t>0%</w:t>
              </w:r>
            </w:ins>
          </w:p>
        </w:tc>
      </w:tr>
      <w:tr w:rsidR="00875EA5" w:rsidRPr="00C47FE2" w14:paraId="0AC84256" w14:textId="77777777" w:rsidTr="006C6340">
        <w:trPr>
          <w:trHeight w:val="300"/>
          <w:ins w:id="159"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7D90D3A6" w14:textId="77777777" w:rsidR="00875EA5" w:rsidRPr="00C47FE2" w:rsidRDefault="00875EA5" w:rsidP="00875EA5">
            <w:pPr>
              <w:spacing w:before="0" w:after="0" w:line="240" w:lineRule="auto"/>
              <w:ind w:firstLineChars="100" w:firstLine="200"/>
              <w:rPr>
                <w:ins w:id="160" w:author="khanguyen" w:date="2017-03-17T22:39:00Z"/>
                <w:rFonts w:eastAsia="Times New Roman" w:cs="Arial"/>
                <w:color w:val="4B4B63"/>
                <w:sz w:val="20"/>
                <w:szCs w:val="20"/>
                <w:lang w:val="en-US"/>
              </w:rPr>
            </w:pPr>
            <w:ins w:id="161" w:author="khanguyen" w:date="2017-03-17T22:39:00Z">
              <w:r>
                <w:rPr>
                  <w:rFonts w:cs="Arial"/>
                  <w:color w:val="4B4B63"/>
                  <w:sz w:val="20"/>
                  <w:szCs w:val="20"/>
                </w:rPr>
                <w:t>DELETE Expenses</w:t>
              </w:r>
            </w:ins>
          </w:p>
        </w:tc>
        <w:tc>
          <w:tcPr>
            <w:tcW w:w="1232" w:type="dxa"/>
            <w:tcBorders>
              <w:top w:val="nil"/>
              <w:left w:val="nil"/>
              <w:bottom w:val="single" w:sz="4" w:space="0" w:color="ACB9CA"/>
              <w:right w:val="single" w:sz="4" w:space="0" w:color="ACB9CA"/>
            </w:tcBorders>
            <w:shd w:val="clear" w:color="000000" w:fill="FFFFFF"/>
            <w:vAlign w:val="center"/>
          </w:tcPr>
          <w:p w14:paraId="381484E3" w14:textId="77777777" w:rsidR="00875EA5" w:rsidRPr="00C47FE2" w:rsidRDefault="00875EA5" w:rsidP="00875EA5">
            <w:pPr>
              <w:spacing w:before="0" w:after="0" w:line="240" w:lineRule="auto"/>
              <w:jc w:val="right"/>
              <w:rPr>
                <w:ins w:id="162" w:author="khanguyen" w:date="2017-03-17T22:39:00Z"/>
                <w:rFonts w:eastAsia="Times New Roman" w:cs="Arial"/>
                <w:color w:val="4B4B63"/>
                <w:sz w:val="20"/>
                <w:szCs w:val="20"/>
                <w:lang w:val="en-US"/>
              </w:rPr>
            </w:pPr>
            <w:ins w:id="163" w:author="khanguyen" w:date="2017-03-17T22:39:00Z">
              <w:r>
                <w:rPr>
                  <w:rFonts w:cs="Arial"/>
                  <w:color w:val="4B4B63"/>
                  <w:sz w:val="20"/>
                  <w:szCs w:val="20"/>
                </w:rPr>
                <w:t>884</w:t>
              </w:r>
            </w:ins>
          </w:p>
        </w:tc>
        <w:tc>
          <w:tcPr>
            <w:tcW w:w="1378" w:type="dxa"/>
            <w:tcBorders>
              <w:top w:val="nil"/>
              <w:left w:val="nil"/>
              <w:bottom w:val="single" w:sz="4" w:space="0" w:color="ACB9CA"/>
              <w:right w:val="single" w:sz="4" w:space="0" w:color="ACB9CA"/>
            </w:tcBorders>
            <w:shd w:val="clear" w:color="000000" w:fill="FFFFFF"/>
            <w:vAlign w:val="center"/>
          </w:tcPr>
          <w:p w14:paraId="063ABC6E" w14:textId="77777777" w:rsidR="00875EA5" w:rsidRPr="00C47FE2" w:rsidRDefault="00875EA5" w:rsidP="00875EA5">
            <w:pPr>
              <w:spacing w:before="0" w:after="0" w:line="240" w:lineRule="auto"/>
              <w:jc w:val="right"/>
              <w:rPr>
                <w:ins w:id="164" w:author="khanguyen" w:date="2017-03-17T22:39:00Z"/>
                <w:rFonts w:eastAsia="Times New Roman" w:cs="Arial"/>
                <w:color w:val="4B4B63"/>
                <w:sz w:val="20"/>
                <w:szCs w:val="20"/>
                <w:lang w:val="en-US"/>
              </w:rPr>
            </w:pPr>
            <w:ins w:id="165" w:author="khanguyen" w:date="2017-03-17T22:39:00Z">
              <w:r>
                <w:rPr>
                  <w:rFonts w:cs="Arial"/>
                  <w:color w:val="4B4B63"/>
                  <w:sz w:val="20"/>
                  <w:szCs w:val="20"/>
                </w:rPr>
                <w:t>254735.4</w:t>
              </w:r>
            </w:ins>
          </w:p>
        </w:tc>
        <w:tc>
          <w:tcPr>
            <w:tcW w:w="990" w:type="dxa"/>
            <w:tcBorders>
              <w:top w:val="nil"/>
              <w:left w:val="nil"/>
              <w:bottom w:val="single" w:sz="4" w:space="0" w:color="ACB9CA"/>
              <w:right w:val="single" w:sz="4" w:space="0" w:color="ACB9CA"/>
            </w:tcBorders>
            <w:shd w:val="clear" w:color="000000" w:fill="FFFFFF"/>
            <w:vAlign w:val="center"/>
          </w:tcPr>
          <w:p w14:paraId="165B71C6" w14:textId="77777777" w:rsidR="00875EA5" w:rsidRPr="00C47FE2" w:rsidRDefault="00875EA5" w:rsidP="00875EA5">
            <w:pPr>
              <w:spacing w:before="0" w:after="0" w:line="240" w:lineRule="auto"/>
              <w:jc w:val="right"/>
              <w:rPr>
                <w:ins w:id="166" w:author="khanguyen" w:date="2017-03-17T22:39:00Z"/>
                <w:rFonts w:eastAsia="Times New Roman" w:cs="Arial"/>
                <w:color w:val="4B4B63"/>
                <w:sz w:val="20"/>
                <w:szCs w:val="20"/>
                <w:lang w:val="en-US"/>
              </w:rPr>
            </w:pPr>
            <w:ins w:id="167" w:author="khanguyen" w:date="2017-03-17T22:39:00Z">
              <w:r>
                <w:rPr>
                  <w:rFonts w:cs="Arial"/>
                  <w:color w:val="4B4B63"/>
                  <w:sz w:val="20"/>
                  <w:szCs w:val="20"/>
                </w:rPr>
                <w:t>435684.1</w:t>
              </w:r>
            </w:ins>
          </w:p>
        </w:tc>
        <w:tc>
          <w:tcPr>
            <w:tcW w:w="1070" w:type="dxa"/>
            <w:tcBorders>
              <w:top w:val="nil"/>
              <w:left w:val="nil"/>
              <w:bottom w:val="single" w:sz="4" w:space="0" w:color="ACB9CA"/>
              <w:right w:val="single" w:sz="4" w:space="0" w:color="ACB9CA"/>
            </w:tcBorders>
            <w:shd w:val="clear" w:color="000000" w:fill="FFFFFF"/>
            <w:vAlign w:val="center"/>
          </w:tcPr>
          <w:p w14:paraId="4D287A0B" w14:textId="77777777" w:rsidR="00875EA5" w:rsidRPr="00C47FE2" w:rsidRDefault="00875EA5" w:rsidP="00875EA5">
            <w:pPr>
              <w:spacing w:before="0" w:after="0" w:line="240" w:lineRule="auto"/>
              <w:jc w:val="right"/>
              <w:rPr>
                <w:ins w:id="168" w:author="khanguyen" w:date="2017-03-17T22:39:00Z"/>
                <w:rFonts w:eastAsia="Times New Roman" w:cs="Arial"/>
                <w:color w:val="4B4B63"/>
                <w:sz w:val="20"/>
                <w:szCs w:val="20"/>
                <w:lang w:val="en-US"/>
              </w:rPr>
            </w:pPr>
            <w:ins w:id="169" w:author="khanguyen" w:date="2017-03-17T22:39:00Z">
              <w:r>
                <w:rPr>
                  <w:rFonts w:cs="Arial"/>
                  <w:color w:val="4B4B63"/>
                  <w:sz w:val="20"/>
                  <w:szCs w:val="20"/>
                </w:rPr>
                <w:t>462352.1</w:t>
              </w:r>
            </w:ins>
          </w:p>
        </w:tc>
        <w:tc>
          <w:tcPr>
            <w:tcW w:w="1070" w:type="dxa"/>
            <w:tcBorders>
              <w:top w:val="nil"/>
              <w:left w:val="nil"/>
              <w:bottom w:val="single" w:sz="4" w:space="0" w:color="ACB9CA"/>
              <w:right w:val="single" w:sz="4" w:space="0" w:color="ACB9CA"/>
            </w:tcBorders>
            <w:shd w:val="clear" w:color="000000" w:fill="FFFFFF"/>
            <w:vAlign w:val="center"/>
          </w:tcPr>
          <w:p w14:paraId="24DECBEB" w14:textId="77777777" w:rsidR="00875EA5" w:rsidRPr="00C47FE2" w:rsidRDefault="00875EA5" w:rsidP="00875EA5">
            <w:pPr>
              <w:spacing w:before="0" w:after="0" w:line="240" w:lineRule="auto"/>
              <w:jc w:val="right"/>
              <w:rPr>
                <w:ins w:id="170" w:author="khanguyen" w:date="2017-03-17T22:39:00Z"/>
                <w:rFonts w:eastAsia="Times New Roman" w:cs="Arial"/>
                <w:color w:val="4B4B63"/>
                <w:sz w:val="20"/>
                <w:szCs w:val="20"/>
                <w:lang w:val="en-US"/>
              </w:rPr>
            </w:pPr>
            <w:ins w:id="171" w:author="khanguyen" w:date="2017-03-17T22:39:00Z">
              <w:r>
                <w:rPr>
                  <w:rFonts w:cs="Arial"/>
                  <w:color w:val="4B4B63"/>
                  <w:sz w:val="20"/>
                  <w:szCs w:val="20"/>
                </w:rPr>
                <w:t>517522.4</w:t>
              </w:r>
            </w:ins>
          </w:p>
        </w:tc>
        <w:tc>
          <w:tcPr>
            <w:tcW w:w="1071" w:type="dxa"/>
            <w:tcBorders>
              <w:top w:val="nil"/>
              <w:left w:val="nil"/>
              <w:bottom w:val="single" w:sz="4" w:space="0" w:color="ACB9CA"/>
              <w:right w:val="single" w:sz="4" w:space="0" w:color="ACB9CA"/>
            </w:tcBorders>
            <w:shd w:val="clear" w:color="000000" w:fill="FFFFFF"/>
            <w:vAlign w:val="center"/>
          </w:tcPr>
          <w:p w14:paraId="1241BAA2" w14:textId="77777777" w:rsidR="00875EA5" w:rsidRPr="00C47FE2" w:rsidRDefault="00875EA5" w:rsidP="00875EA5">
            <w:pPr>
              <w:spacing w:before="0" w:after="0" w:line="240" w:lineRule="auto"/>
              <w:jc w:val="right"/>
              <w:rPr>
                <w:ins w:id="172" w:author="khanguyen" w:date="2017-03-17T22:39:00Z"/>
                <w:rFonts w:eastAsia="Times New Roman" w:cs="Arial"/>
                <w:color w:val="4B4B63"/>
                <w:sz w:val="20"/>
                <w:szCs w:val="20"/>
                <w:lang w:val="en-US"/>
              </w:rPr>
            </w:pPr>
            <w:ins w:id="173" w:author="khanguyen" w:date="2017-03-17T22:39:00Z">
              <w:r>
                <w:rPr>
                  <w:rFonts w:cs="Arial"/>
                  <w:color w:val="4B4B63"/>
                  <w:sz w:val="20"/>
                  <w:szCs w:val="20"/>
                </w:rPr>
                <w:t>0</w:t>
              </w:r>
            </w:ins>
          </w:p>
        </w:tc>
        <w:tc>
          <w:tcPr>
            <w:tcW w:w="1071" w:type="dxa"/>
            <w:tcBorders>
              <w:top w:val="nil"/>
              <w:left w:val="nil"/>
              <w:bottom w:val="single" w:sz="4" w:space="0" w:color="ACB9CA"/>
              <w:right w:val="single" w:sz="4" w:space="0" w:color="ACB9CA"/>
            </w:tcBorders>
            <w:shd w:val="clear" w:color="000000" w:fill="FFFFFF"/>
            <w:vAlign w:val="center"/>
          </w:tcPr>
          <w:p w14:paraId="7EA19E88" w14:textId="77777777" w:rsidR="00875EA5" w:rsidRPr="00C47FE2" w:rsidRDefault="00875EA5" w:rsidP="00875EA5">
            <w:pPr>
              <w:spacing w:before="0" w:after="0" w:line="240" w:lineRule="auto"/>
              <w:jc w:val="right"/>
              <w:rPr>
                <w:ins w:id="174" w:author="khanguyen" w:date="2017-03-17T22:39:00Z"/>
                <w:rFonts w:eastAsia="Times New Roman" w:cs="Arial"/>
                <w:color w:val="4B4B63"/>
                <w:sz w:val="20"/>
                <w:szCs w:val="20"/>
                <w:lang w:val="en-US"/>
              </w:rPr>
            </w:pPr>
            <w:ins w:id="175" w:author="khanguyen" w:date="2017-03-17T22:39:00Z">
              <w:r>
                <w:rPr>
                  <w:rFonts w:cs="Arial"/>
                  <w:color w:val="4B4B63"/>
                  <w:sz w:val="20"/>
                  <w:szCs w:val="20"/>
                </w:rPr>
                <w:t>564748</w:t>
              </w:r>
            </w:ins>
          </w:p>
        </w:tc>
        <w:tc>
          <w:tcPr>
            <w:tcW w:w="1230" w:type="dxa"/>
            <w:tcBorders>
              <w:top w:val="nil"/>
              <w:left w:val="nil"/>
              <w:bottom w:val="single" w:sz="4" w:space="0" w:color="ACB9CA"/>
              <w:right w:val="single" w:sz="4" w:space="0" w:color="ACB9CA"/>
            </w:tcBorders>
            <w:shd w:val="clear" w:color="000000" w:fill="FFFFFF"/>
            <w:vAlign w:val="center"/>
          </w:tcPr>
          <w:p w14:paraId="194BC4C4" w14:textId="77777777" w:rsidR="00875EA5" w:rsidRPr="00C47FE2" w:rsidRDefault="00875EA5" w:rsidP="00875EA5">
            <w:pPr>
              <w:spacing w:before="0" w:after="0" w:line="240" w:lineRule="auto"/>
              <w:jc w:val="right"/>
              <w:rPr>
                <w:ins w:id="176" w:author="khanguyen" w:date="2017-03-17T22:39:00Z"/>
                <w:rFonts w:eastAsia="Times New Roman" w:cs="Arial"/>
                <w:color w:val="4B4B63"/>
                <w:sz w:val="20"/>
                <w:szCs w:val="20"/>
                <w:lang w:val="en-US"/>
              </w:rPr>
            </w:pPr>
            <w:ins w:id="177" w:author="khanguyen" w:date="2017-03-17T22:39:00Z">
              <w:r>
                <w:rPr>
                  <w:rFonts w:cs="Arial"/>
                  <w:color w:val="4B4B63"/>
                  <w:sz w:val="20"/>
                  <w:szCs w:val="20"/>
                </w:rPr>
                <w:t>0.68%</w:t>
              </w:r>
            </w:ins>
          </w:p>
        </w:tc>
      </w:tr>
      <w:tr w:rsidR="00875EA5" w:rsidRPr="00C47FE2" w14:paraId="381A1BA1" w14:textId="77777777" w:rsidTr="006C6340">
        <w:trPr>
          <w:trHeight w:val="300"/>
          <w:ins w:id="178"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FA59A62" w14:textId="77777777" w:rsidR="00875EA5" w:rsidRPr="00C47FE2" w:rsidRDefault="00875EA5" w:rsidP="00875EA5">
            <w:pPr>
              <w:spacing w:before="0" w:after="0" w:line="240" w:lineRule="auto"/>
              <w:ind w:firstLineChars="100" w:firstLine="200"/>
              <w:rPr>
                <w:ins w:id="179" w:author="khanguyen" w:date="2017-03-17T22:39:00Z"/>
                <w:rFonts w:eastAsia="Times New Roman" w:cs="Arial"/>
                <w:color w:val="4B4B63"/>
                <w:sz w:val="20"/>
                <w:szCs w:val="20"/>
                <w:lang w:val="en-US"/>
              </w:rPr>
            </w:pPr>
            <w:ins w:id="180" w:author="khanguyen" w:date="2017-03-17T22:39:00Z">
              <w:r>
                <w:rPr>
                  <w:rFonts w:cs="Arial"/>
                  <w:color w:val="4B4B63"/>
                  <w:sz w:val="20"/>
                  <w:szCs w:val="20"/>
                </w:rPr>
                <w:t>DELETE Invoice for Contact</w:t>
              </w:r>
            </w:ins>
          </w:p>
        </w:tc>
        <w:tc>
          <w:tcPr>
            <w:tcW w:w="1232" w:type="dxa"/>
            <w:tcBorders>
              <w:top w:val="nil"/>
              <w:left w:val="nil"/>
              <w:bottom w:val="single" w:sz="4" w:space="0" w:color="ACB9CA"/>
              <w:right w:val="single" w:sz="4" w:space="0" w:color="ACB9CA"/>
            </w:tcBorders>
            <w:shd w:val="clear" w:color="000000" w:fill="FFFFFF"/>
            <w:vAlign w:val="center"/>
          </w:tcPr>
          <w:p w14:paraId="4F2083D5" w14:textId="77777777" w:rsidR="00875EA5" w:rsidRPr="00C47FE2" w:rsidRDefault="00875EA5" w:rsidP="00875EA5">
            <w:pPr>
              <w:spacing w:before="0" w:after="0" w:line="240" w:lineRule="auto"/>
              <w:jc w:val="right"/>
              <w:rPr>
                <w:ins w:id="181" w:author="khanguyen" w:date="2017-03-17T22:39:00Z"/>
                <w:rFonts w:eastAsia="Times New Roman" w:cs="Arial"/>
                <w:color w:val="4B4B63"/>
                <w:sz w:val="20"/>
                <w:szCs w:val="20"/>
                <w:lang w:val="en-US"/>
              </w:rPr>
            </w:pPr>
            <w:ins w:id="182" w:author="khanguyen" w:date="2017-03-17T22:39:00Z">
              <w:r>
                <w:rPr>
                  <w:rFonts w:cs="Arial"/>
                  <w:color w:val="4B4B63"/>
                  <w:sz w:val="20"/>
                  <w:szCs w:val="20"/>
                </w:rPr>
                <w:t>35</w:t>
              </w:r>
            </w:ins>
          </w:p>
        </w:tc>
        <w:tc>
          <w:tcPr>
            <w:tcW w:w="1378" w:type="dxa"/>
            <w:tcBorders>
              <w:top w:val="nil"/>
              <w:left w:val="nil"/>
              <w:bottom w:val="single" w:sz="4" w:space="0" w:color="ACB9CA"/>
              <w:right w:val="single" w:sz="4" w:space="0" w:color="ACB9CA"/>
            </w:tcBorders>
            <w:shd w:val="clear" w:color="000000" w:fill="FFFFFF"/>
            <w:vAlign w:val="center"/>
          </w:tcPr>
          <w:p w14:paraId="2D6E613D" w14:textId="77777777" w:rsidR="00875EA5" w:rsidRPr="00C47FE2" w:rsidRDefault="00875EA5" w:rsidP="00875EA5">
            <w:pPr>
              <w:spacing w:before="0" w:after="0" w:line="240" w:lineRule="auto"/>
              <w:jc w:val="right"/>
              <w:rPr>
                <w:ins w:id="183" w:author="khanguyen" w:date="2017-03-17T22:39:00Z"/>
                <w:rFonts w:eastAsia="Times New Roman" w:cs="Arial"/>
                <w:color w:val="4B4B63"/>
                <w:sz w:val="20"/>
                <w:szCs w:val="20"/>
                <w:lang w:val="en-US"/>
              </w:rPr>
            </w:pPr>
            <w:ins w:id="184" w:author="khanguyen" w:date="2017-03-17T22:39:00Z">
              <w:r>
                <w:rPr>
                  <w:rFonts w:cs="Arial"/>
                  <w:color w:val="4B4B63"/>
                  <w:sz w:val="20"/>
                  <w:szCs w:val="20"/>
                </w:rPr>
                <w:t>186324.9</w:t>
              </w:r>
            </w:ins>
          </w:p>
        </w:tc>
        <w:tc>
          <w:tcPr>
            <w:tcW w:w="990" w:type="dxa"/>
            <w:tcBorders>
              <w:top w:val="nil"/>
              <w:left w:val="nil"/>
              <w:bottom w:val="single" w:sz="4" w:space="0" w:color="ACB9CA"/>
              <w:right w:val="single" w:sz="4" w:space="0" w:color="ACB9CA"/>
            </w:tcBorders>
            <w:shd w:val="clear" w:color="000000" w:fill="FFFFFF"/>
            <w:vAlign w:val="center"/>
          </w:tcPr>
          <w:p w14:paraId="7E953959" w14:textId="77777777" w:rsidR="00875EA5" w:rsidRPr="00C47FE2" w:rsidRDefault="00875EA5" w:rsidP="00875EA5">
            <w:pPr>
              <w:spacing w:before="0" w:after="0" w:line="240" w:lineRule="auto"/>
              <w:jc w:val="right"/>
              <w:rPr>
                <w:ins w:id="185" w:author="khanguyen" w:date="2017-03-17T22:39:00Z"/>
                <w:rFonts w:eastAsia="Times New Roman" w:cs="Arial"/>
                <w:color w:val="4B4B63"/>
                <w:sz w:val="20"/>
                <w:szCs w:val="20"/>
                <w:lang w:val="en-US"/>
              </w:rPr>
            </w:pPr>
            <w:ins w:id="186" w:author="khanguyen" w:date="2017-03-17T22:39:00Z">
              <w:r>
                <w:rPr>
                  <w:rFonts w:cs="Arial"/>
                  <w:color w:val="4B4B63"/>
                  <w:sz w:val="20"/>
                  <w:szCs w:val="20"/>
                </w:rPr>
                <w:t>275967</w:t>
              </w:r>
            </w:ins>
          </w:p>
        </w:tc>
        <w:tc>
          <w:tcPr>
            <w:tcW w:w="1070" w:type="dxa"/>
            <w:tcBorders>
              <w:top w:val="nil"/>
              <w:left w:val="nil"/>
              <w:bottom w:val="single" w:sz="4" w:space="0" w:color="ACB9CA"/>
              <w:right w:val="single" w:sz="4" w:space="0" w:color="ACB9CA"/>
            </w:tcBorders>
            <w:shd w:val="clear" w:color="000000" w:fill="FFFFFF"/>
            <w:vAlign w:val="center"/>
          </w:tcPr>
          <w:p w14:paraId="3DC60384" w14:textId="77777777" w:rsidR="00875EA5" w:rsidRPr="00C47FE2" w:rsidRDefault="00875EA5" w:rsidP="00875EA5">
            <w:pPr>
              <w:spacing w:before="0" w:after="0" w:line="240" w:lineRule="auto"/>
              <w:jc w:val="right"/>
              <w:rPr>
                <w:ins w:id="187" w:author="khanguyen" w:date="2017-03-17T22:39:00Z"/>
                <w:rFonts w:eastAsia="Times New Roman" w:cs="Arial"/>
                <w:color w:val="4B4B63"/>
                <w:sz w:val="20"/>
                <w:szCs w:val="20"/>
                <w:lang w:val="en-US"/>
              </w:rPr>
            </w:pPr>
            <w:ins w:id="188" w:author="khanguyen" w:date="2017-03-17T22:39:00Z">
              <w:r>
                <w:rPr>
                  <w:rFonts w:cs="Arial"/>
                  <w:color w:val="4B4B63"/>
                  <w:sz w:val="20"/>
                  <w:szCs w:val="20"/>
                </w:rPr>
                <w:t>284159</w:t>
              </w:r>
            </w:ins>
          </w:p>
        </w:tc>
        <w:tc>
          <w:tcPr>
            <w:tcW w:w="1070" w:type="dxa"/>
            <w:tcBorders>
              <w:top w:val="nil"/>
              <w:left w:val="nil"/>
              <w:bottom w:val="single" w:sz="4" w:space="0" w:color="ACB9CA"/>
              <w:right w:val="single" w:sz="4" w:space="0" w:color="ACB9CA"/>
            </w:tcBorders>
            <w:shd w:val="clear" w:color="000000" w:fill="FFFFFF"/>
            <w:vAlign w:val="center"/>
          </w:tcPr>
          <w:p w14:paraId="7081C647" w14:textId="77777777" w:rsidR="00875EA5" w:rsidRPr="00C47FE2" w:rsidRDefault="00875EA5" w:rsidP="00875EA5">
            <w:pPr>
              <w:spacing w:before="0" w:after="0" w:line="240" w:lineRule="auto"/>
              <w:jc w:val="right"/>
              <w:rPr>
                <w:ins w:id="189" w:author="khanguyen" w:date="2017-03-17T22:39:00Z"/>
                <w:rFonts w:eastAsia="Times New Roman" w:cs="Arial"/>
                <w:color w:val="4B4B63"/>
                <w:sz w:val="20"/>
                <w:szCs w:val="20"/>
                <w:lang w:val="en-US"/>
              </w:rPr>
            </w:pPr>
            <w:ins w:id="190" w:author="khanguyen" w:date="2017-03-17T22:39:00Z">
              <w:r>
                <w:rPr>
                  <w:rFonts w:cs="Arial"/>
                  <w:color w:val="4B4B63"/>
                  <w:sz w:val="20"/>
                  <w:szCs w:val="20"/>
                </w:rPr>
                <w:t>295679</w:t>
              </w:r>
            </w:ins>
          </w:p>
        </w:tc>
        <w:tc>
          <w:tcPr>
            <w:tcW w:w="1071" w:type="dxa"/>
            <w:tcBorders>
              <w:top w:val="nil"/>
              <w:left w:val="nil"/>
              <w:bottom w:val="single" w:sz="4" w:space="0" w:color="ACB9CA"/>
              <w:right w:val="single" w:sz="4" w:space="0" w:color="ACB9CA"/>
            </w:tcBorders>
            <w:shd w:val="clear" w:color="000000" w:fill="FFFFFF"/>
            <w:vAlign w:val="center"/>
          </w:tcPr>
          <w:p w14:paraId="3DA07E24" w14:textId="77777777" w:rsidR="00875EA5" w:rsidRPr="00C47FE2" w:rsidRDefault="00875EA5" w:rsidP="00875EA5">
            <w:pPr>
              <w:spacing w:before="0" w:after="0" w:line="240" w:lineRule="auto"/>
              <w:jc w:val="right"/>
              <w:rPr>
                <w:ins w:id="191" w:author="khanguyen" w:date="2017-03-17T22:39:00Z"/>
                <w:rFonts w:eastAsia="Times New Roman" w:cs="Arial"/>
                <w:color w:val="4B4B63"/>
                <w:sz w:val="20"/>
                <w:szCs w:val="20"/>
                <w:lang w:val="en-US"/>
              </w:rPr>
            </w:pPr>
            <w:ins w:id="192" w:author="khanguyen" w:date="2017-03-17T22:39:00Z">
              <w:r>
                <w:rPr>
                  <w:rFonts w:cs="Arial"/>
                  <w:color w:val="4B4B63"/>
                  <w:sz w:val="20"/>
                  <w:szCs w:val="20"/>
                </w:rPr>
                <w:t>141563</w:t>
              </w:r>
            </w:ins>
          </w:p>
        </w:tc>
        <w:tc>
          <w:tcPr>
            <w:tcW w:w="1071" w:type="dxa"/>
            <w:tcBorders>
              <w:top w:val="nil"/>
              <w:left w:val="nil"/>
              <w:bottom w:val="single" w:sz="4" w:space="0" w:color="ACB9CA"/>
              <w:right w:val="single" w:sz="4" w:space="0" w:color="ACB9CA"/>
            </w:tcBorders>
            <w:shd w:val="clear" w:color="000000" w:fill="FFFFFF"/>
            <w:vAlign w:val="center"/>
          </w:tcPr>
          <w:p w14:paraId="5113F7BB" w14:textId="77777777" w:rsidR="00875EA5" w:rsidRPr="00C47FE2" w:rsidRDefault="00875EA5" w:rsidP="00875EA5">
            <w:pPr>
              <w:spacing w:before="0" w:after="0" w:line="240" w:lineRule="auto"/>
              <w:jc w:val="right"/>
              <w:rPr>
                <w:ins w:id="193" w:author="khanguyen" w:date="2017-03-17T22:39:00Z"/>
                <w:rFonts w:eastAsia="Times New Roman" w:cs="Arial"/>
                <w:color w:val="4B4B63"/>
                <w:sz w:val="20"/>
                <w:szCs w:val="20"/>
                <w:lang w:val="en-US"/>
              </w:rPr>
            </w:pPr>
            <w:ins w:id="194" w:author="khanguyen" w:date="2017-03-17T22:39:00Z">
              <w:r>
                <w:rPr>
                  <w:rFonts w:cs="Arial"/>
                  <w:color w:val="4B4B63"/>
                  <w:sz w:val="20"/>
                  <w:szCs w:val="20"/>
                </w:rPr>
                <w:t>295563</w:t>
              </w:r>
            </w:ins>
          </w:p>
        </w:tc>
        <w:tc>
          <w:tcPr>
            <w:tcW w:w="1230" w:type="dxa"/>
            <w:tcBorders>
              <w:top w:val="nil"/>
              <w:left w:val="nil"/>
              <w:bottom w:val="single" w:sz="4" w:space="0" w:color="ACB9CA"/>
              <w:right w:val="single" w:sz="4" w:space="0" w:color="ACB9CA"/>
            </w:tcBorders>
            <w:shd w:val="clear" w:color="000000" w:fill="FFFFFF"/>
            <w:vAlign w:val="center"/>
          </w:tcPr>
          <w:p w14:paraId="061393CF" w14:textId="77777777" w:rsidR="00875EA5" w:rsidRPr="00C47FE2" w:rsidRDefault="00875EA5" w:rsidP="00875EA5">
            <w:pPr>
              <w:spacing w:before="0" w:after="0" w:line="240" w:lineRule="auto"/>
              <w:jc w:val="right"/>
              <w:rPr>
                <w:ins w:id="195" w:author="khanguyen" w:date="2017-03-17T22:39:00Z"/>
                <w:rFonts w:eastAsia="Times New Roman" w:cs="Arial"/>
                <w:color w:val="4B4B63"/>
                <w:sz w:val="20"/>
                <w:szCs w:val="20"/>
                <w:lang w:val="en-US"/>
              </w:rPr>
            </w:pPr>
            <w:ins w:id="196" w:author="khanguyen" w:date="2017-03-17T22:39:00Z">
              <w:r>
                <w:rPr>
                  <w:rFonts w:cs="Arial"/>
                  <w:color w:val="4B4B63"/>
                  <w:sz w:val="20"/>
                  <w:szCs w:val="20"/>
                </w:rPr>
                <w:t>0%</w:t>
              </w:r>
            </w:ins>
          </w:p>
        </w:tc>
      </w:tr>
      <w:tr w:rsidR="00875EA5" w:rsidRPr="00C47FE2" w14:paraId="567839C5" w14:textId="77777777" w:rsidTr="006C6340">
        <w:trPr>
          <w:trHeight w:val="300"/>
          <w:ins w:id="197"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5CA2C880" w14:textId="77777777" w:rsidR="00875EA5" w:rsidRPr="00C47FE2" w:rsidRDefault="00875EA5" w:rsidP="00875EA5">
            <w:pPr>
              <w:spacing w:before="0" w:after="0" w:line="240" w:lineRule="auto"/>
              <w:ind w:firstLineChars="100" w:firstLine="200"/>
              <w:rPr>
                <w:ins w:id="198" w:author="khanguyen" w:date="2017-03-17T22:39:00Z"/>
                <w:rFonts w:eastAsia="Times New Roman" w:cs="Arial"/>
                <w:color w:val="4B4B63"/>
                <w:sz w:val="20"/>
                <w:szCs w:val="20"/>
                <w:lang w:val="en-US"/>
              </w:rPr>
            </w:pPr>
            <w:ins w:id="199" w:author="khanguyen" w:date="2017-03-17T22:39:00Z">
              <w:r>
                <w:rPr>
                  <w:rFonts w:cs="Arial"/>
                  <w:color w:val="4B4B63"/>
                  <w:sz w:val="20"/>
                  <w:szCs w:val="20"/>
                </w:rPr>
                <w:t>DELETE Invoice for Empty project</w:t>
              </w:r>
            </w:ins>
          </w:p>
        </w:tc>
        <w:tc>
          <w:tcPr>
            <w:tcW w:w="1232" w:type="dxa"/>
            <w:tcBorders>
              <w:top w:val="nil"/>
              <w:left w:val="nil"/>
              <w:bottom w:val="single" w:sz="4" w:space="0" w:color="ACB9CA"/>
              <w:right w:val="single" w:sz="4" w:space="0" w:color="ACB9CA"/>
            </w:tcBorders>
            <w:shd w:val="clear" w:color="000000" w:fill="FFFFFF"/>
            <w:vAlign w:val="center"/>
          </w:tcPr>
          <w:p w14:paraId="6BF2CE9C" w14:textId="77777777" w:rsidR="00875EA5" w:rsidRPr="00C47FE2" w:rsidRDefault="00875EA5" w:rsidP="00875EA5">
            <w:pPr>
              <w:spacing w:before="0" w:after="0" w:line="240" w:lineRule="auto"/>
              <w:jc w:val="right"/>
              <w:rPr>
                <w:ins w:id="200" w:author="khanguyen" w:date="2017-03-17T22:39:00Z"/>
                <w:rFonts w:eastAsia="Times New Roman" w:cs="Arial"/>
                <w:color w:val="4B4B63"/>
                <w:sz w:val="20"/>
                <w:szCs w:val="20"/>
                <w:lang w:val="en-US"/>
              </w:rPr>
            </w:pPr>
            <w:ins w:id="201" w:author="khanguyen" w:date="2017-03-17T22:39:00Z">
              <w:r>
                <w:rPr>
                  <w:rFonts w:cs="Arial"/>
                  <w:color w:val="4B4B63"/>
                  <w:sz w:val="20"/>
                  <w:szCs w:val="20"/>
                </w:rPr>
                <w:t>18</w:t>
              </w:r>
            </w:ins>
          </w:p>
        </w:tc>
        <w:tc>
          <w:tcPr>
            <w:tcW w:w="1378" w:type="dxa"/>
            <w:tcBorders>
              <w:top w:val="nil"/>
              <w:left w:val="nil"/>
              <w:bottom w:val="single" w:sz="4" w:space="0" w:color="ACB9CA"/>
              <w:right w:val="single" w:sz="4" w:space="0" w:color="ACB9CA"/>
            </w:tcBorders>
            <w:shd w:val="clear" w:color="000000" w:fill="FFFFFF"/>
            <w:vAlign w:val="center"/>
          </w:tcPr>
          <w:p w14:paraId="5CED1707" w14:textId="77777777" w:rsidR="00875EA5" w:rsidRPr="00C47FE2" w:rsidRDefault="00875EA5" w:rsidP="00875EA5">
            <w:pPr>
              <w:spacing w:before="0" w:after="0" w:line="240" w:lineRule="auto"/>
              <w:jc w:val="right"/>
              <w:rPr>
                <w:ins w:id="202" w:author="khanguyen" w:date="2017-03-17T22:39:00Z"/>
                <w:rFonts w:eastAsia="Times New Roman" w:cs="Arial"/>
                <w:color w:val="4B4B63"/>
                <w:sz w:val="20"/>
                <w:szCs w:val="20"/>
                <w:lang w:val="en-US"/>
              </w:rPr>
            </w:pPr>
            <w:ins w:id="203" w:author="khanguyen" w:date="2017-03-17T22:39:00Z">
              <w:r>
                <w:rPr>
                  <w:rFonts w:cs="Arial"/>
                  <w:color w:val="4B4B63"/>
                  <w:sz w:val="20"/>
                  <w:szCs w:val="20"/>
                </w:rPr>
                <w:t>198177.6</w:t>
              </w:r>
            </w:ins>
          </w:p>
        </w:tc>
        <w:tc>
          <w:tcPr>
            <w:tcW w:w="990" w:type="dxa"/>
            <w:tcBorders>
              <w:top w:val="nil"/>
              <w:left w:val="nil"/>
              <w:bottom w:val="single" w:sz="4" w:space="0" w:color="ACB9CA"/>
              <w:right w:val="single" w:sz="4" w:space="0" w:color="ACB9CA"/>
            </w:tcBorders>
            <w:shd w:val="clear" w:color="000000" w:fill="FFFFFF"/>
            <w:vAlign w:val="center"/>
          </w:tcPr>
          <w:p w14:paraId="0E99582A" w14:textId="77777777" w:rsidR="00875EA5" w:rsidRPr="00C47FE2" w:rsidRDefault="00875EA5" w:rsidP="00875EA5">
            <w:pPr>
              <w:spacing w:before="0" w:after="0" w:line="240" w:lineRule="auto"/>
              <w:jc w:val="right"/>
              <w:rPr>
                <w:ins w:id="204" w:author="khanguyen" w:date="2017-03-17T22:39:00Z"/>
                <w:rFonts w:eastAsia="Times New Roman" w:cs="Arial"/>
                <w:color w:val="4B4B63"/>
                <w:sz w:val="20"/>
                <w:szCs w:val="20"/>
                <w:lang w:val="en-US"/>
              </w:rPr>
            </w:pPr>
            <w:ins w:id="205" w:author="khanguyen" w:date="2017-03-17T22:39:00Z">
              <w:r>
                <w:rPr>
                  <w:rFonts w:cs="Arial"/>
                  <w:color w:val="4B4B63"/>
                  <w:sz w:val="20"/>
                  <w:szCs w:val="20"/>
                </w:rPr>
                <w:t>211199</w:t>
              </w:r>
            </w:ins>
          </w:p>
        </w:tc>
        <w:tc>
          <w:tcPr>
            <w:tcW w:w="1070" w:type="dxa"/>
            <w:tcBorders>
              <w:top w:val="nil"/>
              <w:left w:val="nil"/>
              <w:bottom w:val="single" w:sz="4" w:space="0" w:color="ACB9CA"/>
              <w:right w:val="single" w:sz="4" w:space="0" w:color="ACB9CA"/>
            </w:tcBorders>
            <w:shd w:val="clear" w:color="000000" w:fill="FFFFFF"/>
            <w:vAlign w:val="center"/>
          </w:tcPr>
          <w:p w14:paraId="2BD7F6F6" w14:textId="77777777" w:rsidR="00875EA5" w:rsidRPr="00C47FE2" w:rsidRDefault="00875EA5" w:rsidP="00875EA5">
            <w:pPr>
              <w:spacing w:before="0" w:after="0" w:line="240" w:lineRule="auto"/>
              <w:jc w:val="right"/>
              <w:rPr>
                <w:ins w:id="206" w:author="khanguyen" w:date="2017-03-17T22:39:00Z"/>
                <w:rFonts w:eastAsia="Times New Roman" w:cs="Arial"/>
                <w:color w:val="4B4B63"/>
                <w:sz w:val="20"/>
                <w:szCs w:val="20"/>
                <w:lang w:val="en-US"/>
              </w:rPr>
            </w:pPr>
            <w:ins w:id="207" w:author="khanguyen" w:date="2017-03-17T22:39:00Z">
              <w:r>
                <w:rPr>
                  <w:rFonts w:cs="Arial"/>
                  <w:color w:val="4B4B63"/>
                  <w:sz w:val="20"/>
                  <w:szCs w:val="20"/>
                </w:rPr>
                <w:t>238079</w:t>
              </w:r>
            </w:ins>
          </w:p>
        </w:tc>
        <w:tc>
          <w:tcPr>
            <w:tcW w:w="1070" w:type="dxa"/>
            <w:tcBorders>
              <w:top w:val="nil"/>
              <w:left w:val="nil"/>
              <w:bottom w:val="single" w:sz="4" w:space="0" w:color="ACB9CA"/>
              <w:right w:val="single" w:sz="4" w:space="0" w:color="ACB9CA"/>
            </w:tcBorders>
            <w:shd w:val="clear" w:color="000000" w:fill="FFFFFF"/>
            <w:vAlign w:val="center"/>
          </w:tcPr>
          <w:p w14:paraId="1729FB95" w14:textId="77777777" w:rsidR="00875EA5" w:rsidRPr="00C47FE2" w:rsidRDefault="00875EA5" w:rsidP="00875EA5">
            <w:pPr>
              <w:spacing w:before="0" w:after="0" w:line="240" w:lineRule="auto"/>
              <w:jc w:val="right"/>
              <w:rPr>
                <w:ins w:id="208" w:author="khanguyen" w:date="2017-03-17T22:39:00Z"/>
                <w:rFonts w:eastAsia="Times New Roman" w:cs="Arial"/>
                <w:color w:val="4B4B63"/>
                <w:sz w:val="20"/>
                <w:szCs w:val="20"/>
                <w:lang w:val="en-US"/>
              </w:rPr>
            </w:pPr>
            <w:ins w:id="209" w:author="khanguyen" w:date="2017-03-17T22:39:00Z">
              <w:r>
                <w:rPr>
                  <w:rFonts w:cs="Arial"/>
                  <w:color w:val="4B4B63"/>
                  <w:sz w:val="20"/>
                  <w:szCs w:val="20"/>
                </w:rPr>
                <w:t>296703</w:t>
              </w:r>
            </w:ins>
          </w:p>
        </w:tc>
        <w:tc>
          <w:tcPr>
            <w:tcW w:w="1071" w:type="dxa"/>
            <w:tcBorders>
              <w:top w:val="nil"/>
              <w:left w:val="nil"/>
              <w:bottom w:val="single" w:sz="4" w:space="0" w:color="ACB9CA"/>
              <w:right w:val="single" w:sz="4" w:space="0" w:color="ACB9CA"/>
            </w:tcBorders>
            <w:shd w:val="clear" w:color="000000" w:fill="FFFFFF"/>
            <w:vAlign w:val="center"/>
          </w:tcPr>
          <w:p w14:paraId="40A55028" w14:textId="77777777" w:rsidR="00875EA5" w:rsidRPr="00C47FE2" w:rsidRDefault="00875EA5" w:rsidP="00875EA5">
            <w:pPr>
              <w:spacing w:before="0" w:after="0" w:line="240" w:lineRule="auto"/>
              <w:jc w:val="right"/>
              <w:rPr>
                <w:ins w:id="210" w:author="khanguyen" w:date="2017-03-17T22:39:00Z"/>
                <w:rFonts w:eastAsia="Times New Roman" w:cs="Arial"/>
                <w:color w:val="4B4B63"/>
                <w:sz w:val="20"/>
                <w:szCs w:val="20"/>
                <w:lang w:val="en-US"/>
              </w:rPr>
            </w:pPr>
            <w:ins w:id="211" w:author="khanguyen" w:date="2017-03-17T22:39:00Z">
              <w:r>
                <w:rPr>
                  <w:rFonts w:cs="Arial"/>
                  <w:color w:val="4B4B63"/>
                  <w:sz w:val="20"/>
                  <w:szCs w:val="20"/>
                </w:rPr>
                <w:t>162491</w:t>
              </w:r>
            </w:ins>
          </w:p>
        </w:tc>
        <w:tc>
          <w:tcPr>
            <w:tcW w:w="1071" w:type="dxa"/>
            <w:tcBorders>
              <w:top w:val="nil"/>
              <w:left w:val="nil"/>
              <w:bottom w:val="single" w:sz="4" w:space="0" w:color="ACB9CA"/>
              <w:right w:val="single" w:sz="4" w:space="0" w:color="ACB9CA"/>
            </w:tcBorders>
            <w:shd w:val="clear" w:color="000000" w:fill="FFFFFF"/>
            <w:vAlign w:val="center"/>
          </w:tcPr>
          <w:p w14:paraId="2100DDE2" w14:textId="77777777" w:rsidR="00875EA5" w:rsidRPr="00C47FE2" w:rsidRDefault="00875EA5" w:rsidP="00875EA5">
            <w:pPr>
              <w:spacing w:before="0" w:after="0" w:line="240" w:lineRule="auto"/>
              <w:jc w:val="right"/>
              <w:rPr>
                <w:ins w:id="212" w:author="khanguyen" w:date="2017-03-17T22:39:00Z"/>
                <w:rFonts w:eastAsia="Times New Roman" w:cs="Arial"/>
                <w:color w:val="4B4B63"/>
                <w:sz w:val="20"/>
                <w:szCs w:val="20"/>
                <w:lang w:val="en-US"/>
              </w:rPr>
            </w:pPr>
            <w:ins w:id="213" w:author="khanguyen" w:date="2017-03-17T22:39:00Z">
              <w:r>
                <w:rPr>
                  <w:rFonts w:cs="Arial"/>
                  <w:color w:val="4B4B63"/>
                  <w:sz w:val="20"/>
                  <w:szCs w:val="20"/>
                </w:rPr>
                <w:t>296687</w:t>
              </w:r>
            </w:ins>
          </w:p>
        </w:tc>
        <w:tc>
          <w:tcPr>
            <w:tcW w:w="1230" w:type="dxa"/>
            <w:tcBorders>
              <w:top w:val="nil"/>
              <w:left w:val="nil"/>
              <w:bottom w:val="single" w:sz="4" w:space="0" w:color="ACB9CA"/>
              <w:right w:val="single" w:sz="4" w:space="0" w:color="ACB9CA"/>
            </w:tcBorders>
            <w:shd w:val="clear" w:color="000000" w:fill="FFFFFF"/>
            <w:vAlign w:val="center"/>
          </w:tcPr>
          <w:p w14:paraId="394CE84A" w14:textId="77777777" w:rsidR="00875EA5" w:rsidRPr="00C47FE2" w:rsidRDefault="00875EA5" w:rsidP="00875EA5">
            <w:pPr>
              <w:spacing w:before="0" w:after="0" w:line="240" w:lineRule="auto"/>
              <w:jc w:val="right"/>
              <w:rPr>
                <w:ins w:id="214" w:author="khanguyen" w:date="2017-03-17T22:39:00Z"/>
                <w:rFonts w:eastAsia="Times New Roman" w:cs="Arial"/>
                <w:color w:val="4B4B63"/>
                <w:sz w:val="20"/>
                <w:szCs w:val="20"/>
                <w:lang w:val="en-US"/>
              </w:rPr>
            </w:pPr>
            <w:ins w:id="215" w:author="khanguyen" w:date="2017-03-17T22:39:00Z">
              <w:r>
                <w:rPr>
                  <w:rFonts w:cs="Arial"/>
                  <w:color w:val="4B4B63"/>
                  <w:sz w:val="20"/>
                  <w:szCs w:val="20"/>
                </w:rPr>
                <w:t>0%</w:t>
              </w:r>
            </w:ins>
          </w:p>
        </w:tc>
      </w:tr>
      <w:tr w:rsidR="00875EA5" w:rsidRPr="00C47FE2" w14:paraId="799A881B" w14:textId="77777777" w:rsidTr="006C6340">
        <w:trPr>
          <w:trHeight w:val="300"/>
          <w:ins w:id="216"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5D4D2111" w14:textId="77777777" w:rsidR="00875EA5" w:rsidRPr="00C47FE2" w:rsidRDefault="00875EA5" w:rsidP="00875EA5">
            <w:pPr>
              <w:spacing w:before="0" w:after="0" w:line="240" w:lineRule="auto"/>
              <w:ind w:firstLineChars="100" w:firstLine="200"/>
              <w:rPr>
                <w:ins w:id="217" w:author="khanguyen" w:date="2017-03-17T22:39:00Z"/>
                <w:rFonts w:eastAsia="Times New Roman" w:cs="Arial"/>
                <w:color w:val="4B4B63"/>
                <w:sz w:val="20"/>
                <w:szCs w:val="20"/>
                <w:lang w:val="en-US"/>
              </w:rPr>
            </w:pPr>
            <w:ins w:id="218" w:author="khanguyen" w:date="2017-03-17T22:39:00Z">
              <w:r>
                <w:rPr>
                  <w:rFonts w:cs="Arial"/>
                  <w:color w:val="4B4B63"/>
                  <w:sz w:val="20"/>
                  <w:szCs w:val="20"/>
                </w:rPr>
                <w:t>DELETE Invoice for Project 02</w:t>
              </w:r>
            </w:ins>
          </w:p>
        </w:tc>
        <w:tc>
          <w:tcPr>
            <w:tcW w:w="1232" w:type="dxa"/>
            <w:tcBorders>
              <w:top w:val="nil"/>
              <w:left w:val="nil"/>
              <w:bottom w:val="single" w:sz="4" w:space="0" w:color="ACB9CA"/>
              <w:right w:val="single" w:sz="4" w:space="0" w:color="ACB9CA"/>
            </w:tcBorders>
            <w:shd w:val="clear" w:color="000000" w:fill="FFFFFF"/>
            <w:vAlign w:val="center"/>
          </w:tcPr>
          <w:p w14:paraId="72FA7598" w14:textId="77777777" w:rsidR="00875EA5" w:rsidRPr="00C47FE2" w:rsidRDefault="00875EA5" w:rsidP="00875EA5">
            <w:pPr>
              <w:spacing w:before="0" w:after="0" w:line="240" w:lineRule="auto"/>
              <w:jc w:val="right"/>
              <w:rPr>
                <w:ins w:id="219" w:author="khanguyen" w:date="2017-03-17T22:39:00Z"/>
                <w:rFonts w:eastAsia="Times New Roman" w:cs="Arial"/>
                <w:color w:val="4B4B63"/>
                <w:sz w:val="20"/>
                <w:szCs w:val="20"/>
                <w:lang w:val="en-US"/>
              </w:rPr>
            </w:pPr>
            <w:ins w:id="220" w:author="khanguyen" w:date="2017-03-17T22:39:00Z">
              <w:r>
                <w:rPr>
                  <w:rFonts w:cs="Arial"/>
                  <w:color w:val="4B4B63"/>
                  <w:sz w:val="20"/>
                  <w:szCs w:val="20"/>
                </w:rPr>
                <w:t>1</w:t>
              </w:r>
            </w:ins>
          </w:p>
        </w:tc>
        <w:tc>
          <w:tcPr>
            <w:tcW w:w="1378" w:type="dxa"/>
            <w:tcBorders>
              <w:top w:val="nil"/>
              <w:left w:val="nil"/>
              <w:bottom w:val="single" w:sz="4" w:space="0" w:color="ACB9CA"/>
              <w:right w:val="single" w:sz="4" w:space="0" w:color="ACB9CA"/>
            </w:tcBorders>
            <w:shd w:val="clear" w:color="000000" w:fill="FFFFFF"/>
            <w:vAlign w:val="center"/>
          </w:tcPr>
          <w:p w14:paraId="0D7E420E" w14:textId="77777777" w:rsidR="00875EA5" w:rsidRPr="00C47FE2" w:rsidRDefault="00875EA5" w:rsidP="00875EA5">
            <w:pPr>
              <w:spacing w:before="0" w:after="0" w:line="240" w:lineRule="auto"/>
              <w:jc w:val="right"/>
              <w:rPr>
                <w:ins w:id="221" w:author="khanguyen" w:date="2017-03-17T22:39:00Z"/>
                <w:rFonts w:eastAsia="Times New Roman" w:cs="Arial"/>
                <w:color w:val="4B4B63"/>
                <w:sz w:val="20"/>
                <w:szCs w:val="20"/>
                <w:lang w:val="en-US"/>
              </w:rPr>
            </w:pPr>
            <w:ins w:id="222" w:author="khanguyen" w:date="2017-03-17T22:39:00Z">
              <w:r>
                <w:rPr>
                  <w:rFonts w:cs="Arial"/>
                  <w:color w:val="4B4B63"/>
                  <w:sz w:val="20"/>
                  <w:szCs w:val="20"/>
                </w:rPr>
                <w:t>205441</w:t>
              </w:r>
            </w:ins>
          </w:p>
        </w:tc>
        <w:tc>
          <w:tcPr>
            <w:tcW w:w="990" w:type="dxa"/>
            <w:tcBorders>
              <w:top w:val="nil"/>
              <w:left w:val="nil"/>
              <w:bottom w:val="single" w:sz="4" w:space="0" w:color="ACB9CA"/>
              <w:right w:val="single" w:sz="4" w:space="0" w:color="ACB9CA"/>
            </w:tcBorders>
            <w:shd w:val="clear" w:color="000000" w:fill="FFFFFF"/>
            <w:vAlign w:val="center"/>
          </w:tcPr>
          <w:p w14:paraId="3FB8D40D" w14:textId="77777777" w:rsidR="00875EA5" w:rsidRPr="00C47FE2" w:rsidRDefault="00875EA5" w:rsidP="00875EA5">
            <w:pPr>
              <w:spacing w:before="0" w:after="0" w:line="240" w:lineRule="auto"/>
              <w:jc w:val="right"/>
              <w:rPr>
                <w:ins w:id="223" w:author="khanguyen" w:date="2017-03-17T22:39:00Z"/>
                <w:rFonts w:eastAsia="Times New Roman" w:cs="Arial"/>
                <w:color w:val="4B4B63"/>
                <w:sz w:val="20"/>
                <w:szCs w:val="20"/>
                <w:lang w:val="en-US"/>
              </w:rPr>
            </w:pPr>
            <w:ins w:id="224" w:author="khanguyen" w:date="2017-03-17T22:39:00Z">
              <w:r>
                <w:rPr>
                  <w:rFonts w:cs="Arial"/>
                  <w:color w:val="4B4B63"/>
                  <w:sz w:val="20"/>
                  <w:szCs w:val="20"/>
                </w:rPr>
                <w:t>205567</w:t>
              </w:r>
            </w:ins>
          </w:p>
        </w:tc>
        <w:tc>
          <w:tcPr>
            <w:tcW w:w="1070" w:type="dxa"/>
            <w:tcBorders>
              <w:top w:val="nil"/>
              <w:left w:val="nil"/>
              <w:bottom w:val="single" w:sz="4" w:space="0" w:color="ACB9CA"/>
              <w:right w:val="single" w:sz="4" w:space="0" w:color="ACB9CA"/>
            </w:tcBorders>
            <w:shd w:val="clear" w:color="000000" w:fill="FFFFFF"/>
            <w:vAlign w:val="center"/>
          </w:tcPr>
          <w:p w14:paraId="30ABBCB5" w14:textId="77777777" w:rsidR="00875EA5" w:rsidRPr="00C47FE2" w:rsidRDefault="00875EA5" w:rsidP="00875EA5">
            <w:pPr>
              <w:spacing w:before="0" w:after="0" w:line="240" w:lineRule="auto"/>
              <w:jc w:val="right"/>
              <w:rPr>
                <w:ins w:id="225" w:author="khanguyen" w:date="2017-03-17T22:39:00Z"/>
                <w:rFonts w:eastAsia="Times New Roman" w:cs="Arial"/>
                <w:color w:val="4B4B63"/>
                <w:sz w:val="20"/>
                <w:szCs w:val="20"/>
                <w:lang w:val="en-US"/>
              </w:rPr>
            </w:pPr>
            <w:ins w:id="226" w:author="khanguyen" w:date="2017-03-17T22:39:00Z">
              <w:r>
                <w:rPr>
                  <w:rFonts w:cs="Arial"/>
                  <w:color w:val="4B4B63"/>
                  <w:sz w:val="20"/>
                  <w:szCs w:val="20"/>
                </w:rPr>
                <w:t>205567</w:t>
              </w:r>
            </w:ins>
          </w:p>
        </w:tc>
        <w:tc>
          <w:tcPr>
            <w:tcW w:w="1070" w:type="dxa"/>
            <w:tcBorders>
              <w:top w:val="nil"/>
              <w:left w:val="nil"/>
              <w:bottom w:val="single" w:sz="4" w:space="0" w:color="ACB9CA"/>
              <w:right w:val="single" w:sz="4" w:space="0" w:color="ACB9CA"/>
            </w:tcBorders>
            <w:shd w:val="clear" w:color="000000" w:fill="FFFFFF"/>
            <w:vAlign w:val="center"/>
          </w:tcPr>
          <w:p w14:paraId="47733841" w14:textId="77777777" w:rsidR="00875EA5" w:rsidRPr="00C47FE2" w:rsidRDefault="00875EA5" w:rsidP="00875EA5">
            <w:pPr>
              <w:spacing w:before="0" w:after="0" w:line="240" w:lineRule="auto"/>
              <w:jc w:val="right"/>
              <w:rPr>
                <w:ins w:id="227" w:author="khanguyen" w:date="2017-03-17T22:39:00Z"/>
                <w:rFonts w:eastAsia="Times New Roman" w:cs="Arial"/>
                <w:color w:val="4B4B63"/>
                <w:sz w:val="20"/>
                <w:szCs w:val="20"/>
                <w:lang w:val="en-US"/>
              </w:rPr>
            </w:pPr>
            <w:ins w:id="228" w:author="khanguyen" w:date="2017-03-17T22:39:00Z">
              <w:r>
                <w:rPr>
                  <w:rFonts w:cs="Arial"/>
                  <w:color w:val="4B4B63"/>
                  <w:sz w:val="20"/>
                  <w:szCs w:val="20"/>
                </w:rPr>
                <w:t>205567</w:t>
              </w:r>
            </w:ins>
          </w:p>
        </w:tc>
        <w:tc>
          <w:tcPr>
            <w:tcW w:w="1071" w:type="dxa"/>
            <w:tcBorders>
              <w:top w:val="nil"/>
              <w:left w:val="nil"/>
              <w:bottom w:val="single" w:sz="4" w:space="0" w:color="ACB9CA"/>
              <w:right w:val="single" w:sz="4" w:space="0" w:color="ACB9CA"/>
            </w:tcBorders>
            <w:shd w:val="clear" w:color="000000" w:fill="FFFFFF"/>
            <w:vAlign w:val="center"/>
          </w:tcPr>
          <w:p w14:paraId="2A4200EA" w14:textId="77777777" w:rsidR="00875EA5" w:rsidRPr="00C47FE2" w:rsidRDefault="00875EA5" w:rsidP="00875EA5">
            <w:pPr>
              <w:spacing w:before="0" w:after="0" w:line="240" w:lineRule="auto"/>
              <w:jc w:val="right"/>
              <w:rPr>
                <w:ins w:id="229" w:author="khanguyen" w:date="2017-03-17T22:39:00Z"/>
                <w:rFonts w:eastAsia="Times New Roman" w:cs="Arial"/>
                <w:color w:val="4B4B63"/>
                <w:sz w:val="20"/>
                <w:szCs w:val="20"/>
                <w:lang w:val="en-US"/>
              </w:rPr>
            </w:pPr>
            <w:ins w:id="230" w:author="khanguyen" w:date="2017-03-17T22:39:00Z">
              <w:r>
                <w:rPr>
                  <w:rFonts w:cs="Arial"/>
                  <w:color w:val="4B4B63"/>
                  <w:sz w:val="20"/>
                  <w:szCs w:val="20"/>
                </w:rPr>
                <w:t>205441</w:t>
              </w:r>
            </w:ins>
          </w:p>
        </w:tc>
        <w:tc>
          <w:tcPr>
            <w:tcW w:w="1071" w:type="dxa"/>
            <w:tcBorders>
              <w:top w:val="nil"/>
              <w:left w:val="nil"/>
              <w:bottom w:val="single" w:sz="4" w:space="0" w:color="ACB9CA"/>
              <w:right w:val="single" w:sz="4" w:space="0" w:color="ACB9CA"/>
            </w:tcBorders>
            <w:shd w:val="clear" w:color="000000" w:fill="FFFFFF"/>
            <w:vAlign w:val="center"/>
          </w:tcPr>
          <w:p w14:paraId="4129C8AE" w14:textId="77777777" w:rsidR="00875EA5" w:rsidRPr="00C47FE2" w:rsidRDefault="00875EA5" w:rsidP="00875EA5">
            <w:pPr>
              <w:spacing w:before="0" w:after="0" w:line="240" w:lineRule="auto"/>
              <w:jc w:val="right"/>
              <w:rPr>
                <w:ins w:id="231" w:author="khanguyen" w:date="2017-03-17T22:39:00Z"/>
                <w:rFonts w:eastAsia="Times New Roman" w:cs="Arial"/>
                <w:color w:val="4B4B63"/>
                <w:sz w:val="20"/>
                <w:szCs w:val="20"/>
                <w:lang w:val="en-US"/>
              </w:rPr>
            </w:pPr>
            <w:ins w:id="232" w:author="khanguyen" w:date="2017-03-17T22:39:00Z">
              <w:r>
                <w:rPr>
                  <w:rFonts w:cs="Arial"/>
                  <w:color w:val="4B4B63"/>
                  <w:sz w:val="20"/>
                  <w:szCs w:val="20"/>
                </w:rPr>
                <w:t>205441</w:t>
              </w:r>
            </w:ins>
          </w:p>
        </w:tc>
        <w:tc>
          <w:tcPr>
            <w:tcW w:w="1230" w:type="dxa"/>
            <w:tcBorders>
              <w:top w:val="nil"/>
              <w:left w:val="nil"/>
              <w:bottom w:val="single" w:sz="4" w:space="0" w:color="ACB9CA"/>
              <w:right w:val="single" w:sz="4" w:space="0" w:color="ACB9CA"/>
            </w:tcBorders>
            <w:shd w:val="clear" w:color="000000" w:fill="FFFFFF"/>
            <w:vAlign w:val="center"/>
          </w:tcPr>
          <w:p w14:paraId="7B049379" w14:textId="77777777" w:rsidR="00875EA5" w:rsidRPr="00C47FE2" w:rsidRDefault="00875EA5" w:rsidP="00875EA5">
            <w:pPr>
              <w:spacing w:before="0" w:after="0" w:line="240" w:lineRule="auto"/>
              <w:jc w:val="right"/>
              <w:rPr>
                <w:ins w:id="233" w:author="khanguyen" w:date="2017-03-17T22:39:00Z"/>
                <w:rFonts w:eastAsia="Times New Roman" w:cs="Arial"/>
                <w:color w:val="4B4B63"/>
                <w:sz w:val="20"/>
                <w:szCs w:val="20"/>
                <w:lang w:val="en-US"/>
              </w:rPr>
            </w:pPr>
            <w:ins w:id="234" w:author="khanguyen" w:date="2017-03-17T22:39:00Z">
              <w:r>
                <w:rPr>
                  <w:rFonts w:cs="Arial"/>
                  <w:color w:val="4B4B63"/>
                  <w:sz w:val="20"/>
                  <w:szCs w:val="20"/>
                </w:rPr>
                <w:t>0%</w:t>
              </w:r>
            </w:ins>
          </w:p>
        </w:tc>
      </w:tr>
      <w:tr w:rsidR="00875EA5" w:rsidRPr="00C47FE2" w14:paraId="169B881F" w14:textId="77777777" w:rsidTr="006C6340">
        <w:trPr>
          <w:trHeight w:val="300"/>
          <w:ins w:id="235"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8647D74" w14:textId="77777777" w:rsidR="00875EA5" w:rsidRPr="00C47FE2" w:rsidRDefault="00875EA5" w:rsidP="00875EA5">
            <w:pPr>
              <w:spacing w:before="0" w:after="0" w:line="240" w:lineRule="auto"/>
              <w:ind w:firstLineChars="100" w:firstLine="200"/>
              <w:rPr>
                <w:ins w:id="236" w:author="khanguyen" w:date="2017-03-17T22:39:00Z"/>
                <w:rFonts w:eastAsia="Times New Roman" w:cs="Arial"/>
                <w:color w:val="4B4B63"/>
                <w:sz w:val="20"/>
                <w:szCs w:val="20"/>
                <w:lang w:val="en-US"/>
              </w:rPr>
            </w:pPr>
            <w:ins w:id="237" w:author="khanguyen" w:date="2017-03-17T22:39:00Z">
              <w:r>
                <w:rPr>
                  <w:rFonts w:cs="Arial"/>
                  <w:color w:val="4B4B63"/>
                  <w:sz w:val="20"/>
                  <w:szCs w:val="20"/>
                </w:rPr>
                <w:t>DELETE Invoice for Sale</w:t>
              </w:r>
            </w:ins>
          </w:p>
        </w:tc>
        <w:tc>
          <w:tcPr>
            <w:tcW w:w="1232" w:type="dxa"/>
            <w:tcBorders>
              <w:top w:val="nil"/>
              <w:left w:val="nil"/>
              <w:bottom w:val="single" w:sz="4" w:space="0" w:color="ACB9CA"/>
              <w:right w:val="single" w:sz="4" w:space="0" w:color="ACB9CA"/>
            </w:tcBorders>
            <w:shd w:val="clear" w:color="000000" w:fill="FFFFFF"/>
            <w:vAlign w:val="center"/>
          </w:tcPr>
          <w:p w14:paraId="022D988C" w14:textId="77777777" w:rsidR="00875EA5" w:rsidRPr="00C47FE2" w:rsidRDefault="00875EA5" w:rsidP="00875EA5">
            <w:pPr>
              <w:spacing w:before="0" w:after="0" w:line="240" w:lineRule="auto"/>
              <w:jc w:val="right"/>
              <w:rPr>
                <w:ins w:id="238" w:author="khanguyen" w:date="2017-03-17T22:39:00Z"/>
                <w:rFonts w:eastAsia="Times New Roman" w:cs="Arial"/>
                <w:color w:val="4B4B63"/>
                <w:sz w:val="20"/>
                <w:szCs w:val="20"/>
                <w:lang w:val="en-US"/>
              </w:rPr>
            </w:pPr>
            <w:ins w:id="239" w:author="khanguyen" w:date="2017-03-17T22:39:00Z">
              <w:r>
                <w:rPr>
                  <w:rFonts w:cs="Arial"/>
                  <w:color w:val="4B4B63"/>
                  <w:sz w:val="20"/>
                  <w:szCs w:val="20"/>
                </w:rPr>
                <w:t>31</w:t>
              </w:r>
            </w:ins>
          </w:p>
        </w:tc>
        <w:tc>
          <w:tcPr>
            <w:tcW w:w="1378" w:type="dxa"/>
            <w:tcBorders>
              <w:top w:val="nil"/>
              <w:left w:val="nil"/>
              <w:bottom w:val="single" w:sz="4" w:space="0" w:color="ACB9CA"/>
              <w:right w:val="single" w:sz="4" w:space="0" w:color="ACB9CA"/>
            </w:tcBorders>
            <w:shd w:val="clear" w:color="000000" w:fill="FFFFFF"/>
            <w:vAlign w:val="center"/>
          </w:tcPr>
          <w:p w14:paraId="2A41D853" w14:textId="77777777" w:rsidR="00875EA5" w:rsidRPr="00C47FE2" w:rsidRDefault="00875EA5" w:rsidP="00875EA5">
            <w:pPr>
              <w:spacing w:before="0" w:after="0" w:line="240" w:lineRule="auto"/>
              <w:jc w:val="right"/>
              <w:rPr>
                <w:ins w:id="240" w:author="khanguyen" w:date="2017-03-17T22:39:00Z"/>
                <w:rFonts w:eastAsia="Times New Roman" w:cs="Arial"/>
                <w:color w:val="4B4B63"/>
                <w:sz w:val="20"/>
                <w:szCs w:val="20"/>
                <w:lang w:val="en-US"/>
              </w:rPr>
            </w:pPr>
            <w:ins w:id="241" w:author="khanguyen" w:date="2017-03-17T22:39:00Z">
              <w:r>
                <w:rPr>
                  <w:rFonts w:cs="Arial"/>
                  <w:color w:val="4B4B63"/>
                  <w:sz w:val="20"/>
                  <w:szCs w:val="20"/>
                </w:rPr>
                <w:t>197245.1</w:t>
              </w:r>
            </w:ins>
          </w:p>
        </w:tc>
        <w:tc>
          <w:tcPr>
            <w:tcW w:w="990" w:type="dxa"/>
            <w:tcBorders>
              <w:top w:val="nil"/>
              <w:left w:val="nil"/>
              <w:bottom w:val="single" w:sz="4" w:space="0" w:color="ACB9CA"/>
              <w:right w:val="single" w:sz="4" w:space="0" w:color="ACB9CA"/>
            </w:tcBorders>
            <w:shd w:val="clear" w:color="000000" w:fill="FFFFFF"/>
            <w:vAlign w:val="center"/>
          </w:tcPr>
          <w:p w14:paraId="3B14BB1A" w14:textId="77777777" w:rsidR="00875EA5" w:rsidRPr="00C47FE2" w:rsidRDefault="00875EA5" w:rsidP="00875EA5">
            <w:pPr>
              <w:spacing w:before="0" w:after="0" w:line="240" w:lineRule="auto"/>
              <w:jc w:val="right"/>
              <w:rPr>
                <w:ins w:id="242" w:author="khanguyen" w:date="2017-03-17T22:39:00Z"/>
                <w:rFonts w:eastAsia="Times New Roman" w:cs="Arial"/>
                <w:color w:val="4B4B63"/>
                <w:sz w:val="20"/>
                <w:szCs w:val="20"/>
                <w:lang w:val="en-US"/>
              </w:rPr>
            </w:pPr>
            <w:ins w:id="243" w:author="khanguyen" w:date="2017-03-17T22:39:00Z">
              <w:r>
                <w:rPr>
                  <w:rFonts w:cs="Arial"/>
                  <w:color w:val="4B4B63"/>
                  <w:sz w:val="20"/>
                  <w:szCs w:val="20"/>
                </w:rPr>
                <w:t>275199</w:t>
              </w:r>
            </w:ins>
          </w:p>
        </w:tc>
        <w:tc>
          <w:tcPr>
            <w:tcW w:w="1070" w:type="dxa"/>
            <w:tcBorders>
              <w:top w:val="nil"/>
              <w:left w:val="nil"/>
              <w:bottom w:val="single" w:sz="4" w:space="0" w:color="ACB9CA"/>
              <w:right w:val="single" w:sz="4" w:space="0" w:color="ACB9CA"/>
            </w:tcBorders>
            <w:shd w:val="clear" w:color="000000" w:fill="FFFFFF"/>
            <w:vAlign w:val="center"/>
          </w:tcPr>
          <w:p w14:paraId="255AA1D9" w14:textId="77777777" w:rsidR="00875EA5" w:rsidRPr="00C47FE2" w:rsidRDefault="00875EA5" w:rsidP="00875EA5">
            <w:pPr>
              <w:spacing w:before="0" w:after="0" w:line="240" w:lineRule="auto"/>
              <w:jc w:val="right"/>
              <w:rPr>
                <w:ins w:id="244" w:author="khanguyen" w:date="2017-03-17T22:39:00Z"/>
                <w:rFonts w:eastAsia="Times New Roman" w:cs="Arial"/>
                <w:color w:val="4B4B63"/>
                <w:sz w:val="20"/>
                <w:szCs w:val="20"/>
                <w:lang w:val="en-US"/>
              </w:rPr>
            </w:pPr>
            <w:ins w:id="245" w:author="khanguyen" w:date="2017-03-17T22:39:00Z">
              <w:r>
                <w:rPr>
                  <w:rFonts w:cs="Arial"/>
                  <w:color w:val="4B4B63"/>
                  <w:sz w:val="20"/>
                  <w:szCs w:val="20"/>
                </w:rPr>
                <w:t>276223</w:t>
              </w:r>
            </w:ins>
          </w:p>
        </w:tc>
        <w:tc>
          <w:tcPr>
            <w:tcW w:w="1070" w:type="dxa"/>
            <w:tcBorders>
              <w:top w:val="nil"/>
              <w:left w:val="nil"/>
              <w:bottom w:val="single" w:sz="4" w:space="0" w:color="ACB9CA"/>
              <w:right w:val="single" w:sz="4" w:space="0" w:color="ACB9CA"/>
            </w:tcBorders>
            <w:shd w:val="clear" w:color="000000" w:fill="FFFFFF"/>
            <w:vAlign w:val="center"/>
          </w:tcPr>
          <w:p w14:paraId="20FFCDA9" w14:textId="77777777" w:rsidR="00875EA5" w:rsidRPr="00C47FE2" w:rsidRDefault="00875EA5" w:rsidP="00875EA5">
            <w:pPr>
              <w:spacing w:before="0" w:after="0" w:line="240" w:lineRule="auto"/>
              <w:jc w:val="right"/>
              <w:rPr>
                <w:ins w:id="246" w:author="khanguyen" w:date="2017-03-17T22:39:00Z"/>
                <w:rFonts w:eastAsia="Times New Roman" w:cs="Arial"/>
                <w:color w:val="4B4B63"/>
                <w:sz w:val="20"/>
                <w:szCs w:val="20"/>
                <w:lang w:val="en-US"/>
              </w:rPr>
            </w:pPr>
            <w:ins w:id="247" w:author="khanguyen" w:date="2017-03-17T22:39:00Z">
              <w:r>
                <w:rPr>
                  <w:rFonts w:cs="Arial"/>
                  <w:color w:val="4B4B63"/>
                  <w:sz w:val="20"/>
                  <w:szCs w:val="20"/>
                </w:rPr>
                <w:t>285695</w:t>
              </w:r>
            </w:ins>
          </w:p>
        </w:tc>
        <w:tc>
          <w:tcPr>
            <w:tcW w:w="1071" w:type="dxa"/>
            <w:tcBorders>
              <w:top w:val="nil"/>
              <w:left w:val="nil"/>
              <w:bottom w:val="single" w:sz="4" w:space="0" w:color="ACB9CA"/>
              <w:right w:val="single" w:sz="4" w:space="0" w:color="ACB9CA"/>
            </w:tcBorders>
            <w:shd w:val="clear" w:color="000000" w:fill="FFFFFF"/>
            <w:vAlign w:val="center"/>
          </w:tcPr>
          <w:p w14:paraId="10819F58" w14:textId="77777777" w:rsidR="00875EA5" w:rsidRPr="00C47FE2" w:rsidRDefault="00875EA5" w:rsidP="00875EA5">
            <w:pPr>
              <w:spacing w:before="0" w:after="0" w:line="240" w:lineRule="auto"/>
              <w:jc w:val="right"/>
              <w:rPr>
                <w:ins w:id="248" w:author="khanguyen" w:date="2017-03-17T22:39:00Z"/>
                <w:rFonts w:eastAsia="Times New Roman" w:cs="Arial"/>
                <w:color w:val="4B4B63"/>
                <w:sz w:val="20"/>
                <w:szCs w:val="20"/>
                <w:lang w:val="en-US"/>
              </w:rPr>
            </w:pPr>
            <w:ins w:id="249" w:author="khanguyen" w:date="2017-03-17T22:39:00Z">
              <w:r>
                <w:rPr>
                  <w:rFonts w:cs="Arial"/>
                  <w:color w:val="4B4B63"/>
                  <w:sz w:val="20"/>
                  <w:szCs w:val="20"/>
                </w:rPr>
                <w:t>143190</w:t>
              </w:r>
            </w:ins>
          </w:p>
        </w:tc>
        <w:tc>
          <w:tcPr>
            <w:tcW w:w="1071" w:type="dxa"/>
            <w:tcBorders>
              <w:top w:val="nil"/>
              <w:left w:val="nil"/>
              <w:bottom w:val="single" w:sz="4" w:space="0" w:color="ACB9CA"/>
              <w:right w:val="single" w:sz="4" w:space="0" w:color="ACB9CA"/>
            </w:tcBorders>
            <w:shd w:val="clear" w:color="000000" w:fill="FFFFFF"/>
            <w:vAlign w:val="center"/>
          </w:tcPr>
          <w:p w14:paraId="57CAA95E" w14:textId="77777777" w:rsidR="00875EA5" w:rsidRPr="00C47FE2" w:rsidRDefault="00875EA5" w:rsidP="00875EA5">
            <w:pPr>
              <w:spacing w:before="0" w:after="0" w:line="240" w:lineRule="auto"/>
              <w:jc w:val="right"/>
              <w:rPr>
                <w:ins w:id="250" w:author="khanguyen" w:date="2017-03-17T22:39:00Z"/>
                <w:rFonts w:eastAsia="Times New Roman" w:cs="Arial"/>
                <w:color w:val="4B4B63"/>
                <w:sz w:val="20"/>
                <w:szCs w:val="20"/>
                <w:lang w:val="en-US"/>
              </w:rPr>
            </w:pPr>
            <w:ins w:id="251" w:author="khanguyen" w:date="2017-03-17T22:39:00Z">
              <w:r>
                <w:rPr>
                  <w:rFonts w:cs="Arial"/>
                  <w:color w:val="4B4B63"/>
                  <w:sz w:val="20"/>
                  <w:szCs w:val="20"/>
                </w:rPr>
                <w:t>285490</w:t>
              </w:r>
            </w:ins>
          </w:p>
        </w:tc>
        <w:tc>
          <w:tcPr>
            <w:tcW w:w="1230" w:type="dxa"/>
            <w:tcBorders>
              <w:top w:val="nil"/>
              <w:left w:val="nil"/>
              <w:bottom w:val="single" w:sz="4" w:space="0" w:color="ACB9CA"/>
              <w:right w:val="single" w:sz="4" w:space="0" w:color="ACB9CA"/>
            </w:tcBorders>
            <w:shd w:val="clear" w:color="000000" w:fill="FFFFFF"/>
            <w:vAlign w:val="center"/>
          </w:tcPr>
          <w:p w14:paraId="14D0500C" w14:textId="77777777" w:rsidR="00875EA5" w:rsidRPr="00C47FE2" w:rsidRDefault="00875EA5" w:rsidP="00875EA5">
            <w:pPr>
              <w:spacing w:before="0" w:after="0" w:line="240" w:lineRule="auto"/>
              <w:jc w:val="right"/>
              <w:rPr>
                <w:ins w:id="252" w:author="khanguyen" w:date="2017-03-17T22:39:00Z"/>
                <w:rFonts w:eastAsia="Times New Roman" w:cs="Arial"/>
                <w:color w:val="4B4B63"/>
                <w:sz w:val="20"/>
                <w:szCs w:val="20"/>
                <w:lang w:val="en-US"/>
              </w:rPr>
            </w:pPr>
            <w:ins w:id="253" w:author="khanguyen" w:date="2017-03-17T22:39:00Z">
              <w:r>
                <w:rPr>
                  <w:rFonts w:cs="Arial"/>
                  <w:color w:val="4B4B63"/>
                  <w:sz w:val="20"/>
                  <w:szCs w:val="20"/>
                </w:rPr>
                <w:t>0%</w:t>
              </w:r>
            </w:ins>
          </w:p>
        </w:tc>
      </w:tr>
      <w:tr w:rsidR="00875EA5" w:rsidRPr="00C47FE2" w14:paraId="09C77962" w14:textId="77777777" w:rsidTr="006C6340">
        <w:trPr>
          <w:trHeight w:val="300"/>
          <w:ins w:id="254"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67C1C3BC" w14:textId="77777777" w:rsidR="00875EA5" w:rsidRPr="00C47FE2" w:rsidRDefault="00875EA5" w:rsidP="00875EA5">
            <w:pPr>
              <w:spacing w:before="0" w:after="0" w:line="240" w:lineRule="auto"/>
              <w:ind w:firstLineChars="100" w:firstLine="200"/>
              <w:rPr>
                <w:ins w:id="255" w:author="khanguyen" w:date="2017-03-17T22:39:00Z"/>
                <w:rFonts w:eastAsia="Times New Roman" w:cs="Arial"/>
                <w:color w:val="4B4B63"/>
                <w:sz w:val="20"/>
                <w:szCs w:val="20"/>
                <w:lang w:val="en-US"/>
              </w:rPr>
            </w:pPr>
            <w:ins w:id="256" w:author="khanguyen" w:date="2017-03-17T22:39:00Z">
              <w:r>
                <w:rPr>
                  <w:rFonts w:cs="Arial"/>
                  <w:color w:val="4B4B63"/>
                  <w:sz w:val="20"/>
                  <w:szCs w:val="20"/>
                </w:rPr>
                <w:t>DELETE Note for a Sale</w:t>
              </w:r>
            </w:ins>
          </w:p>
        </w:tc>
        <w:tc>
          <w:tcPr>
            <w:tcW w:w="1232" w:type="dxa"/>
            <w:tcBorders>
              <w:top w:val="nil"/>
              <w:left w:val="nil"/>
              <w:bottom w:val="single" w:sz="4" w:space="0" w:color="ACB9CA"/>
              <w:right w:val="single" w:sz="4" w:space="0" w:color="ACB9CA"/>
            </w:tcBorders>
            <w:shd w:val="clear" w:color="000000" w:fill="FFFFFF"/>
            <w:vAlign w:val="center"/>
          </w:tcPr>
          <w:p w14:paraId="0F7EDF2A" w14:textId="77777777" w:rsidR="00875EA5" w:rsidRPr="00C47FE2" w:rsidRDefault="00875EA5" w:rsidP="00875EA5">
            <w:pPr>
              <w:spacing w:before="0" w:after="0" w:line="240" w:lineRule="auto"/>
              <w:jc w:val="right"/>
              <w:rPr>
                <w:ins w:id="257" w:author="khanguyen" w:date="2017-03-17T22:39:00Z"/>
                <w:rFonts w:eastAsia="Times New Roman" w:cs="Arial"/>
                <w:color w:val="4B4B63"/>
                <w:sz w:val="20"/>
                <w:szCs w:val="20"/>
                <w:lang w:val="en-US"/>
              </w:rPr>
            </w:pPr>
            <w:ins w:id="258" w:author="khanguyen" w:date="2017-03-17T22:39:00Z">
              <w:r>
                <w:rPr>
                  <w:rFonts w:cs="Arial"/>
                  <w:color w:val="4B4B63"/>
                  <w:sz w:val="20"/>
                  <w:szCs w:val="20"/>
                </w:rPr>
                <w:t>2243</w:t>
              </w:r>
            </w:ins>
          </w:p>
        </w:tc>
        <w:tc>
          <w:tcPr>
            <w:tcW w:w="1378" w:type="dxa"/>
            <w:tcBorders>
              <w:top w:val="nil"/>
              <w:left w:val="nil"/>
              <w:bottom w:val="single" w:sz="4" w:space="0" w:color="ACB9CA"/>
              <w:right w:val="single" w:sz="4" w:space="0" w:color="ACB9CA"/>
            </w:tcBorders>
            <w:shd w:val="clear" w:color="000000" w:fill="FFFFFF"/>
            <w:vAlign w:val="center"/>
          </w:tcPr>
          <w:p w14:paraId="1143F5E6" w14:textId="77777777" w:rsidR="00875EA5" w:rsidRPr="00C47FE2" w:rsidRDefault="00875EA5" w:rsidP="00875EA5">
            <w:pPr>
              <w:spacing w:before="0" w:after="0" w:line="240" w:lineRule="auto"/>
              <w:jc w:val="right"/>
              <w:rPr>
                <w:ins w:id="259" w:author="khanguyen" w:date="2017-03-17T22:39:00Z"/>
                <w:rFonts w:eastAsia="Times New Roman" w:cs="Arial"/>
                <w:color w:val="4B4B63"/>
                <w:sz w:val="20"/>
                <w:szCs w:val="20"/>
                <w:lang w:val="en-US"/>
              </w:rPr>
            </w:pPr>
            <w:ins w:id="260" w:author="khanguyen" w:date="2017-03-17T22:39:00Z">
              <w:r>
                <w:rPr>
                  <w:rFonts w:cs="Arial"/>
                  <w:color w:val="4B4B63"/>
                  <w:sz w:val="20"/>
                  <w:szCs w:val="20"/>
                </w:rPr>
                <w:t>169899.9</w:t>
              </w:r>
            </w:ins>
          </w:p>
        </w:tc>
        <w:tc>
          <w:tcPr>
            <w:tcW w:w="990" w:type="dxa"/>
            <w:tcBorders>
              <w:top w:val="nil"/>
              <w:left w:val="nil"/>
              <w:bottom w:val="single" w:sz="4" w:space="0" w:color="ACB9CA"/>
              <w:right w:val="single" w:sz="4" w:space="0" w:color="ACB9CA"/>
            </w:tcBorders>
            <w:shd w:val="clear" w:color="000000" w:fill="FFFFFF"/>
            <w:vAlign w:val="center"/>
          </w:tcPr>
          <w:p w14:paraId="773D2F66" w14:textId="77777777" w:rsidR="00875EA5" w:rsidRPr="00C47FE2" w:rsidRDefault="00875EA5" w:rsidP="00875EA5">
            <w:pPr>
              <w:spacing w:before="0" w:after="0" w:line="240" w:lineRule="auto"/>
              <w:jc w:val="right"/>
              <w:rPr>
                <w:ins w:id="261" w:author="khanguyen" w:date="2017-03-17T22:39:00Z"/>
                <w:rFonts w:eastAsia="Times New Roman" w:cs="Arial"/>
                <w:color w:val="4B4B63"/>
                <w:sz w:val="20"/>
                <w:szCs w:val="20"/>
                <w:lang w:val="en-US"/>
              </w:rPr>
            </w:pPr>
            <w:ins w:id="262" w:author="khanguyen" w:date="2017-03-17T22:39:00Z">
              <w:r>
                <w:rPr>
                  <w:rFonts w:cs="Arial"/>
                  <w:color w:val="4B4B63"/>
                  <w:sz w:val="20"/>
                  <w:szCs w:val="20"/>
                </w:rPr>
                <w:t>262039.8</w:t>
              </w:r>
            </w:ins>
          </w:p>
        </w:tc>
        <w:tc>
          <w:tcPr>
            <w:tcW w:w="1070" w:type="dxa"/>
            <w:tcBorders>
              <w:top w:val="nil"/>
              <w:left w:val="nil"/>
              <w:bottom w:val="single" w:sz="4" w:space="0" w:color="ACB9CA"/>
              <w:right w:val="single" w:sz="4" w:space="0" w:color="ACB9CA"/>
            </w:tcBorders>
            <w:shd w:val="clear" w:color="000000" w:fill="FFFFFF"/>
            <w:vAlign w:val="center"/>
          </w:tcPr>
          <w:p w14:paraId="01505AC3" w14:textId="77777777" w:rsidR="00875EA5" w:rsidRPr="00C47FE2" w:rsidRDefault="00875EA5" w:rsidP="00875EA5">
            <w:pPr>
              <w:spacing w:before="0" w:after="0" w:line="240" w:lineRule="auto"/>
              <w:jc w:val="right"/>
              <w:rPr>
                <w:ins w:id="263" w:author="khanguyen" w:date="2017-03-17T22:39:00Z"/>
                <w:rFonts w:eastAsia="Times New Roman" w:cs="Arial"/>
                <w:color w:val="4B4B63"/>
                <w:sz w:val="20"/>
                <w:szCs w:val="20"/>
                <w:lang w:val="en-US"/>
              </w:rPr>
            </w:pPr>
            <w:ins w:id="264" w:author="khanguyen" w:date="2017-03-17T22:39:00Z">
              <w:r>
                <w:rPr>
                  <w:rFonts w:cs="Arial"/>
                  <w:color w:val="4B4B63"/>
                  <w:sz w:val="20"/>
                  <w:szCs w:val="20"/>
                </w:rPr>
                <w:t>284862.9</w:t>
              </w:r>
            </w:ins>
          </w:p>
        </w:tc>
        <w:tc>
          <w:tcPr>
            <w:tcW w:w="1070" w:type="dxa"/>
            <w:tcBorders>
              <w:top w:val="nil"/>
              <w:left w:val="nil"/>
              <w:bottom w:val="single" w:sz="4" w:space="0" w:color="ACB9CA"/>
              <w:right w:val="single" w:sz="4" w:space="0" w:color="ACB9CA"/>
            </w:tcBorders>
            <w:shd w:val="clear" w:color="000000" w:fill="FFFFFF"/>
            <w:vAlign w:val="center"/>
          </w:tcPr>
          <w:p w14:paraId="02B6A450" w14:textId="77777777" w:rsidR="00875EA5" w:rsidRPr="00C47FE2" w:rsidRDefault="00875EA5" w:rsidP="00875EA5">
            <w:pPr>
              <w:spacing w:before="0" w:after="0" w:line="240" w:lineRule="auto"/>
              <w:jc w:val="right"/>
              <w:rPr>
                <w:ins w:id="265" w:author="khanguyen" w:date="2017-03-17T22:39:00Z"/>
                <w:rFonts w:eastAsia="Times New Roman" w:cs="Arial"/>
                <w:color w:val="4B4B63"/>
                <w:sz w:val="20"/>
                <w:szCs w:val="20"/>
                <w:lang w:val="en-US"/>
              </w:rPr>
            </w:pPr>
            <w:ins w:id="266" w:author="khanguyen" w:date="2017-03-17T22:39:00Z">
              <w:r>
                <w:rPr>
                  <w:rFonts w:cs="Arial"/>
                  <w:color w:val="4B4B63"/>
                  <w:sz w:val="20"/>
                  <w:szCs w:val="20"/>
                </w:rPr>
                <w:t>444103.8</w:t>
              </w:r>
            </w:ins>
          </w:p>
        </w:tc>
        <w:tc>
          <w:tcPr>
            <w:tcW w:w="1071" w:type="dxa"/>
            <w:tcBorders>
              <w:top w:val="nil"/>
              <w:left w:val="nil"/>
              <w:bottom w:val="single" w:sz="4" w:space="0" w:color="ACB9CA"/>
              <w:right w:val="single" w:sz="4" w:space="0" w:color="ACB9CA"/>
            </w:tcBorders>
            <w:shd w:val="clear" w:color="000000" w:fill="FFFFFF"/>
            <w:vAlign w:val="center"/>
          </w:tcPr>
          <w:p w14:paraId="33CA50C1" w14:textId="77777777" w:rsidR="00875EA5" w:rsidRPr="00C47FE2" w:rsidRDefault="00875EA5" w:rsidP="00875EA5">
            <w:pPr>
              <w:spacing w:before="0" w:after="0" w:line="240" w:lineRule="auto"/>
              <w:jc w:val="right"/>
              <w:rPr>
                <w:ins w:id="267" w:author="khanguyen" w:date="2017-03-17T22:39:00Z"/>
                <w:rFonts w:eastAsia="Times New Roman" w:cs="Arial"/>
                <w:color w:val="4B4B63"/>
                <w:sz w:val="20"/>
                <w:szCs w:val="20"/>
                <w:lang w:val="en-US"/>
              </w:rPr>
            </w:pPr>
            <w:ins w:id="268" w:author="khanguyen" w:date="2017-03-17T22:39:00Z">
              <w:r>
                <w:rPr>
                  <w:rFonts w:cs="Arial"/>
                  <w:color w:val="4B4B63"/>
                  <w:sz w:val="20"/>
                  <w:szCs w:val="20"/>
                </w:rPr>
                <w:t>52</w:t>
              </w:r>
            </w:ins>
          </w:p>
        </w:tc>
        <w:tc>
          <w:tcPr>
            <w:tcW w:w="1071" w:type="dxa"/>
            <w:tcBorders>
              <w:top w:val="nil"/>
              <w:left w:val="nil"/>
              <w:bottom w:val="single" w:sz="4" w:space="0" w:color="ACB9CA"/>
              <w:right w:val="single" w:sz="4" w:space="0" w:color="ACB9CA"/>
            </w:tcBorders>
            <w:shd w:val="clear" w:color="000000" w:fill="FFFFFF"/>
            <w:vAlign w:val="center"/>
          </w:tcPr>
          <w:p w14:paraId="7388CA39" w14:textId="77777777" w:rsidR="00875EA5" w:rsidRPr="00C47FE2" w:rsidRDefault="00875EA5" w:rsidP="00875EA5">
            <w:pPr>
              <w:spacing w:before="0" w:after="0" w:line="240" w:lineRule="auto"/>
              <w:jc w:val="right"/>
              <w:rPr>
                <w:ins w:id="269" w:author="khanguyen" w:date="2017-03-17T22:39:00Z"/>
                <w:rFonts w:eastAsia="Times New Roman" w:cs="Arial"/>
                <w:color w:val="4B4B63"/>
                <w:sz w:val="20"/>
                <w:szCs w:val="20"/>
                <w:lang w:val="en-US"/>
              </w:rPr>
            </w:pPr>
            <w:ins w:id="270" w:author="khanguyen" w:date="2017-03-17T22:39:00Z">
              <w:r>
                <w:rPr>
                  <w:rFonts w:cs="Arial"/>
                  <w:color w:val="4B4B63"/>
                  <w:sz w:val="20"/>
                  <w:szCs w:val="20"/>
                </w:rPr>
                <w:t>543711</w:t>
              </w:r>
            </w:ins>
          </w:p>
        </w:tc>
        <w:tc>
          <w:tcPr>
            <w:tcW w:w="1230" w:type="dxa"/>
            <w:tcBorders>
              <w:top w:val="nil"/>
              <w:left w:val="nil"/>
              <w:bottom w:val="single" w:sz="4" w:space="0" w:color="ACB9CA"/>
              <w:right w:val="single" w:sz="4" w:space="0" w:color="ACB9CA"/>
            </w:tcBorders>
            <w:shd w:val="clear" w:color="000000" w:fill="FFFFFF"/>
            <w:vAlign w:val="center"/>
          </w:tcPr>
          <w:p w14:paraId="61C2D08C" w14:textId="77777777" w:rsidR="00875EA5" w:rsidRPr="00C47FE2" w:rsidRDefault="00875EA5" w:rsidP="00875EA5">
            <w:pPr>
              <w:spacing w:before="0" w:after="0" w:line="240" w:lineRule="auto"/>
              <w:jc w:val="right"/>
              <w:rPr>
                <w:ins w:id="271" w:author="khanguyen" w:date="2017-03-17T22:39:00Z"/>
                <w:rFonts w:eastAsia="Times New Roman" w:cs="Arial"/>
                <w:color w:val="4B4B63"/>
                <w:sz w:val="20"/>
                <w:szCs w:val="20"/>
                <w:lang w:val="en-US"/>
              </w:rPr>
            </w:pPr>
            <w:ins w:id="272" w:author="khanguyen" w:date="2017-03-17T22:39:00Z">
              <w:r>
                <w:rPr>
                  <w:rFonts w:cs="Arial"/>
                  <w:color w:val="4B4B63"/>
                  <w:sz w:val="20"/>
                  <w:szCs w:val="20"/>
                </w:rPr>
                <w:t>0%</w:t>
              </w:r>
            </w:ins>
          </w:p>
        </w:tc>
      </w:tr>
      <w:tr w:rsidR="00875EA5" w:rsidRPr="00C47FE2" w14:paraId="26A576F4" w14:textId="77777777" w:rsidTr="006C6340">
        <w:trPr>
          <w:trHeight w:val="300"/>
          <w:ins w:id="273"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44885501" w14:textId="77777777" w:rsidR="00875EA5" w:rsidRPr="00C47FE2" w:rsidRDefault="00875EA5" w:rsidP="00875EA5">
            <w:pPr>
              <w:spacing w:before="0" w:after="0" w:line="240" w:lineRule="auto"/>
              <w:ind w:firstLineChars="100" w:firstLine="200"/>
              <w:rPr>
                <w:ins w:id="274" w:author="khanguyen" w:date="2017-03-17T22:39:00Z"/>
                <w:rFonts w:eastAsia="Times New Roman" w:cs="Arial"/>
                <w:color w:val="4B4B63"/>
                <w:sz w:val="20"/>
                <w:szCs w:val="20"/>
                <w:lang w:val="en-US"/>
              </w:rPr>
            </w:pPr>
            <w:ins w:id="275" w:author="khanguyen" w:date="2017-03-17T22:39:00Z">
              <w:r>
                <w:rPr>
                  <w:rFonts w:cs="Arial"/>
                  <w:color w:val="4B4B63"/>
                  <w:sz w:val="20"/>
                  <w:szCs w:val="20"/>
                </w:rPr>
                <w:lastRenderedPageBreak/>
                <w:t>DELETE Note for an expense</w:t>
              </w:r>
            </w:ins>
          </w:p>
        </w:tc>
        <w:tc>
          <w:tcPr>
            <w:tcW w:w="1232" w:type="dxa"/>
            <w:tcBorders>
              <w:top w:val="nil"/>
              <w:left w:val="nil"/>
              <w:bottom w:val="single" w:sz="4" w:space="0" w:color="ACB9CA"/>
              <w:right w:val="single" w:sz="4" w:space="0" w:color="ACB9CA"/>
            </w:tcBorders>
            <w:shd w:val="clear" w:color="000000" w:fill="FFFFFF"/>
            <w:vAlign w:val="center"/>
          </w:tcPr>
          <w:p w14:paraId="3D31EE3E" w14:textId="77777777" w:rsidR="00875EA5" w:rsidRPr="00C47FE2" w:rsidRDefault="00875EA5" w:rsidP="00875EA5">
            <w:pPr>
              <w:spacing w:before="0" w:after="0" w:line="240" w:lineRule="auto"/>
              <w:jc w:val="right"/>
              <w:rPr>
                <w:ins w:id="276" w:author="khanguyen" w:date="2017-03-17T22:39:00Z"/>
                <w:rFonts w:eastAsia="Times New Roman" w:cs="Arial"/>
                <w:color w:val="4B4B63"/>
                <w:sz w:val="20"/>
                <w:szCs w:val="20"/>
                <w:lang w:val="en-US"/>
              </w:rPr>
            </w:pPr>
            <w:ins w:id="277" w:author="khanguyen" w:date="2017-03-17T22:39:00Z">
              <w:r>
                <w:rPr>
                  <w:rFonts w:cs="Arial"/>
                  <w:color w:val="4B4B63"/>
                  <w:sz w:val="20"/>
                  <w:szCs w:val="20"/>
                </w:rPr>
                <w:t>1042</w:t>
              </w:r>
            </w:ins>
          </w:p>
        </w:tc>
        <w:tc>
          <w:tcPr>
            <w:tcW w:w="1378" w:type="dxa"/>
            <w:tcBorders>
              <w:top w:val="nil"/>
              <w:left w:val="nil"/>
              <w:bottom w:val="single" w:sz="4" w:space="0" w:color="ACB9CA"/>
              <w:right w:val="single" w:sz="4" w:space="0" w:color="ACB9CA"/>
            </w:tcBorders>
            <w:shd w:val="clear" w:color="000000" w:fill="FFFFFF"/>
            <w:vAlign w:val="center"/>
          </w:tcPr>
          <w:p w14:paraId="3F8D830F" w14:textId="77777777" w:rsidR="00875EA5" w:rsidRPr="00C47FE2" w:rsidRDefault="00875EA5" w:rsidP="00875EA5">
            <w:pPr>
              <w:spacing w:before="0" w:after="0" w:line="240" w:lineRule="auto"/>
              <w:jc w:val="right"/>
              <w:rPr>
                <w:ins w:id="278" w:author="khanguyen" w:date="2017-03-17T22:39:00Z"/>
                <w:rFonts w:eastAsia="Times New Roman" w:cs="Arial"/>
                <w:color w:val="4B4B63"/>
                <w:sz w:val="20"/>
                <w:szCs w:val="20"/>
                <w:lang w:val="en-US"/>
              </w:rPr>
            </w:pPr>
            <w:ins w:id="279" w:author="khanguyen" w:date="2017-03-17T22:39:00Z">
              <w:r>
                <w:rPr>
                  <w:rFonts w:cs="Arial"/>
                  <w:color w:val="4B4B63"/>
                  <w:sz w:val="20"/>
                  <w:szCs w:val="20"/>
                </w:rPr>
                <w:t>223294.4</w:t>
              </w:r>
            </w:ins>
          </w:p>
        </w:tc>
        <w:tc>
          <w:tcPr>
            <w:tcW w:w="990" w:type="dxa"/>
            <w:tcBorders>
              <w:top w:val="nil"/>
              <w:left w:val="nil"/>
              <w:bottom w:val="single" w:sz="4" w:space="0" w:color="ACB9CA"/>
              <w:right w:val="single" w:sz="4" w:space="0" w:color="ACB9CA"/>
            </w:tcBorders>
            <w:shd w:val="clear" w:color="000000" w:fill="FFFFFF"/>
            <w:vAlign w:val="center"/>
          </w:tcPr>
          <w:p w14:paraId="32E9BBAE" w14:textId="77777777" w:rsidR="00875EA5" w:rsidRPr="00C47FE2" w:rsidRDefault="00875EA5" w:rsidP="00875EA5">
            <w:pPr>
              <w:spacing w:before="0" w:after="0" w:line="240" w:lineRule="auto"/>
              <w:jc w:val="right"/>
              <w:rPr>
                <w:ins w:id="280" w:author="khanguyen" w:date="2017-03-17T22:39:00Z"/>
                <w:rFonts w:eastAsia="Times New Roman" w:cs="Arial"/>
                <w:color w:val="4B4B63"/>
                <w:sz w:val="20"/>
                <w:szCs w:val="20"/>
                <w:lang w:val="en-US"/>
              </w:rPr>
            </w:pPr>
            <w:ins w:id="281" w:author="khanguyen" w:date="2017-03-17T22:39:00Z">
              <w:r>
                <w:rPr>
                  <w:rFonts w:cs="Arial"/>
                  <w:color w:val="4B4B63"/>
                  <w:sz w:val="20"/>
                  <w:szCs w:val="20"/>
                </w:rPr>
                <w:t>414520.3</w:t>
              </w:r>
            </w:ins>
          </w:p>
        </w:tc>
        <w:tc>
          <w:tcPr>
            <w:tcW w:w="1070" w:type="dxa"/>
            <w:tcBorders>
              <w:top w:val="nil"/>
              <w:left w:val="nil"/>
              <w:bottom w:val="single" w:sz="4" w:space="0" w:color="ACB9CA"/>
              <w:right w:val="single" w:sz="4" w:space="0" w:color="ACB9CA"/>
            </w:tcBorders>
            <w:shd w:val="clear" w:color="000000" w:fill="FFFFFF"/>
            <w:vAlign w:val="center"/>
          </w:tcPr>
          <w:p w14:paraId="4BD1C4E6" w14:textId="77777777" w:rsidR="00875EA5" w:rsidRPr="00C47FE2" w:rsidRDefault="00875EA5" w:rsidP="00875EA5">
            <w:pPr>
              <w:spacing w:before="0" w:after="0" w:line="240" w:lineRule="auto"/>
              <w:jc w:val="right"/>
              <w:rPr>
                <w:ins w:id="282" w:author="khanguyen" w:date="2017-03-17T22:39:00Z"/>
                <w:rFonts w:eastAsia="Times New Roman" w:cs="Arial"/>
                <w:color w:val="4B4B63"/>
                <w:sz w:val="20"/>
                <w:szCs w:val="20"/>
                <w:lang w:val="en-US"/>
              </w:rPr>
            </w:pPr>
            <w:ins w:id="283" w:author="khanguyen" w:date="2017-03-17T22:39:00Z">
              <w:r>
                <w:rPr>
                  <w:rFonts w:cs="Arial"/>
                  <w:color w:val="4B4B63"/>
                  <w:sz w:val="20"/>
                  <w:szCs w:val="20"/>
                </w:rPr>
                <w:t>440876.5</w:t>
              </w:r>
            </w:ins>
          </w:p>
        </w:tc>
        <w:tc>
          <w:tcPr>
            <w:tcW w:w="1070" w:type="dxa"/>
            <w:tcBorders>
              <w:top w:val="nil"/>
              <w:left w:val="nil"/>
              <w:bottom w:val="single" w:sz="4" w:space="0" w:color="ACB9CA"/>
              <w:right w:val="single" w:sz="4" w:space="0" w:color="ACB9CA"/>
            </w:tcBorders>
            <w:shd w:val="clear" w:color="000000" w:fill="FFFFFF"/>
            <w:vAlign w:val="center"/>
          </w:tcPr>
          <w:p w14:paraId="497B785B" w14:textId="77777777" w:rsidR="00875EA5" w:rsidRPr="00C47FE2" w:rsidRDefault="00875EA5" w:rsidP="00875EA5">
            <w:pPr>
              <w:spacing w:before="0" w:after="0" w:line="240" w:lineRule="auto"/>
              <w:jc w:val="right"/>
              <w:rPr>
                <w:ins w:id="284" w:author="khanguyen" w:date="2017-03-17T22:39:00Z"/>
                <w:rFonts w:eastAsia="Times New Roman" w:cs="Arial"/>
                <w:color w:val="4B4B63"/>
                <w:sz w:val="20"/>
                <w:szCs w:val="20"/>
                <w:lang w:val="en-US"/>
              </w:rPr>
            </w:pPr>
            <w:ins w:id="285" w:author="khanguyen" w:date="2017-03-17T22:39:00Z">
              <w:r>
                <w:rPr>
                  <w:rFonts w:cs="Arial"/>
                  <w:color w:val="4B4B63"/>
                  <w:sz w:val="20"/>
                  <w:szCs w:val="20"/>
                </w:rPr>
                <w:t>509182.3</w:t>
              </w:r>
            </w:ins>
          </w:p>
        </w:tc>
        <w:tc>
          <w:tcPr>
            <w:tcW w:w="1071" w:type="dxa"/>
            <w:tcBorders>
              <w:top w:val="nil"/>
              <w:left w:val="nil"/>
              <w:bottom w:val="single" w:sz="4" w:space="0" w:color="ACB9CA"/>
              <w:right w:val="single" w:sz="4" w:space="0" w:color="ACB9CA"/>
            </w:tcBorders>
            <w:shd w:val="clear" w:color="000000" w:fill="FFFFFF"/>
            <w:vAlign w:val="center"/>
          </w:tcPr>
          <w:p w14:paraId="20C51BDE" w14:textId="77777777" w:rsidR="00875EA5" w:rsidRPr="00C47FE2" w:rsidRDefault="00875EA5" w:rsidP="00875EA5">
            <w:pPr>
              <w:spacing w:before="0" w:after="0" w:line="240" w:lineRule="auto"/>
              <w:jc w:val="right"/>
              <w:rPr>
                <w:ins w:id="286" w:author="khanguyen" w:date="2017-03-17T22:39:00Z"/>
                <w:rFonts w:eastAsia="Times New Roman" w:cs="Arial"/>
                <w:color w:val="4B4B63"/>
                <w:sz w:val="20"/>
                <w:szCs w:val="20"/>
                <w:lang w:val="en-US"/>
              </w:rPr>
            </w:pPr>
            <w:ins w:id="287" w:author="khanguyen" w:date="2017-03-17T22:39:00Z">
              <w:r>
                <w:rPr>
                  <w:rFonts w:cs="Arial"/>
                  <w:color w:val="4B4B63"/>
                  <w:sz w:val="20"/>
                  <w:szCs w:val="20"/>
                </w:rPr>
                <w:t>23869</w:t>
              </w:r>
            </w:ins>
          </w:p>
        </w:tc>
        <w:tc>
          <w:tcPr>
            <w:tcW w:w="1071" w:type="dxa"/>
            <w:tcBorders>
              <w:top w:val="nil"/>
              <w:left w:val="nil"/>
              <w:bottom w:val="single" w:sz="4" w:space="0" w:color="ACB9CA"/>
              <w:right w:val="single" w:sz="4" w:space="0" w:color="ACB9CA"/>
            </w:tcBorders>
            <w:shd w:val="clear" w:color="000000" w:fill="FFFFFF"/>
            <w:vAlign w:val="center"/>
          </w:tcPr>
          <w:p w14:paraId="44CAE133" w14:textId="77777777" w:rsidR="00875EA5" w:rsidRPr="00C47FE2" w:rsidRDefault="00875EA5" w:rsidP="00875EA5">
            <w:pPr>
              <w:spacing w:before="0" w:after="0" w:line="240" w:lineRule="auto"/>
              <w:jc w:val="right"/>
              <w:rPr>
                <w:ins w:id="288" w:author="khanguyen" w:date="2017-03-17T22:39:00Z"/>
                <w:rFonts w:eastAsia="Times New Roman" w:cs="Arial"/>
                <w:color w:val="4B4B63"/>
                <w:sz w:val="20"/>
                <w:szCs w:val="20"/>
                <w:lang w:val="en-US"/>
              </w:rPr>
            </w:pPr>
            <w:ins w:id="289" w:author="khanguyen" w:date="2017-03-17T22:39:00Z">
              <w:r>
                <w:rPr>
                  <w:rFonts w:cs="Arial"/>
                  <w:color w:val="4B4B63"/>
                  <w:sz w:val="20"/>
                  <w:szCs w:val="20"/>
                </w:rPr>
                <w:t>574147</w:t>
              </w:r>
            </w:ins>
          </w:p>
        </w:tc>
        <w:tc>
          <w:tcPr>
            <w:tcW w:w="1230" w:type="dxa"/>
            <w:tcBorders>
              <w:top w:val="nil"/>
              <w:left w:val="nil"/>
              <w:bottom w:val="single" w:sz="4" w:space="0" w:color="ACB9CA"/>
              <w:right w:val="single" w:sz="4" w:space="0" w:color="ACB9CA"/>
            </w:tcBorders>
            <w:shd w:val="clear" w:color="000000" w:fill="FFFFFF"/>
            <w:vAlign w:val="center"/>
          </w:tcPr>
          <w:p w14:paraId="362E3B4B" w14:textId="77777777" w:rsidR="00875EA5" w:rsidRPr="00C47FE2" w:rsidRDefault="00875EA5" w:rsidP="00875EA5">
            <w:pPr>
              <w:spacing w:before="0" w:after="0" w:line="240" w:lineRule="auto"/>
              <w:jc w:val="right"/>
              <w:rPr>
                <w:ins w:id="290" w:author="khanguyen" w:date="2017-03-17T22:39:00Z"/>
                <w:rFonts w:eastAsia="Times New Roman" w:cs="Arial"/>
                <w:color w:val="4B4B63"/>
                <w:sz w:val="20"/>
                <w:szCs w:val="20"/>
                <w:lang w:val="en-US"/>
              </w:rPr>
            </w:pPr>
            <w:ins w:id="291" w:author="khanguyen" w:date="2017-03-17T22:39:00Z">
              <w:r>
                <w:rPr>
                  <w:rFonts w:cs="Arial"/>
                  <w:color w:val="4B4B63"/>
                  <w:sz w:val="20"/>
                  <w:szCs w:val="20"/>
                </w:rPr>
                <w:t>0.19%</w:t>
              </w:r>
            </w:ins>
          </w:p>
        </w:tc>
      </w:tr>
      <w:tr w:rsidR="00875EA5" w:rsidRPr="00C47FE2" w14:paraId="40CC68FE" w14:textId="77777777" w:rsidTr="006C6340">
        <w:trPr>
          <w:trHeight w:val="300"/>
          <w:ins w:id="292"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4D125CA" w14:textId="77777777" w:rsidR="00875EA5" w:rsidRPr="00C47FE2" w:rsidRDefault="00875EA5" w:rsidP="00875EA5">
            <w:pPr>
              <w:spacing w:before="0" w:after="0" w:line="240" w:lineRule="auto"/>
              <w:ind w:firstLineChars="100" w:firstLine="200"/>
              <w:rPr>
                <w:ins w:id="293" w:author="khanguyen" w:date="2017-03-17T22:39:00Z"/>
                <w:rFonts w:eastAsia="Times New Roman" w:cs="Arial"/>
                <w:color w:val="4B4B63"/>
                <w:sz w:val="20"/>
                <w:szCs w:val="20"/>
                <w:lang w:val="en-US"/>
              </w:rPr>
            </w:pPr>
            <w:ins w:id="294" w:author="khanguyen" w:date="2017-03-17T22:39:00Z">
              <w:r>
                <w:rPr>
                  <w:rFonts w:cs="Arial"/>
                  <w:color w:val="4B4B63"/>
                  <w:sz w:val="20"/>
                  <w:szCs w:val="20"/>
                </w:rPr>
                <w:t>DELETE Reminder for a Sale</w:t>
              </w:r>
            </w:ins>
          </w:p>
        </w:tc>
        <w:tc>
          <w:tcPr>
            <w:tcW w:w="1232" w:type="dxa"/>
            <w:tcBorders>
              <w:top w:val="nil"/>
              <w:left w:val="nil"/>
              <w:bottom w:val="single" w:sz="4" w:space="0" w:color="ACB9CA"/>
              <w:right w:val="single" w:sz="4" w:space="0" w:color="ACB9CA"/>
            </w:tcBorders>
            <w:shd w:val="clear" w:color="000000" w:fill="FFFFFF"/>
            <w:vAlign w:val="center"/>
          </w:tcPr>
          <w:p w14:paraId="56A3843B" w14:textId="77777777" w:rsidR="00875EA5" w:rsidRPr="00C47FE2" w:rsidRDefault="00875EA5" w:rsidP="00875EA5">
            <w:pPr>
              <w:spacing w:before="0" w:after="0" w:line="240" w:lineRule="auto"/>
              <w:jc w:val="right"/>
              <w:rPr>
                <w:ins w:id="295" w:author="khanguyen" w:date="2017-03-17T22:39:00Z"/>
                <w:rFonts w:eastAsia="Times New Roman" w:cs="Arial"/>
                <w:color w:val="4B4B63"/>
                <w:sz w:val="20"/>
                <w:szCs w:val="20"/>
                <w:lang w:val="en-US"/>
              </w:rPr>
            </w:pPr>
            <w:ins w:id="296" w:author="khanguyen" w:date="2017-03-17T22:39:00Z">
              <w:r>
                <w:rPr>
                  <w:rFonts w:cs="Arial"/>
                  <w:color w:val="4B4B63"/>
                  <w:sz w:val="20"/>
                  <w:szCs w:val="20"/>
                </w:rPr>
                <w:t>2237</w:t>
              </w:r>
            </w:ins>
          </w:p>
        </w:tc>
        <w:tc>
          <w:tcPr>
            <w:tcW w:w="1378" w:type="dxa"/>
            <w:tcBorders>
              <w:top w:val="nil"/>
              <w:left w:val="nil"/>
              <w:bottom w:val="single" w:sz="4" w:space="0" w:color="ACB9CA"/>
              <w:right w:val="single" w:sz="4" w:space="0" w:color="ACB9CA"/>
            </w:tcBorders>
            <w:shd w:val="clear" w:color="000000" w:fill="FFFFFF"/>
            <w:vAlign w:val="center"/>
          </w:tcPr>
          <w:p w14:paraId="5A14C112" w14:textId="77777777" w:rsidR="00875EA5" w:rsidRPr="00C47FE2" w:rsidRDefault="00875EA5" w:rsidP="00875EA5">
            <w:pPr>
              <w:spacing w:before="0" w:after="0" w:line="240" w:lineRule="auto"/>
              <w:jc w:val="right"/>
              <w:rPr>
                <w:ins w:id="297" w:author="khanguyen" w:date="2017-03-17T22:39:00Z"/>
                <w:rFonts w:eastAsia="Times New Roman" w:cs="Arial"/>
                <w:color w:val="4B4B63"/>
                <w:sz w:val="20"/>
                <w:szCs w:val="20"/>
                <w:lang w:val="en-US"/>
              </w:rPr>
            </w:pPr>
            <w:ins w:id="298" w:author="khanguyen" w:date="2017-03-17T22:39:00Z">
              <w:r>
                <w:rPr>
                  <w:rFonts w:cs="Arial"/>
                  <w:color w:val="4B4B63"/>
                  <w:sz w:val="20"/>
                  <w:szCs w:val="20"/>
                </w:rPr>
                <w:t>158861.8</w:t>
              </w:r>
            </w:ins>
          </w:p>
        </w:tc>
        <w:tc>
          <w:tcPr>
            <w:tcW w:w="990" w:type="dxa"/>
            <w:tcBorders>
              <w:top w:val="nil"/>
              <w:left w:val="nil"/>
              <w:bottom w:val="single" w:sz="4" w:space="0" w:color="ACB9CA"/>
              <w:right w:val="single" w:sz="4" w:space="0" w:color="ACB9CA"/>
            </w:tcBorders>
            <w:shd w:val="clear" w:color="000000" w:fill="FFFFFF"/>
            <w:vAlign w:val="center"/>
          </w:tcPr>
          <w:p w14:paraId="693FB01F" w14:textId="77777777" w:rsidR="00875EA5" w:rsidRPr="00C47FE2" w:rsidRDefault="00875EA5" w:rsidP="00875EA5">
            <w:pPr>
              <w:spacing w:before="0" w:after="0" w:line="240" w:lineRule="auto"/>
              <w:jc w:val="right"/>
              <w:rPr>
                <w:ins w:id="299" w:author="khanguyen" w:date="2017-03-17T22:39:00Z"/>
                <w:rFonts w:eastAsia="Times New Roman" w:cs="Arial"/>
                <w:color w:val="4B4B63"/>
                <w:sz w:val="20"/>
                <w:szCs w:val="20"/>
                <w:lang w:val="en-US"/>
              </w:rPr>
            </w:pPr>
            <w:ins w:id="300" w:author="khanguyen" w:date="2017-03-17T22:39:00Z">
              <w:r>
                <w:rPr>
                  <w:rFonts w:cs="Arial"/>
                  <w:color w:val="4B4B63"/>
                  <w:sz w:val="20"/>
                  <w:szCs w:val="20"/>
                </w:rPr>
                <w:t>248926.2</w:t>
              </w:r>
            </w:ins>
          </w:p>
        </w:tc>
        <w:tc>
          <w:tcPr>
            <w:tcW w:w="1070" w:type="dxa"/>
            <w:tcBorders>
              <w:top w:val="nil"/>
              <w:left w:val="nil"/>
              <w:bottom w:val="single" w:sz="4" w:space="0" w:color="ACB9CA"/>
              <w:right w:val="single" w:sz="4" w:space="0" w:color="ACB9CA"/>
            </w:tcBorders>
            <w:shd w:val="clear" w:color="000000" w:fill="FFFFFF"/>
            <w:vAlign w:val="center"/>
          </w:tcPr>
          <w:p w14:paraId="4B547445" w14:textId="77777777" w:rsidR="00875EA5" w:rsidRPr="00C47FE2" w:rsidRDefault="00875EA5" w:rsidP="00875EA5">
            <w:pPr>
              <w:spacing w:before="0" w:after="0" w:line="240" w:lineRule="auto"/>
              <w:jc w:val="right"/>
              <w:rPr>
                <w:ins w:id="301" w:author="khanguyen" w:date="2017-03-17T22:39:00Z"/>
                <w:rFonts w:eastAsia="Times New Roman" w:cs="Arial"/>
                <w:color w:val="4B4B63"/>
                <w:sz w:val="20"/>
                <w:szCs w:val="20"/>
                <w:lang w:val="en-US"/>
              </w:rPr>
            </w:pPr>
            <w:ins w:id="302" w:author="khanguyen" w:date="2017-03-17T22:39:00Z">
              <w:r>
                <w:rPr>
                  <w:rFonts w:cs="Arial"/>
                  <w:color w:val="4B4B63"/>
                  <w:sz w:val="20"/>
                  <w:szCs w:val="20"/>
                </w:rPr>
                <w:t>282047.1</w:t>
              </w:r>
            </w:ins>
          </w:p>
        </w:tc>
        <w:tc>
          <w:tcPr>
            <w:tcW w:w="1070" w:type="dxa"/>
            <w:tcBorders>
              <w:top w:val="nil"/>
              <w:left w:val="nil"/>
              <w:bottom w:val="single" w:sz="4" w:space="0" w:color="ACB9CA"/>
              <w:right w:val="single" w:sz="4" w:space="0" w:color="ACB9CA"/>
            </w:tcBorders>
            <w:shd w:val="clear" w:color="000000" w:fill="FFFFFF"/>
            <w:vAlign w:val="center"/>
          </w:tcPr>
          <w:p w14:paraId="01FD6133" w14:textId="77777777" w:rsidR="00875EA5" w:rsidRPr="00C47FE2" w:rsidRDefault="00875EA5" w:rsidP="00875EA5">
            <w:pPr>
              <w:spacing w:before="0" w:after="0" w:line="240" w:lineRule="auto"/>
              <w:jc w:val="right"/>
              <w:rPr>
                <w:ins w:id="303" w:author="khanguyen" w:date="2017-03-17T22:39:00Z"/>
                <w:rFonts w:eastAsia="Times New Roman" w:cs="Arial"/>
                <w:color w:val="4B4B63"/>
                <w:sz w:val="20"/>
                <w:szCs w:val="20"/>
                <w:lang w:val="en-US"/>
              </w:rPr>
            </w:pPr>
            <w:ins w:id="304" w:author="khanguyen" w:date="2017-03-17T22:39:00Z">
              <w:r>
                <w:rPr>
                  <w:rFonts w:cs="Arial"/>
                  <w:color w:val="4B4B63"/>
                  <w:sz w:val="20"/>
                  <w:szCs w:val="20"/>
                </w:rPr>
                <w:t>443119</w:t>
              </w:r>
            </w:ins>
          </w:p>
        </w:tc>
        <w:tc>
          <w:tcPr>
            <w:tcW w:w="1071" w:type="dxa"/>
            <w:tcBorders>
              <w:top w:val="nil"/>
              <w:left w:val="nil"/>
              <w:bottom w:val="single" w:sz="4" w:space="0" w:color="ACB9CA"/>
              <w:right w:val="single" w:sz="4" w:space="0" w:color="ACB9CA"/>
            </w:tcBorders>
            <w:shd w:val="clear" w:color="000000" w:fill="FFFFFF"/>
            <w:vAlign w:val="center"/>
          </w:tcPr>
          <w:p w14:paraId="708684BE" w14:textId="77777777" w:rsidR="00875EA5" w:rsidRPr="00C47FE2" w:rsidRDefault="00875EA5" w:rsidP="00875EA5">
            <w:pPr>
              <w:spacing w:before="0" w:after="0" w:line="240" w:lineRule="auto"/>
              <w:jc w:val="right"/>
              <w:rPr>
                <w:ins w:id="305" w:author="khanguyen" w:date="2017-03-17T22:39:00Z"/>
                <w:rFonts w:eastAsia="Times New Roman" w:cs="Arial"/>
                <w:color w:val="4B4B63"/>
                <w:sz w:val="20"/>
                <w:szCs w:val="20"/>
                <w:lang w:val="en-US"/>
              </w:rPr>
            </w:pPr>
            <w:ins w:id="306" w:author="khanguyen" w:date="2017-03-17T22:39:00Z">
              <w:r>
                <w:rPr>
                  <w:rFonts w:cs="Arial"/>
                  <w:color w:val="4B4B63"/>
                  <w:sz w:val="20"/>
                  <w:szCs w:val="20"/>
                </w:rPr>
                <w:t>52</w:t>
              </w:r>
            </w:ins>
          </w:p>
        </w:tc>
        <w:tc>
          <w:tcPr>
            <w:tcW w:w="1071" w:type="dxa"/>
            <w:tcBorders>
              <w:top w:val="nil"/>
              <w:left w:val="nil"/>
              <w:bottom w:val="single" w:sz="4" w:space="0" w:color="ACB9CA"/>
              <w:right w:val="single" w:sz="4" w:space="0" w:color="ACB9CA"/>
            </w:tcBorders>
            <w:shd w:val="clear" w:color="000000" w:fill="FFFFFF"/>
            <w:vAlign w:val="center"/>
          </w:tcPr>
          <w:p w14:paraId="739F5519" w14:textId="77777777" w:rsidR="00875EA5" w:rsidRPr="00C47FE2" w:rsidRDefault="00875EA5" w:rsidP="00875EA5">
            <w:pPr>
              <w:spacing w:before="0" w:after="0" w:line="240" w:lineRule="auto"/>
              <w:jc w:val="right"/>
              <w:rPr>
                <w:ins w:id="307" w:author="khanguyen" w:date="2017-03-17T22:39:00Z"/>
                <w:rFonts w:eastAsia="Times New Roman" w:cs="Arial"/>
                <w:color w:val="4B4B63"/>
                <w:sz w:val="20"/>
                <w:szCs w:val="20"/>
                <w:lang w:val="en-US"/>
              </w:rPr>
            </w:pPr>
            <w:ins w:id="308" w:author="khanguyen" w:date="2017-03-17T22:39:00Z">
              <w:r>
                <w:rPr>
                  <w:rFonts w:cs="Arial"/>
                  <w:color w:val="4B4B63"/>
                  <w:sz w:val="20"/>
                  <w:szCs w:val="20"/>
                </w:rPr>
                <w:t>513968</w:t>
              </w:r>
            </w:ins>
          </w:p>
        </w:tc>
        <w:tc>
          <w:tcPr>
            <w:tcW w:w="1230" w:type="dxa"/>
            <w:tcBorders>
              <w:top w:val="nil"/>
              <w:left w:val="nil"/>
              <w:bottom w:val="single" w:sz="4" w:space="0" w:color="ACB9CA"/>
              <w:right w:val="single" w:sz="4" w:space="0" w:color="ACB9CA"/>
            </w:tcBorders>
            <w:shd w:val="clear" w:color="000000" w:fill="FFFFFF"/>
            <w:vAlign w:val="center"/>
          </w:tcPr>
          <w:p w14:paraId="42909C63" w14:textId="77777777" w:rsidR="00875EA5" w:rsidRPr="00C47FE2" w:rsidRDefault="00875EA5" w:rsidP="00875EA5">
            <w:pPr>
              <w:spacing w:before="0" w:after="0" w:line="240" w:lineRule="auto"/>
              <w:jc w:val="right"/>
              <w:rPr>
                <w:ins w:id="309" w:author="khanguyen" w:date="2017-03-17T22:39:00Z"/>
                <w:rFonts w:eastAsia="Times New Roman" w:cs="Arial"/>
                <w:color w:val="4B4B63"/>
                <w:sz w:val="20"/>
                <w:szCs w:val="20"/>
                <w:lang w:val="en-US"/>
              </w:rPr>
            </w:pPr>
            <w:ins w:id="310" w:author="khanguyen" w:date="2017-03-17T22:39:00Z">
              <w:r>
                <w:rPr>
                  <w:rFonts w:cs="Arial"/>
                  <w:color w:val="4B4B63"/>
                  <w:sz w:val="20"/>
                  <w:szCs w:val="20"/>
                </w:rPr>
                <w:t>0%</w:t>
              </w:r>
            </w:ins>
          </w:p>
        </w:tc>
      </w:tr>
      <w:tr w:rsidR="00D8468E" w:rsidRPr="00C47FE2" w14:paraId="45E7EE45"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CE4A8B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1232" w:type="dxa"/>
            <w:tcBorders>
              <w:top w:val="nil"/>
              <w:left w:val="nil"/>
              <w:bottom w:val="single" w:sz="4" w:space="0" w:color="ACB9CA"/>
              <w:right w:val="single" w:sz="4" w:space="0" w:color="ACB9CA"/>
            </w:tcBorders>
            <w:shd w:val="clear" w:color="000000" w:fill="FFFFFF"/>
            <w:vAlign w:val="center"/>
            <w:hideMark/>
          </w:tcPr>
          <w:p w14:paraId="6B2A845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14:paraId="59251A6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155949.59</w:t>
            </w:r>
          </w:p>
        </w:tc>
        <w:tc>
          <w:tcPr>
            <w:tcW w:w="990" w:type="dxa"/>
            <w:tcBorders>
              <w:top w:val="nil"/>
              <w:left w:val="nil"/>
              <w:bottom w:val="single" w:sz="4" w:space="0" w:color="ACB9CA"/>
              <w:right w:val="single" w:sz="4" w:space="0" w:color="ACB9CA"/>
            </w:tcBorders>
            <w:shd w:val="clear" w:color="000000" w:fill="FFFFFF"/>
            <w:vAlign w:val="center"/>
            <w:hideMark/>
          </w:tcPr>
          <w:p w14:paraId="7F7214C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275252.4</w:t>
            </w:r>
          </w:p>
        </w:tc>
        <w:tc>
          <w:tcPr>
            <w:tcW w:w="1070" w:type="dxa"/>
            <w:tcBorders>
              <w:top w:val="nil"/>
              <w:left w:val="nil"/>
              <w:bottom w:val="single" w:sz="4" w:space="0" w:color="ACB9CA"/>
              <w:right w:val="single" w:sz="4" w:space="0" w:color="ACB9CA"/>
            </w:tcBorders>
            <w:shd w:val="clear" w:color="000000" w:fill="FFFFFF"/>
            <w:vAlign w:val="center"/>
            <w:hideMark/>
          </w:tcPr>
          <w:p w14:paraId="5693840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304043</w:t>
            </w:r>
          </w:p>
        </w:tc>
        <w:tc>
          <w:tcPr>
            <w:tcW w:w="1070" w:type="dxa"/>
            <w:tcBorders>
              <w:top w:val="nil"/>
              <w:left w:val="nil"/>
              <w:bottom w:val="single" w:sz="4" w:space="0" w:color="ACB9CA"/>
              <w:right w:val="single" w:sz="4" w:space="0" w:color="ACB9CA"/>
            </w:tcBorders>
            <w:shd w:val="clear" w:color="000000" w:fill="FFFFFF"/>
            <w:vAlign w:val="center"/>
            <w:hideMark/>
          </w:tcPr>
          <w:p w14:paraId="743C34A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435209.2</w:t>
            </w:r>
          </w:p>
        </w:tc>
        <w:tc>
          <w:tcPr>
            <w:tcW w:w="1071" w:type="dxa"/>
            <w:tcBorders>
              <w:top w:val="nil"/>
              <w:left w:val="nil"/>
              <w:bottom w:val="single" w:sz="4" w:space="0" w:color="ACB9CA"/>
              <w:right w:val="single" w:sz="4" w:space="0" w:color="ACB9CA"/>
            </w:tcBorders>
            <w:shd w:val="clear" w:color="000000" w:fill="FFFFFF"/>
            <w:vAlign w:val="center"/>
            <w:hideMark/>
          </w:tcPr>
          <w:p w14:paraId="44BC515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1" w:type="dxa"/>
            <w:tcBorders>
              <w:top w:val="nil"/>
              <w:left w:val="nil"/>
              <w:bottom w:val="single" w:sz="4" w:space="0" w:color="ACB9CA"/>
              <w:right w:val="single" w:sz="4" w:space="0" w:color="ACB9CA"/>
            </w:tcBorders>
            <w:shd w:val="clear" w:color="000000" w:fill="FFFFFF"/>
            <w:vAlign w:val="center"/>
            <w:hideMark/>
          </w:tcPr>
          <w:p w14:paraId="078967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566217</w:t>
            </w:r>
          </w:p>
        </w:tc>
        <w:tc>
          <w:tcPr>
            <w:tcW w:w="1230" w:type="dxa"/>
            <w:tcBorders>
              <w:top w:val="nil"/>
              <w:left w:val="nil"/>
              <w:bottom w:val="single" w:sz="4" w:space="0" w:color="ACB9CA"/>
              <w:right w:val="single" w:sz="4" w:space="0" w:color="ACB9CA"/>
            </w:tcBorders>
            <w:shd w:val="clear" w:color="000000" w:fill="FFFFFF"/>
            <w:vAlign w:val="center"/>
            <w:hideMark/>
          </w:tcPr>
          <w:p w14:paraId="3D60CE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3CB6AD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DAC9D1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21354E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14:paraId="0AACB16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14:paraId="1E1F937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14:paraId="3C681EA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14:paraId="016CED4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14:paraId="4AD6580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14:paraId="1BFC3C6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14:paraId="36A6B06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73CC851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C2B7F99"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3BCAE2D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2129</w:t>
            </w:r>
          </w:p>
        </w:tc>
        <w:tc>
          <w:tcPr>
            <w:tcW w:w="1378" w:type="dxa"/>
            <w:tcBorders>
              <w:top w:val="nil"/>
              <w:left w:val="nil"/>
              <w:bottom w:val="single" w:sz="4" w:space="0" w:color="ACB9CA"/>
              <w:right w:val="single" w:sz="4" w:space="0" w:color="ACB9CA"/>
            </w:tcBorders>
            <w:shd w:val="clear" w:color="000000" w:fill="FFFFFF"/>
            <w:vAlign w:val="center"/>
            <w:hideMark/>
          </w:tcPr>
          <w:p w14:paraId="716DAF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277912.59</w:t>
            </w:r>
          </w:p>
        </w:tc>
        <w:tc>
          <w:tcPr>
            <w:tcW w:w="990" w:type="dxa"/>
            <w:tcBorders>
              <w:top w:val="nil"/>
              <w:left w:val="nil"/>
              <w:bottom w:val="single" w:sz="4" w:space="0" w:color="ACB9CA"/>
              <w:right w:val="single" w:sz="4" w:space="0" w:color="ACB9CA"/>
            </w:tcBorders>
            <w:shd w:val="clear" w:color="000000" w:fill="FFFFFF"/>
            <w:vAlign w:val="center"/>
            <w:hideMark/>
          </w:tcPr>
          <w:p w14:paraId="180490B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452537.5</w:t>
            </w:r>
          </w:p>
        </w:tc>
        <w:tc>
          <w:tcPr>
            <w:tcW w:w="1070" w:type="dxa"/>
            <w:tcBorders>
              <w:top w:val="nil"/>
              <w:left w:val="nil"/>
              <w:bottom w:val="single" w:sz="4" w:space="0" w:color="ACB9CA"/>
              <w:right w:val="single" w:sz="4" w:space="0" w:color="ACB9CA"/>
            </w:tcBorders>
            <w:shd w:val="clear" w:color="000000" w:fill="FFFFFF"/>
            <w:vAlign w:val="center"/>
            <w:hideMark/>
          </w:tcPr>
          <w:p w14:paraId="02308B3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481261.8</w:t>
            </w:r>
          </w:p>
        </w:tc>
        <w:tc>
          <w:tcPr>
            <w:tcW w:w="1070" w:type="dxa"/>
            <w:tcBorders>
              <w:top w:val="nil"/>
              <w:left w:val="nil"/>
              <w:bottom w:val="single" w:sz="4" w:space="0" w:color="ACB9CA"/>
              <w:right w:val="single" w:sz="4" w:space="0" w:color="ACB9CA"/>
            </w:tcBorders>
            <w:shd w:val="clear" w:color="000000" w:fill="FFFFFF"/>
            <w:vAlign w:val="center"/>
            <w:hideMark/>
          </w:tcPr>
          <w:p w14:paraId="1B5A2C9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530807.4</w:t>
            </w:r>
          </w:p>
        </w:tc>
        <w:tc>
          <w:tcPr>
            <w:tcW w:w="1071" w:type="dxa"/>
            <w:tcBorders>
              <w:top w:val="nil"/>
              <w:left w:val="nil"/>
              <w:bottom w:val="single" w:sz="4" w:space="0" w:color="ACB9CA"/>
              <w:right w:val="single" w:sz="4" w:space="0" w:color="ACB9CA"/>
            </w:tcBorders>
            <w:shd w:val="clear" w:color="000000" w:fill="FFFFFF"/>
            <w:vAlign w:val="center"/>
            <w:hideMark/>
          </w:tcPr>
          <w:p w14:paraId="6D6DE57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071" w:type="dxa"/>
            <w:tcBorders>
              <w:top w:val="nil"/>
              <w:left w:val="nil"/>
              <w:bottom w:val="single" w:sz="4" w:space="0" w:color="ACB9CA"/>
              <w:right w:val="single" w:sz="4" w:space="0" w:color="ACB9CA"/>
            </w:tcBorders>
            <w:shd w:val="clear" w:color="000000" w:fill="FFFFFF"/>
            <w:vAlign w:val="center"/>
            <w:hideMark/>
          </w:tcPr>
          <w:p w14:paraId="2C07F43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582959</w:t>
            </w:r>
          </w:p>
        </w:tc>
        <w:tc>
          <w:tcPr>
            <w:tcW w:w="1230" w:type="dxa"/>
            <w:tcBorders>
              <w:top w:val="nil"/>
              <w:left w:val="nil"/>
              <w:bottom w:val="single" w:sz="4" w:space="0" w:color="ACB9CA"/>
              <w:right w:val="single" w:sz="4" w:space="0" w:color="ACB9CA"/>
            </w:tcBorders>
            <w:shd w:val="clear" w:color="000000" w:fill="FFFFFF"/>
            <w:vAlign w:val="center"/>
            <w:hideMark/>
          </w:tcPr>
          <w:p w14:paraId="482FFB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14:paraId="4E809DC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819D78A"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26E6E1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14:paraId="4181976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14:paraId="239B509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14:paraId="186EC35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14:paraId="6C47987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14:paraId="11B12D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14:paraId="552E558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14:paraId="6D937F1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0EE179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730D8B2"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7F5E77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w:t>
            </w:r>
          </w:p>
        </w:tc>
        <w:tc>
          <w:tcPr>
            <w:tcW w:w="1378" w:type="dxa"/>
            <w:tcBorders>
              <w:top w:val="nil"/>
              <w:left w:val="nil"/>
              <w:bottom w:val="single" w:sz="4" w:space="0" w:color="ACB9CA"/>
              <w:right w:val="single" w:sz="4" w:space="0" w:color="ACB9CA"/>
            </w:tcBorders>
            <w:shd w:val="clear" w:color="000000" w:fill="FFFFFF"/>
            <w:vAlign w:val="center"/>
            <w:hideMark/>
          </w:tcPr>
          <w:p w14:paraId="5FBEF43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148964.54</w:t>
            </w:r>
          </w:p>
        </w:tc>
        <w:tc>
          <w:tcPr>
            <w:tcW w:w="990" w:type="dxa"/>
            <w:tcBorders>
              <w:top w:val="nil"/>
              <w:left w:val="nil"/>
              <w:bottom w:val="single" w:sz="4" w:space="0" w:color="ACB9CA"/>
              <w:right w:val="single" w:sz="4" w:space="0" w:color="ACB9CA"/>
            </w:tcBorders>
            <w:shd w:val="clear" w:color="000000" w:fill="FFFFFF"/>
            <w:vAlign w:val="center"/>
            <w:hideMark/>
          </w:tcPr>
          <w:p w14:paraId="3BACA0B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274687</w:t>
            </w:r>
          </w:p>
        </w:tc>
        <w:tc>
          <w:tcPr>
            <w:tcW w:w="1070" w:type="dxa"/>
            <w:tcBorders>
              <w:top w:val="nil"/>
              <w:left w:val="nil"/>
              <w:bottom w:val="single" w:sz="4" w:space="0" w:color="ACB9CA"/>
              <w:right w:val="single" w:sz="4" w:space="0" w:color="ACB9CA"/>
            </w:tcBorders>
            <w:shd w:val="clear" w:color="000000" w:fill="FFFFFF"/>
            <w:vAlign w:val="center"/>
            <w:hideMark/>
          </w:tcPr>
          <w:p w14:paraId="689ECDD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300543</w:t>
            </w:r>
          </w:p>
        </w:tc>
        <w:tc>
          <w:tcPr>
            <w:tcW w:w="1070" w:type="dxa"/>
            <w:tcBorders>
              <w:top w:val="nil"/>
              <w:left w:val="nil"/>
              <w:bottom w:val="single" w:sz="4" w:space="0" w:color="ACB9CA"/>
              <w:right w:val="single" w:sz="4" w:space="0" w:color="ACB9CA"/>
            </w:tcBorders>
            <w:shd w:val="clear" w:color="000000" w:fill="FFFFFF"/>
            <w:vAlign w:val="center"/>
            <w:hideMark/>
          </w:tcPr>
          <w:p w14:paraId="2F4CB6B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312319</w:t>
            </w:r>
          </w:p>
        </w:tc>
        <w:tc>
          <w:tcPr>
            <w:tcW w:w="1071" w:type="dxa"/>
            <w:tcBorders>
              <w:top w:val="nil"/>
              <w:left w:val="nil"/>
              <w:bottom w:val="single" w:sz="4" w:space="0" w:color="ACB9CA"/>
              <w:right w:val="single" w:sz="4" w:space="0" w:color="ACB9CA"/>
            </w:tcBorders>
            <w:shd w:val="clear" w:color="000000" w:fill="FFFFFF"/>
            <w:vAlign w:val="center"/>
            <w:hideMark/>
          </w:tcPr>
          <w:p w14:paraId="2D0B122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071" w:type="dxa"/>
            <w:tcBorders>
              <w:top w:val="nil"/>
              <w:left w:val="nil"/>
              <w:bottom w:val="single" w:sz="4" w:space="0" w:color="ACB9CA"/>
              <w:right w:val="single" w:sz="4" w:space="0" w:color="ACB9CA"/>
            </w:tcBorders>
            <w:shd w:val="clear" w:color="000000" w:fill="FFFFFF"/>
            <w:vAlign w:val="center"/>
            <w:hideMark/>
          </w:tcPr>
          <w:p w14:paraId="1CC443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318979</w:t>
            </w:r>
          </w:p>
        </w:tc>
        <w:tc>
          <w:tcPr>
            <w:tcW w:w="1230" w:type="dxa"/>
            <w:tcBorders>
              <w:top w:val="nil"/>
              <w:left w:val="nil"/>
              <w:bottom w:val="single" w:sz="4" w:space="0" w:color="ACB9CA"/>
              <w:right w:val="single" w:sz="4" w:space="0" w:color="ACB9CA"/>
            </w:tcBorders>
            <w:shd w:val="clear" w:color="000000" w:fill="FFFFFF"/>
            <w:vAlign w:val="center"/>
            <w:hideMark/>
          </w:tcPr>
          <w:p w14:paraId="305B7D9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B07961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90CFBB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522163D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1956</w:t>
            </w:r>
          </w:p>
        </w:tc>
        <w:tc>
          <w:tcPr>
            <w:tcW w:w="1378" w:type="dxa"/>
            <w:tcBorders>
              <w:top w:val="nil"/>
              <w:left w:val="nil"/>
              <w:bottom w:val="single" w:sz="4" w:space="0" w:color="ACB9CA"/>
              <w:right w:val="single" w:sz="4" w:space="0" w:color="ACB9CA"/>
            </w:tcBorders>
            <w:shd w:val="clear" w:color="000000" w:fill="FFFFFF"/>
            <w:vAlign w:val="center"/>
            <w:hideMark/>
          </w:tcPr>
          <w:p w14:paraId="6600DA9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264880.16</w:t>
            </w:r>
          </w:p>
        </w:tc>
        <w:tc>
          <w:tcPr>
            <w:tcW w:w="990" w:type="dxa"/>
            <w:tcBorders>
              <w:top w:val="nil"/>
              <w:left w:val="nil"/>
              <w:bottom w:val="single" w:sz="4" w:space="0" w:color="ACB9CA"/>
              <w:right w:val="single" w:sz="4" w:space="0" w:color="ACB9CA"/>
            </w:tcBorders>
            <w:shd w:val="clear" w:color="000000" w:fill="FFFFFF"/>
            <w:vAlign w:val="center"/>
            <w:hideMark/>
          </w:tcPr>
          <w:p w14:paraId="49CED3B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460475.9</w:t>
            </w:r>
          </w:p>
        </w:tc>
        <w:tc>
          <w:tcPr>
            <w:tcW w:w="1070" w:type="dxa"/>
            <w:tcBorders>
              <w:top w:val="nil"/>
              <w:left w:val="nil"/>
              <w:bottom w:val="single" w:sz="4" w:space="0" w:color="ACB9CA"/>
              <w:right w:val="single" w:sz="4" w:space="0" w:color="ACB9CA"/>
            </w:tcBorders>
            <w:shd w:val="clear" w:color="000000" w:fill="FFFFFF"/>
            <w:vAlign w:val="center"/>
            <w:hideMark/>
          </w:tcPr>
          <w:p w14:paraId="1E9D96F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489337.8</w:t>
            </w:r>
          </w:p>
        </w:tc>
        <w:tc>
          <w:tcPr>
            <w:tcW w:w="1070" w:type="dxa"/>
            <w:tcBorders>
              <w:top w:val="nil"/>
              <w:left w:val="nil"/>
              <w:bottom w:val="single" w:sz="4" w:space="0" w:color="ACB9CA"/>
              <w:right w:val="single" w:sz="4" w:space="0" w:color="ACB9CA"/>
            </w:tcBorders>
            <w:shd w:val="clear" w:color="000000" w:fill="FFFFFF"/>
            <w:vAlign w:val="center"/>
            <w:hideMark/>
          </w:tcPr>
          <w:p w14:paraId="1EB50FA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541943.4</w:t>
            </w:r>
          </w:p>
        </w:tc>
        <w:tc>
          <w:tcPr>
            <w:tcW w:w="1071" w:type="dxa"/>
            <w:tcBorders>
              <w:top w:val="nil"/>
              <w:left w:val="nil"/>
              <w:bottom w:val="single" w:sz="4" w:space="0" w:color="ACB9CA"/>
              <w:right w:val="single" w:sz="4" w:space="0" w:color="ACB9CA"/>
            </w:tcBorders>
            <w:shd w:val="clear" w:color="000000" w:fill="FFFFFF"/>
            <w:vAlign w:val="center"/>
            <w:hideMark/>
          </w:tcPr>
          <w:p w14:paraId="2326E4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16732</w:t>
            </w:r>
          </w:p>
        </w:tc>
        <w:tc>
          <w:tcPr>
            <w:tcW w:w="1071" w:type="dxa"/>
            <w:tcBorders>
              <w:top w:val="nil"/>
              <w:left w:val="nil"/>
              <w:bottom w:val="single" w:sz="4" w:space="0" w:color="ACB9CA"/>
              <w:right w:val="single" w:sz="4" w:space="0" w:color="ACB9CA"/>
            </w:tcBorders>
            <w:shd w:val="clear" w:color="000000" w:fill="FFFFFF"/>
            <w:vAlign w:val="center"/>
            <w:hideMark/>
          </w:tcPr>
          <w:p w14:paraId="2621394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578499</w:t>
            </w:r>
          </w:p>
        </w:tc>
        <w:tc>
          <w:tcPr>
            <w:tcW w:w="1230" w:type="dxa"/>
            <w:tcBorders>
              <w:top w:val="nil"/>
              <w:left w:val="nil"/>
              <w:bottom w:val="single" w:sz="4" w:space="0" w:color="ACB9CA"/>
              <w:right w:val="single" w:sz="4" w:space="0" w:color="ACB9CA"/>
            </w:tcBorders>
            <w:shd w:val="clear" w:color="000000" w:fill="FFFFFF"/>
            <w:vAlign w:val="center"/>
            <w:hideMark/>
          </w:tcPr>
          <w:p w14:paraId="639EB80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14:paraId="378EBC7D"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DC51E1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232" w:type="dxa"/>
            <w:tcBorders>
              <w:top w:val="nil"/>
              <w:left w:val="nil"/>
              <w:bottom w:val="single" w:sz="4" w:space="0" w:color="ACB9CA"/>
              <w:right w:val="single" w:sz="4" w:space="0" w:color="ACB9CA"/>
            </w:tcBorders>
            <w:shd w:val="clear" w:color="000000" w:fill="FFFFFF"/>
            <w:vAlign w:val="center"/>
            <w:hideMark/>
          </w:tcPr>
          <w:p w14:paraId="0E20F7D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378" w:type="dxa"/>
            <w:tcBorders>
              <w:top w:val="nil"/>
              <w:left w:val="nil"/>
              <w:bottom w:val="single" w:sz="4" w:space="0" w:color="ACB9CA"/>
              <w:right w:val="single" w:sz="4" w:space="0" w:color="ACB9CA"/>
            </w:tcBorders>
            <w:shd w:val="clear" w:color="000000" w:fill="FFFFFF"/>
            <w:vAlign w:val="center"/>
            <w:hideMark/>
          </w:tcPr>
          <w:p w14:paraId="21D164C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153518.94</w:t>
            </w:r>
          </w:p>
        </w:tc>
        <w:tc>
          <w:tcPr>
            <w:tcW w:w="990" w:type="dxa"/>
            <w:tcBorders>
              <w:top w:val="nil"/>
              <w:left w:val="nil"/>
              <w:bottom w:val="single" w:sz="4" w:space="0" w:color="ACB9CA"/>
              <w:right w:val="single" w:sz="4" w:space="0" w:color="ACB9CA"/>
            </w:tcBorders>
            <w:shd w:val="clear" w:color="000000" w:fill="FFFFFF"/>
            <w:vAlign w:val="center"/>
            <w:hideMark/>
          </w:tcPr>
          <w:p w14:paraId="7912EB9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272127</w:t>
            </w:r>
          </w:p>
        </w:tc>
        <w:tc>
          <w:tcPr>
            <w:tcW w:w="1070" w:type="dxa"/>
            <w:tcBorders>
              <w:top w:val="nil"/>
              <w:left w:val="nil"/>
              <w:bottom w:val="single" w:sz="4" w:space="0" w:color="ACB9CA"/>
              <w:right w:val="single" w:sz="4" w:space="0" w:color="ACB9CA"/>
            </w:tcBorders>
            <w:shd w:val="clear" w:color="000000" w:fill="FFFFFF"/>
            <w:vAlign w:val="center"/>
            <w:hideMark/>
          </w:tcPr>
          <w:p w14:paraId="65E4275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283647</w:t>
            </w:r>
          </w:p>
        </w:tc>
        <w:tc>
          <w:tcPr>
            <w:tcW w:w="1070" w:type="dxa"/>
            <w:tcBorders>
              <w:top w:val="nil"/>
              <w:left w:val="nil"/>
              <w:bottom w:val="single" w:sz="4" w:space="0" w:color="ACB9CA"/>
              <w:right w:val="single" w:sz="4" w:space="0" w:color="ACB9CA"/>
            </w:tcBorders>
            <w:shd w:val="clear" w:color="000000" w:fill="FFFFFF"/>
            <w:vAlign w:val="center"/>
            <w:hideMark/>
          </w:tcPr>
          <w:p w14:paraId="7CC7073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1" w:type="dxa"/>
            <w:tcBorders>
              <w:top w:val="nil"/>
              <w:left w:val="nil"/>
              <w:bottom w:val="single" w:sz="4" w:space="0" w:color="ACB9CA"/>
              <w:right w:val="single" w:sz="4" w:space="0" w:color="ACB9CA"/>
            </w:tcBorders>
            <w:shd w:val="clear" w:color="000000" w:fill="FFFFFF"/>
            <w:vAlign w:val="center"/>
            <w:hideMark/>
          </w:tcPr>
          <w:p w14:paraId="7A6C4FB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35241</w:t>
            </w:r>
          </w:p>
        </w:tc>
        <w:tc>
          <w:tcPr>
            <w:tcW w:w="1071" w:type="dxa"/>
            <w:tcBorders>
              <w:top w:val="nil"/>
              <w:left w:val="nil"/>
              <w:bottom w:val="single" w:sz="4" w:space="0" w:color="ACB9CA"/>
              <w:right w:val="single" w:sz="4" w:space="0" w:color="ACB9CA"/>
            </w:tcBorders>
            <w:shd w:val="clear" w:color="000000" w:fill="FFFFFF"/>
            <w:vAlign w:val="center"/>
            <w:hideMark/>
          </w:tcPr>
          <w:p w14:paraId="283B538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289893</w:t>
            </w:r>
          </w:p>
        </w:tc>
        <w:tc>
          <w:tcPr>
            <w:tcW w:w="1230" w:type="dxa"/>
            <w:tcBorders>
              <w:top w:val="nil"/>
              <w:left w:val="nil"/>
              <w:bottom w:val="single" w:sz="4" w:space="0" w:color="ACB9CA"/>
              <w:right w:val="single" w:sz="4" w:space="0" w:color="ACB9CA"/>
            </w:tcBorders>
            <w:shd w:val="clear" w:color="000000" w:fill="FFFFFF"/>
            <w:vAlign w:val="center"/>
            <w:hideMark/>
          </w:tcPr>
          <w:p w14:paraId="070074D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268F42E"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9E1C83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232" w:type="dxa"/>
            <w:tcBorders>
              <w:top w:val="nil"/>
              <w:left w:val="nil"/>
              <w:bottom w:val="single" w:sz="4" w:space="0" w:color="ACB9CA"/>
              <w:right w:val="single" w:sz="4" w:space="0" w:color="ACB9CA"/>
            </w:tcBorders>
            <w:shd w:val="clear" w:color="000000" w:fill="FFFFFF"/>
            <w:vAlign w:val="center"/>
            <w:hideMark/>
          </w:tcPr>
          <w:p w14:paraId="65CB111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w:t>
            </w:r>
          </w:p>
        </w:tc>
        <w:tc>
          <w:tcPr>
            <w:tcW w:w="1378" w:type="dxa"/>
            <w:tcBorders>
              <w:top w:val="nil"/>
              <w:left w:val="nil"/>
              <w:bottom w:val="single" w:sz="4" w:space="0" w:color="ACB9CA"/>
              <w:right w:val="single" w:sz="4" w:space="0" w:color="ACB9CA"/>
            </w:tcBorders>
            <w:shd w:val="clear" w:color="000000" w:fill="FFFFFF"/>
            <w:vAlign w:val="center"/>
            <w:hideMark/>
          </w:tcPr>
          <w:p w14:paraId="3A5C80A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151017.49</w:t>
            </w:r>
          </w:p>
        </w:tc>
        <w:tc>
          <w:tcPr>
            <w:tcW w:w="990" w:type="dxa"/>
            <w:tcBorders>
              <w:top w:val="nil"/>
              <w:left w:val="nil"/>
              <w:bottom w:val="single" w:sz="4" w:space="0" w:color="ACB9CA"/>
              <w:right w:val="single" w:sz="4" w:space="0" w:color="ACB9CA"/>
            </w:tcBorders>
            <w:shd w:val="clear" w:color="000000" w:fill="FFFFFF"/>
            <w:vAlign w:val="center"/>
            <w:hideMark/>
          </w:tcPr>
          <w:p w14:paraId="09BFFE2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4" w:space="0" w:color="ACB9CA"/>
              <w:right w:val="single" w:sz="4" w:space="0" w:color="ACB9CA"/>
            </w:tcBorders>
            <w:shd w:val="clear" w:color="000000" w:fill="FFFFFF"/>
            <w:vAlign w:val="center"/>
            <w:hideMark/>
          </w:tcPr>
          <w:p w14:paraId="2584F6B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284671</w:t>
            </w:r>
          </w:p>
        </w:tc>
        <w:tc>
          <w:tcPr>
            <w:tcW w:w="1070" w:type="dxa"/>
            <w:tcBorders>
              <w:top w:val="nil"/>
              <w:left w:val="nil"/>
              <w:bottom w:val="single" w:sz="4" w:space="0" w:color="ACB9CA"/>
              <w:right w:val="single" w:sz="4" w:space="0" w:color="ACB9CA"/>
            </w:tcBorders>
            <w:shd w:val="clear" w:color="000000" w:fill="FFFFFF"/>
            <w:vAlign w:val="center"/>
            <w:hideMark/>
          </w:tcPr>
          <w:p w14:paraId="78F9328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291327</w:t>
            </w:r>
          </w:p>
        </w:tc>
        <w:tc>
          <w:tcPr>
            <w:tcW w:w="1071" w:type="dxa"/>
            <w:tcBorders>
              <w:top w:val="nil"/>
              <w:left w:val="nil"/>
              <w:bottom w:val="single" w:sz="4" w:space="0" w:color="ACB9CA"/>
              <w:right w:val="single" w:sz="4" w:space="0" w:color="ACB9CA"/>
            </w:tcBorders>
            <w:shd w:val="clear" w:color="000000" w:fill="FFFFFF"/>
            <w:vAlign w:val="center"/>
            <w:hideMark/>
          </w:tcPr>
          <w:p w14:paraId="0B1353E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41835</w:t>
            </w:r>
          </w:p>
        </w:tc>
        <w:tc>
          <w:tcPr>
            <w:tcW w:w="1071" w:type="dxa"/>
            <w:tcBorders>
              <w:top w:val="nil"/>
              <w:left w:val="nil"/>
              <w:bottom w:val="single" w:sz="4" w:space="0" w:color="ACB9CA"/>
              <w:right w:val="single" w:sz="4" w:space="0" w:color="ACB9CA"/>
            </w:tcBorders>
            <w:shd w:val="clear" w:color="000000" w:fill="FFFFFF"/>
            <w:vAlign w:val="center"/>
            <w:hideMark/>
          </w:tcPr>
          <w:p w14:paraId="7F86CB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291721</w:t>
            </w:r>
          </w:p>
        </w:tc>
        <w:tc>
          <w:tcPr>
            <w:tcW w:w="1230" w:type="dxa"/>
            <w:tcBorders>
              <w:top w:val="nil"/>
              <w:left w:val="nil"/>
              <w:bottom w:val="single" w:sz="4" w:space="0" w:color="ACB9CA"/>
              <w:right w:val="single" w:sz="4" w:space="0" w:color="ACB9CA"/>
            </w:tcBorders>
            <w:shd w:val="clear" w:color="000000" w:fill="FFFFFF"/>
            <w:vAlign w:val="center"/>
            <w:hideMark/>
          </w:tcPr>
          <w:p w14:paraId="71367D1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03D93F0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F6C5E0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B6114A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2784</w:t>
            </w:r>
          </w:p>
        </w:tc>
        <w:tc>
          <w:tcPr>
            <w:tcW w:w="1378" w:type="dxa"/>
            <w:tcBorders>
              <w:top w:val="nil"/>
              <w:left w:val="nil"/>
              <w:bottom w:val="single" w:sz="4" w:space="0" w:color="ACB9CA"/>
              <w:right w:val="single" w:sz="4" w:space="0" w:color="ACB9CA"/>
            </w:tcBorders>
            <w:shd w:val="clear" w:color="000000" w:fill="FFFFFF"/>
            <w:vAlign w:val="center"/>
            <w:hideMark/>
          </w:tcPr>
          <w:p w14:paraId="7662352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148247.73</w:t>
            </w:r>
          </w:p>
        </w:tc>
        <w:tc>
          <w:tcPr>
            <w:tcW w:w="990" w:type="dxa"/>
            <w:tcBorders>
              <w:top w:val="nil"/>
              <w:left w:val="nil"/>
              <w:bottom w:val="single" w:sz="4" w:space="0" w:color="ACB9CA"/>
              <w:right w:val="single" w:sz="4" w:space="0" w:color="ACB9CA"/>
            </w:tcBorders>
            <w:shd w:val="clear" w:color="000000" w:fill="FFFFFF"/>
            <w:vAlign w:val="center"/>
            <w:hideMark/>
          </w:tcPr>
          <w:p w14:paraId="309D843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385107.4</w:t>
            </w:r>
          </w:p>
        </w:tc>
        <w:tc>
          <w:tcPr>
            <w:tcW w:w="1070" w:type="dxa"/>
            <w:tcBorders>
              <w:top w:val="nil"/>
              <w:left w:val="nil"/>
              <w:bottom w:val="single" w:sz="4" w:space="0" w:color="ACB9CA"/>
              <w:right w:val="single" w:sz="4" w:space="0" w:color="ACB9CA"/>
            </w:tcBorders>
            <w:shd w:val="clear" w:color="000000" w:fill="FFFFFF"/>
            <w:vAlign w:val="center"/>
            <w:hideMark/>
          </w:tcPr>
          <w:p w14:paraId="25E504A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457320.1</w:t>
            </w:r>
          </w:p>
        </w:tc>
        <w:tc>
          <w:tcPr>
            <w:tcW w:w="1070" w:type="dxa"/>
            <w:tcBorders>
              <w:top w:val="nil"/>
              <w:left w:val="nil"/>
              <w:bottom w:val="single" w:sz="4" w:space="0" w:color="ACB9CA"/>
              <w:right w:val="single" w:sz="4" w:space="0" w:color="ACB9CA"/>
            </w:tcBorders>
            <w:shd w:val="clear" w:color="000000" w:fill="FFFFFF"/>
            <w:vAlign w:val="center"/>
            <w:hideMark/>
          </w:tcPr>
          <w:p w14:paraId="5DF10F2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525820.7</w:t>
            </w:r>
          </w:p>
        </w:tc>
        <w:tc>
          <w:tcPr>
            <w:tcW w:w="1071" w:type="dxa"/>
            <w:tcBorders>
              <w:top w:val="nil"/>
              <w:left w:val="nil"/>
              <w:bottom w:val="single" w:sz="4" w:space="0" w:color="ACB9CA"/>
              <w:right w:val="single" w:sz="4" w:space="0" w:color="ACB9CA"/>
            </w:tcBorders>
            <w:shd w:val="clear" w:color="000000" w:fill="FFFFFF"/>
            <w:vAlign w:val="center"/>
            <w:hideMark/>
          </w:tcPr>
          <w:p w14:paraId="03DF2EC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w:t>
            </w:r>
          </w:p>
        </w:tc>
        <w:tc>
          <w:tcPr>
            <w:tcW w:w="1071" w:type="dxa"/>
            <w:tcBorders>
              <w:top w:val="nil"/>
              <w:left w:val="nil"/>
              <w:bottom w:val="single" w:sz="4" w:space="0" w:color="ACB9CA"/>
              <w:right w:val="single" w:sz="4" w:space="0" w:color="ACB9CA"/>
            </w:tcBorders>
            <w:shd w:val="clear" w:color="000000" w:fill="FFFFFF"/>
            <w:vAlign w:val="center"/>
            <w:hideMark/>
          </w:tcPr>
          <w:p w14:paraId="24113E9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620243</w:t>
            </w:r>
          </w:p>
        </w:tc>
        <w:tc>
          <w:tcPr>
            <w:tcW w:w="1230" w:type="dxa"/>
            <w:tcBorders>
              <w:top w:val="nil"/>
              <w:left w:val="nil"/>
              <w:bottom w:val="single" w:sz="4" w:space="0" w:color="ACB9CA"/>
              <w:right w:val="single" w:sz="4" w:space="0" w:color="ACB9CA"/>
            </w:tcBorders>
            <w:shd w:val="clear" w:color="000000" w:fill="FFFFFF"/>
            <w:vAlign w:val="center"/>
            <w:hideMark/>
          </w:tcPr>
          <w:p w14:paraId="449ADB3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88907D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052B14D"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3F68A9B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3390</w:t>
            </w:r>
          </w:p>
        </w:tc>
        <w:tc>
          <w:tcPr>
            <w:tcW w:w="1378" w:type="dxa"/>
            <w:tcBorders>
              <w:top w:val="nil"/>
              <w:left w:val="nil"/>
              <w:bottom w:val="single" w:sz="4" w:space="0" w:color="ACB9CA"/>
              <w:right w:val="single" w:sz="4" w:space="0" w:color="ACB9CA"/>
            </w:tcBorders>
            <w:shd w:val="clear" w:color="000000" w:fill="FFFFFF"/>
            <w:vAlign w:val="center"/>
            <w:hideMark/>
          </w:tcPr>
          <w:p w14:paraId="2D42D9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135280.25</w:t>
            </w:r>
          </w:p>
        </w:tc>
        <w:tc>
          <w:tcPr>
            <w:tcW w:w="990" w:type="dxa"/>
            <w:tcBorders>
              <w:top w:val="nil"/>
              <w:left w:val="nil"/>
              <w:bottom w:val="single" w:sz="4" w:space="0" w:color="ACB9CA"/>
              <w:right w:val="single" w:sz="4" w:space="0" w:color="ACB9CA"/>
            </w:tcBorders>
            <w:shd w:val="clear" w:color="000000" w:fill="FFFFFF"/>
            <w:vAlign w:val="center"/>
            <w:hideMark/>
          </w:tcPr>
          <w:p w14:paraId="789FA49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315004.3</w:t>
            </w:r>
          </w:p>
        </w:tc>
        <w:tc>
          <w:tcPr>
            <w:tcW w:w="1070" w:type="dxa"/>
            <w:tcBorders>
              <w:top w:val="nil"/>
              <w:left w:val="nil"/>
              <w:bottom w:val="single" w:sz="4" w:space="0" w:color="ACB9CA"/>
              <w:right w:val="single" w:sz="4" w:space="0" w:color="ACB9CA"/>
            </w:tcBorders>
            <w:shd w:val="clear" w:color="000000" w:fill="FFFFFF"/>
            <w:vAlign w:val="center"/>
            <w:hideMark/>
          </w:tcPr>
          <w:p w14:paraId="1F796C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406936.8</w:t>
            </w:r>
          </w:p>
        </w:tc>
        <w:tc>
          <w:tcPr>
            <w:tcW w:w="1070" w:type="dxa"/>
            <w:tcBorders>
              <w:top w:val="nil"/>
              <w:left w:val="nil"/>
              <w:bottom w:val="single" w:sz="4" w:space="0" w:color="ACB9CA"/>
              <w:right w:val="single" w:sz="4" w:space="0" w:color="ACB9CA"/>
            </w:tcBorders>
            <w:shd w:val="clear" w:color="000000" w:fill="FFFFFF"/>
            <w:vAlign w:val="center"/>
            <w:hideMark/>
          </w:tcPr>
          <w:p w14:paraId="10406C8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467230.2</w:t>
            </w:r>
          </w:p>
        </w:tc>
        <w:tc>
          <w:tcPr>
            <w:tcW w:w="1071" w:type="dxa"/>
            <w:tcBorders>
              <w:top w:val="nil"/>
              <w:left w:val="nil"/>
              <w:bottom w:val="single" w:sz="4" w:space="0" w:color="ACB9CA"/>
              <w:right w:val="single" w:sz="4" w:space="0" w:color="ACB9CA"/>
            </w:tcBorders>
            <w:shd w:val="clear" w:color="000000" w:fill="FFFFFF"/>
            <w:vAlign w:val="center"/>
            <w:hideMark/>
          </w:tcPr>
          <w:p w14:paraId="1290715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071" w:type="dxa"/>
            <w:tcBorders>
              <w:top w:val="nil"/>
              <w:left w:val="nil"/>
              <w:bottom w:val="single" w:sz="4" w:space="0" w:color="ACB9CA"/>
              <w:right w:val="single" w:sz="4" w:space="0" w:color="ACB9CA"/>
            </w:tcBorders>
            <w:shd w:val="clear" w:color="000000" w:fill="FFFFFF"/>
            <w:vAlign w:val="center"/>
            <w:hideMark/>
          </w:tcPr>
          <w:p w14:paraId="4A5867C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564087</w:t>
            </w:r>
          </w:p>
        </w:tc>
        <w:tc>
          <w:tcPr>
            <w:tcW w:w="1230" w:type="dxa"/>
            <w:tcBorders>
              <w:top w:val="nil"/>
              <w:left w:val="nil"/>
              <w:bottom w:val="single" w:sz="4" w:space="0" w:color="ACB9CA"/>
              <w:right w:val="single" w:sz="4" w:space="0" w:color="ACB9CA"/>
            </w:tcBorders>
            <w:shd w:val="clear" w:color="000000" w:fill="FFFFFF"/>
            <w:vAlign w:val="center"/>
            <w:hideMark/>
          </w:tcPr>
          <w:p w14:paraId="3C9202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DF365F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BFD8BF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58EFF8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361</w:t>
            </w:r>
          </w:p>
        </w:tc>
        <w:tc>
          <w:tcPr>
            <w:tcW w:w="1378" w:type="dxa"/>
            <w:tcBorders>
              <w:top w:val="nil"/>
              <w:left w:val="nil"/>
              <w:bottom w:val="single" w:sz="4" w:space="0" w:color="ACB9CA"/>
              <w:right w:val="single" w:sz="4" w:space="0" w:color="ACB9CA"/>
            </w:tcBorders>
            <w:shd w:val="clear" w:color="000000" w:fill="FFFFFF"/>
            <w:vAlign w:val="center"/>
            <w:hideMark/>
          </w:tcPr>
          <w:p w14:paraId="0925913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136.15</w:t>
            </w:r>
          </w:p>
        </w:tc>
        <w:tc>
          <w:tcPr>
            <w:tcW w:w="990" w:type="dxa"/>
            <w:tcBorders>
              <w:top w:val="nil"/>
              <w:left w:val="nil"/>
              <w:bottom w:val="single" w:sz="4" w:space="0" w:color="ACB9CA"/>
              <w:right w:val="single" w:sz="4" w:space="0" w:color="ACB9CA"/>
            </w:tcBorders>
            <w:shd w:val="clear" w:color="000000" w:fill="FFFFFF"/>
            <w:vAlign w:val="center"/>
            <w:hideMark/>
          </w:tcPr>
          <w:p w14:paraId="014009A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w:t>
            </w:r>
          </w:p>
        </w:tc>
        <w:tc>
          <w:tcPr>
            <w:tcW w:w="1070" w:type="dxa"/>
            <w:tcBorders>
              <w:top w:val="nil"/>
              <w:left w:val="nil"/>
              <w:bottom w:val="single" w:sz="4" w:space="0" w:color="ACB9CA"/>
              <w:right w:val="single" w:sz="4" w:space="0" w:color="ACB9CA"/>
            </w:tcBorders>
            <w:shd w:val="clear" w:color="000000" w:fill="FFFFFF"/>
            <w:vAlign w:val="center"/>
            <w:hideMark/>
          </w:tcPr>
          <w:p w14:paraId="10BF010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w:t>
            </w:r>
          </w:p>
        </w:tc>
        <w:tc>
          <w:tcPr>
            <w:tcW w:w="1070" w:type="dxa"/>
            <w:tcBorders>
              <w:top w:val="nil"/>
              <w:left w:val="nil"/>
              <w:bottom w:val="single" w:sz="4" w:space="0" w:color="ACB9CA"/>
              <w:right w:val="single" w:sz="4" w:space="0" w:color="ACB9CA"/>
            </w:tcBorders>
            <w:shd w:val="clear" w:color="000000" w:fill="FFFFFF"/>
            <w:vAlign w:val="center"/>
            <w:hideMark/>
          </w:tcPr>
          <w:p w14:paraId="0A96DCE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071" w:type="dxa"/>
            <w:tcBorders>
              <w:top w:val="nil"/>
              <w:left w:val="nil"/>
              <w:bottom w:val="single" w:sz="4" w:space="0" w:color="ACB9CA"/>
              <w:right w:val="single" w:sz="4" w:space="0" w:color="ACB9CA"/>
            </w:tcBorders>
            <w:shd w:val="clear" w:color="000000" w:fill="FFFFFF"/>
            <w:vAlign w:val="center"/>
            <w:hideMark/>
          </w:tcPr>
          <w:p w14:paraId="58A494B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CE9308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230" w:type="dxa"/>
            <w:tcBorders>
              <w:top w:val="nil"/>
              <w:left w:val="nil"/>
              <w:bottom w:val="single" w:sz="4" w:space="0" w:color="ACB9CA"/>
              <w:right w:val="single" w:sz="4" w:space="0" w:color="ACB9CA"/>
            </w:tcBorders>
            <w:shd w:val="clear" w:color="000000" w:fill="FFFFFF"/>
            <w:vAlign w:val="center"/>
            <w:hideMark/>
          </w:tcPr>
          <w:p w14:paraId="58F8056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641D978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D50C42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232" w:type="dxa"/>
            <w:tcBorders>
              <w:top w:val="nil"/>
              <w:left w:val="nil"/>
              <w:bottom w:val="single" w:sz="4" w:space="0" w:color="ACB9CA"/>
              <w:right w:val="single" w:sz="4" w:space="0" w:color="ACB9CA"/>
            </w:tcBorders>
            <w:shd w:val="clear" w:color="000000" w:fill="FFFFFF"/>
            <w:vAlign w:val="center"/>
            <w:hideMark/>
          </w:tcPr>
          <w:p w14:paraId="1E8214B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w:t>
            </w:r>
          </w:p>
        </w:tc>
        <w:tc>
          <w:tcPr>
            <w:tcW w:w="1378" w:type="dxa"/>
            <w:tcBorders>
              <w:top w:val="nil"/>
              <w:left w:val="nil"/>
              <w:bottom w:val="single" w:sz="4" w:space="0" w:color="ACB9CA"/>
              <w:right w:val="single" w:sz="4" w:space="0" w:color="ACB9CA"/>
            </w:tcBorders>
            <w:shd w:val="clear" w:color="000000" w:fill="FFFFFF"/>
            <w:vAlign w:val="center"/>
            <w:hideMark/>
          </w:tcPr>
          <w:p w14:paraId="7F607B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163887.31</w:t>
            </w:r>
          </w:p>
        </w:tc>
        <w:tc>
          <w:tcPr>
            <w:tcW w:w="990" w:type="dxa"/>
            <w:tcBorders>
              <w:top w:val="nil"/>
              <w:left w:val="nil"/>
              <w:bottom w:val="single" w:sz="4" w:space="0" w:color="ACB9CA"/>
              <w:right w:val="single" w:sz="4" w:space="0" w:color="ACB9CA"/>
            </w:tcBorders>
            <w:shd w:val="clear" w:color="000000" w:fill="FFFFFF"/>
            <w:vAlign w:val="center"/>
            <w:hideMark/>
          </w:tcPr>
          <w:p w14:paraId="3381101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14:paraId="79524BE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298495</w:t>
            </w:r>
          </w:p>
        </w:tc>
        <w:tc>
          <w:tcPr>
            <w:tcW w:w="1070" w:type="dxa"/>
            <w:tcBorders>
              <w:top w:val="nil"/>
              <w:left w:val="nil"/>
              <w:bottom w:val="single" w:sz="4" w:space="0" w:color="ACB9CA"/>
              <w:right w:val="single" w:sz="4" w:space="0" w:color="ACB9CA"/>
            </w:tcBorders>
            <w:shd w:val="clear" w:color="000000" w:fill="FFFFFF"/>
            <w:vAlign w:val="center"/>
            <w:hideMark/>
          </w:tcPr>
          <w:p w14:paraId="6536635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14:paraId="728EB23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36239</w:t>
            </w:r>
          </w:p>
        </w:tc>
        <w:tc>
          <w:tcPr>
            <w:tcW w:w="1071" w:type="dxa"/>
            <w:tcBorders>
              <w:top w:val="nil"/>
              <w:left w:val="nil"/>
              <w:bottom w:val="single" w:sz="4" w:space="0" w:color="ACB9CA"/>
              <w:right w:val="single" w:sz="4" w:space="0" w:color="ACB9CA"/>
            </w:tcBorders>
            <w:shd w:val="clear" w:color="000000" w:fill="FFFFFF"/>
            <w:vAlign w:val="center"/>
            <w:hideMark/>
          </w:tcPr>
          <w:p w14:paraId="6758A4A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309404</w:t>
            </w:r>
          </w:p>
        </w:tc>
        <w:tc>
          <w:tcPr>
            <w:tcW w:w="1230" w:type="dxa"/>
            <w:tcBorders>
              <w:top w:val="nil"/>
              <w:left w:val="nil"/>
              <w:bottom w:val="single" w:sz="4" w:space="0" w:color="ACB9CA"/>
              <w:right w:val="single" w:sz="4" w:space="0" w:color="ACB9CA"/>
            </w:tcBorders>
            <w:shd w:val="clear" w:color="000000" w:fill="FFFFFF"/>
            <w:vAlign w:val="center"/>
            <w:hideMark/>
          </w:tcPr>
          <w:p w14:paraId="4EB07FA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B8607A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E4B3E4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232" w:type="dxa"/>
            <w:tcBorders>
              <w:top w:val="nil"/>
              <w:left w:val="nil"/>
              <w:bottom w:val="single" w:sz="4" w:space="0" w:color="ACB9CA"/>
              <w:right w:val="single" w:sz="4" w:space="0" w:color="ACB9CA"/>
            </w:tcBorders>
            <w:shd w:val="clear" w:color="000000" w:fill="FFFFFF"/>
            <w:vAlign w:val="center"/>
            <w:hideMark/>
          </w:tcPr>
          <w:p w14:paraId="07A03B8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w:t>
            </w:r>
          </w:p>
        </w:tc>
        <w:tc>
          <w:tcPr>
            <w:tcW w:w="1378" w:type="dxa"/>
            <w:tcBorders>
              <w:top w:val="nil"/>
              <w:left w:val="nil"/>
              <w:bottom w:val="single" w:sz="4" w:space="0" w:color="ACB9CA"/>
              <w:right w:val="single" w:sz="4" w:space="0" w:color="ACB9CA"/>
            </w:tcBorders>
            <w:shd w:val="clear" w:color="000000" w:fill="FFFFFF"/>
            <w:vAlign w:val="center"/>
            <w:hideMark/>
          </w:tcPr>
          <w:p w14:paraId="291768F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171252.93</w:t>
            </w:r>
          </w:p>
        </w:tc>
        <w:tc>
          <w:tcPr>
            <w:tcW w:w="990" w:type="dxa"/>
            <w:tcBorders>
              <w:top w:val="nil"/>
              <w:left w:val="nil"/>
              <w:bottom w:val="single" w:sz="4" w:space="0" w:color="ACB9CA"/>
              <w:right w:val="single" w:sz="4" w:space="0" w:color="ACB9CA"/>
            </w:tcBorders>
            <w:shd w:val="clear" w:color="000000" w:fill="FFFFFF"/>
            <w:vAlign w:val="center"/>
            <w:hideMark/>
          </w:tcPr>
          <w:p w14:paraId="02222F1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211071</w:t>
            </w:r>
          </w:p>
        </w:tc>
        <w:tc>
          <w:tcPr>
            <w:tcW w:w="1070" w:type="dxa"/>
            <w:tcBorders>
              <w:top w:val="nil"/>
              <w:left w:val="nil"/>
              <w:bottom w:val="single" w:sz="4" w:space="0" w:color="ACB9CA"/>
              <w:right w:val="single" w:sz="4" w:space="0" w:color="ACB9CA"/>
            </w:tcBorders>
            <w:shd w:val="clear" w:color="000000" w:fill="FFFFFF"/>
            <w:vAlign w:val="center"/>
            <w:hideMark/>
          </w:tcPr>
          <w:p w14:paraId="747610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279295</w:t>
            </w:r>
          </w:p>
        </w:tc>
        <w:tc>
          <w:tcPr>
            <w:tcW w:w="1070" w:type="dxa"/>
            <w:tcBorders>
              <w:top w:val="nil"/>
              <w:left w:val="nil"/>
              <w:bottom w:val="single" w:sz="4" w:space="0" w:color="ACB9CA"/>
              <w:right w:val="single" w:sz="4" w:space="0" w:color="ACB9CA"/>
            </w:tcBorders>
            <w:shd w:val="clear" w:color="000000" w:fill="FFFFFF"/>
            <w:vAlign w:val="center"/>
            <w:hideMark/>
          </w:tcPr>
          <w:p w14:paraId="7057615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297215</w:t>
            </w:r>
          </w:p>
        </w:tc>
        <w:tc>
          <w:tcPr>
            <w:tcW w:w="1071" w:type="dxa"/>
            <w:tcBorders>
              <w:top w:val="nil"/>
              <w:left w:val="nil"/>
              <w:bottom w:val="single" w:sz="4" w:space="0" w:color="ACB9CA"/>
              <w:right w:val="single" w:sz="4" w:space="0" w:color="ACB9CA"/>
            </w:tcBorders>
            <w:shd w:val="clear" w:color="000000" w:fill="FFFFFF"/>
            <w:vAlign w:val="center"/>
            <w:hideMark/>
          </w:tcPr>
          <w:p w14:paraId="633F4DF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108980</w:t>
            </w:r>
          </w:p>
        </w:tc>
        <w:tc>
          <w:tcPr>
            <w:tcW w:w="1071" w:type="dxa"/>
            <w:tcBorders>
              <w:top w:val="nil"/>
              <w:left w:val="nil"/>
              <w:bottom w:val="single" w:sz="4" w:space="0" w:color="ACB9CA"/>
              <w:right w:val="single" w:sz="4" w:space="0" w:color="ACB9CA"/>
            </w:tcBorders>
            <w:shd w:val="clear" w:color="000000" w:fill="FFFFFF"/>
            <w:vAlign w:val="center"/>
            <w:hideMark/>
          </w:tcPr>
          <w:p w14:paraId="0E9E7EC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297044</w:t>
            </w:r>
          </w:p>
        </w:tc>
        <w:tc>
          <w:tcPr>
            <w:tcW w:w="1230" w:type="dxa"/>
            <w:tcBorders>
              <w:top w:val="nil"/>
              <w:left w:val="nil"/>
              <w:bottom w:val="single" w:sz="4" w:space="0" w:color="ACB9CA"/>
              <w:right w:val="single" w:sz="4" w:space="0" w:color="ACB9CA"/>
            </w:tcBorders>
            <w:shd w:val="clear" w:color="000000" w:fill="FFFFFF"/>
            <w:vAlign w:val="center"/>
            <w:hideMark/>
          </w:tcPr>
          <w:p w14:paraId="7171884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76B45AB5"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32DC32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DA4776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14:paraId="598561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6322.23</w:t>
            </w:r>
          </w:p>
        </w:tc>
        <w:tc>
          <w:tcPr>
            <w:tcW w:w="990" w:type="dxa"/>
            <w:tcBorders>
              <w:top w:val="nil"/>
              <w:left w:val="nil"/>
              <w:bottom w:val="single" w:sz="4" w:space="0" w:color="ACB9CA"/>
              <w:right w:val="single" w:sz="4" w:space="0" w:color="ACB9CA"/>
            </w:tcBorders>
            <w:shd w:val="clear" w:color="000000" w:fill="FFFFFF"/>
            <w:vAlign w:val="center"/>
            <w:hideMark/>
          </w:tcPr>
          <w:p w14:paraId="6D05653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21392.5</w:t>
            </w:r>
          </w:p>
        </w:tc>
        <w:tc>
          <w:tcPr>
            <w:tcW w:w="1070" w:type="dxa"/>
            <w:tcBorders>
              <w:top w:val="nil"/>
              <w:left w:val="nil"/>
              <w:bottom w:val="single" w:sz="4" w:space="0" w:color="ACB9CA"/>
              <w:right w:val="single" w:sz="4" w:space="0" w:color="ACB9CA"/>
            </w:tcBorders>
            <w:shd w:val="clear" w:color="000000" w:fill="FFFFFF"/>
            <w:vAlign w:val="center"/>
            <w:hideMark/>
          </w:tcPr>
          <w:p w14:paraId="0308B8D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52306.62</w:t>
            </w:r>
          </w:p>
        </w:tc>
        <w:tc>
          <w:tcPr>
            <w:tcW w:w="1070" w:type="dxa"/>
            <w:tcBorders>
              <w:top w:val="nil"/>
              <w:left w:val="nil"/>
              <w:bottom w:val="single" w:sz="4" w:space="0" w:color="ACB9CA"/>
              <w:right w:val="single" w:sz="4" w:space="0" w:color="ACB9CA"/>
            </w:tcBorders>
            <w:shd w:val="clear" w:color="000000" w:fill="FFFFFF"/>
            <w:vAlign w:val="center"/>
            <w:hideMark/>
          </w:tcPr>
          <w:p w14:paraId="00A8ADA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59579.24</w:t>
            </w:r>
          </w:p>
        </w:tc>
        <w:tc>
          <w:tcPr>
            <w:tcW w:w="1071" w:type="dxa"/>
            <w:tcBorders>
              <w:top w:val="nil"/>
              <w:left w:val="nil"/>
              <w:bottom w:val="single" w:sz="4" w:space="0" w:color="ACB9CA"/>
              <w:right w:val="single" w:sz="4" w:space="0" w:color="ACB9CA"/>
            </w:tcBorders>
            <w:shd w:val="clear" w:color="000000" w:fill="FFFFFF"/>
            <w:vAlign w:val="center"/>
            <w:hideMark/>
          </w:tcPr>
          <w:p w14:paraId="621AE8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FFFFFF"/>
            <w:vAlign w:val="center"/>
            <w:hideMark/>
          </w:tcPr>
          <w:p w14:paraId="3D61674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66272</w:t>
            </w:r>
          </w:p>
        </w:tc>
        <w:tc>
          <w:tcPr>
            <w:tcW w:w="1230" w:type="dxa"/>
            <w:tcBorders>
              <w:top w:val="nil"/>
              <w:left w:val="nil"/>
              <w:bottom w:val="single" w:sz="4" w:space="0" w:color="ACB9CA"/>
              <w:right w:val="single" w:sz="4" w:space="0" w:color="ACB9CA"/>
            </w:tcBorders>
            <w:shd w:val="clear" w:color="000000" w:fill="FFFFFF"/>
            <w:vAlign w:val="center"/>
            <w:hideMark/>
          </w:tcPr>
          <w:p w14:paraId="5CC46DC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5CAF59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008D5C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DFE0F3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378" w:type="dxa"/>
            <w:tcBorders>
              <w:top w:val="nil"/>
              <w:left w:val="nil"/>
              <w:bottom w:val="single" w:sz="4" w:space="0" w:color="ACB9CA"/>
              <w:right w:val="single" w:sz="4" w:space="0" w:color="ACB9CA"/>
            </w:tcBorders>
            <w:shd w:val="clear" w:color="000000" w:fill="FFFFFF"/>
            <w:vAlign w:val="center"/>
            <w:hideMark/>
          </w:tcPr>
          <w:p w14:paraId="469B1F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2461.97</w:t>
            </w:r>
          </w:p>
        </w:tc>
        <w:tc>
          <w:tcPr>
            <w:tcW w:w="990" w:type="dxa"/>
            <w:tcBorders>
              <w:top w:val="nil"/>
              <w:left w:val="nil"/>
              <w:bottom w:val="single" w:sz="4" w:space="0" w:color="ACB9CA"/>
              <w:right w:val="single" w:sz="4" w:space="0" w:color="ACB9CA"/>
            </w:tcBorders>
            <w:shd w:val="clear" w:color="000000" w:fill="FFFFFF"/>
            <w:vAlign w:val="center"/>
            <w:hideMark/>
          </w:tcPr>
          <w:p w14:paraId="4810994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2673.93</w:t>
            </w:r>
          </w:p>
        </w:tc>
        <w:tc>
          <w:tcPr>
            <w:tcW w:w="1070" w:type="dxa"/>
            <w:tcBorders>
              <w:top w:val="nil"/>
              <w:left w:val="nil"/>
              <w:bottom w:val="single" w:sz="4" w:space="0" w:color="ACB9CA"/>
              <w:right w:val="single" w:sz="4" w:space="0" w:color="ACB9CA"/>
            </w:tcBorders>
            <w:shd w:val="clear" w:color="000000" w:fill="FFFFFF"/>
            <w:vAlign w:val="center"/>
            <w:hideMark/>
          </w:tcPr>
          <w:p w14:paraId="3FD5BB2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4962.98</w:t>
            </w:r>
          </w:p>
        </w:tc>
        <w:tc>
          <w:tcPr>
            <w:tcW w:w="1070" w:type="dxa"/>
            <w:tcBorders>
              <w:top w:val="nil"/>
              <w:left w:val="nil"/>
              <w:bottom w:val="single" w:sz="4" w:space="0" w:color="ACB9CA"/>
              <w:right w:val="single" w:sz="4" w:space="0" w:color="ACB9CA"/>
            </w:tcBorders>
            <w:shd w:val="clear" w:color="000000" w:fill="FFFFFF"/>
            <w:vAlign w:val="center"/>
            <w:hideMark/>
          </w:tcPr>
          <w:p w14:paraId="05795FA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48623.42</w:t>
            </w:r>
          </w:p>
        </w:tc>
        <w:tc>
          <w:tcPr>
            <w:tcW w:w="1071" w:type="dxa"/>
            <w:tcBorders>
              <w:top w:val="nil"/>
              <w:left w:val="nil"/>
              <w:bottom w:val="single" w:sz="4" w:space="0" w:color="ACB9CA"/>
              <w:right w:val="single" w:sz="4" w:space="0" w:color="ACB9CA"/>
            </w:tcBorders>
            <w:shd w:val="clear" w:color="000000" w:fill="FFFFFF"/>
            <w:vAlign w:val="center"/>
            <w:hideMark/>
          </w:tcPr>
          <w:p w14:paraId="1C580C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14:paraId="78D7C0C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65051</w:t>
            </w:r>
          </w:p>
        </w:tc>
        <w:tc>
          <w:tcPr>
            <w:tcW w:w="1230" w:type="dxa"/>
            <w:tcBorders>
              <w:top w:val="nil"/>
              <w:left w:val="nil"/>
              <w:bottom w:val="single" w:sz="4" w:space="0" w:color="ACB9CA"/>
              <w:right w:val="single" w:sz="4" w:space="0" w:color="ACB9CA"/>
            </w:tcBorders>
            <w:shd w:val="clear" w:color="000000" w:fill="FFFFFF"/>
            <w:vAlign w:val="center"/>
            <w:hideMark/>
          </w:tcPr>
          <w:p w14:paraId="080BBFD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4949118"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041512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64D2170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14:paraId="6ACAA00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8260.65</w:t>
            </w:r>
          </w:p>
        </w:tc>
        <w:tc>
          <w:tcPr>
            <w:tcW w:w="990" w:type="dxa"/>
            <w:tcBorders>
              <w:top w:val="nil"/>
              <w:left w:val="nil"/>
              <w:bottom w:val="single" w:sz="4" w:space="0" w:color="ACB9CA"/>
              <w:right w:val="single" w:sz="4" w:space="0" w:color="ACB9CA"/>
            </w:tcBorders>
            <w:shd w:val="clear" w:color="000000" w:fill="FFFFFF"/>
            <w:vAlign w:val="center"/>
            <w:hideMark/>
          </w:tcPr>
          <w:p w14:paraId="7A69644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30448.84</w:t>
            </w:r>
          </w:p>
        </w:tc>
        <w:tc>
          <w:tcPr>
            <w:tcW w:w="1070" w:type="dxa"/>
            <w:tcBorders>
              <w:top w:val="nil"/>
              <w:left w:val="nil"/>
              <w:bottom w:val="single" w:sz="4" w:space="0" w:color="ACB9CA"/>
              <w:right w:val="single" w:sz="4" w:space="0" w:color="ACB9CA"/>
            </w:tcBorders>
            <w:shd w:val="clear" w:color="000000" w:fill="FFFFFF"/>
            <w:vAlign w:val="center"/>
            <w:hideMark/>
          </w:tcPr>
          <w:p w14:paraId="383A270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52372.16</w:t>
            </w:r>
          </w:p>
        </w:tc>
        <w:tc>
          <w:tcPr>
            <w:tcW w:w="1070" w:type="dxa"/>
            <w:tcBorders>
              <w:top w:val="nil"/>
              <w:left w:val="nil"/>
              <w:bottom w:val="single" w:sz="4" w:space="0" w:color="ACB9CA"/>
              <w:right w:val="single" w:sz="4" w:space="0" w:color="ACB9CA"/>
            </w:tcBorders>
            <w:shd w:val="clear" w:color="000000" w:fill="FFFFFF"/>
            <w:vAlign w:val="center"/>
            <w:hideMark/>
          </w:tcPr>
          <w:p w14:paraId="29F7386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60349.94</w:t>
            </w:r>
          </w:p>
        </w:tc>
        <w:tc>
          <w:tcPr>
            <w:tcW w:w="1071" w:type="dxa"/>
            <w:tcBorders>
              <w:top w:val="nil"/>
              <w:left w:val="nil"/>
              <w:bottom w:val="single" w:sz="4" w:space="0" w:color="ACB9CA"/>
              <w:right w:val="single" w:sz="4" w:space="0" w:color="ACB9CA"/>
            </w:tcBorders>
            <w:shd w:val="clear" w:color="000000" w:fill="FFFFFF"/>
            <w:vAlign w:val="center"/>
            <w:hideMark/>
          </w:tcPr>
          <w:p w14:paraId="0C3B24C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14:paraId="53FFA97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66863</w:t>
            </w:r>
          </w:p>
        </w:tc>
        <w:tc>
          <w:tcPr>
            <w:tcW w:w="1230" w:type="dxa"/>
            <w:tcBorders>
              <w:top w:val="nil"/>
              <w:left w:val="nil"/>
              <w:bottom w:val="single" w:sz="4" w:space="0" w:color="ACB9CA"/>
              <w:right w:val="single" w:sz="4" w:space="0" w:color="ACB9CA"/>
            </w:tcBorders>
            <w:shd w:val="clear" w:color="000000" w:fill="FFFFFF"/>
            <w:vAlign w:val="center"/>
            <w:hideMark/>
          </w:tcPr>
          <w:p w14:paraId="1214D74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92FFC7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28F23A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8589B8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14:paraId="1A52A72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7031.46</w:t>
            </w:r>
          </w:p>
        </w:tc>
        <w:tc>
          <w:tcPr>
            <w:tcW w:w="990" w:type="dxa"/>
            <w:tcBorders>
              <w:top w:val="nil"/>
              <w:left w:val="nil"/>
              <w:bottom w:val="single" w:sz="4" w:space="0" w:color="ACB9CA"/>
              <w:right w:val="single" w:sz="4" w:space="0" w:color="ACB9CA"/>
            </w:tcBorders>
            <w:shd w:val="clear" w:color="000000" w:fill="FFFFFF"/>
            <w:vAlign w:val="center"/>
            <w:hideMark/>
          </w:tcPr>
          <w:p w14:paraId="6FE2CC8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23820.24</w:t>
            </w:r>
          </w:p>
        </w:tc>
        <w:tc>
          <w:tcPr>
            <w:tcW w:w="1070" w:type="dxa"/>
            <w:tcBorders>
              <w:top w:val="nil"/>
              <w:left w:val="nil"/>
              <w:bottom w:val="single" w:sz="4" w:space="0" w:color="ACB9CA"/>
              <w:right w:val="single" w:sz="4" w:space="0" w:color="ACB9CA"/>
            </w:tcBorders>
            <w:shd w:val="clear" w:color="000000" w:fill="FFFFFF"/>
            <w:vAlign w:val="center"/>
            <w:hideMark/>
          </w:tcPr>
          <w:p w14:paraId="6ACDE0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47529.41</w:t>
            </w:r>
          </w:p>
        </w:tc>
        <w:tc>
          <w:tcPr>
            <w:tcW w:w="1070" w:type="dxa"/>
            <w:tcBorders>
              <w:top w:val="nil"/>
              <w:left w:val="nil"/>
              <w:bottom w:val="single" w:sz="4" w:space="0" w:color="ACB9CA"/>
              <w:right w:val="single" w:sz="4" w:space="0" w:color="ACB9CA"/>
            </w:tcBorders>
            <w:shd w:val="clear" w:color="000000" w:fill="FFFFFF"/>
            <w:vAlign w:val="center"/>
            <w:hideMark/>
          </w:tcPr>
          <w:p w14:paraId="7733906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58790.53</w:t>
            </w:r>
          </w:p>
        </w:tc>
        <w:tc>
          <w:tcPr>
            <w:tcW w:w="1071" w:type="dxa"/>
            <w:tcBorders>
              <w:top w:val="nil"/>
              <w:left w:val="nil"/>
              <w:bottom w:val="single" w:sz="4" w:space="0" w:color="ACB9CA"/>
              <w:right w:val="single" w:sz="4" w:space="0" w:color="ACB9CA"/>
            </w:tcBorders>
            <w:shd w:val="clear" w:color="000000" w:fill="FFFFFF"/>
            <w:vAlign w:val="center"/>
            <w:hideMark/>
          </w:tcPr>
          <w:p w14:paraId="103755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14:paraId="35D8BFA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65617</w:t>
            </w:r>
          </w:p>
        </w:tc>
        <w:tc>
          <w:tcPr>
            <w:tcW w:w="1230" w:type="dxa"/>
            <w:tcBorders>
              <w:top w:val="nil"/>
              <w:left w:val="nil"/>
              <w:bottom w:val="single" w:sz="4" w:space="0" w:color="ACB9CA"/>
              <w:right w:val="single" w:sz="4" w:space="0" w:color="ACB9CA"/>
            </w:tcBorders>
            <w:shd w:val="clear" w:color="000000" w:fill="FFFFFF"/>
            <w:vAlign w:val="center"/>
            <w:hideMark/>
          </w:tcPr>
          <w:p w14:paraId="573C8E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B064A5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0F5C63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7FC1E30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378" w:type="dxa"/>
            <w:tcBorders>
              <w:top w:val="nil"/>
              <w:left w:val="nil"/>
              <w:bottom w:val="single" w:sz="4" w:space="0" w:color="ACB9CA"/>
              <w:right w:val="single" w:sz="4" w:space="0" w:color="ACB9CA"/>
            </w:tcBorders>
            <w:shd w:val="clear" w:color="000000" w:fill="FFFFFF"/>
            <w:vAlign w:val="center"/>
            <w:hideMark/>
          </w:tcPr>
          <w:p w14:paraId="4C3056F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6090.89</w:t>
            </w:r>
          </w:p>
        </w:tc>
        <w:tc>
          <w:tcPr>
            <w:tcW w:w="990" w:type="dxa"/>
            <w:tcBorders>
              <w:top w:val="nil"/>
              <w:left w:val="nil"/>
              <w:bottom w:val="single" w:sz="4" w:space="0" w:color="ACB9CA"/>
              <w:right w:val="single" w:sz="4" w:space="0" w:color="ACB9CA"/>
            </w:tcBorders>
            <w:shd w:val="clear" w:color="000000" w:fill="FFFFFF"/>
            <w:vAlign w:val="center"/>
            <w:hideMark/>
          </w:tcPr>
          <w:p w14:paraId="75853BA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22879</w:t>
            </w:r>
          </w:p>
        </w:tc>
        <w:tc>
          <w:tcPr>
            <w:tcW w:w="1070" w:type="dxa"/>
            <w:tcBorders>
              <w:top w:val="nil"/>
              <w:left w:val="nil"/>
              <w:bottom w:val="single" w:sz="4" w:space="0" w:color="ACB9CA"/>
              <w:right w:val="single" w:sz="4" w:space="0" w:color="ACB9CA"/>
            </w:tcBorders>
            <w:shd w:val="clear" w:color="000000" w:fill="FFFFFF"/>
            <w:vAlign w:val="center"/>
            <w:hideMark/>
          </w:tcPr>
          <w:p w14:paraId="134DCA5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50815</w:t>
            </w:r>
          </w:p>
        </w:tc>
        <w:tc>
          <w:tcPr>
            <w:tcW w:w="1070" w:type="dxa"/>
            <w:tcBorders>
              <w:top w:val="nil"/>
              <w:left w:val="nil"/>
              <w:bottom w:val="single" w:sz="4" w:space="0" w:color="ACB9CA"/>
              <w:right w:val="single" w:sz="4" w:space="0" w:color="ACB9CA"/>
            </w:tcBorders>
            <w:shd w:val="clear" w:color="000000" w:fill="FFFFFF"/>
            <w:vAlign w:val="center"/>
            <w:hideMark/>
          </w:tcPr>
          <w:p w14:paraId="2A5905D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58655</w:t>
            </w:r>
          </w:p>
        </w:tc>
        <w:tc>
          <w:tcPr>
            <w:tcW w:w="1071" w:type="dxa"/>
            <w:tcBorders>
              <w:top w:val="nil"/>
              <w:left w:val="nil"/>
              <w:bottom w:val="single" w:sz="4" w:space="0" w:color="ACB9CA"/>
              <w:right w:val="single" w:sz="4" w:space="0" w:color="ACB9CA"/>
            </w:tcBorders>
            <w:shd w:val="clear" w:color="000000" w:fill="FFFFFF"/>
            <w:vAlign w:val="center"/>
            <w:hideMark/>
          </w:tcPr>
          <w:p w14:paraId="3442AB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CCC74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66310</w:t>
            </w:r>
          </w:p>
        </w:tc>
        <w:tc>
          <w:tcPr>
            <w:tcW w:w="1230" w:type="dxa"/>
            <w:tcBorders>
              <w:top w:val="nil"/>
              <w:left w:val="nil"/>
              <w:bottom w:val="single" w:sz="4" w:space="0" w:color="ACB9CA"/>
              <w:right w:val="single" w:sz="4" w:space="0" w:color="ACB9CA"/>
            </w:tcBorders>
            <w:shd w:val="clear" w:color="000000" w:fill="FFFFFF"/>
            <w:vAlign w:val="center"/>
            <w:hideMark/>
          </w:tcPr>
          <w:p w14:paraId="4AA22F8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117BBCF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B5F1F4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232" w:type="dxa"/>
            <w:tcBorders>
              <w:top w:val="nil"/>
              <w:left w:val="nil"/>
              <w:bottom w:val="single" w:sz="4" w:space="0" w:color="ACB9CA"/>
              <w:right w:val="single" w:sz="4" w:space="0" w:color="ACB9CA"/>
            </w:tcBorders>
            <w:shd w:val="clear" w:color="000000" w:fill="FFFFFF"/>
            <w:vAlign w:val="center"/>
            <w:hideMark/>
          </w:tcPr>
          <w:p w14:paraId="1B3FFD0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14:paraId="00DAB04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5804.39</w:t>
            </w:r>
          </w:p>
        </w:tc>
        <w:tc>
          <w:tcPr>
            <w:tcW w:w="990" w:type="dxa"/>
            <w:tcBorders>
              <w:top w:val="nil"/>
              <w:left w:val="nil"/>
              <w:bottom w:val="single" w:sz="4" w:space="0" w:color="ACB9CA"/>
              <w:right w:val="single" w:sz="4" w:space="0" w:color="ACB9CA"/>
            </w:tcBorders>
            <w:shd w:val="clear" w:color="000000" w:fill="FFFFFF"/>
            <w:vAlign w:val="center"/>
            <w:hideMark/>
          </w:tcPr>
          <w:p w14:paraId="60A9C9F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21269.87</w:t>
            </w:r>
          </w:p>
        </w:tc>
        <w:tc>
          <w:tcPr>
            <w:tcW w:w="1070" w:type="dxa"/>
            <w:tcBorders>
              <w:top w:val="nil"/>
              <w:left w:val="nil"/>
              <w:bottom w:val="single" w:sz="4" w:space="0" w:color="ACB9CA"/>
              <w:right w:val="single" w:sz="4" w:space="0" w:color="ACB9CA"/>
            </w:tcBorders>
            <w:shd w:val="clear" w:color="000000" w:fill="FFFFFF"/>
            <w:vAlign w:val="center"/>
            <w:hideMark/>
          </w:tcPr>
          <w:p w14:paraId="6CB5123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44660.83</w:t>
            </w:r>
          </w:p>
        </w:tc>
        <w:tc>
          <w:tcPr>
            <w:tcW w:w="1070" w:type="dxa"/>
            <w:tcBorders>
              <w:top w:val="nil"/>
              <w:left w:val="nil"/>
              <w:bottom w:val="single" w:sz="4" w:space="0" w:color="ACB9CA"/>
              <w:right w:val="single" w:sz="4" w:space="0" w:color="ACB9CA"/>
            </w:tcBorders>
            <w:shd w:val="clear" w:color="000000" w:fill="FFFFFF"/>
            <w:vAlign w:val="center"/>
            <w:hideMark/>
          </w:tcPr>
          <w:p w14:paraId="7987DFD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58907.13</w:t>
            </w:r>
          </w:p>
        </w:tc>
        <w:tc>
          <w:tcPr>
            <w:tcW w:w="1071" w:type="dxa"/>
            <w:tcBorders>
              <w:top w:val="nil"/>
              <w:left w:val="nil"/>
              <w:bottom w:val="single" w:sz="4" w:space="0" w:color="ACB9CA"/>
              <w:right w:val="single" w:sz="4" w:space="0" w:color="ACB9CA"/>
            </w:tcBorders>
            <w:shd w:val="clear" w:color="000000" w:fill="FFFFFF"/>
            <w:vAlign w:val="center"/>
            <w:hideMark/>
          </w:tcPr>
          <w:p w14:paraId="6CA2B5E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14:paraId="392A7DA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66740</w:t>
            </w:r>
          </w:p>
        </w:tc>
        <w:tc>
          <w:tcPr>
            <w:tcW w:w="1230" w:type="dxa"/>
            <w:tcBorders>
              <w:top w:val="nil"/>
              <w:left w:val="nil"/>
              <w:bottom w:val="single" w:sz="4" w:space="0" w:color="ACB9CA"/>
              <w:right w:val="single" w:sz="4" w:space="0" w:color="ACB9CA"/>
            </w:tcBorders>
            <w:shd w:val="clear" w:color="000000" w:fill="FFFFFF"/>
            <w:vAlign w:val="center"/>
            <w:hideMark/>
          </w:tcPr>
          <w:p w14:paraId="2E230B7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032F672"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EDF6FF"/>
            <w:noWrap/>
            <w:vAlign w:val="center"/>
            <w:hideMark/>
          </w:tcPr>
          <w:p w14:paraId="530DC079"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232" w:type="dxa"/>
            <w:tcBorders>
              <w:top w:val="nil"/>
              <w:left w:val="nil"/>
              <w:bottom w:val="single" w:sz="4" w:space="0" w:color="ACB9CA"/>
              <w:right w:val="single" w:sz="4" w:space="0" w:color="ACB9CA"/>
            </w:tcBorders>
            <w:shd w:val="clear" w:color="000000" w:fill="EDF6FF"/>
            <w:vAlign w:val="center"/>
            <w:hideMark/>
          </w:tcPr>
          <w:p w14:paraId="519DD33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EDF6FF"/>
            <w:vAlign w:val="center"/>
            <w:hideMark/>
          </w:tcPr>
          <w:p w14:paraId="2EBE0A4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2576.1</w:t>
            </w:r>
          </w:p>
        </w:tc>
        <w:tc>
          <w:tcPr>
            <w:tcW w:w="990" w:type="dxa"/>
            <w:tcBorders>
              <w:top w:val="nil"/>
              <w:left w:val="nil"/>
              <w:bottom w:val="single" w:sz="4" w:space="0" w:color="ACB9CA"/>
              <w:right w:val="single" w:sz="4" w:space="0" w:color="ACB9CA"/>
            </w:tcBorders>
            <w:shd w:val="clear" w:color="000000" w:fill="EDF6FF"/>
            <w:vAlign w:val="center"/>
            <w:hideMark/>
          </w:tcPr>
          <w:p w14:paraId="4B9E13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3504.43</w:t>
            </w:r>
          </w:p>
        </w:tc>
        <w:tc>
          <w:tcPr>
            <w:tcW w:w="1070" w:type="dxa"/>
            <w:tcBorders>
              <w:top w:val="nil"/>
              <w:left w:val="nil"/>
              <w:bottom w:val="single" w:sz="4" w:space="0" w:color="ACB9CA"/>
              <w:right w:val="single" w:sz="4" w:space="0" w:color="ACB9CA"/>
            </w:tcBorders>
            <w:shd w:val="clear" w:color="000000" w:fill="EDF6FF"/>
            <w:vAlign w:val="center"/>
            <w:hideMark/>
          </w:tcPr>
          <w:p w14:paraId="0A6B56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9810.39</w:t>
            </w:r>
          </w:p>
        </w:tc>
        <w:tc>
          <w:tcPr>
            <w:tcW w:w="1070" w:type="dxa"/>
            <w:tcBorders>
              <w:top w:val="nil"/>
              <w:left w:val="nil"/>
              <w:bottom w:val="single" w:sz="4" w:space="0" w:color="ACB9CA"/>
              <w:right w:val="single" w:sz="4" w:space="0" w:color="ACB9CA"/>
            </w:tcBorders>
            <w:shd w:val="clear" w:color="000000" w:fill="EDF6FF"/>
            <w:vAlign w:val="center"/>
            <w:hideMark/>
          </w:tcPr>
          <w:p w14:paraId="52D106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37824.91</w:t>
            </w:r>
          </w:p>
        </w:tc>
        <w:tc>
          <w:tcPr>
            <w:tcW w:w="1071" w:type="dxa"/>
            <w:tcBorders>
              <w:top w:val="nil"/>
              <w:left w:val="nil"/>
              <w:bottom w:val="single" w:sz="4" w:space="0" w:color="ACB9CA"/>
              <w:right w:val="single" w:sz="4" w:space="0" w:color="ACB9CA"/>
            </w:tcBorders>
            <w:shd w:val="clear" w:color="000000" w:fill="EDF6FF"/>
            <w:vAlign w:val="center"/>
            <w:hideMark/>
          </w:tcPr>
          <w:p w14:paraId="37FC6E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EDF6FF"/>
            <w:vAlign w:val="center"/>
            <w:hideMark/>
          </w:tcPr>
          <w:p w14:paraId="6A2B0F8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65745</w:t>
            </w:r>
          </w:p>
        </w:tc>
        <w:tc>
          <w:tcPr>
            <w:tcW w:w="1230" w:type="dxa"/>
            <w:tcBorders>
              <w:top w:val="nil"/>
              <w:left w:val="nil"/>
              <w:bottom w:val="single" w:sz="4" w:space="0" w:color="ACB9CA"/>
              <w:right w:val="single" w:sz="4" w:space="0" w:color="ACB9CA"/>
            </w:tcBorders>
            <w:shd w:val="clear" w:color="000000" w:fill="EDF6FF"/>
            <w:vAlign w:val="center"/>
            <w:hideMark/>
          </w:tcPr>
          <w:p w14:paraId="10FEF61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5E252816" w14:textId="77777777" w:rsidR="000C7C20" w:rsidRPr="00C47FE2" w:rsidRDefault="00244C50" w:rsidP="000C7C20">
      <w:pPr>
        <w:rPr>
          <w:rFonts w:cs="Arial"/>
          <w:b/>
        </w:rPr>
      </w:pPr>
      <w:r w:rsidRPr="00C47FE2">
        <w:rPr>
          <w:rFonts w:cs="Arial"/>
          <w:b/>
        </w:rPr>
        <w:t>Explanation:</w:t>
      </w:r>
    </w:p>
    <w:p w14:paraId="527FC86E" w14:textId="77777777" w:rsidR="00244C50" w:rsidRPr="00C47FE2" w:rsidRDefault="00933B87" w:rsidP="000C7C20">
      <w:pPr>
        <w:rPr>
          <w:rFonts w:eastAsia="Times New Roman" w:cs="Arial"/>
          <w:color w:val="4B4B63"/>
          <w:lang w:val="en-US"/>
        </w:rPr>
      </w:pPr>
      <w:r w:rsidRPr="00C47FE2">
        <w:rPr>
          <w:rFonts w:eastAsia="Times New Roman" w:cs="Arial"/>
          <w:color w:val="4B4B63"/>
          <w:lang w:val="en-US"/>
        </w:rPr>
        <w:lastRenderedPageBreak/>
        <w:t>For example:</w:t>
      </w:r>
      <w:r w:rsidR="00244C50" w:rsidRPr="00C47FE2">
        <w:rPr>
          <w:rFonts w:eastAsia="Times New Roman" w:cs="Arial"/>
          <w:color w:val="4B4B63"/>
          <w:lang w:val="en-US"/>
        </w:rPr>
        <w:t xml:space="preserve"> request ‘</w:t>
      </w:r>
      <w:proofErr w:type="spellStart"/>
      <w:r w:rsidR="00244C50" w:rsidRPr="00C47FE2">
        <w:rPr>
          <w:rFonts w:eastAsia="Times New Roman" w:cs="Arial"/>
          <w:color w:val="4B4B63"/>
          <w:lang w:val="en-US"/>
        </w:rPr>
        <w:t>Click_Login</w:t>
      </w:r>
      <w:proofErr w:type="spellEnd"/>
      <w:r w:rsidR="00244C50" w:rsidRPr="00C47FE2">
        <w:rPr>
          <w:rFonts w:eastAsia="Times New Roman" w:cs="Arial"/>
          <w:color w:val="4B4B63"/>
          <w:lang w:val="en-US"/>
        </w:rPr>
        <w:t xml:space="preserve">’, </w:t>
      </w:r>
    </w:p>
    <w:p w14:paraId="0B390825"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#Samples: 3489 samples</w:t>
      </w:r>
    </w:p>
    <w:p w14:paraId="25FA214D"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Average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 ~121s</w:t>
      </w:r>
    </w:p>
    <w:p w14:paraId="07DC40BF"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90%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90% samples has response time less than or equal 294s</w:t>
      </w:r>
    </w:p>
    <w:p w14:paraId="27AC9496"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95%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95% samples has response time less than or equal 356s</w:t>
      </w:r>
    </w:p>
    <w:p w14:paraId="22CD16FC" w14:textId="77777777" w:rsidR="00244C50" w:rsidRPr="00C47FE2" w:rsidRDefault="00244C50" w:rsidP="00244C50">
      <w:pPr>
        <w:rPr>
          <w:rFonts w:eastAsia="Times New Roman" w:cs="Arial"/>
          <w:color w:val="4B4B63"/>
          <w:lang w:val="en-US"/>
        </w:rPr>
      </w:pPr>
      <w:r w:rsidRPr="00C47FE2">
        <w:rPr>
          <w:rFonts w:eastAsia="Times New Roman" w:cs="Arial"/>
          <w:color w:val="4B4B63"/>
          <w:lang w:val="en-US"/>
        </w:rPr>
        <w:t>99% line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95% samples has response time less than or equal 438s</w:t>
      </w:r>
    </w:p>
    <w:p w14:paraId="30F788E1" w14:textId="77777777" w:rsidR="00244C50" w:rsidRPr="00C47FE2" w:rsidRDefault="00933B87" w:rsidP="000C7C20">
      <w:pPr>
        <w:rPr>
          <w:rFonts w:eastAsia="Times New Roman" w:cs="Arial"/>
          <w:color w:val="4B4B63"/>
          <w:lang w:val="en-US"/>
        </w:rPr>
      </w:pPr>
      <w:r w:rsidRPr="00C47FE2">
        <w:rPr>
          <w:rFonts w:eastAsia="Times New Roman" w:cs="Arial"/>
          <w:color w:val="4B4B63"/>
          <w:lang w:val="en-US"/>
        </w:rPr>
        <w:t>Min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45ms</w:t>
      </w:r>
    </w:p>
    <w:p w14:paraId="234AF695" w14:textId="77777777" w:rsidR="00933B87" w:rsidRPr="00C47FE2" w:rsidRDefault="00933B87" w:rsidP="000C7C20">
      <w:pPr>
        <w:rPr>
          <w:rFonts w:eastAsia="Times New Roman" w:cs="Arial"/>
          <w:color w:val="4B4B63"/>
          <w:lang w:val="en-US"/>
        </w:rPr>
      </w:pPr>
      <w:r w:rsidRPr="00C47FE2">
        <w:rPr>
          <w:rFonts w:eastAsia="Times New Roman" w:cs="Arial"/>
          <w:color w:val="4B4B63"/>
          <w:lang w:val="en-US"/>
        </w:rPr>
        <w:t>Max Response Time (</w:t>
      </w:r>
      <w:proofErr w:type="spellStart"/>
      <w:r w:rsidRPr="00C47FE2">
        <w:rPr>
          <w:rFonts w:eastAsia="Times New Roman" w:cs="Arial"/>
          <w:color w:val="4B4B63"/>
          <w:lang w:val="en-US"/>
        </w:rPr>
        <w:t>ms</w:t>
      </w:r>
      <w:proofErr w:type="spellEnd"/>
      <w:r w:rsidRPr="00C47FE2">
        <w:rPr>
          <w:rFonts w:eastAsia="Times New Roman" w:cs="Arial"/>
          <w:color w:val="4B4B63"/>
          <w:lang w:val="en-US"/>
        </w:rPr>
        <w:t>): 538202ms ~538s</w:t>
      </w:r>
    </w:p>
    <w:p w14:paraId="0DE2799D" w14:textId="77777777" w:rsidR="000C7C20" w:rsidRPr="00314F60" w:rsidRDefault="000C7C20" w:rsidP="00C822CB">
      <w:pPr>
        <w:pStyle w:val="Heading3"/>
        <w:rPr>
          <w:rFonts w:cs="Arial"/>
        </w:rPr>
      </w:pPr>
      <w:r w:rsidRPr="00C47FE2">
        <w:rPr>
          <w:rFonts w:cs="Arial"/>
        </w:rPr>
        <w:t>Errors</w:t>
      </w:r>
      <w:r w:rsidRPr="00314F60">
        <w:rPr>
          <w:rFonts w:cs="Arial"/>
        </w:rPr>
        <w:t xml:space="preserve"> Report</w:t>
      </w:r>
    </w:p>
    <w:p w14:paraId="3A6A7C28" w14:textId="12C673A0" w:rsidR="004760E6" w:rsidRPr="00C47FE2" w:rsidRDefault="000C7C20" w:rsidP="00314F60">
      <w:pPr>
        <w:pStyle w:val="report-sub-title"/>
        <w:shd w:val="clear" w:color="auto" w:fill="FFFFFF"/>
        <w:spacing w:before="0" w:beforeAutospacing="0" w:after="150" w:afterAutospacing="0"/>
        <w:ind w:firstLine="360"/>
        <w:rPr>
          <w:rFonts w:cs="Arial"/>
          <w:lang w:val="en"/>
        </w:rPr>
      </w:pPr>
      <w:r w:rsidRPr="00C47FE2">
        <w:rPr>
          <w:rFonts w:ascii="Arial" w:hAnsi="Arial" w:cs="Arial"/>
          <w:color w:val="4B4B63"/>
          <w:sz w:val="21"/>
          <w:szCs w:val="21"/>
        </w:rPr>
        <w:t>This report displays all errors received during the test run, categorized by error types.</w:t>
      </w:r>
    </w:p>
    <w:tbl>
      <w:tblPr>
        <w:tblW w:w="6135" w:type="dxa"/>
        <w:tblInd w:w="93" w:type="dxa"/>
        <w:tblLayout w:type="fixed"/>
        <w:tblLook w:val="04A0" w:firstRow="1" w:lastRow="0" w:firstColumn="1" w:lastColumn="0" w:noHBand="0" w:noVBand="1"/>
      </w:tblPr>
      <w:tblGrid>
        <w:gridCol w:w="2265"/>
        <w:gridCol w:w="2134"/>
        <w:gridCol w:w="1736"/>
      </w:tblGrid>
      <w:tr w:rsidR="00637CF7" w:rsidRPr="00C47FE2" w14:paraId="37FBF24F" w14:textId="77777777" w:rsidTr="00314F60">
        <w:trPr>
          <w:trHeight w:val="570"/>
        </w:trPr>
        <w:tc>
          <w:tcPr>
            <w:tcW w:w="226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26384C60" w14:textId="77777777" w:rsidR="00637CF7" w:rsidRPr="00C47FE2" w:rsidRDefault="00637CF7" w:rsidP="004F7302">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134" w:type="dxa"/>
            <w:tcBorders>
              <w:top w:val="single" w:sz="4" w:space="0" w:color="ACB9CA"/>
              <w:left w:val="nil"/>
              <w:bottom w:val="single" w:sz="4" w:space="0" w:color="ACB9CA"/>
              <w:right w:val="single" w:sz="4" w:space="0" w:color="ACB9CA"/>
            </w:tcBorders>
            <w:shd w:val="clear" w:color="000000" w:fill="F4F9FE"/>
            <w:vAlign w:val="bottom"/>
            <w:hideMark/>
          </w:tcPr>
          <w:p w14:paraId="58D6B665" w14:textId="77777777" w:rsidR="00637CF7" w:rsidRPr="00C47FE2" w:rsidRDefault="00637CF7" w:rsidP="004F7302">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736" w:type="dxa"/>
            <w:tcBorders>
              <w:top w:val="single" w:sz="4" w:space="0" w:color="ACB9CA"/>
              <w:left w:val="nil"/>
              <w:bottom w:val="single" w:sz="4" w:space="0" w:color="ACB9CA"/>
              <w:right w:val="single" w:sz="4" w:space="0" w:color="ACB9CA"/>
            </w:tcBorders>
            <w:shd w:val="clear" w:color="000000" w:fill="F4F9FE"/>
            <w:vAlign w:val="bottom"/>
            <w:hideMark/>
          </w:tcPr>
          <w:p w14:paraId="46C0B131" w14:textId="77777777" w:rsidR="00637CF7" w:rsidRDefault="00637CF7" w:rsidP="004F7302">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p>
          <w:p w14:paraId="2E135DA3" w14:textId="695A7D24" w:rsidR="00637CF7" w:rsidRPr="00C47FE2" w:rsidRDefault="00637CF7" w:rsidP="004F7302">
            <w:pPr>
              <w:spacing w:before="0" w:after="0" w:line="240" w:lineRule="auto"/>
              <w:rPr>
                <w:rFonts w:eastAsia="Times New Roman" w:cs="Arial"/>
                <w:b/>
                <w:bCs/>
                <w:color w:val="4B4B63"/>
                <w:sz w:val="18"/>
                <w:szCs w:val="18"/>
                <w:lang w:val="en-US"/>
              </w:rPr>
            </w:pPr>
            <w:r>
              <w:rPr>
                <w:rFonts w:eastAsia="Times New Roman" w:cs="Arial"/>
                <w:b/>
                <w:bCs/>
                <w:color w:val="4B4B63"/>
                <w:sz w:val="18"/>
                <w:szCs w:val="18"/>
                <w:lang w:val="en-US"/>
              </w:rPr>
              <w:t>(% Errors/ Total #samples)</w:t>
            </w:r>
          </w:p>
        </w:tc>
      </w:tr>
      <w:tr w:rsidR="00637CF7" w:rsidRPr="00C47FE2" w14:paraId="7E6F581B" w14:textId="77777777" w:rsidTr="00314F60">
        <w:trPr>
          <w:trHeight w:val="300"/>
        </w:trPr>
        <w:tc>
          <w:tcPr>
            <w:tcW w:w="2265" w:type="dxa"/>
            <w:tcBorders>
              <w:top w:val="nil"/>
              <w:left w:val="single" w:sz="4" w:space="0" w:color="ACB9CA"/>
              <w:bottom w:val="single" w:sz="4" w:space="0" w:color="ACB9CA"/>
              <w:right w:val="single" w:sz="4" w:space="0" w:color="ACB9CA"/>
            </w:tcBorders>
            <w:shd w:val="clear" w:color="000000" w:fill="FFFFFF"/>
            <w:noWrap/>
            <w:vAlign w:val="center"/>
            <w:hideMark/>
          </w:tcPr>
          <w:p w14:paraId="578B8E19" w14:textId="77777777" w:rsidR="00637CF7" w:rsidRPr="00C47FE2" w:rsidRDefault="00637CF7" w:rsidP="00314F60">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134" w:type="dxa"/>
            <w:tcBorders>
              <w:top w:val="nil"/>
              <w:left w:val="nil"/>
              <w:bottom w:val="single" w:sz="4" w:space="0" w:color="ACB9CA"/>
              <w:right w:val="single" w:sz="4" w:space="0" w:color="ACB9CA"/>
            </w:tcBorders>
            <w:shd w:val="clear" w:color="000000" w:fill="FFFFFF"/>
            <w:noWrap/>
            <w:vAlign w:val="center"/>
            <w:hideMark/>
          </w:tcPr>
          <w:p w14:paraId="1FD74746" w14:textId="77777777" w:rsidR="00637CF7" w:rsidRPr="00C47FE2" w:rsidRDefault="00637CF7" w:rsidP="00314F60">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736" w:type="dxa"/>
            <w:vMerge w:val="restart"/>
            <w:tcBorders>
              <w:top w:val="nil"/>
              <w:left w:val="nil"/>
              <w:right w:val="single" w:sz="4" w:space="0" w:color="ACB9CA"/>
            </w:tcBorders>
            <w:shd w:val="clear" w:color="000000" w:fill="FFFFFF"/>
            <w:noWrap/>
            <w:vAlign w:val="center"/>
            <w:hideMark/>
          </w:tcPr>
          <w:p w14:paraId="50E50EA3" w14:textId="7D7E1E2D" w:rsidR="00637CF7" w:rsidRPr="00314F60" w:rsidRDefault="00637CF7" w:rsidP="00314F60">
            <w:pPr>
              <w:rPr>
                <w:rFonts w:cs="Arial"/>
                <w:color w:val="4B4B63"/>
                <w:sz w:val="20"/>
                <w:szCs w:val="20"/>
              </w:rPr>
            </w:pPr>
            <w:r w:rsidRPr="00314F60">
              <w:rPr>
                <w:rFonts w:cs="Arial"/>
                <w:color w:val="4B4B63"/>
                <w:sz w:val="20"/>
                <w:szCs w:val="20"/>
              </w:rPr>
              <w:t>0.95</w:t>
            </w:r>
          </w:p>
        </w:tc>
      </w:tr>
      <w:tr w:rsidR="00637CF7" w:rsidRPr="00C47FE2" w14:paraId="14B7E42E" w14:textId="77777777" w:rsidTr="00314F60">
        <w:trPr>
          <w:trHeight w:val="1800"/>
        </w:trPr>
        <w:tc>
          <w:tcPr>
            <w:tcW w:w="2265" w:type="dxa"/>
            <w:tcBorders>
              <w:top w:val="nil"/>
              <w:left w:val="single" w:sz="4" w:space="0" w:color="ACB9CA"/>
              <w:bottom w:val="single" w:sz="4" w:space="0" w:color="ACB9CA"/>
              <w:right w:val="single" w:sz="4" w:space="0" w:color="ACB9CA"/>
            </w:tcBorders>
            <w:shd w:val="clear" w:color="000000" w:fill="FFFFFF"/>
            <w:vAlign w:val="center"/>
            <w:hideMark/>
          </w:tcPr>
          <w:p w14:paraId="453AF46B" w14:textId="77777777" w:rsidR="00637CF7" w:rsidRPr="00C47FE2" w:rsidRDefault="00637CF7" w:rsidP="00314F60">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2134" w:type="dxa"/>
            <w:tcBorders>
              <w:top w:val="nil"/>
              <w:left w:val="nil"/>
              <w:bottom w:val="single" w:sz="4" w:space="0" w:color="ACB9CA"/>
              <w:right w:val="single" w:sz="4" w:space="0" w:color="ACB9CA"/>
            </w:tcBorders>
            <w:shd w:val="clear" w:color="000000" w:fill="FFFFFF"/>
            <w:vAlign w:val="center"/>
            <w:hideMark/>
          </w:tcPr>
          <w:p w14:paraId="01BF8CA2" w14:textId="77777777" w:rsidR="00637CF7" w:rsidRPr="00C47FE2" w:rsidRDefault="00637CF7" w:rsidP="00314F60">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736" w:type="dxa"/>
            <w:vMerge/>
            <w:tcBorders>
              <w:left w:val="nil"/>
              <w:bottom w:val="single" w:sz="4" w:space="0" w:color="ACB9CA"/>
              <w:right w:val="single" w:sz="4" w:space="0" w:color="ACB9CA"/>
            </w:tcBorders>
            <w:shd w:val="clear" w:color="000000" w:fill="FFFFFF"/>
            <w:noWrap/>
            <w:vAlign w:val="center"/>
            <w:hideMark/>
          </w:tcPr>
          <w:p w14:paraId="332E5D23" w14:textId="7D6F124C" w:rsidR="00637CF7" w:rsidRPr="00C47FE2" w:rsidRDefault="00637CF7" w:rsidP="00314F60">
            <w:pPr>
              <w:spacing w:before="0" w:after="0" w:line="240" w:lineRule="auto"/>
              <w:rPr>
                <w:rFonts w:eastAsia="Times New Roman" w:cs="Arial"/>
                <w:color w:val="4B4B63"/>
                <w:sz w:val="20"/>
                <w:szCs w:val="20"/>
                <w:lang w:val="en-US"/>
              </w:rPr>
            </w:pPr>
          </w:p>
        </w:tc>
      </w:tr>
    </w:tbl>
    <w:p w14:paraId="662E9EE9" w14:textId="0EE31455" w:rsidR="00637CF7" w:rsidRDefault="00637CF7" w:rsidP="00314F60">
      <w:pPr>
        <w:spacing w:before="60" w:after="120" w:line="320" w:lineRule="exact"/>
        <w:ind w:left="720"/>
        <w:jc w:val="both"/>
        <w:rPr>
          <w:rFonts w:cs="Arial"/>
        </w:rPr>
      </w:pPr>
      <w:r>
        <w:rPr>
          <w:rFonts w:cs="Arial"/>
        </w:rPr>
        <w:t>Explanation:</w:t>
      </w:r>
    </w:p>
    <w:p w14:paraId="0806ECAE" w14:textId="77777777" w:rsidR="004F7302" w:rsidRDefault="004F7302" w:rsidP="00314F60">
      <w:pPr>
        <w:numPr>
          <w:ilvl w:val="0"/>
          <w:numId w:val="15"/>
        </w:numPr>
        <w:spacing w:before="60" w:after="120" w:line="320" w:lineRule="exact"/>
        <w:jc w:val="both"/>
        <w:rPr>
          <w:rFonts w:cs="Arial"/>
        </w:rPr>
      </w:pPr>
      <w:r w:rsidRPr="00314F60">
        <w:rPr>
          <w:rFonts w:cs="Arial"/>
        </w:rPr>
        <w:t>The 500</w:t>
      </w:r>
      <w:r w:rsidRPr="00314F60">
        <w:t> </w:t>
      </w:r>
      <w:r w:rsidRPr="00314F60">
        <w:rPr>
          <w:rFonts w:cs="Arial"/>
        </w:rPr>
        <w:t>Internal Server Error</w:t>
      </w:r>
      <w:r w:rsidRPr="00314F60">
        <w:t> </w:t>
      </w:r>
      <w:r w:rsidRPr="00314F60">
        <w:rPr>
          <w:rFonts w:cs="Arial"/>
        </w:rPr>
        <w:t>is a very general HTTP status code that means something has gone wrong on the website's</w:t>
      </w:r>
      <w:r w:rsidRPr="00314F60">
        <w:t> </w:t>
      </w:r>
      <w:r w:rsidRPr="00314F60">
        <w:rPr>
          <w:rFonts w:cs="Arial"/>
        </w:rPr>
        <w:t>server, but the</w:t>
      </w:r>
      <w:r w:rsidRPr="00314F60">
        <w:t> </w:t>
      </w:r>
      <w:r w:rsidRPr="00314F60">
        <w:rPr>
          <w:rFonts w:cs="Arial"/>
        </w:rPr>
        <w:t>server</w:t>
      </w:r>
      <w:r w:rsidRPr="00314F60">
        <w:t> </w:t>
      </w:r>
      <w:r w:rsidRPr="00314F60">
        <w:rPr>
          <w:rFonts w:cs="Arial"/>
        </w:rPr>
        <w:t>could not be more specific on what the exact problem is.</w:t>
      </w:r>
      <w:r w:rsidRPr="00314F60" w:rsidDel="007C6B66">
        <w:rPr>
          <w:rFonts w:cs="Arial"/>
        </w:rPr>
        <w:t xml:space="preserve"> </w:t>
      </w:r>
    </w:p>
    <w:p w14:paraId="37DFC919" w14:textId="77777777" w:rsidR="007808DA" w:rsidRDefault="004D6282" w:rsidP="00314F60">
      <w:pPr>
        <w:numPr>
          <w:ilvl w:val="0"/>
          <w:numId w:val="15"/>
        </w:numPr>
        <w:spacing w:before="60" w:after="120" w:line="320" w:lineRule="exact"/>
        <w:jc w:val="both"/>
        <w:rPr>
          <w:rFonts w:cs="Arial"/>
        </w:rPr>
      </w:pPr>
      <w:r>
        <w:rPr>
          <w:rFonts w:cs="Arial"/>
        </w:rPr>
        <w:lastRenderedPageBreak/>
        <w:t>The</w:t>
      </w:r>
      <w:r w:rsidRPr="00314F60">
        <w:rPr>
          <w:rFonts w:cs="Arial"/>
        </w:rPr>
        <w:t> </w:t>
      </w:r>
      <w:proofErr w:type="spellStart"/>
      <w:r w:rsidRPr="00314F60">
        <w:rPr>
          <w:rFonts w:cs="Arial"/>
        </w:rPr>
        <w:t>java.net.SocketException</w:t>
      </w:r>
      <w:proofErr w:type="spellEnd"/>
      <w:r w:rsidRPr="00314F60">
        <w:rPr>
          <w:rFonts w:cs="Arial"/>
        </w:rPr>
        <w:t xml:space="preserve">: Connection reset. This exception appears when the remote connection is unexpectedly and forcefully closed due to various reasons like application crash, system reboot, </w:t>
      </w:r>
      <w:r w:rsidRPr="004D6282">
        <w:rPr>
          <w:rFonts w:cs="Arial"/>
        </w:rPr>
        <w:t>and hard</w:t>
      </w:r>
      <w:r w:rsidRPr="00314F60">
        <w:rPr>
          <w:rFonts w:cs="Arial"/>
        </w:rPr>
        <w:t xml:space="preserve"> close of remote host. </w:t>
      </w:r>
    </w:p>
    <w:p w14:paraId="73D0102F" w14:textId="77777777" w:rsidR="007808DA" w:rsidRPr="00795A33" w:rsidRDefault="007808DA" w:rsidP="007808DA">
      <w:pPr>
        <w:numPr>
          <w:ilvl w:val="0"/>
          <w:numId w:val="15"/>
        </w:numPr>
        <w:spacing w:before="60" w:after="120" w:line="320" w:lineRule="exact"/>
        <w:jc w:val="both"/>
        <w:rPr>
          <w:rFonts w:cs="Arial"/>
        </w:rPr>
      </w:pPr>
      <w:r w:rsidRPr="00795A33">
        <w:rPr>
          <w:rFonts w:cs="Arial"/>
        </w:rPr>
        <w:t>The 503 Service Unavailable error is an </w:t>
      </w:r>
      <w:hyperlink r:id="rId19" w:history="1">
        <w:r w:rsidRPr="00795A33">
          <w:rPr>
            <w:rFonts w:cs="Arial"/>
          </w:rPr>
          <w:t>HTTP status code</w:t>
        </w:r>
      </w:hyperlink>
      <w:r w:rsidRPr="00795A33">
        <w:rPr>
          <w:rFonts w:cs="Arial"/>
        </w:rPr>
        <w:t> that means the web site's server is simply not available right now.</w:t>
      </w:r>
    </w:p>
    <w:p w14:paraId="40BC3B3D" w14:textId="473EED0F" w:rsidR="006C6340" w:rsidRPr="004D6282" w:rsidRDefault="006C6340" w:rsidP="00314F60">
      <w:pPr>
        <w:spacing w:before="60" w:after="120" w:line="320" w:lineRule="exact"/>
        <w:ind w:left="720"/>
        <w:jc w:val="both"/>
        <w:rPr>
          <w:rFonts w:cs="Arial"/>
        </w:rPr>
      </w:pPr>
    </w:p>
    <w:p w14:paraId="1039583F" w14:textId="2E990662" w:rsidR="00CC756A" w:rsidRPr="00C47FE2" w:rsidRDefault="00CC756A" w:rsidP="00C822CB">
      <w:pPr>
        <w:pStyle w:val="Heading2"/>
        <w:rPr>
          <w:rFonts w:cs="Arial"/>
        </w:rPr>
      </w:pPr>
      <w:bookmarkStart w:id="311" w:name="_Toc477880748"/>
      <w:r w:rsidRPr="00C47FE2">
        <w:rPr>
          <w:rFonts w:cs="Arial"/>
        </w:rPr>
        <w:t>Test Run 2</w:t>
      </w:r>
      <w:r w:rsidR="001A6FC7" w:rsidRPr="00C47FE2">
        <w:rPr>
          <w:rFonts w:cs="Arial"/>
        </w:rPr>
        <w:t xml:space="preserve"> – Baseline Two Hour Load Test</w:t>
      </w:r>
      <w:bookmarkEnd w:id="311"/>
    </w:p>
    <w:p w14:paraId="02FB2E80" w14:textId="77777777" w:rsidR="005C3224" w:rsidRPr="00C47FE2" w:rsidRDefault="005C3224" w:rsidP="00D56762">
      <w:pPr>
        <w:numPr>
          <w:ilvl w:val="0"/>
          <w:numId w:val="15"/>
        </w:numPr>
        <w:spacing w:before="60" w:after="120" w:line="320" w:lineRule="exact"/>
        <w:jc w:val="both"/>
        <w:rPr>
          <w:rFonts w:cs="Arial"/>
        </w:rPr>
      </w:pPr>
      <w:r w:rsidRPr="00C47FE2">
        <w:rPr>
          <w:rFonts w:cs="Arial"/>
        </w:rPr>
        <w:t>Duration: 1 hour, 51 minutes</w:t>
      </w:r>
    </w:p>
    <w:p w14:paraId="79338E28" w14:textId="77777777" w:rsidR="001A6FC7" w:rsidRPr="00C47FE2" w:rsidRDefault="001A6FC7" w:rsidP="001A6FC7">
      <w:pPr>
        <w:rPr>
          <w:rFonts w:cs="Arial"/>
          <w:b/>
        </w:rPr>
      </w:pPr>
      <w:r w:rsidRPr="00C47FE2">
        <w:rPr>
          <w:rFonts w:cs="Arial"/>
          <w:b/>
        </w:rPr>
        <w:t xml:space="preserve">Observations </w:t>
      </w:r>
    </w:p>
    <w:p w14:paraId="49E19470" w14:textId="77777777" w:rsidR="001A6FC7" w:rsidRPr="00C47FE2" w:rsidRDefault="001A6FC7" w:rsidP="00C822CB">
      <w:pPr>
        <w:pStyle w:val="Heading3"/>
        <w:rPr>
          <w:rFonts w:cs="Arial"/>
        </w:rPr>
      </w:pPr>
      <w:r w:rsidRPr="00C47FE2">
        <w:rPr>
          <w:rFonts w:cs="Arial"/>
        </w:rPr>
        <w:t>Request Statistics</w:t>
      </w:r>
    </w:p>
    <w:tbl>
      <w:tblPr>
        <w:tblW w:w="13233" w:type="dxa"/>
        <w:tblInd w:w="93" w:type="dxa"/>
        <w:tblLook w:val="04A0" w:firstRow="1" w:lastRow="0" w:firstColumn="1" w:lastColumn="0" w:noHBand="0" w:noVBand="1"/>
      </w:tblPr>
      <w:tblGrid>
        <w:gridCol w:w="3525"/>
        <w:gridCol w:w="1151"/>
        <w:gridCol w:w="1854"/>
        <w:gridCol w:w="1070"/>
        <w:gridCol w:w="1070"/>
        <w:gridCol w:w="1070"/>
        <w:gridCol w:w="1084"/>
        <w:gridCol w:w="1179"/>
        <w:gridCol w:w="1230"/>
      </w:tblGrid>
      <w:tr w:rsidR="001A6FC7" w:rsidRPr="00C47FE2" w14:paraId="61C6519D" w14:textId="77777777" w:rsidTr="00314F60">
        <w:trPr>
          <w:trHeight w:val="870"/>
        </w:trPr>
        <w:tc>
          <w:tcPr>
            <w:tcW w:w="3525" w:type="dxa"/>
            <w:tcBorders>
              <w:top w:val="single" w:sz="8" w:space="0" w:color="CDE3EC"/>
              <w:left w:val="single" w:sz="8" w:space="0" w:color="CDE3EC"/>
              <w:bottom w:val="single" w:sz="8" w:space="0" w:color="CDE3EC"/>
              <w:right w:val="nil"/>
            </w:tcBorders>
            <w:shd w:val="clear" w:color="000000" w:fill="F4F9FE"/>
            <w:vAlign w:val="bottom"/>
            <w:hideMark/>
          </w:tcPr>
          <w:p w14:paraId="6E08597D"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151" w:type="dxa"/>
            <w:tcBorders>
              <w:top w:val="single" w:sz="8" w:space="0" w:color="CDE3EC"/>
              <w:left w:val="nil"/>
              <w:bottom w:val="single" w:sz="8" w:space="0" w:color="CDE3EC"/>
              <w:right w:val="nil"/>
            </w:tcBorders>
            <w:shd w:val="clear" w:color="000000" w:fill="F4F9FE"/>
            <w:vAlign w:val="bottom"/>
            <w:hideMark/>
          </w:tcPr>
          <w:p w14:paraId="515DF137"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854" w:type="dxa"/>
            <w:tcBorders>
              <w:top w:val="single" w:sz="8" w:space="0" w:color="CDE3EC"/>
              <w:left w:val="nil"/>
              <w:bottom w:val="single" w:sz="8" w:space="0" w:color="CDE3EC"/>
              <w:right w:val="nil"/>
            </w:tcBorders>
            <w:shd w:val="clear" w:color="000000" w:fill="F4F9FE"/>
            <w:vAlign w:val="bottom"/>
            <w:hideMark/>
          </w:tcPr>
          <w:p w14:paraId="1BFBBEE6"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14:paraId="23D730F5"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14:paraId="117DF1B6"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8" w:space="0" w:color="CDE3EC"/>
              <w:left w:val="nil"/>
              <w:bottom w:val="single" w:sz="8" w:space="0" w:color="CDE3EC"/>
              <w:right w:val="nil"/>
            </w:tcBorders>
            <w:shd w:val="clear" w:color="000000" w:fill="F4F9FE"/>
            <w:vAlign w:val="bottom"/>
            <w:hideMark/>
          </w:tcPr>
          <w:p w14:paraId="27AE8A44"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84" w:type="dxa"/>
            <w:tcBorders>
              <w:top w:val="single" w:sz="8" w:space="0" w:color="CDE3EC"/>
              <w:left w:val="nil"/>
              <w:bottom w:val="single" w:sz="8" w:space="0" w:color="CDE3EC"/>
              <w:right w:val="nil"/>
            </w:tcBorders>
            <w:shd w:val="clear" w:color="000000" w:fill="F4F9FE"/>
            <w:vAlign w:val="bottom"/>
            <w:hideMark/>
          </w:tcPr>
          <w:p w14:paraId="6DFB208D"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79" w:type="dxa"/>
            <w:tcBorders>
              <w:top w:val="single" w:sz="8" w:space="0" w:color="CDE3EC"/>
              <w:left w:val="nil"/>
              <w:bottom w:val="single" w:sz="8" w:space="0" w:color="CDE3EC"/>
              <w:right w:val="nil"/>
            </w:tcBorders>
            <w:shd w:val="clear" w:color="000000" w:fill="F4F9FE"/>
            <w:vAlign w:val="bottom"/>
            <w:hideMark/>
          </w:tcPr>
          <w:p w14:paraId="561CB6DC"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8" w:space="0" w:color="CDE3EC"/>
              <w:left w:val="nil"/>
              <w:bottom w:val="single" w:sz="8" w:space="0" w:color="CDE3EC"/>
              <w:right w:val="single" w:sz="8" w:space="0" w:color="CDE3EC"/>
            </w:tcBorders>
            <w:shd w:val="clear" w:color="000000" w:fill="F4F9FE"/>
            <w:vAlign w:val="bottom"/>
            <w:hideMark/>
          </w:tcPr>
          <w:p w14:paraId="269FF6A8"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1A6FC7" w:rsidRPr="00C47FE2" w14:paraId="1D7F0173"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A0D897B"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151" w:type="dxa"/>
            <w:tcBorders>
              <w:top w:val="nil"/>
              <w:left w:val="nil"/>
              <w:bottom w:val="single" w:sz="8" w:space="0" w:color="E9EFF4"/>
              <w:right w:val="nil"/>
            </w:tcBorders>
            <w:shd w:val="clear" w:color="000000" w:fill="FFFFFF"/>
            <w:noWrap/>
            <w:vAlign w:val="center"/>
            <w:hideMark/>
          </w:tcPr>
          <w:p w14:paraId="546022E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w:t>
            </w:r>
          </w:p>
        </w:tc>
        <w:tc>
          <w:tcPr>
            <w:tcW w:w="1854" w:type="dxa"/>
            <w:tcBorders>
              <w:top w:val="nil"/>
              <w:left w:val="nil"/>
              <w:bottom w:val="single" w:sz="8" w:space="0" w:color="E9EFF4"/>
              <w:right w:val="nil"/>
            </w:tcBorders>
            <w:shd w:val="clear" w:color="000000" w:fill="FFFFFF"/>
            <w:noWrap/>
            <w:vAlign w:val="center"/>
            <w:hideMark/>
          </w:tcPr>
          <w:p w14:paraId="0726DA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174.52</w:t>
            </w:r>
          </w:p>
        </w:tc>
        <w:tc>
          <w:tcPr>
            <w:tcW w:w="1070" w:type="dxa"/>
            <w:tcBorders>
              <w:top w:val="nil"/>
              <w:left w:val="nil"/>
              <w:bottom w:val="single" w:sz="8" w:space="0" w:color="E9EFF4"/>
              <w:right w:val="nil"/>
            </w:tcBorders>
            <w:shd w:val="clear" w:color="000000" w:fill="FFFFFF"/>
            <w:noWrap/>
            <w:vAlign w:val="center"/>
            <w:hideMark/>
          </w:tcPr>
          <w:p w14:paraId="7898FB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8" w:space="0" w:color="E9EFF4"/>
              <w:right w:val="nil"/>
            </w:tcBorders>
            <w:shd w:val="clear" w:color="000000" w:fill="FFFFFF"/>
            <w:noWrap/>
            <w:vAlign w:val="center"/>
            <w:hideMark/>
          </w:tcPr>
          <w:p w14:paraId="200579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070" w:type="dxa"/>
            <w:tcBorders>
              <w:top w:val="nil"/>
              <w:left w:val="nil"/>
              <w:bottom w:val="single" w:sz="8" w:space="0" w:color="E9EFF4"/>
              <w:right w:val="nil"/>
            </w:tcBorders>
            <w:shd w:val="clear" w:color="000000" w:fill="FFFFFF"/>
            <w:noWrap/>
            <w:vAlign w:val="center"/>
            <w:hideMark/>
          </w:tcPr>
          <w:p w14:paraId="0D00075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864</w:t>
            </w:r>
          </w:p>
        </w:tc>
        <w:tc>
          <w:tcPr>
            <w:tcW w:w="1084" w:type="dxa"/>
            <w:tcBorders>
              <w:top w:val="nil"/>
              <w:left w:val="nil"/>
              <w:bottom w:val="single" w:sz="8" w:space="0" w:color="E9EFF4"/>
              <w:right w:val="nil"/>
            </w:tcBorders>
            <w:shd w:val="clear" w:color="000000" w:fill="FFFFFF"/>
            <w:noWrap/>
            <w:vAlign w:val="center"/>
            <w:hideMark/>
          </w:tcPr>
          <w:p w14:paraId="55263E4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372F903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1057</w:t>
            </w:r>
          </w:p>
        </w:tc>
        <w:tc>
          <w:tcPr>
            <w:tcW w:w="1230" w:type="dxa"/>
            <w:tcBorders>
              <w:top w:val="nil"/>
              <w:left w:val="nil"/>
              <w:bottom w:val="single" w:sz="8" w:space="0" w:color="E9EFF4"/>
              <w:right w:val="nil"/>
            </w:tcBorders>
            <w:shd w:val="clear" w:color="000000" w:fill="FFFFFF"/>
            <w:noWrap/>
            <w:vAlign w:val="center"/>
            <w:hideMark/>
          </w:tcPr>
          <w:p w14:paraId="36BD76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3452869"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2C676581"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151" w:type="dxa"/>
            <w:tcBorders>
              <w:top w:val="nil"/>
              <w:left w:val="nil"/>
              <w:bottom w:val="single" w:sz="8" w:space="0" w:color="E9EFF4"/>
              <w:right w:val="nil"/>
            </w:tcBorders>
            <w:shd w:val="clear" w:color="000000" w:fill="FFFFFF"/>
            <w:noWrap/>
            <w:vAlign w:val="center"/>
            <w:hideMark/>
          </w:tcPr>
          <w:p w14:paraId="15ADDFB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
          <w:p w14:paraId="4A6BCE1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213.45</w:t>
            </w:r>
          </w:p>
        </w:tc>
        <w:tc>
          <w:tcPr>
            <w:tcW w:w="1070" w:type="dxa"/>
            <w:tcBorders>
              <w:top w:val="nil"/>
              <w:left w:val="nil"/>
              <w:bottom w:val="single" w:sz="8" w:space="0" w:color="E9EFF4"/>
              <w:right w:val="nil"/>
            </w:tcBorders>
            <w:shd w:val="clear" w:color="000000" w:fill="FFFFFF"/>
            <w:noWrap/>
            <w:vAlign w:val="center"/>
            <w:hideMark/>
          </w:tcPr>
          <w:p w14:paraId="24CD15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497.04</w:t>
            </w:r>
          </w:p>
        </w:tc>
        <w:tc>
          <w:tcPr>
            <w:tcW w:w="1070" w:type="dxa"/>
            <w:tcBorders>
              <w:top w:val="nil"/>
              <w:left w:val="nil"/>
              <w:bottom w:val="single" w:sz="8" w:space="0" w:color="E9EFF4"/>
              <w:right w:val="nil"/>
            </w:tcBorders>
            <w:shd w:val="clear" w:color="000000" w:fill="FFFFFF"/>
            <w:noWrap/>
            <w:vAlign w:val="center"/>
            <w:hideMark/>
          </w:tcPr>
          <w:p w14:paraId="6AB33A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776.83</w:t>
            </w:r>
          </w:p>
        </w:tc>
        <w:tc>
          <w:tcPr>
            <w:tcW w:w="1070" w:type="dxa"/>
            <w:tcBorders>
              <w:top w:val="nil"/>
              <w:left w:val="nil"/>
              <w:bottom w:val="single" w:sz="8" w:space="0" w:color="E9EFF4"/>
              <w:right w:val="nil"/>
            </w:tcBorders>
            <w:shd w:val="clear" w:color="000000" w:fill="FFFFFF"/>
            <w:noWrap/>
            <w:vAlign w:val="center"/>
            <w:hideMark/>
          </w:tcPr>
          <w:p w14:paraId="78C95CA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1719.5</w:t>
            </w:r>
          </w:p>
        </w:tc>
        <w:tc>
          <w:tcPr>
            <w:tcW w:w="1084" w:type="dxa"/>
            <w:tcBorders>
              <w:top w:val="nil"/>
              <w:left w:val="nil"/>
              <w:bottom w:val="single" w:sz="8" w:space="0" w:color="E9EFF4"/>
              <w:right w:val="nil"/>
            </w:tcBorders>
            <w:shd w:val="clear" w:color="000000" w:fill="FFFFFF"/>
            <w:noWrap/>
            <w:vAlign w:val="center"/>
            <w:hideMark/>
          </w:tcPr>
          <w:p w14:paraId="5FF43E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381420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16383</w:t>
            </w:r>
          </w:p>
        </w:tc>
        <w:tc>
          <w:tcPr>
            <w:tcW w:w="1230" w:type="dxa"/>
            <w:tcBorders>
              <w:top w:val="nil"/>
              <w:left w:val="nil"/>
              <w:bottom w:val="single" w:sz="8" w:space="0" w:color="E9EFF4"/>
              <w:right w:val="nil"/>
            </w:tcBorders>
            <w:shd w:val="clear" w:color="000000" w:fill="FFFFFF"/>
            <w:noWrap/>
            <w:vAlign w:val="center"/>
            <w:hideMark/>
          </w:tcPr>
          <w:p w14:paraId="7741D2E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E648E1C"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F2C100B"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1151" w:type="dxa"/>
            <w:tcBorders>
              <w:top w:val="nil"/>
              <w:left w:val="nil"/>
              <w:bottom w:val="single" w:sz="8" w:space="0" w:color="E9EFF4"/>
              <w:right w:val="nil"/>
            </w:tcBorders>
            <w:shd w:val="clear" w:color="000000" w:fill="FFFFFF"/>
            <w:noWrap/>
            <w:vAlign w:val="center"/>
            <w:hideMark/>
          </w:tcPr>
          <w:p w14:paraId="5870764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1684</w:t>
            </w:r>
          </w:p>
        </w:tc>
        <w:tc>
          <w:tcPr>
            <w:tcW w:w="1854" w:type="dxa"/>
            <w:tcBorders>
              <w:top w:val="nil"/>
              <w:left w:val="nil"/>
              <w:bottom w:val="single" w:sz="8" w:space="0" w:color="E9EFF4"/>
              <w:right w:val="nil"/>
            </w:tcBorders>
            <w:shd w:val="clear" w:color="000000" w:fill="FFFFFF"/>
            <w:noWrap/>
            <w:vAlign w:val="center"/>
            <w:hideMark/>
          </w:tcPr>
          <w:p w14:paraId="6D76341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179.07</w:t>
            </w:r>
          </w:p>
        </w:tc>
        <w:tc>
          <w:tcPr>
            <w:tcW w:w="1070" w:type="dxa"/>
            <w:tcBorders>
              <w:top w:val="nil"/>
              <w:left w:val="nil"/>
              <w:bottom w:val="single" w:sz="8" w:space="0" w:color="E9EFF4"/>
              <w:right w:val="nil"/>
            </w:tcBorders>
            <w:shd w:val="clear" w:color="000000" w:fill="FFFFFF"/>
            <w:noWrap/>
            <w:vAlign w:val="center"/>
            <w:hideMark/>
          </w:tcPr>
          <w:p w14:paraId="6AB86BC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351.27</w:t>
            </w:r>
          </w:p>
        </w:tc>
        <w:tc>
          <w:tcPr>
            <w:tcW w:w="1070" w:type="dxa"/>
            <w:tcBorders>
              <w:top w:val="nil"/>
              <w:left w:val="nil"/>
              <w:bottom w:val="single" w:sz="8" w:space="0" w:color="E9EFF4"/>
              <w:right w:val="nil"/>
            </w:tcBorders>
            <w:shd w:val="clear" w:color="000000" w:fill="FFFFFF"/>
            <w:noWrap/>
            <w:vAlign w:val="center"/>
            <w:hideMark/>
          </w:tcPr>
          <w:p w14:paraId="400CB2F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670.03</w:t>
            </w:r>
          </w:p>
        </w:tc>
        <w:tc>
          <w:tcPr>
            <w:tcW w:w="1070" w:type="dxa"/>
            <w:tcBorders>
              <w:top w:val="nil"/>
              <w:left w:val="nil"/>
              <w:bottom w:val="single" w:sz="8" w:space="0" w:color="E9EFF4"/>
              <w:right w:val="nil"/>
            </w:tcBorders>
            <w:shd w:val="clear" w:color="000000" w:fill="FFFFFF"/>
            <w:noWrap/>
            <w:vAlign w:val="center"/>
            <w:hideMark/>
          </w:tcPr>
          <w:p w14:paraId="4239EA7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2896.7</w:t>
            </w:r>
          </w:p>
        </w:tc>
        <w:tc>
          <w:tcPr>
            <w:tcW w:w="1084" w:type="dxa"/>
            <w:tcBorders>
              <w:top w:val="nil"/>
              <w:left w:val="nil"/>
              <w:bottom w:val="single" w:sz="8" w:space="0" w:color="E9EFF4"/>
              <w:right w:val="nil"/>
            </w:tcBorders>
            <w:shd w:val="clear" w:color="000000" w:fill="FFFFFF"/>
            <w:noWrap/>
            <w:vAlign w:val="center"/>
            <w:hideMark/>
          </w:tcPr>
          <w:p w14:paraId="42E3ECE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14:paraId="3D0463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5974</w:t>
            </w:r>
          </w:p>
        </w:tc>
        <w:tc>
          <w:tcPr>
            <w:tcW w:w="1230" w:type="dxa"/>
            <w:tcBorders>
              <w:top w:val="nil"/>
              <w:left w:val="nil"/>
              <w:bottom w:val="single" w:sz="8" w:space="0" w:color="E9EFF4"/>
              <w:right w:val="nil"/>
            </w:tcBorders>
            <w:shd w:val="clear" w:color="000000" w:fill="FFFFFF"/>
            <w:noWrap/>
            <w:vAlign w:val="center"/>
            <w:hideMark/>
          </w:tcPr>
          <w:p w14:paraId="6C74F8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2D03EA1"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2ACA083"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151" w:type="dxa"/>
            <w:tcBorders>
              <w:top w:val="nil"/>
              <w:left w:val="nil"/>
              <w:bottom w:val="single" w:sz="8" w:space="0" w:color="E9EFF4"/>
              <w:right w:val="nil"/>
            </w:tcBorders>
            <w:shd w:val="clear" w:color="000000" w:fill="FFFFFF"/>
            <w:noWrap/>
            <w:vAlign w:val="center"/>
            <w:hideMark/>
          </w:tcPr>
          <w:p w14:paraId="4396A1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1533</w:t>
            </w:r>
          </w:p>
        </w:tc>
        <w:tc>
          <w:tcPr>
            <w:tcW w:w="1854" w:type="dxa"/>
            <w:tcBorders>
              <w:top w:val="nil"/>
              <w:left w:val="nil"/>
              <w:bottom w:val="single" w:sz="8" w:space="0" w:color="E9EFF4"/>
              <w:right w:val="nil"/>
            </w:tcBorders>
            <w:shd w:val="clear" w:color="000000" w:fill="FFFFFF"/>
            <w:noWrap/>
            <w:vAlign w:val="center"/>
            <w:hideMark/>
          </w:tcPr>
          <w:p w14:paraId="04B8B26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208.84</w:t>
            </w:r>
          </w:p>
        </w:tc>
        <w:tc>
          <w:tcPr>
            <w:tcW w:w="1070" w:type="dxa"/>
            <w:tcBorders>
              <w:top w:val="nil"/>
              <w:left w:val="nil"/>
              <w:bottom w:val="single" w:sz="8" w:space="0" w:color="E9EFF4"/>
              <w:right w:val="nil"/>
            </w:tcBorders>
            <w:shd w:val="clear" w:color="000000" w:fill="FFFFFF"/>
            <w:noWrap/>
            <w:vAlign w:val="center"/>
            <w:hideMark/>
          </w:tcPr>
          <w:p w14:paraId="3CA1799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w:t>
            </w:r>
          </w:p>
        </w:tc>
        <w:tc>
          <w:tcPr>
            <w:tcW w:w="1070" w:type="dxa"/>
            <w:tcBorders>
              <w:top w:val="nil"/>
              <w:left w:val="nil"/>
              <w:bottom w:val="single" w:sz="8" w:space="0" w:color="E9EFF4"/>
              <w:right w:val="nil"/>
            </w:tcBorders>
            <w:shd w:val="clear" w:color="000000" w:fill="FFFFFF"/>
            <w:noWrap/>
            <w:vAlign w:val="center"/>
            <w:hideMark/>
          </w:tcPr>
          <w:p w14:paraId="19C2F4C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w:t>
            </w:r>
          </w:p>
        </w:tc>
        <w:tc>
          <w:tcPr>
            <w:tcW w:w="1070" w:type="dxa"/>
            <w:tcBorders>
              <w:top w:val="nil"/>
              <w:left w:val="nil"/>
              <w:bottom w:val="single" w:sz="8" w:space="0" w:color="E9EFF4"/>
              <w:right w:val="nil"/>
            </w:tcBorders>
            <w:shd w:val="clear" w:color="000000" w:fill="FFFFFF"/>
            <w:noWrap/>
            <w:vAlign w:val="center"/>
            <w:hideMark/>
          </w:tcPr>
          <w:p w14:paraId="6734EBA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1387</w:t>
            </w:r>
          </w:p>
        </w:tc>
        <w:tc>
          <w:tcPr>
            <w:tcW w:w="1084" w:type="dxa"/>
            <w:tcBorders>
              <w:top w:val="nil"/>
              <w:left w:val="nil"/>
              <w:bottom w:val="single" w:sz="8" w:space="0" w:color="E9EFF4"/>
              <w:right w:val="nil"/>
            </w:tcBorders>
            <w:shd w:val="clear" w:color="000000" w:fill="FFFFFF"/>
            <w:noWrap/>
            <w:vAlign w:val="center"/>
            <w:hideMark/>
          </w:tcPr>
          <w:p w14:paraId="7441477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14:paraId="075EE2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2509</w:t>
            </w:r>
          </w:p>
        </w:tc>
        <w:tc>
          <w:tcPr>
            <w:tcW w:w="1230" w:type="dxa"/>
            <w:tcBorders>
              <w:top w:val="nil"/>
              <w:left w:val="nil"/>
              <w:bottom w:val="single" w:sz="8" w:space="0" w:color="E9EFF4"/>
              <w:right w:val="nil"/>
            </w:tcBorders>
            <w:shd w:val="clear" w:color="000000" w:fill="FFFFFF"/>
            <w:noWrap/>
            <w:vAlign w:val="center"/>
            <w:hideMark/>
          </w:tcPr>
          <w:p w14:paraId="5E183C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96E2AC1"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9FFA2F1"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151" w:type="dxa"/>
            <w:tcBorders>
              <w:top w:val="nil"/>
              <w:left w:val="nil"/>
              <w:bottom w:val="single" w:sz="8" w:space="0" w:color="E9EFF4"/>
              <w:right w:val="nil"/>
            </w:tcBorders>
            <w:shd w:val="clear" w:color="000000" w:fill="FFFFFF"/>
            <w:noWrap/>
            <w:vAlign w:val="center"/>
            <w:hideMark/>
          </w:tcPr>
          <w:p w14:paraId="0F1AEC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
          <w:p w14:paraId="16ED6C5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268.06</w:t>
            </w:r>
          </w:p>
        </w:tc>
        <w:tc>
          <w:tcPr>
            <w:tcW w:w="1070" w:type="dxa"/>
            <w:tcBorders>
              <w:top w:val="nil"/>
              <w:left w:val="nil"/>
              <w:bottom w:val="single" w:sz="8" w:space="0" w:color="E9EFF4"/>
              <w:right w:val="nil"/>
            </w:tcBorders>
            <w:shd w:val="clear" w:color="000000" w:fill="FFFFFF"/>
            <w:noWrap/>
            <w:vAlign w:val="center"/>
            <w:hideMark/>
          </w:tcPr>
          <w:p w14:paraId="2D611A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583.17</w:t>
            </w:r>
          </w:p>
        </w:tc>
        <w:tc>
          <w:tcPr>
            <w:tcW w:w="1070" w:type="dxa"/>
            <w:tcBorders>
              <w:top w:val="nil"/>
              <w:left w:val="nil"/>
              <w:bottom w:val="single" w:sz="8" w:space="0" w:color="E9EFF4"/>
              <w:right w:val="nil"/>
            </w:tcBorders>
            <w:shd w:val="clear" w:color="000000" w:fill="FFFFFF"/>
            <w:noWrap/>
            <w:vAlign w:val="center"/>
            <w:hideMark/>
          </w:tcPr>
          <w:p w14:paraId="01528BC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904.87</w:t>
            </w:r>
          </w:p>
        </w:tc>
        <w:tc>
          <w:tcPr>
            <w:tcW w:w="1070" w:type="dxa"/>
            <w:tcBorders>
              <w:top w:val="nil"/>
              <w:left w:val="nil"/>
              <w:bottom w:val="single" w:sz="8" w:space="0" w:color="E9EFF4"/>
              <w:right w:val="nil"/>
            </w:tcBorders>
            <w:shd w:val="clear" w:color="000000" w:fill="FFFFFF"/>
            <w:noWrap/>
            <w:vAlign w:val="center"/>
            <w:hideMark/>
          </w:tcPr>
          <w:p w14:paraId="56C831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2497.67</w:t>
            </w:r>
          </w:p>
        </w:tc>
        <w:tc>
          <w:tcPr>
            <w:tcW w:w="1084" w:type="dxa"/>
            <w:tcBorders>
              <w:top w:val="nil"/>
              <w:left w:val="nil"/>
              <w:bottom w:val="single" w:sz="8" w:space="0" w:color="E9EFF4"/>
              <w:right w:val="nil"/>
            </w:tcBorders>
            <w:shd w:val="clear" w:color="000000" w:fill="FFFFFF"/>
            <w:noWrap/>
            <w:vAlign w:val="center"/>
            <w:hideMark/>
          </w:tcPr>
          <w:p w14:paraId="592197C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14:paraId="78C9BE3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20688</w:t>
            </w:r>
          </w:p>
        </w:tc>
        <w:tc>
          <w:tcPr>
            <w:tcW w:w="1230" w:type="dxa"/>
            <w:tcBorders>
              <w:top w:val="nil"/>
              <w:left w:val="nil"/>
              <w:bottom w:val="single" w:sz="8" w:space="0" w:color="E9EFF4"/>
              <w:right w:val="nil"/>
            </w:tcBorders>
            <w:shd w:val="clear" w:color="000000" w:fill="FFFFFF"/>
            <w:noWrap/>
            <w:vAlign w:val="center"/>
            <w:hideMark/>
          </w:tcPr>
          <w:p w14:paraId="6E93DC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F7FEBA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26AF8F7"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151" w:type="dxa"/>
            <w:tcBorders>
              <w:top w:val="nil"/>
              <w:left w:val="nil"/>
              <w:bottom w:val="single" w:sz="8" w:space="0" w:color="E9EFF4"/>
              <w:right w:val="nil"/>
            </w:tcBorders>
            <w:shd w:val="clear" w:color="000000" w:fill="FFFFFF"/>
            <w:noWrap/>
            <w:vAlign w:val="center"/>
            <w:hideMark/>
          </w:tcPr>
          <w:p w14:paraId="6CDE072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w:t>
            </w:r>
          </w:p>
        </w:tc>
        <w:tc>
          <w:tcPr>
            <w:tcW w:w="1854" w:type="dxa"/>
            <w:tcBorders>
              <w:top w:val="nil"/>
              <w:left w:val="nil"/>
              <w:bottom w:val="single" w:sz="8" w:space="0" w:color="E9EFF4"/>
              <w:right w:val="nil"/>
            </w:tcBorders>
            <w:shd w:val="clear" w:color="000000" w:fill="FFFFFF"/>
            <w:noWrap/>
            <w:vAlign w:val="center"/>
            <w:hideMark/>
          </w:tcPr>
          <w:p w14:paraId="1CC635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179.91</w:t>
            </w:r>
          </w:p>
        </w:tc>
        <w:tc>
          <w:tcPr>
            <w:tcW w:w="1070" w:type="dxa"/>
            <w:tcBorders>
              <w:top w:val="nil"/>
              <w:left w:val="nil"/>
              <w:bottom w:val="single" w:sz="8" w:space="0" w:color="E9EFF4"/>
              <w:right w:val="nil"/>
            </w:tcBorders>
            <w:shd w:val="clear" w:color="000000" w:fill="FFFFFF"/>
            <w:noWrap/>
            <w:vAlign w:val="center"/>
            <w:hideMark/>
          </w:tcPr>
          <w:p w14:paraId="7AF85AE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w:t>
            </w:r>
          </w:p>
        </w:tc>
        <w:tc>
          <w:tcPr>
            <w:tcW w:w="1070" w:type="dxa"/>
            <w:tcBorders>
              <w:top w:val="nil"/>
              <w:left w:val="nil"/>
              <w:bottom w:val="single" w:sz="8" w:space="0" w:color="E9EFF4"/>
              <w:right w:val="nil"/>
            </w:tcBorders>
            <w:shd w:val="clear" w:color="000000" w:fill="FFFFFF"/>
            <w:noWrap/>
            <w:vAlign w:val="center"/>
            <w:hideMark/>
          </w:tcPr>
          <w:p w14:paraId="24C396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w:t>
            </w:r>
          </w:p>
        </w:tc>
        <w:tc>
          <w:tcPr>
            <w:tcW w:w="1070" w:type="dxa"/>
            <w:tcBorders>
              <w:top w:val="nil"/>
              <w:left w:val="nil"/>
              <w:bottom w:val="single" w:sz="8" w:space="0" w:color="E9EFF4"/>
              <w:right w:val="nil"/>
            </w:tcBorders>
            <w:shd w:val="clear" w:color="000000" w:fill="FFFFFF"/>
            <w:noWrap/>
            <w:vAlign w:val="center"/>
            <w:hideMark/>
          </w:tcPr>
          <w:p w14:paraId="7E83A6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w:t>
            </w:r>
          </w:p>
        </w:tc>
        <w:tc>
          <w:tcPr>
            <w:tcW w:w="1084" w:type="dxa"/>
            <w:tcBorders>
              <w:top w:val="nil"/>
              <w:left w:val="nil"/>
              <w:bottom w:val="single" w:sz="8" w:space="0" w:color="E9EFF4"/>
              <w:right w:val="nil"/>
            </w:tcBorders>
            <w:shd w:val="clear" w:color="000000" w:fill="FFFFFF"/>
            <w:noWrap/>
            <w:vAlign w:val="center"/>
            <w:hideMark/>
          </w:tcPr>
          <w:p w14:paraId="1B9740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14:paraId="148DDF5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1316</w:t>
            </w:r>
          </w:p>
        </w:tc>
        <w:tc>
          <w:tcPr>
            <w:tcW w:w="1230" w:type="dxa"/>
            <w:tcBorders>
              <w:top w:val="nil"/>
              <w:left w:val="nil"/>
              <w:bottom w:val="single" w:sz="8" w:space="0" w:color="E9EFF4"/>
              <w:right w:val="nil"/>
            </w:tcBorders>
            <w:shd w:val="clear" w:color="000000" w:fill="FFFFFF"/>
            <w:noWrap/>
            <w:vAlign w:val="center"/>
            <w:hideMark/>
          </w:tcPr>
          <w:p w14:paraId="21BD1FF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CE55254"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980EE05"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151" w:type="dxa"/>
            <w:tcBorders>
              <w:top w:val="nil"/>
              <w:left w:val="nil"/>
              <w:bottom w:val="single" w:sz="8" w:space="0" w:color="E9EFF4"/>
              <w:right w:val="nil"/>
            </w:tcBorders>
            <w:shd w:val="clear" w:color="000000" w:fill="FFFFFF"/>
            <w:noWrap/>
            <w:vAlign w:val="center"/>
            <w:hideMark/>
          </w:tcPr>
          <w:p w14:paraId="0237E2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14:paraId="3500BF4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313.02</w:t>
            </w:r>
          </w:p>
        </w:tc>
        <w:tc>
          <w:tcPr>
            <w:tcW w:w="1070" w:type="dxa"/>
            <w:tcBorders>
              <w:top w:val="nil"/>
              <w:left w:val="nil"/>
              <w:bottom w:val="single" w:sz="8" w:space="0" w:color="E9EFF4"/>
              <w:right w:val="nil"/>
            </w:tcBorders>
            <w:shd w:val="clear" w:color="000000" w:fill="FFFFFF"/>
            <w:noWrap/>
            <w:vAlign w:val="center"/>
            <w:hideMark/>
          </w:tcPr>
          <w:p w14:paraId="78B7B16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565.02</w:t>
            </w:r>
          </w:p>
        </w:tc>
        <w:tc>
          <w:tcPr>
            <w:tcW w:w="1070" w:type="dxa"/>
            <w:tcBorders>
              <w:top w:val="nil"/>
              <w:left w:val="nil"/>
              <w:bottom w:val="single" w:sz="8" w:space="0" w:color="E9EFF4"/>
              <w:right w:val="nil"/>
            </w:tcBorders>
            <w:shd w:val="clear" w:color="000000" w:fill="FFFFFF"/>
            <w:noWrap/>
            <w:vAlign w:val="center"/>
            <w:hideMark/>
          </w:tcPr>
          <w:p w14:paraId="3A1CE7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894.11</w:t>
            </w:r>
          </w:p>
        </w:tc>
        <w:tc>
          <w:tcPr>
            <w:tcW w:w="1070" w:type="dxa"/>
            <w:tcBorders>
              <w:top w:val="nil"/>
              <w:left w:val="nil"/>
              <w:bottom w:val="single" w:sz="8" w:space="0" w:color="E9EFF4"/>
              <w:right w:val="nil"/>
            </w:tcBorders>
            <w:shd w:val="clear" w:color="000000" w:fill="FFFFFF"/>
            <w:noWrap/>
            <w:vAlign w:val="center"/>
            <w:hideMark/>
          </w:tcPr>
          <w:p w14:paraId="01DF61D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5069.84</w:t>
            </w:r>
          </w:p>
        </w:tc>
        <w:tc>
          <w:tcPr>
            <w:tcW w:w="1084" w:type="dxa"/>
            <w:tcBorders>
              <w:top w:val="nil"/>
              <w:left w:val="nil"/>
              <w:bottom w:val="single" w:sz="8" w:space="0" w:color="E9EFF4"/>
              <w:right w:val="nil"/>
            </w:tcBorders>
            <w:shd w:val="clear" w:color="000000" w:fill="FFFFFF"/>
            <w:noWrap/>
            <w:vAlign w:val="center"/>
            <w:hideMark/>
          </w:tcPr>
          <w:p w14:paraId="71B8DF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14:paraId="5C754B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25008</w:t>
            </w:r>
          </w:p>
        </w:tc>
        <w:tc>
          <w:tcPr>
            <w:tcW w:w="1230" w:type="dxa"/>
            <w:tcBorders>
              <w:top w:val="nil"/>
              <w:left w:val="nil"/>
              <w:bottom w:val="single" w:sz="8" w:space="0" w:color="E9EFF4"/>
              <w:right w:val="nil"/>
            </w:tcBorders>
            <w:shd w:val="clear" w:color="000000" w:fill="FFFFFF"/>
            <w:noWrap/>
            <w:vAlign w:val="center"/>
            <w:hideMark/>
          </w:tcPr>
          <w:p w14:paraId="1ACFB1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5F3433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4942B37"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151" w:type="dxa"/>
            <w:tcBorders>
              <w:top w:val="nil"/>
              <w:left w:val="nil"/>
              <w:bottom w:val="single" w:sz="8" w:space="0" w:color="E9EFF4"/>
              <w:right w:val="nil"/>
            </w:tcBorders>
            <w:shd w:val="clear" w:color="000000" w:fill="FFFFFF"/>
            <w:noWrap/>
            <w:vAlign w:val="center"/>
            <w:hideMark/>
          </w:tcPr>
          <w:p w14:paraId="734AE0D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14:paraId="1AA0FF6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63.74</w:t>
            </w:r>
          </w:p>
        </w:tc>
        <w:tc>
          <w:tcPr>
            <w:tcW w:w="1070" w:type="dxa"/>
            <w:tcBorders>
              <w:top w:val="nil"/>
              <w:left w:val="nil"/>
              <w:bottom w:val="single" w:sz="8" w:space="0" w:color="E9EFF4"/>
              <w:right w:val="nil"/>
            </w:tcBorders>
            <w:shd w:val="clear" w:color="000000" w:fill="FFFFFF"/>
            <w:noWrap/>
            <w:vAlign w:val="center"/>
            <w:hideMark/>
          </w:tcPr>
          <w:p w14:paraId="2D732E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180.42</w:t>
            </w:r>
          </w:p>
        </w:tc>
        <w:tc>
          <w:tcPr>
            <w:tcW w:w="1070" w:type="dxa"/>
            <w:tcBorders>
              <w:top w:val="nil"/>
              <w:left w:val="nil"/>
              <w:bottom w:val="single" w:sz="8" w:space="0" w:color="E9EFF4"/>
              <w:right w:val="nil"/>
            </w:tcBorders>
            <w:shd w:val="clear" w:color="000000" w:fill="FFFFFF"/>
            <w:noWrap/>
            <w:vAlign w:val="center"/>
            <w:hideMark/>
          </w:tcPr>
          <w:p w14:paraId="36CB7F5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309.84</w:t>
            </w:r>
          </w:p>
        </w:tc>
        <w:tc>
          <w:tcPr>
            <w:tcW w:w="1070" w:type="dxa"/>
            <w:tcBorders>
              <w:top w:val="nil"/>
              <w:left w:val="nil"/>
              <w:bottom w:val="single" w:sz="8" w:space="0" w:color="E9EFF4"/>
              <w:right w:val="nil"/>
            </w:tcBorders>
            <w:shd w:val="clear" w:color="000000" w:fill="FFFFFF"/>
            <w:noWrap/>
            <w:vAlign w:val="center"/>
            <w:hideMark/>
          </w:tcPr>
          <w:p w14:paraId="37E06E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677.27</w:t>
            </w:r>
          </w:p>
        </w:tc>
        <w:tc>
          <w:tcPr>
            <w:tcW w:w="1084" w:type="dxa"/>
            <w:tcBorders>
              <w:top w:val="nil"/>
              <w:left w:val="nil"/>
              <w:bottom w:val="single" w:sz="8" w:space="0" w:color="E9EFF4"/>
              <w:right w:val="nil"/>
            </w:tcBorders>
            <w:shd w:val="clear" w:color="000000" w:fill="FFFFFF"/>
            <w:noWrap/>
            <w:vAlign w:val="center"/>
            <w:hideMark/>
          </w:tcPr>
          <w:p w14:paraId="37EA5C2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14:paraId="34DD70C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4837</w:t>
            </w:r>
          </w:p>
        </w:tc>
        <w:tc>
          <w:tcPr>
            <w:tcW w:w="1230" w:type="dxa"/>
            <w:tcBorders>
              <w:top w:val="nil"/>
              <w:left w:val="nil"/>
              <w:bottom w:val="single" w:sz="8" w:space="0" w:color="E9EFF4"/>
              <w:right w:val="nil"/>
            </w:tcBorders>
            <w:shd w:val="clear" w:color="000000" w:fill="FFFFFF"/>
            <w:noWrap/>
            <w:vAlign w:val="center"/>
            <w:hideMark/>
          </w:tcPr>
          <w:p w14:paraId="2E3C2F6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A14DA97"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0670CD7"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151" w:type="dxa"/>
            <w:tcBorders>
              <w:top w:val="nil"/>
              <w:left w:val="nil"/>
              <w:bottom w:val="single" w:sz="8" w:space="0" w:color="E9EFF4"/>
              <w:right w:val="nil"/>
            </w:tcBorders>
            <w:shd w:val="clear" w:color="000000" w:fill="FFFFFF"/>
            <w:noWrap/>
            <w:vAlign w:val="center"/>
            <w:hideMark/>
          </w:tcPr>
          <w:p w14:paraId="3C648F3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w:t>
            </w:r>
          </w:p>
        </w:tc>
        <w:tc>
          <w:tcPr>
            <w:tcW w:w="1854" w:type="dxa"/>
            <w:tcBorders>
              <w:top w:val="nil"/>
              <w:left w:val="nil"/>
              <w:bottom w:val="single" w:sz="8" w:space="0" w:color="E9EFF4"/>
              <w:right w:val="nil"/>
            </w:tcBorders>
            <w:shd w:val="clear" w:color="000000" w:fill="FFFFFF"/>
            <w:noWrap/>
            <w:vAlign w:val="center"/>
            <w:hideMark/>
          </w:tcPr>
          <w:p w14:paraId="78D6F5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178.21</w:t>
            </w:r>
          </w:p>
        </w:tc>
        <w:tc>
          <w:tcPr>
            <w:tcW w:w="1070" w:type="dxa"/>
            <w:tcBorders>
              <w:top w:val="nil"/>
              <w:left w:val="nil"/>
              <w:bottom w:val="single" w:sz="8" w:space="0" w:color="E9EFF4"/>
              <w:right w:val="nil"/>
            </w:tcBorders>
            <w:shd w:val="clear" w:color="000000" w:fill="FFFFFF"/>
            <w:noWrap/>
            <w:vAlign w:val="center"/>
            <w:hideMark/>
          </w:tcPr>
          <w:p w14:paraId="698B11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463</w:t>
            </w:r>
          </w:p>
        </w:tc>
        <w:tc>
          <w:tcPr>
            <w:tcW w:w="1070" w:type="dxa"/>
            <w:tcBorders>
              <w:top w:val="nil"/>
              <w:left w:val="nil"/>
              <w:bottom w:val="single" w:sz="8" w:space="0" w:color="E9EFF4"/>
              <w:right w:val="nil"/>
            </w:tcBorders>
            <w:shd w:val="clear" w:color="000000" w:fill="FFFFFF"/>
            <w:noWrap/>
            <w:vAlign w:val="center"/>
            <w:hideMark/>
          </w:tcPr>
          <w:p w14:paraId="171FF56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w:t>
            </w:r>
          </w:p>
        </w:tc>
        <w:tc>
          <w:tcPr>
            <w:tcW w:w="1070" w:type="dxa"/>
            <w:tcBorders>
              <w:top w:val="nil"/>
              <w:left w:val="nil"/>
              <w:bottom w:val="single" w:sz="8" w:space="0" w:color="E9EFF4"/>
              <w:right w:val="nil"/>
            </w:tcBorders>
            <w:shd w:val="clear" w:color="000000" w:fill="FFFFFF"/>
            <w:noWrap/>
            <w:vAlign w:val="center"/>
            <w:hideMark/>
          </w:tcPr>
          <w:p w14:paraId="4016070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w:t>
            </w:r>
          </w:p>
        </w:tc>
        <w:tc>
          <w:tcPr>
            <w:tcW w:w="1084" w:type="dxa"/>
            <w:tcBorders>
              <w:top w:val="nil"/>
              <w:left w:val="nil"/>
              <w:bottom w:val="single" w:sz="8" w:space="0" w:color="E9EFF4"/>
              <w:right w:val="nil"/>
            </w:tcBorders>
            <w:shd w:val="clear" w:color="000000" w:fill="FFFFFF"/>
            <w:noWrap/>
            <w:vAlign w:val="center"/>
            <w:hideMark/>
          </w:tcPr>
          <w:p w14:paraId="28192BA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68AC8CC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w:t>
            </w:r>
          </w:p>
        </w:tc>
        <w:tc>
          <w:tcPr>
            <w:tcW w:w="1230" w:type="dxa"/>
            <w:tcBorders>
              <w:top w:val="nil"/>
              <w:left w:val="nil"/>
              <w:bottom w:val="single" w:sz="8" w:space="0" w:color="E9EFF4"/>
              <w:right w:val="nil"/>
            </w:tcBorders>
            <w:shd w:val="clear" w:color="000000" w:fill="FFFFFF"/>
            <w:noWrap/>
            <w:vAlign w:val="center"/>
            <w:hideMark/>
          </w:tcPr>
          <w:p w14:paraId="3EA139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1B6EE620"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D12BD08"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151" w:type="dxa"/>
            <w:tcBorders>
              <w:top w:val="nil"/>
              <w:left w:val="nil"/>
              <w:bottom w:val="single" w:sz="8" w:space="0" w:color="E9EFF4"/>
              <w:right w:val="nil"/>
            </w:tcBorders>
            <w:shd w:val="clear" w:color="000000" w:fill="FFFFFF"/>
            <w:noWrap/>
            <w:vAlign w:val="center"/>
            <w:hideMark/>
          </w:tcPr>
          <w:p w14:paraId="72EA9E2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2237</w:t>
            </w:r>
          </w:p>
        </w:tc>
        <w:tc>
          <w:tcPr>
            <w:tcW w:w="1854" w:type="dxa"/>
            <w:tcBorders>
              <w:top w:val="nil"/>
              <w:left w:val="nil"/>
              <w:bottom w:val="single" w:sz="8" w:space="0" w:color="E9EFF4"/>
              <w:right w:val="nil"/>
            </w:tcBorders>
            <w:shd w:val="clear" w:color="000000" w:fill="FFFFFF"/>
            <w:noWrap/>
            <w:vAlign w:val="center"/>
            <w:hideMark/>
          </w:tcPr>
          <w:p w14:paraId="2DC1BA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160.15</w:t>
            </w:r>
          </w:p>
        </w:tc>
        <w:tc>
          <w:tcPr>
            <w:tcW w:w="1070" w:type="dxa"/>
            <w:tcBorders>
              <w:top w:val="nil"/>
              <w:left w:val="nil"/>
              <w:bottom w:val="single" w:sz="8" w:space="0" w:color="E9EFF4"/>
              <w:right w:val="nil"/>
            </w:tcBorders>
            <w:shd w:val="clear" w:color="000000" w:fill="FFFFFF"/>
            <w:noWrap/>
            <w:vAlign w:val="center"/>
            <w:hideMark/>
          </w:tcPr>
          <w:p w14:paraId="7C27F7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312.17</w:t>
            </w:r>
          </w:p>
        </w:tc>
        <w:tc>
          <w:tcPr>
            <w:tcW w:w="1070" w:type="dxa"/>
            <w:tcBorders>
              <w:top w:val="nil"/>
              <w:left w:val="nil"/>
              <w:bottom w:val="single" w:sz="8" w:space="0" w:color="E9EFF4"/>
              <w:right w:val="nil"/>
            </w:tcBorders>
            <w:shd w:val="clear" w:color="000000" w:fill="FFFFFF"/>
            <w:noWrap/>
            <w:vAlign w:val="center"/>
            <w:hideMark/>
          </w:tcPr>
          <w:p w14:paraId="2449305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707.8</w:t>
            </w:r>
          </w:p>
        </w:tc>
        <w:tc>
          <w:tcPr>
            <w:tcW w:w="1070" w:type="dxa"/>
            <w:tcBorders>
              <w:top w:val="nil"/>
              <w:left w:val="nil"/>
              <w:bottom w:val="single" w:sz="8" w:space="0" w:color="E9EFF4"/>
              <w:right w:val="nil"/>
            </w:tcBorders>
            <w:shd w:val="clear" w:color="000000" w:fill="FFFFFF"/>
            <w:noWrap/>
            <w:vAlign w:val="center"/>
            <w:hideMark/>
          </w:tcPr>
          <w:p w14:paraId="26CFF1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2406.57</w:t>
            </w:r>
          </w:p>
        </w:tc>
        <w:tc>
          <w:tcPr>
            <w:tcW w:w="1084" w:type="dxa"/>
            <w:tcBorders>
              <w:top w:val="nil"/>
              <w:left w:val="nil"/>
              <w:bottom w:val="single" w:sz="8" w:space="0" w:color="E9EFF4"/>
              <w:right w:val="nil"/>
            </w:tcBorders>
            <w:shd w:val="clear" w:color="000000" w:fill="FFFFFF"/>
            <w:noWrap/>
            <w:vAlign w:val="center"/>
            <w:hideMark/>
          </w:tcPr>
          <w:p w14:paraId="126E373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14:paraId="294A32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7998</w:t>
            </w:r>
          </w:p>
        </w:tc>
        <w:tc>
          <w:tcPr>
            <w:tcW w:w="1230" w:type="dxa"/>
            <w:tcBorders>
              <w:top w:val="nil"/>
              <w:left w:val="nil"/>
              <w:bottom w:val="single" w:sz="8" w:space="0" w:color="E9EFF4"/>
              <w:right w:val="nil"/>
            </w:tcBorders>
            <w:shd w:val="clear" w:color="000000" w:fill="FFFFFF"/>
            <w:noWrap/>
            <w:vAlign w:val="center"/>
            <w:hideMark/>
          </w:tcPr>
          <w:p w14:paraId="1E7C239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DF09F5E"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87F13EC"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1151" w:type="dxa"/>
            <w:tcBorders>
              <w:top w:val="nil"/>
              <w:left w:val="nil"/>
              <w:bottom w:val="single" w:sz="8" w:space="0" w:color="E9EFF4"/>
              <w:right w:val="nil"/>
            </w:tcBorders>
            <w:shd w:val="clear" w:color="000000" w:fill="FFFFFF"/>
            <w:noWrap/>
            <w:vAlign w:val="center"/>
            <w:hideMark/>
          </w:tcPr>
          <w:p w14:paraId="0E2C04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854" w:type="dxa"/>
            <w:tcBorders>
              <w:top w:val="nil"/>
              <w:left w:val="nil"/>
              <w:bottom w:val="single" w:sz="8" w:space="0" w:color="E9EFF4"/>
              <w:right w:val="nil"/>
            </w:tcBorders>
            <w:shd w:val="clear" w:color="000000" w:fill="FFFFFF"/>
            <w:noWrap/>
            <w:vAlign w:val="center"/>
            <w:hideMark/>
          </w:tcPr>
          <w:p w14:paraId="49AFAC5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126880.09</w:t>
            </w:r>
          </w:p>
        </w:tc>
        <w:tc>
          <w:tcPr>
            <w:tcW w:w="1070" w:type="dxa"/>
            <w:tcBorders>
              <w:top w:val="nil"/>
              <w:left w:val="nil"/>
              <w:bottom w:val="single" w:sz="8" w:space="0" w:color="E9EFF4"/>
              <w:right w:val="nil"/>
            </w:tcBorders>
            <w:shd w:val="clear" w:color="000000" w:fill="FFFFFF"/>
            <w:noWrap/>
            <w:vAlign w:val="center"/>
            <w:hideMark/>
          </w:tcPr>
          <w:p w14:paraId="73734F8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193663</w:t>
            </w:r>
          </w:p>
        </w:tc>
        <w:tc>
          <w:tcPr>
            <w:tcW w:w="1070" w:type="dxa"/>
            <w:tcBorders>
              <w:top w:val="nil"/>
              <w:left w:val="nil"/>
              <w:bottom w:val="single" w:sz="8" w:space="0" w:color="E9EFF4"/>
              <w:right w:val="nil"/>
            </w:tcBorders>
            <w:shd w:val="clear" w:color="000000" w:fill="FFFFFF"/>
            <w:noWrap/>
            <w:vAlign w:val="center"/>
            <w:hideMark/>
          </w:tcPr>
          <w:p w14:paraId="29C0058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199679</w:t>
            </w:r>
          </w:p>
        </w:tc>
        <w:tc>
          <w:tcPr>
            <w:tcW w:w="1070" w:type="dxa"/>
            <w:tcBorders>
              <w:top w:val="nil"/>
              <w:left w:val="nil"/>
              <w:bottom w:val="single" w:sz="8" w:space="0" w:color="E9EFF4"/>
              <w:right w:val="nil"/>
            </w:tcBorders>
            <w:shd w:val="clear" w:color="000000" w:fill="FFFFFF"/>
            <w:noWrap/>
            <w:vAlign w:val="center"/>
            <w:hideMark/>
          </w:tcPr>
          <w:p w14:paraId="469FF6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254719</w:t>
            </w:r>
          </w:p>
        </w:tc>
        <w:tc>
          <w:tcPr>
            <w:tcW w:w="1084" w:type="dxa"/>
            <w:tcBorders>
              <w:top w:val="nil"/>
              <w:left w:val="nil"/>
              <w:bottom w:val="single" w:sz="8" w:space="0" w:color="E9EFF4"/>
              <w:right w:val="nil"/>
            </w:tcBorders>
            <w:shd w:val="clear" w:color="000000" w:fill="FFFFFF"/>
            <w:noWrap/>
            <w:vAlign w:val="center"/>
            <w:hideMark/>
          </w:tcPr>
          <w:p w14:paraId="01C87D9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w:t>
            </w:r>
          </w:p>
        </w:tc>
        <w:tc>
          <w:tcPr>
            <w:tcW w:w="1179" w:type="dxa"/>
            <w:tcBorders>
              <w:top w:val="nil"/>
              <w:left w:val="nil"/>
              <w:bottom w:val="single" w:sz="8" w:space="0" w:color="E9EFF4"/>
              <w:right w:val="nil"/>
            </w:tcBorders>
            <w:shd w:val="clear" w:color="000000" w:fill="FFFFFF"/>
            <w:noWrap/>
            <w:vAlign w:val="center"/>
            <w:hideMark/>
          </w:tcPr>
          <w:p w14:paraId="038692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268555</w:t>
            </w:r>
          </w:p>
        </w:tc>
        <w:tc>
          <w:tcPr>
            <w:tcW w:w="1230" w:type="dxa"/>
            <w:tcBorders>
              <w:top w:val="nil"/>
              <w:left w:val="nil"/>
              <w:bottom w:val="single" w:sz="8" w:space="0" w:color="E9EFF4"/>
              <w:right w:val="nil"/>
            </w:tcBorders>
            <w:shd w:val="clear" w:color="000000" w:fill="FFFFFF"/>
            <w:noWrap/>
            <w:vAlign w:val="center"/>
            <w:hideMark/>
          </w:tcPr>
          <w:p w14:paraId="5CA841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21D6BDC"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31E9E28"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1151" w:type="dxa"/>
            <w:tcBorders>
              <w:top w:val="nil"/>
              <w:left w:val="nil"/>
              <w:bottom w:val="single" w:sz="8" w:space="0" w:color="E9EFF4"/>
              <w:right w:val="nil"/>
            </w:tcBorders>
            <w:shd w:val="clear" w:color="000000" w:fill="FFFFFF"/>
            <w:noWrap/>
            <w:vAlign w:val="center"/>
            <w:hideMark/>
          </w:tcPr>
          <w:p w14:paraId="58A6498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854" w:type="dxa"/>
            <w:tcBorders>
              <w:top w:val="nil"/>
              <w:left w:val="nil"/>
              <w:bottom w:val="single" w:sz="8" w:space="0" w:color="E9EFF4"/>
              <w:right w:val="nil"/>
            </w:tcBorders>
            <w:shd w:val="clear" w:color="000000" w:fill="FFFFFF"/>
            <w:noWrap/>
            <w:vAlign w:val="center"/>
            <w:hideMark/>
          </w:tcPr>
          <w:p w14:paraId="7E5FE0E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175.71</w:t>
            </w:r>
          </w:p>
        </w:tc>
        <w:tc>
          <w:tcPr>
            <w:tcW w:w="1070" w:type="dxa"/>
            <w:tcBorders>
              <w:top w:val="nil"/>
              <w:left w:val="nil"/>
              <w:bottom w:val="single" w:sz="8" w:space="0" w:color="E9EFF4"/>
              <w:right w:val="nil"/>
            </w:tcBorders>
            <w:shd w:val="clear" w:color="000000" w:fill="FFFFFF"/>
            <w:noWrap/>
            <w:vAlign w:val="center"/>
            <w:hideMark/>
          </w:tcPr>
          <w:p w14:paraId="3F444A2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070" w:type="dxa"/>
            <w:tcBorders>
              <w:top w:val="nil"/>
              <w:left w:val="nil"/>
              <w:bottom w:val="single" w:sz="8" w:space="0" w:color="E9EFF4"/>
              <w:right w:val="nil"/>
            </w:tcBorders>
            <w:shd w:val="clear" w:color="000000" w:fill="FFFFFF"/>
            <w:noWrap/>
            <w:vAlign w:val="center"/>
            <w:hideMark/>
          </w:tcPr>
          <w:p w14:paraId="39DE59D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576</w:t>
            </w:r>
          </w:p>
        </w:tc>
        <w:tc>
          <w:tcPr>
            <w:tcW w:w="1070" w:type="dxa"/>
            <w:tcBorders>
              <w:top w:val="nil"/>
              <w:left w:val="nil"/>
              <w:bottom w:val="single" w:sz="8" w:space="0" w:color="E9EFF4"/>
              <w:right w:val="nil"/>
            </w:tcBorders>
            <w:shd w:val="clear" w:color="000000" w:fill="FFFFFF"/>
            <w:noWrap/>
            <w:vAlign w:val="center"/>
            <w:hideMark/>
          </w:tcPr>
          <w:p w14:paraId="22288C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084" w:type="dxa"/>
            <w:tcBorders>
              <w:top w:val="nil"/>
              <w:left w:val="nil"/>
              <w:bottom w:val="single" w:sz="8" w:space="0" w:color="E9EFF4"/>
              <w:right w:val="nil"/>
            </w:tcBorders>
            <w:shd w:val="clear" w:color="000000" w:fill="FFFFFF"/>
            <w:noWrap/>
            <w:vAlign w:val="center"/>
            <w:hideMark/>
          </w:tcPr>
          <w:p w14:paraId="08B53B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2BC3C6F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1204</w:t>
            </w:r>
          </w:p>
        </w:tc>
        <w:tc>
          <w:tcPr>
            <w:tcW w:w="1230" w:type="dxa"/>
            <w:tcBorders>
              <w:top w:val="nil"/>
              <w:left w:val="nil"/>
              <w:bottom w:val="single" w:sz="8" w:space="0" w:color="E9EFF4"/>
              <w:right w:val="nil"/>
            </w:tcBorders>
            <w:shd w:val="clear" w:color="000000" w:fill="FFFFFF"/>
            <w:noWrap/>
            <w:vAlign w:val="center"/>
            <w:hideMark/>
          </w:tcPr>
          <w:p w14:paraId="10B3F0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CCB29C3"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DBFB436"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151" w:type="dxa"/>
            <w:tcBorders>
              <w:top w:val="nil"/>
              <w:left w:val="nil"/>
              <w:bottom w:val="single" w:sz="8" w:space="0" w:color="E9EFF4"/>
              <w:right w:val="nil"/>
            </w:tcBorders>
            <w:shd w:val="clear" w:color="000000" w:fill="FFFFFF"/>
            <w:noWrap/>
            <w:vAlign w:val="center"/>
            <w:hideMark/>
          </w:tcPr>
          <w:p w14:paraId="5E71349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w:t>
            </w:r>
          </w:p>
        </w:tc>
        <w:tc>
          <w:tcPr>
            <w:tcW w:w="1854" w:type="dxa"/>
            <w:tcBorders>
              <w:top w:val="nil"/>
              <w:left w:val="nil"/>
              <w:bottom w:val="single" w:sz="8" w:space="0" w:color="E9EFF4"/>
              <w:right w:val="nil"/>
            </w:tcBorders>
            <w:shd w:val="clear" w:color="000000" w:fill="FFFFFF"/>
            <w:noWrap/>
            <w:vAlign w:val="center"/>
            <w:hideMark/>
          </w:tcPr>
          <w:p w14:paraId="37FA53F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363.52</w:t>
            </w:r>
          </w:p>
        </w:tc>
        <w:tc>
          <w:tcPr>
            <w:tcW w:w="1070" w:type="dxa"/>
            <w:tcBorders>
              <w:top w:val="nil"/>
              <w:left w:val="nil"/>
              <w:bottom w:val="single" w:sz="8" w:space="0" w:color="E9EFF4"/>
              <w:right w:val="nil"/>
            </w:tcBorders>
            <w:shd w:val="clear" w:color="000000" w:fill="FFFFFF"/>
            <w:noWrap/>
            <w:vAlign w:val="center"/>
            <w:hideMark/>
          </w:tcPr>
          <w:p w14:paraId="197370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w:t>
            </w:r>
          </w:p>
        </w:tc>
        <w:tc>
          <w:tcPr>
            <w:tcW w:w="1070" w:type="dxa"/>
            <w:tcBorders>
              <w:top w:val="nil"/>
              <w:left w:val="nil"/>
              <w:bottom w:val="single" w:sz="8" w:space="0" w:color="E9EFF4"/>
              <w:right w:val="nil"/>
            </w:tcBorders>
            <w:shd w:val="clear" w:color="000000" w:fill="FFFFFF"/>
            <w:noWrap/>
            <w:vAlign w:val="center"/>
            <w:hideMark/>
          </w:tcPr>
          <w:p w14:paraId="7CB8C5D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w:t>
            </w:r>
          </w:p>
        </w:tc>
        <w:tc>
          <w:tcPr>
            <w:tcW w:w="1070" w:type="dxa"/>
            <w:tcBorders>
              <w:top w:val="nil"/>
              <w:left w:val="nil"/>
              <w:bottom w:val="single" w:sz="8" w:space="0" w:color="E9EFF4"/>
              <w:right w:val="nil"/>
            </w:tcBorders>
            <w:shd w:val="clear" w:color="000000" w:fill="FFFFFF"/>
            <w:noWrap/>
            <w:vAlign w:val="center"/>
            <w:hideMark/>
          </w:tcPr>
          <w:p w14:paraId="578BD3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2089</w:t>
            </w:r>
          </w:p>
        </w:tc>
        <w:tc>
          <w:tcPr>
            <w:tcW w:w="1084" w:type="dxa"/>
            <w:tcBorders>
              <w:top w:val="nil"/>
              <w:left w:val="nil"/>
              <w:bottom w:val="single" w:sz="8" w:space="0" w:color="E9EFF4"/>
              <w:right w:val="nil"/>
            </w:tcBorders>
            <w:shd w:val="clear" w:color="000000" w:fill="FFFFFF"/>
            <w:noWrap/>
            <w:vAlign w:val="center"/>
            <w:hideMark/>
          </w:tcPr>
          <w:p w14:paraId="2A3342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14:paraId="0B86ECD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3333</w:t>
            </w:r>
          </w:p>
        </w:tc>
        <w:tc>
          <w:tcPr>
            <w:tcW w:w="1230" w:type="dxa"/>
            <w:tcBorders>
              <w:top w:val="nil"/>
              <w:left w:val="nil"/>
              <w:bottom w:val="single" w:sz="8" w:space="0" w:color="E9EFF4"/>
              <w:right w:val="nil"/>
            </w:tcBorders>
            <w:shd w:val="clear" w:color="000000" w:fill="FFFFFF"/>
            <w:noWrap/>
            <w:vAlign w:val="center"/>
            <w:hideMark/>
          </w:tcPr>
          <w:p w14:paraId="5239C1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0F9F59D"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90DE219"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Click_Login</w:t>
            </w:r>
            <w:proofErr w:type="spellEnd"/>
          </w:p>
        </w:tc>
        <w:tc>
          <w:tcPr>
            <w:tcW w:w="1151" w:type="dxa"/>
            <w:tcBorders>
              <w:top w:val="nil"/>
              <w:left w:val="nil"/>
              <w:bottom w:val="single" w:sz="8" w:space="0" w:color="E9EFF4"/>
              <w:right w:val="nil"/>
            </w:tcBorders>
            <w:shd w:val="clear" w:color="000000" w:fill="FFFFFF"/>
            <w:noWrap/>
            <w:vAlign w:val="center"/>
            <w:hideMark/>
          </w:tcPr>
          <w:p w14:paraId="54A7C5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3294</w:t>
            </w:r>
          </w:p>
        </w:tc>
        <w:tc>
          <w:tcPr>
            <w:tcW w:w="1854" w:type="dxa"/>
            <w:tcBorders>
              <w:top w:val="nil"/>
              <w:left w:val="nil"/>
              <w:bottom w:val="single" w:sz="8" w:space="0" w:color="E9EFF4"/>
              <w:right w:val="nil"/>
            </w:tcBorders>
            <w:shd w:val="clear" w:color="000000" w:fill="FFFFFF"/>
            <w:noWrap/>
            <w:vAlign w:val="center"/>
            <w:hideMark/>
          </w:tcPr>
          <w:p w14:paraId="434259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149263.91</w:t>
            </w:r>
          </w:p>
        </w:tc>
        <w:tc>
          <w:tcPr>
            <w:tcW w:w="1070" w:type="dxa"/>
            <w:tcBorders>
              <w:top w:val="nil"/>
              <w:left w:val="nil"/>
              <w:bottom w:val="single" w:sz="8" w:space="0" w:color="E9EFF4"/>
              <w:right w:val="nil"/>
            </w:tcBorders>
            <w:shd w:val="clear" w:color="000000" w:fill="FFFFFF"/>
            <w:noWrap/>
            <w:vAlign w:val="center"/>
            <w:hideMark/>
          </w:tcPr>
          <w:p w14:paraId="6382C79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208115.3</w:t>
            </w:r>
          </w:p>
        </w:tc>
        <w:tc>
          <w:tcPr>
            <w:tcW w:w="1070" w:type="dxa"/>
            <w:tcBorders>
              <w:top w:val="nil"/>
              <w:left w:val="nil"/>
              <w:bottom w:val="single" w:sz="8" w:space="0" w:color="E9EFF4"/>
              <w:right w:val="nil"/>
            </w:tcBorders>
            <w:shd w:val="clear" w:color="000000" w:fill="FFFFFF"/>
            <w:noWrap/>
            <w:vAlign w:val="center"/>
            <w:hideMark/>
          </w:tcPr>
          <w:p w14:paraId="2B303B7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247228.1</w:t>
            </w:r>
          </w:p>
        </w:tc>
        <w:tc>
          <w:tcPr>
            <w:tcW w:w="1070" w:type="dxa"/>
            <w:tcBorders>
              <w:top w:val="nil"/>
              <w:left w:val="nil"/>
              <w:bottom w:val="single" w:sz="8" w:space="0" w:color="E9EFF4"/>
              <w:right w:val="nil"/>
            </w:tcBorders>
            <w:shd w:val="clear" w:color="000000" w:fill="FFFFFF"/>
            <w:noWrap/>
            <w:vAlign w:val="center"/>
            <w:hideMark/>
          </w:tcPr>
          <w:p w14:paraId="7466C40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478995.1</w:t>
            </w:r>
          </w:p>
        </w:tc>
        <w:tc>
          <w:tcPr>
            <w:tcW w:w="1084" w:type="dxa"/>
            <w:tcBorders>
              <w:top w:val="nil"/>
              <w:left w:val="nil"/>
              <w:bottom w:val="single" w:sz="8" w:space="0" w:color="E9EFF4"/>
              <w:right w:val="nil"/>
            </w:tcBorders>
            <w:shd w:val="clear" w:color="000000" w:fill="FFFFFF"/>
            <w:noWrap/>
            <w:vAlign w:val="center"/>
            <w:hideMark/>
          </w:tcPr>
          <w:p w14:paraId="257B6BC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14:paraId="0AE1A6E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1559666</w:t>
            </w:r>
          </w:p>
        </w:tc>
        <w:tc>
          <w:tcPr>
            <w:tcW w:w="1230" w:type="dxa"/>
            <w:tcBorders>
              <w:top w:val="nil"/>
              <w:left w:val="nil"/>
              <w:bottom w:val="single" w:sz="8" w:space="0" w:color="E9EFF4"/>
              <w:right w:val="nil"/>
            </w:tcBorders>
            <w:shd w:val="clear" w:color="000000" w:fill="FFFFFF"/>
            <w:noWrap/>
            <w:vAlign w:val="center"/>
            <w:hideMark/>
          </w:tcPr>
          <w:p w14:paraId="0DCCB2F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w:t>
            </w:r>
          </w:p>
        </w:tc>
      </w:tr>
      <w:tr w:rsidR="001A6FC7" w:rsidRPr="00C47FE2" w14:paraId="237EA367"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05039A4"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151" w:type="dxa"/>
            <w:tcBorders>
              <w:top w:val="nil"/>
              <w:left w:val="nil"/>
              <w:bottom w:val="single" w:sz="8" w:space="0" w:color="E9EFF4"/>
              <w:right w:val="nil"/>
            </w:tcBorders>
            <w:shd w:val="clear" w:color="000000" w:fill="FFFFFF"/>
            <w:noWrap/>
            <w:vAlign w:val="center"/>
            <w:hideMark/>
          </w:tcPr>
          <w:p w14:paraId="70C005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
          <w:p w14:paraId="119FB1F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523.01</w:t>
            </w:r>
          </w:p>
        </w:tc>
        <w:tc>
          <w:tcPr>
            <w:tcW w:w="1070" w:type="dxa"/>
            <w:tcBorders>
              <w:top w:val="nil"/>
              <w:left w:val="nil"/>
              <w:bottom w:val="single" w:sz="8" w:space="0" w:color="E9EFF4"/>
              <w:right w:val="nil"/>
            </w:tcBorders>
            <w:shd w:val="clear" w:color="000000" w:fill="FFFFFF"/>
            <w:noWrap/>
            <w:vAlign w:val="center"/>
            <w:hideMark/>
          </w:tcPr>
          <w:p w14:paraId="367B24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658.02</w:t>
            </w:r>
          </w:p>
        </w:tc>
        <w:tc>
          <w:tcPr>
            <w:tcW w:w="1070" w:type="dxa"/>
            <w:tcBorders>
              <w:top w:val="nil"/>
              <w:left w:val="nil"/>
              <w:bottom w:val="single" w:sz="8" w:space="0" w:color="E9EFF4"/>
              <w:right w:val="nil"/>
            </w:tcBorders>
            <w:shd w:val="clear" w:color="000000" w:fill="FFFFFF"/>
            <w:noWrap/>
            <w:vAlign w:val="center"/>
            <w:hideMark/>
          </w:tcPr>
          <w:p w14:paraId="2D2B7F9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1190.87</w:t>
            </w:r>
          </w:p>
        </w:tc>
        <w:tc>
          <w:tcPr>
            <w:tcW w:w="1070" w:type="dxa"/>
            <w:tcBorders>
              <w:top w:val="nil"/>
              <w:left w:val="nil"/>
              <w:bottom w:val="single" w:sz="8" w:space="0" w:color="E9EFF4"/>
              <w:right w:val="nil"/>
            </w:tcBorders>
            <w:shd w:val="clear" w:color="000000" w:fill="FFFFFF"/>
            <w:noWrap/>
            <w:vAlign w:val="center"/>
            <w:hideMark/>
          </w:tcPr>
          <w:p w14:paraId="78CA04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14319.99</w:t>
            </w:r>
          </w:p>
        </w:tc>
        <w:tc>
          <w:tcPr>
            <w:tcW w:w="1084" w:type="dxa"/>
            <w:tcBorders>
              <w:top w:val="nil"/>
              <w:left w:val="nil"/>
              <w:bottom w:val="single" w:sz="8" w:space="0" w:color="E9EFF4"/>
              <w:right w:val="nil"/>
            </w:tcBorders>
            <w:shd w:val="clear" w:color="000000" w:fill="FFFFFF"/>
            <w:noWrap/>
            <w:vAlign w:val="center"/>
            <w:hideMark/>
          </w:tcPr>
          <w:p w14:paraId="7922CF6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
          <w:p w14:paraId="477C22E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28934</w:t>
            </w:r>
          </w:p>
        </w:tc>
        <w:tc>
          <w:tcPr>
            <w:tcW w:w="1230" w:type="dxa"/>
            <w:tcBorders>
              <w:top w:val="nil"/>
              <w:left w:val="nil"/>
              <w:bottom w:val="single" w:sz="8" w:space="0" w:color="E9EFF4"/>
              <w:right w:val="nil"/>
            </w:tcBorders>
            <w:shd w:val="clear" w:color="000000" w:fill="FFFFFF"/>
            <w:noWrap/>
            <w:vAlign w:val="center"/>
            <w:hideMark/>
          </w:tcPr>
          <w:p w14:paraId="0053A21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BF5439A"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4C4F65BC"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151" w:type="dxa"/>
            <w:tcBorders>
              <w:top w:val="nil"/>
              <w:left w:val="nil"/>
              <w:bottom w:val="single" w:sz="8" w:space="0" w:color="E9EFF4"/>
              <w:right w:val="nil"/>
            </w:tcBorders>
            <w:shd w:val="clear" w:color="000000" w:fill="FFFFFF"/>
            <w:noWrap/>
            <w:vAlign w:val="center"/>
            <w:hideMark/>
          </w:tcPr>
          <w:p w14:paraId="1CFEB1D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14:paraId="71F8749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684.46</w:t>
            </w:r>
          </w:p>
        </w:tc>
        <w:tc>
          <w:tcPr>
            <w:tcW w:w="1070" w:type="dxa"/>
            <w:tcBorders>
              <w:top w:val="nil"/>
              <w:left w:val="nil"/>
              <w:bottom w:val="single" w:sz="8" w:space="0" w:color="E9EFF4"/>
              <w:right w:val="nil"/>
            </w:tcBorders>
            <w:shd w:val="clear" w:color="000000" w:fill="FFFFFF"/>
            <w:noWrap/>
            <w:vAlign w:val="center"/>
            <w:hideMark/>
          </w:tcPr>
          <w:p w14:paraId="639CD0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662.24</w:t>
            </w:r>
          </w:p>
        </w:tc>
        <w:tc>
          <w:tcPr>
            <w:tcW w:w="1070" w:type="dxa"/>
            <w:tcBorders>
              <w:top w:val="nil"/>
              <w:left w:val="nil"/>
              <w:bottom w:val="single" w:sz="8" w:space="0" w:color="E9EFF4"/>
              <w:right w:val="nil"/>
            </w:tcBorders>
            <w:shd w:val="clear" w:color="000000" w:fill="FFFFFF"/>
            <w:noWrap/>
            <w:vAlign w:val="center"/>
            <w:hideMark/>
          </w:tcPr>
          <w:p w14:paraId="11E8E90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1226.38</w:t>
            </w:r>
          </w:p>
        </w:tc>
        <w:tc>
          <w:tcPr>
            <w:tcW w:w="1070" w:type="dxa"/>
            <w:tcBorders>
              <w:top w:val="nil"/>
              <w:left w:val="nil"/>
              <w:bottom w:val="single" w:sz="8" w:space="0" w:color="E9EFF4"/>
              <w:right w:val="nil"/>
            </w:tcBorders>
            <w:shd w:val="clear" w:color="000000" w:fill="FFFFFF"/>
            <w:noWrap/>
            <w:vAlign w:val="center"/>
            <w:hideMark/>
          </w:tcPr>
          <w:p w14:paraId="2F40EB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16255.77</w:t>
            </w:r>
          </w:p>
        </w:tc>
        <w:tc>
          <w:tcPr>
            <w:tcW w:w="1084" w:type="dxa"/>
            <w:tcBorders>
              <w:top w:val="nil"/>
              <w:left w:val="nil"/>
              <w:bottom w:val="single" w:sz="8" w:space="0" w:color="E9EFF4"/>
              <w:right w:val="nil"/>
            </w:tcBorders>
            <w:shd w:val="clear" w:color="000000" w:fill="FFFFFF"/>
            <w:noWrap/>
            <w:vAlign w:val="center"/>
            <w:hideMark/>
          </w:tcPr>
          <w:p w14:paraId="68A379D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14:paraId="6285B0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31392</w:t>
            </w:r>
          </w:p>
        </w:tc>
        <w:tc>
          <w:tcPr>
            <w:tcW w:w="1230" w:type="dxa"/>
            <w:tcBorders>
              <w:top w:val="nil"/>
              <w:left w:val="nil"/>
              <w:bottom w:val="single" w:sz="8" w:space="0" w:color="E9EFF4"/>
              <w:right w:val="nil"/>
            </w:tcBorders>
            <w:shd w:val="clear" w:color="000000" w:fill="FFFFFF"/>
            <w:noWrap/>
            <w:vAlign w:val="center"/>
            <w:hideMark/>
          </w:tcPr>
          <w:p w14:paraId="3DC1B97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31C33BC"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B2F5353"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151" w:type="dxa"/>
            <w:tcBorders>
              <w:top w:val="nil"/>
              <w:left w:val="nil"/>
              <w:bottom w:val="single" w:sz="8" w:space="0" w:color="E9EFF4"/>
              <w:right w:val="nil"/>
            </w:tcBorders>
            <w:shd w:val="clear" w:color="000000" w:fill="FFFFFF"/>
            <w:noWrap/>
            <w:vAlign w:val="center"/>
            <w:hideMark/>
          </w:tcPr>
          <w:p w14:paraId="019C4B9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
          <w:p w14:paraId="640D327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169968.81</w:t>
            </w:r>
          </w:p>
        </w:tc>
        <w:tc>
          <w:tcPr>
            <w:tcW w:w="1070" w:type="dxa"/>
            <w:tcBorders>
              <w:top w:val="nil"/>
              <w:left w:val="nil"/>
              <w:bottom w:val="single" w:sz="8" w:space="0" w:color="E9EFF4"/>
              <w:right w:val="nil"/>
            </w:tcBorders>
            <w:shd w:val="clear" w:color="000000" w:fill="FFFFFF"/>
            <w:noWrap/>
            <w:vAlign w:val="center"/>
            <w:hideMark/>
          </w:tcPr>
          <w:p w14:paraId="695662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164838.1</w:t>
            </w:r>
          </w:p>
        </w:tc>
        <w:tc>
          <w:tcPr>
            <w:tcW w:w="1070" w:type="dxa"/>
            <w:tcBorders>
              <w:top w:val="nil"/>
              <w:left w:val="nil"/>
              <w:bottom w:val="single" w:sz="8" w:space="0" w:color="E9EFF4"/>
              <w:right w:val="nil"/>
            </w:tcBorders>
            <w:shd w:val="clear" w:color="000000" w:fill="FFFFFF"/>
            <w:noWrap/>
            <w:vAlign w:val="center"/>
            <w:hideMark/>
          </w:tcPr>
          <w:p w14:paraId="321B96D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449693.5</w:t>
            </w:r>
          </w:p>
        </w:tc>
        <w:tc>
          <w:tcPr>
            <w:tcW w:w="1070" w:type="dxa"/>
            <w:tcBorders>
              <w:top w:val="nil"/>
              <w:left w:val="nil"/>
              <w:bottom w:val="single" w:sz="8" w:space="0" w:color="E9EFF4"/>
              <w:right w:val="nil"/>
            </w:tcBorders>
            <w:shd w:val="clear" w:color="000000" w:fill="FFFFFF"/>
            <w:noWrap/>
            <w:vAlign w:val="center"/>
            <w:hideMark/>
          </w:tcPr>
          <w:p w14:paraId="6776BF2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640667.4</w:t>
            </w:r>
          </w:p>
        </w:tc>
        <w:tc>
          <w:tcPr>
            <w:tcW w:w="1084" w:type="dxa"/>
            <w:tcBorders>
              <w:top w:val="nil"/>
              <w:left w:val="nil"/>
              <w:bottom w:val="single" w:sz="8" w:space="0" w:color="E9EFF4"/>
              <w:right w:val="nil"/>
            </w:tcBorders>
            <w:shd w:val="clear" w:color="000000" w:fill="FFFFFF"/>
            <w:noWrap/>
            <w:vAlign w:val="center"/>
            <w:hideMark/>
          </w:tcPr>
          <w:p w14:paraId="518FF71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14:paraId="1B07D30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1587755</w:t>
            </w:r>
          </w:p>
        </w:tc>
        <w:tc>
          <w:tcPr>
            <w:tcW w:w="1230" w:type="dxa"/>
            <w:tcBorders>
              <w:top w:val="nil"/>
              <w:left w:val="nil"/>
              <w:bottom w:val="single" w:sz="8" w:space="0" w:color="E9EFF4"/>
              <w:right w:val="nil"/>
            </w:tcBorders>
            <w:shd w:val="clear" w:color="000000" w:fill="FFFFFF"/>
            <w:noWrap/>
            <w:vAlign w:val="center"/>
            <w:hideMark/>
          </w:tcPr>
          <w:p w14:paraId="16367B1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0.50%</w:t>
            </w:r>
          </w:p>
        </w:tc>
      </w:tr>
      <w:tr w:rsidR="001A6FC7" w:rsidRPr="00C47FE2" w14:paraId="29B741FF"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2BF9971A"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151" w:type="dxa"/>
            <w:tcBorders>
              <w:top w:val="nil"/>
              <w:left w:val="nil"/>
              <w:bottom w:val="single" w:sz="8" w:space="0" w:color="E9EFF4"/>
              <w:right w:val="nil"/>
            </w:tcBorders>
            <w:shd w:val="clear" w:color="000000" w:fill="FFFFFF"/>
            <w:noWrap/>
            <w:vAlign w:val="center"/>
            <w:hideMark/>
          </w:tcPr>
          <w:p w14:paraId="2126983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854" w:type="dxa"/>
            <w:tcBorders>
              <w:top w:val="nil"/>
              <w:left w:val="nil"/>
              <w:bottom w:val="single" w:sz="8" w:space="0" w:color="E9EFF4"/>
              <w:right w:val="nil"/>
            </w:tcBorders>
            <w:shd w:val="clear" w:color="000000" w:fill="FFFFFF"/>
            <w:noWrap/>
            <w:vAlign w:val="center"/>
            <w:hideMark/>
          </w:tcPr>
          <w:p w14:paraId="60A937D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648472.08</w:t>
            </w:r>
          </w:p>
        </w:tc>
        <w:tc>
          <w:tcPr>
            <w:tcW w:w="1070" w:type="dxa"/>
            <w:tcBorders>
              <w:top w:val="nil"/>
              <w:left w:val="nil"/>
              <w:bottom w:val="single" w:sz="8" w:space="0" w:color="E9EFF4"/>
              <w:right w:val="nil"/>
            </w:tcBorders>
            <w:shd w:val="clear" w:color="000000" w:fill="FFFFFF"/>
            <w:noWrap/>
            <w:vAlign w:val="center"/>
            <w:hideMark/>
          </w:tcPr>
          <w:p w14:paraId="56CF00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708574.6</w:t>
            </w:r>
          </w:p>
        </w:tc>
        <w:tc>
          <w:tcPr>
            <w:tcW w:w="1070" w:type="dxa"/>
            <w:tcBorders>
              <w:top w:val="nil"/>
              <w:left w:val="nil"/>
              <w:bottom w:val="single" w:sz="8" w:space="0" w:color="E9EFF4"/>
              <w:right w:val="nil"/>
            </w:tcBorders>
            <w:shd w:val="clear" w:color="000000" w:fill="FFFFFF"/>
            <w:noWrap/>
            <w:vAlign w:val="center"/>
            <w:hideMark/>
          </w:tcPr>
          <w:p w14:paraId="5E4981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857083.7</w:t>
            </w:r>
          </w:p>
        </w:tc>
        <w:tc>
          <w:tcPr>
            <w:tcW w:w="1070" w:type="dxa"/>
            <w:tcBorders>
              <w:top w:val="nil"/>
              <w:left w:val="nil"/>
              <w:bottom w:val="single" w:sz="8" w:space="0" w:color="E9EFF4"/>
              <w:right w:val="nil"/>
            </w:tcBorders>
            <w:shd w:val="clear" w:color="000000" w:fill="FFFFFF"/>
            <w:noWrap/>
            <w:vAlign w:val="center"/>
            <w:hideMark/>
          </w:tcPr>
          <w:p w14:paraId="44F414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982903.4</w:t>
            </w:r>
          </w:p>
        </w:tc>
        <w:tc>
          <w:tcPr>
            <w:tcW w:w="1084" w:type="dxa"/>
            <w:tcBorders>
              <w:top w:val="nil"/>
              <w:left w:val="nil"/>
              <w:bottom w:val="single" w:sz="8" w:space="0" w:color="E9EFF4"/>
              <w:right w:val="nil"/>
            </w:tcBorders>
            <w:shd w:val="clear" w:color="000000" w:fill="FFFFFF"/>
            <w:noWrap/>
            <w:vAlign w:val="center"/>
            <w:hideMark/>
          </w:tcPr>
          <w:p w14:paraId="62D515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23152</w:t>
            </w:r>
          </w:p>
        </w:tc>
        <w:tc>
          <w:tcPr>
            <w:tcW w:w="1179" w:type="dxa"/>
            <w:tcBorders>
              <w:top w:val="nil"/>
              <w:left w:val="nil"/>
              <w:bottom w:val="single" w:sz="8" w:space="0" w:color="E9EFF4"/>
              <w:right w:val="nil"/>
            </w:tcBorders>
            <w:shd w:val="clear" w:color="000000" w:fill="FFFFFF"/>
            <w:noWrap/>
            <w:vAlign w:val="center"/>
            <w:hideMark/>
          </w:tcPr>
          <w:p w14:paraId="239B65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1952275</w:t>
            </w:r>
          </w:p>
        </w:tc>
        <w:tc>
          <w:tcPr>
            <w:tcW w:w="1230" w:type="dxa"/>
            <w:tcBorders>
              <w:top w:val="nil"/>
              <w:left w:val="nil"/>
              <w:bottom w:val="single" w:sz="8" w:space="0" w:color="E9EFF4"/>
              <w:right w:val="nil"/>
            </w:tcBorders>
            <w:shd w:val="clear" w:color="000000" w:fill="FFFFFF"/>
            <w:noWrap/>
            <w:vAlign w:val="center"/>
            <w:hideMark/>
          </w:tcPr>
          <w:p w14:paraId="1B8072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24.29%</w:t>
            </w:r>
          </w:p>
        </w:tc>
      </w:tr>
      <w:tr w:rsidR="001A6FC7" w:rsidRPr="00C47FE2" w14:paraId="271384D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66BA501"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151" w:type="dxa"/>
            <w:tcBorders>
              <w:top w:val="nil"/>
              <w:left w:val="nil"/>
              <w:bottom w:val="single" w:sz="8" w:space="0" w:color="E9EFF4"/>
              <w:right w:val="nil"/>
            </w:tcBorders>
            <w:shd w:val="clear" w:color="000000" w:fill="FFFFFF"/>
            <w:noWrap/>
            <w:vAlign w:val="center"/>
            <w:hideMark/>
          </w:tcPr>
          <w:p w14:paraId="1AA6219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854" w:type="dxa"/>
            <w:tcBorders>
              <w:top w:val="nil"/>
              <w:left w:val="nil"/>
              <w:bottom w:val="single" w:sz="8" w:space="0" w:color="E9EFF4"/>
              <w:right w:val="nil"/>
            </w:tcBorders>
            <w:shd w:val="clear" w:color="000000" w:fill="FFFFFF"/>
            <w:noWrap/>
            <w:vAlign w:val="center"/>
            <w:hideMark/>
          </w:tcPr>
          <w:p w14:paraId="7264161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187133.87</w:t>
            </w:r>
          </w:p>
        </w:tc>
        <w:tc>
          <w:tcPr>
            <w:tcW w:w="1070" w:type="dxa"/>
            <w:tcBorders>
              <w:top w:val="nil"/>
              <w:left w:val="nil"/>
              <w:bottom w:val="single" w:sz="8" w:space="0" w:color="E9EFF4"/>
              <w:right w:val="nil"/>
            </w:tcBorders>
            <w:shd w:val="clear" w:color="000000" w:fill="FFFFFF"/>
            <w:noWrap/>
            <w:vAlign w:val="center"/>
            <w:hideMark/>
          </w:tcPr>
          <w:p w14:paraId="04B067F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245375</w:t>
            </w:r>
          </w:p>
        </w:tc>
        <w:tc>
          <w:tcPr>
            <w:tcW w:w="1070" w:type="dxa"/>
            <w:tcBorders>
              <w:top w:val="nil"/>
              <w:left w:val="nil"/>
              <w:bottom w:val="single" w:sz="8" w:space="0" w:color="E9EFF4"/>
              <w:right w:val="nil"/>
            </w:tcBorders>
            <w:shd w:val="clear" w:color="000000" w:fill="FFFFFF"/>
            <w:noWrap/>
            <w:vAlign w:val="center"/>
            <w:hideMark/>
          </w:tcPr>
          <w:p w14:paraId="7E905E7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270079</w:t>
            </w:r>
          </w:p>
        </w:tc>
        <w:tc>
          <w:tcPr>
            <w:tcW w:w="1070" w:type="dxa"/>
            <w:tcBorders>
              <w:top w:val="nil"/>
              <w:left w:val="nil"/>
              <w:bottom w:val="single" w:sz="8" w:space="0" w:color="E9EFF4"/>
              <w:right w:val="nil"/>
            </w:tcBorders>
            <w:shd w:val="clear" w:color="000000" w:fill="FFFFFF"/>
            <w:noWrap/>
            <w:vAlign w:val="center"/>
            <w:hideMark/>
          </w:tcPr>
          <w:p w14:paraId="0385EEB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
          <w:p w14:paraId="44241F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94196</w:t>
            </w:r>
          </w:p>
        </w:tc>
        <w:tc>
          <w:tcPr>
            <w:tcW w:w="1179" w:type="dxa"/>
            <w:tcBorders>
              <w:top w:val="nil"/>
              <w:left w:val="nil"/>
              <w:bottom w:val="single" w:sz="8" w:space="0" w:color="E9EFF4"/>
              <w:right w:val="nil"/>
            </w:tcBorders>
            <w:shd w:val="clear" w:color="000000" w:fill="FFFFFF"/>
            <w:noWrap/>
            <w:vAlign w:val="center"/>
            <w:hideMark/>
          </w:tcPr>
          <w:p w14:paraId="38CEBC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288064</w:t>
            </w:r>
          </w:p>
        </w:tc>
        <w:tc>
          <w:tcPr>
            <w:tcW w:w="1230" w:type="dxa"/>
            <w:tcBorders>
              <w:top w:val="nil"/>
              <w:left w:val="nil"/>
              <w:bottom w:val="single" w:sz="8" w:space="0" w:color="E9EFF4"/>
              <w:right w:val="nil"/>
            </w:tcBorders>
            <w:shd w:val="clear" w:color="000000" w:fill="FFFFFF"/>
            <w:noWrap/>
            <w:vAlign w:val="center"/>
            <w:hideMark/>
          </w:tcPr>
          <w:p w14:paraId="6E2BF2E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BFEE6A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32DC8AB8"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151" w:type="dxa"/>
            <w:tcBorders>
              <w:top w:val="nil"/>
              <w:left w:val="nil"/>
              <w:bottom w:val="single" w:sz="8" w:space="0" w:color="E9EFF4"/>
              <w:right w:val="nil"/>
            </w:tcBorders>
            <w:shd w:val="clear" w:color="000000" w:fill="FFFFFF"/>
            <w:noWrap/>
            <w:vAlign w:val="center"/>
            <w:hideMark/>
          </w:tcPr>
          <w:p w14:paraId="51C2816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w:t>
            </w:r>
          </w:p>
        </w:tc>
        <w:tc>
          <w:tcPr>
            <w:tcW w:w="1854" w:type="dxa"/>
            <w:tcBorders>
              <w:top w:val="nil"/>
              <w:left w:val="nil"/>
              <w:bottom w:val="single" w:sz="8" w:space="0" w:color="E9EFF4"/>
              <w:right w:val="nil"/>
            </w:tcBorders>
            <w:shd w:val="clear" w:color="000000" w:fill="FFFFFF"/>
            <w:noWrap/>
            <w:vAlign w:val="center"/>
            <w:hideMark/>
          </w:tcPr>
          <w:p w14:paraId="2DEBD82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114622.9</w:t>
            </w:r>
          </w:p>
        </w:tc>
        <w:tc>
          <w:tcPr>
            <w:tcW w:w="1070" w:type="dxa"/>
            <w:tcBorders>
              <w:top w:val="nil"/>
              <w:left w:val="nil"/>
              <w:bottom w:val="single" w:sz="8" w:space="0" w:color="E9EFF4"/>
              <w:right w:val="nil"/>
            </w:tcBorders>
            <w:shd w:val="clear" w:color="000000" w:fill="FFFFFF"/>
            <w:noWrap/>
            <w:vAlign w:val="center"/>
            <w:hideMark/>
          </w:tcPr>
          <w:p w14:paraId="4BCF90A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185727</w:t>
            </w:r>
          </w:p>
        </w:tc>
        <w:tc>
          <w:tcPr>
            <w:tcW w:w="1070" w:type="dxa"/>
            <w:tcBorders>
              <w:top w:val="nil"/>
              <w:left w:val="nil"/>
              <w:bottom w:val="single" w:sz="8" w:space="0" w:color="E9EFF4"/>
              <w:right w:val="nil"/>
            </w:tcBorders>
            <w:shd w:val="clear" w:color="000000" w:fill="FFFFFF"/>
            <w:noWrap/>
            <w:vAlign w:val="center"/>
            <w:hideMark/>
          </w:tcPr>
          <w:p w14:paraId="74EC49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8" w:space="0" w:color="E9EFF4"/>
              <w:right w:val="nil"/>
            </w:tcBorders>
            <w:shd w:val="clear" w:color="000000" w:fill="FFFFFF"/>
            <w:noWrap/>
            <w:vAlign w:val="center"/>
            <w:hideMark/>
          </w:tcPr>
          <w:p w14:paraId="27BE4C4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250751</w:t>
            </w:r>
          </w:p>
        </w:tc>
        <w:tc>
          <w:tcPr>
            <w:tcW w:w="1084" w:type="dxa"/>
            <w:tcBorders>
              <w:top w:val="nil"/>
              <w:left w:val="nil"/>
              <w:bottom w:val="single" w:sz="8" w:space="0" w:color="E9EFF4"/>
              <w:right w:val="nil"/>
            </w:tcBorders>
            <w:shd w:val="clear" w:color="000000" w:fill="FFFFFF"/>
            <w:noWrap/>
            <w:vAlign w:val="center"/>
            <w:hideMark/>
          </w:tcPr>
          <w:p w14:paraId="4A804E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w:t>
            </w:r>
          </w:p>
        </w:tc>
        <w:tc>
          <w:tcPr>
            <w:tcW w:w="1179" w:type="dxa"/>
            <w:tcBorders>
              <w:top w:val="nil"/>
              <w:left w:val="nil"/>
              <w:bottom w:val="single" w:sz="8" w:space="0" w:color="E9EFF4"/>
              <w:right w:val="nil"/>
            </w:tcBorders>
            <w:shd w:val="clear" w:color="000000" w:fill="FFFFFF"/>
            <w:noWrap/>
            <w:vAlign w:val="center"/>
            <w:hideMark/>
          </w:tcPr>
          <w:p w14:paraId="37590B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276653</w:t>
            </w:r>
          </w:p>
        </w:tc>
        <w:tc>
          <w:tcPr>
            <w:tcW w:w="1230" w:type="dxa"/>
            <w:tcBorders>
              <w:top w:val="nil"/>
              <w:left w:val="nil"/>
              <w:bottom w:val="single" w:sz="8" w:space="0" w:color="E9EFF4"/>
              <w:right w:val="nil"/>
            </w:tcBorders>
            <w:shd w:val="clear" w:color="000000" w:fill="FFFFFF"/>
            <w:noWrap/>
            <w:vAlign w:val="center"/>
            <w:hideMark/>
          </w:tcPr>
          <w:p w14:paraId="6E24272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95E6ABD"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CE436B6"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151" w:type="dxa"/>
            <w:tcBorders>
              <w:top w:val="nil"/>
              <w:left w:val="nil"/>
              <w:bottom w:val="single" w:sz="8" w:space="0" w:color="E9EFF4"/>
              <w:right w:val="nil"/>
            </w:tcBorders>
            <w:shd w:val="clear" w:color="000000" w:fill="FFFFFF"/>
            <w:noWrap/>
            <w:vAlign w:val="center"/>
            <w:hideMark/>
          </w:tcPr>
          <w:p w14:paraId="5A13E96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w:t>
            </w:r>
          </w:p>
        </w:tc>
        <w:tc>
          <w:tcPr>
            <w:tcW w:w="1854" w:type="dxa"/>
            <w:tcBorders>
              <w:top w:val="nil"/>
              <w:left w:val="nil"/>
              <w:bottom w:val="single" w:sz="8" w:space="0" w:color="E9EFF4"/>
              <w:right w:val="nil"/>
            </w:tcBorders>
            <w:shd w:val="clear" w:color="000000" w:fill="FFFFFF"/>
            <w:noWrap/>
            <w:vAlign w:val="center"/>
            <w:hideMark/>
          </w:tcPr>
          <w:p w14:paraId="48EE66B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141893.34</w:t>
            </w:r>
          </w:p>
        </w:tc>
        <w:tc>
          <w:tcPr>
            <w:tcW w:w="1070" w:type="dxa"/>
            <w:tcBorders>
              <w:top w:val="nil"/>
              <w:left w:val="nil"/>
              <w:bottom w:val="single" w:sz="8" w:space="0" w:color="E9EFF4"/>
              <w:right w:val="nil"/>
            </w:tcBorders>
            <w:shd w:val="clear" w:color="000000" w:fill="FFFFFF"/>
            <w:noWrap/>
            <w:vAlign w:val="center"/>
            <w:hideMark/>
          </w:tcPr>
          <w:p w14:paraId="7CE85B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205823</w:t>
            </w:r>
          </w:p>
        </w:tc>
        <w:tc>
          <w:tcPr>
            <w:tcW w:w="1070" w:type="dxa"/>
            <w:tcBorders>
              <w:top w:val="nil"/>
              <w:left w:val="nil"/>
              <w:bottom w:val="single" w:sz="8" w:space="0" w:color="E9EFF4"/>
              <w:right w:val="nil"/>
            </w:tcBorders>
            <w:shd w:val="clear" w:color="000000" w:fill="FFFFFF"/>
            <w:noWrap/>
            <w:vAlign w:val="center"/>
            <w:hideMark/>
          </w:tcPr>
          <w:p w14:paraId="791278E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
          <w:p w14:paraId="54B4390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
          <w:p w14:paraId="20FC09E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6234</w:t>
            </w:r>
          </w:p>
        </w:tc>
        <w:tc>
          <w:tcPr>
            <w:tcW w:w="1179" w:type="dxa"/>
            <w:tcBorders>
              <w:top w:val="nil"/>
              <w:left w:val="nil"/>
              <w:bottom w:val="single" w:sz="8" w:space="0" w:color="E9EFF4"/>
              <w:right w:val="nil"/>
            </w:tcBorders>
            <w:shd w:val="clear" w:color="000000" w:fill="FFFFFF"/>
            <w:noWrap/>
            <w:vAlign w:val="center"/>
            <w:hideMark/>
          </w:tcPr>
          <w:p w14:paraId="00138B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280586</w:t>
            </w:r>
          </w:p>
        </w:tc>
        <w:tc>
          <w:tcPr>
            <w:tcW w:w="1230" w:type="dxa"/>
            <w:tcBorders>
              <w:top w:val="nil"/>
              <w:left w:val="nil"/>
              <w:bottom w:val="single" w:sz="8" w:space="0" w:color="E9EFF4"/>
              <w:right w:val="nil"/>
            </w:tcBorders>
            <w:shd w:val="clear" w:color="000000" w:fill="FFFFFF"/>
            <w:noWrap/>
            <w:vAlign w:val="center"/>
            <w:hideMark/>
          </w:tcPr>
          <w:p w14:paraId="08D89F2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C07508E"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3631DEC6"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151" w:type="dxa"/>
            <w:tcBorders>
              <w:top w:val="nil"/>
              <w:left w:val="nil"/>
              <w:bottom w:val="single" w:sz="8" w:space="0" w:color="E9EFF4"/>
              <w:right w:val="nil"/>
            </w:tcBorders>
            <w:shd w:val="clear" w:color="000000" w:fill="FFFFFF"/>
            <w:noWrap/>
            <w:vAlign w:val="center"/>
            <w:hideMark/>
          </w:tcPr>
          <w:p w14:paraId="323C1A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854" w:type="dxa"/>
            <w:tcBorders>
              <w:top w:val="nil"/>
              <w:left w:val="nil"/>
              <w:bottom w:val="single" w:sz="8" w:space="0" w:color="E9EFF4"/>
              <w:right w:val="nil"/>
            </w:tcBorders>
            <w:shd w:val="clear" w:color="000000" w:fill="FFFFFF"/>
            <w:noWrap/>
            <w:vAlign w:val="center"/>
            <w:hideMark/>
          </w:tcPr>
          <w:p w14:paraId="46E4133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148512.71</w:t>
            </w:r>
          </w:p>
        </w:tc>
        <w:tc>
          <w:tcPr>
            <w:tcW w:w="1070" w:type="dxa"/>
            <w:tcBorders>
              <w:top w:val="nil"/>
              <w:left w:val="nil"/>
              <w:bottom w:val="single" w:sz="8" w:space="0" w:color="E9EFF4"/>
              <w:right w:val="nil"/>
            </w:tcBorders>
            <w:shd w:val="clear" w:color="000000" w:fill="FFFFFF"/>
            <w:noWrap/>
            <w:vAlign w:val="center"/>
            <w:hideMark/>
          </w:tcPr>
          <w:p w14:paraId="36C1B4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204927</w:t>
            </w:r>
          </w:p>
        </w:tc>
        <w:tc>
          <w:tcPr>
            <w:tcW w:w="1070" w:type="dxa"/>
            <w:tcBorders>
              <w:top w:val="nil"/>
              <w:left w:val="nil"/>
              <w:bottom w:val="single" w:sz="8" w:space="0" w:color="E9EFF4"/>
              <w:right w:val="nil"/>
            </w:tcBorders>
            <w:shd w:val="clear" w:color="000000" w:fill="FFFFFF"/>
            <w:noWrap/>
            <w:vAlign w:val="center"/>
            <w:hideMark/>
          </w:tcPr>
          <w:p w14:paraId="4024D10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210047</w:t>
            </w:r>
          </w:p>
        </w:tc>
        <w:tc>
          <w:tcPr>
            <w:tcW w:w="1070" w:type="dxa"/>
            <w:tcBorders>
              <w:top w:val="nil"/>
              <w:left w:val="nil"/>
              <w:bottom w:val="single" w:sz="8" w:space="0" w:color="E9EFF4"/>
              <w:right w:val="nil"/>
            </w:tcBorders>
            <w:shd w:val="clear" w:color="000000" w:fill="FFFFFF"/>
            <w:noWrap/>
            <w:vAlign w:val="center"/>
            <w:hideMark/>
          </w:tcPr>
          <w:p w14:paraId="5F73DAE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265215</w:t>
            </w:r>
          </w:p>
        </w:tc>
        <w:tc>
          <w:tcPr>
            <w:tcW w:w="1084" w:type="dxa"/>
            <w:tcBorders>
              <w:top w:val="nil"/>
              <w:left w:val="nil"/>
              <w:bottom w:val="single" w:sz="8" w:space="0" w:color="E9EFF4"/>
              <w:right w:val="nil"/>
            </w:tcBorders>
            <w:shd w:val="clear" w:color="000000" w:fill="FFFFFF"/>
            <w:noWrap/>
            <w:vAlign w:val="center"/>
            <w:hideMark/>
          </w:tcPr>
          <w:p w14:paraId="7AA09B5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40649</w:t>
            </w:r>
          </w:p>
        </w:tc>
        <w:tc>
          <w:tcPr>
            <w:tcW w:w="1179" w:type="dxa"/>
            <w:tcBorders>
              <w:top w:val="nil"/>
              <w:left w:val="nil"/>
              <w:bottom w:val="single" w:sz="8" w:space="0" w:color="E9EFF4"/>
              <w:right w:val="nil"/>
            </w:tcBorders>
            <w:shd w:val="clear" w:color="000000" w:fill="FFFFFF"/>
            <w:noWrap/>
            <w:vAlign w:val="center"/>
            <w:hideMark/>
          </w:tcPr>
          <w:p w14:paraId="7E743BE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269948</w:t>
            </w:r>
          </w:p>
        </w:tc>
        <w:tc>
          <w:tcPr>
            <w:tcW w:w="1230" w:type="dxa"/>
            <w:tcBorders>
              <w:top w:val="nil"/>
              <w:left w:val="nil"/>
              <w:bottom w:val="single" w:sz="8" w:space="0" w:color="E9EFF4"/>
              <w:right w:val="nil"/>
            </w:tcBorders>
            <w:shd w:val="clear" w:color="000000" w:fill="FFFFFF"/>
            <w:noWrap/>
            <w:vAlign w:val="center"/>
            <w:hideMark/>
          </w:tcPr>
          <w:p w14:paraId="4C2A40D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44307F7"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FAA0B24"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151" w:type="dxa"/>
            <w:tcBorders>
              <w:top w:val="nil"/>
              <w:left w:val="nil"/>
              <w:bottom w:val="single" w:sz="8" w:space="0" w:color="E9EFF4"/>
              <w:right w:val="nil"/>
            </w:tcBorders>
            <w:shd w:val="clear" w:color="000000" w:fill="FFFFFF"/>
            <w:noWrap/>
            <w:vAlign w:val="center"/>
            <w:hideMark/>
          </w:tcPr>
          <w:p w14:paraId="097A165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854" w:type="dxa"/>
            <w:tcBorders>
              <w:top w:val="nil"/>
              <w:left w:val="nil"/>
              <w:bottom w:val="single" w:sz="8" w:space="0" w:color="E9EFF4"/>
              <w:right w:val="nil"/>
            </w:tcBorders>
            <w:shd w:val="clear" w:color="000000" w:fill="FFFFFF"/>
            <w:noWrap/>
            <w:vAlign w:val="center"/>
            <w:hideMark/>
          </w:tcPr>
          <w:p w14:paraId="2BB876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186662.33</w:t>
            </w:r>
          </w:p>
        </w:tc>
        <w:tc>
          <w:tcPr>
            <w:tcW w:w="1070" w:type="dxa"/>
            <w:tcBorders>
              <w:top w:val="nil"/>
              <w:left w:val="nil"/>
              <w:bottom w:val="single" w:sz="8" w:space="0" w:color="E9EFF4"/>
              <w:right w:val="nil"/>
            </w:tcBorders>
            <w:shd w:val="clear" w:color="000000" w:fill="FFFFFF"/>
            <w:noWrap/>
            <w:vAlign w:val="center"/>
            <w:hideMark/>
          </w:tcPr>
          <w:p w14:paraId="5EA043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233215</w:t>
            </w:r>
          </w:p>
        </w:tc>
        <w:tc>
          <w:tcPr>
            <w:tcW w:w="1070" w:type="dxa"/>
            <w:tcBorders>
              <w:top w:val="nil"/>
              <w:left w:val="nil"/>
              <w:bottom w:val="single" w:sz="8" w:space="0" w:color="E9EFF4"/>
              <w:right w:val="nil"/>
            </w:tcBorders>
            <w:shd w:val="clear" w:color="000000" w:fill="FFFFFF"/>
            <w:noWrap/>
            <w:vAlign w:val="center"/>
            <w:hideMark/>
          </w:tcPr>
          <w:p w14:paraId="453B9E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264191</w:t>
            </w:r>
          </w:p>
        </w:tc>
        <w:tc>
          <w:tcPr>
            <w:tcW w:w="1070" w:type="dxa"/>
            <w:tcBorders>
              <w:top w:val="nil"/>
              <w:left w:val="nil"/>
              <w:bottom w:val="single" w:sz="8" w:space="0" w:color="E9EFF4"/>
              <w:right w:val="nil"/>
            </w:tcBorders>
            <w:shd w:val="clear" w:color="000000" w:fill="FFFFFF"/>
            <w:noWrap/>
            <w:vAlign w:val="center"/>
            <w:hideMark/>
          </w:tcPr>
          <w:p w14:paraId="1B2E35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
          <w:p w14:paraId="56CFDCF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127577</w:t>
            </w:r>
          </w:p>
        </w:tc>
        <w:tc>
          <w:tcPr>
            <w:tcW w:w="1179" w:type="dxa"/>
            <w:tcBorders>
              <w:top w:val="nil"/>
              <w:left w:val="nil"/>
              <w:bottom w:val="single" w:sz="8" w:space="0" w:color="E9EFF4"/>
              <w:right w:val="nil"/>
            </w:tcBorders>
            <w:shd w:val="clear" w:color="000000" w:fill="FFFFFF"/>
            <w:noWrap/>
            <w:vAlign w:val="center"/>
            <w:hideMark/>
          </w:tcPr>
          <w:p w14:paraId="7F5CB2A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279536</w:t>
            </w:r>
          </w:p>
        </w:tc>
        <w:tc>
          <w:tcPr>
            <w:tcW w:w="1230" w:type="dxa"/>
            <w:tcBorders>
              <w:top w:val="nil"/>
              <w:left w:val="nil"/>
              <w:bottom w:val="single" w:sz="8" w:space="0" w:color="E9EFF4"/>
              <w:right w:val="nil"/>
            </w:tcBorders>
            <w:shd w:val="clear" w:color="000000" w:fill="FFFFFF"/>
            <w:noWrap/>
            <w:vAlign w:val="center"/>
            <w:hideMark/>
          </w:tcPr>
          <w:p w14:paraId="223E1F4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994FF2F"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A955D67"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151" w:type="dxa"/>
            <w:tcBorders>
              <w:top w:val="nil"/>
              <w:left w:val="nil"/>
              <w:bottom w:val="single" w:sz="8" w:space="0" w:color="E9EFF4"/>
              <w:right w:val="nil"/>
            </w:tcBorders>
            <w:shd w:val="clear" w:color="000000" w:fill="FFFFFF"/>
            <w:noWrap/>
            <w:vAlign w:val="center"/>
            <w:hideMark/>
          </w:tcPr>
          <w:p w14:paraId="2F2D2D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5684</w:t>
            </w:r>
          </w:p>
        </w:tc>
        <w:tc>
          <w:tcPr>
            <w:tcW w:w="1854" w:type="dxa"/>
            <w:tcBorders>
              <w:top w:val="nil"/>
              <w:left w:val="nil"/>
              <w:bottom w:val="single" w:sz="8" w:space="0" w:color="E9EFF4"/>
              <w:right w:val="nil"/>
            </w:tcBorders>
            <w:shd w:val="clear" w:color="000000" w:fill="FFFFFF"/>
            <w:noWrap/>
            <w:vAlign w:val="center"/>
            <w:hideMark/>
          </w:tcPr>
          <w:p w14:paraId="7349CF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218794.11</w:t>
            </w:r>
          </w:p>
        </w:tc>
        <w:tc>
          <w:tcPr>
            <w:tcW w:w="1070" w:type="dxa"/>
            <w:tcBorders>
              <w:top w:val="nil"/>
              <w:left w:val="nil"/>
              <w:bottom w:val="single" w:sz="8" w:space="0" w:color="E9EFF4"/>
              <w:right w:val="nil"/>
            </w:tcBorders>
            <w:shd w:val="clear" w:color="000000" w:fill="FFFFFF"/>
            <w:noWrap/>
            <w:vAlign w:val="center"/>
            <w:hideMark/>
          </w:tcPr>
          <w:p w14:paraId="71B5A8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305100.6</w:t>
            </w:r>
          </w:p>
        </w:tc>
        <w:tc>
          <w:tcPr>
            <w:tcW w:w="1070" w:type="dxa"/>
            <w:tcBorders>
              <w:top w:val="nil"/>
              <w:left w:val="nil"/>
              <w:bottom w:val="single" w:sz="8" w:space="0" w:color="E9EFF4"/>
              <w:right w:val="nil"/>
            </w:tcBorders>
            <w:shd w:val="clear" w:color="000000" w:fill="FFFFFF"/>
            <w:noWrap/>
            <w:vAlign w:val="center"/>
            <w:hideMark/>
          </w:tcPr>
          <w:p w14:paraId="610411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362032.4</w:t>
            </w:r>
          </w:p>
        </w:tc>
        <w:tc>
          <w:tcPr>
            <w:tcW w:w="1070" w:type="dxa"/>
            <w:tcBorders>
              <w:top w:val="nil"/>
              <w:left w:val="nil"/>
              <w:bottom w:val="single" w:sz="8" w:space="0" w:color="E9EFF4"/>
              <w:right w:val="nil"/>
            </w:tcBorders>
            <w:shd w:val="clear" w:color="000000" w:fill="FFFFFF"/>
            <w:noWrap/>
            <w:vAlign w:val="center"/>
            <w:hideMark/>
          </w:tcPr>
          <w:p w14:paraId="7432EB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883551</w:t>
            </w:r>
          </w:p>
        </w:tc>
        <w:tc>
          <w:tcPr>
            <w:tcW w:w="1084" w:type="dxa"/>
            <w:tcBorders>
              <w:top w:val="nil"/>
              <w:left w:val="nil"/>
              <w:bottom w:val="single" w:sz="8" w:space="0" w:color="E9EFF4"/>
              <w:right w:val="nil"/>
            </w:tcBorders>
            <w:shd w:val="clear" w:color="000000" w:fill="FFFFFF"/>
            <w:noWrap/>
            <w:vAlign w:val="center"/>
            <w:hideMark/>
          </w:tcPr>
          <w:p w14:paraId="607051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4FE9E41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1606225</w:t>
            </w:r>
          </w:p>
        </w:tc>
        <w:tc>
          <w:tcPr>
            <w:tcW w:w="1230" w:type="dxa"/>
            <w:tcBorders>
              <w:top w:val="nil"/>
              <w:left w:val="nil"/>
              <w:bottom w:val="single" w:sz="8" w:space="0" w:color="E9EFF4"/>
              <w:right w:val="nil"/>
            </w:tcBorders>
            <w:shd w:val="clear" w:color="000000" w:fill="FFFFFF"/>
            <w:noWrap/>
            <w:vAlign w:val="center"/>
            <w:hideMark/>
          </w:tcPr>
          <w:p w14:paraId="5ADFDFA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w:t>
            </w:r>
          </w:p>
        </w:tc>
      </w:tr>
      <w:tr w:rsidR="001A6FC7" w:rsidRPr="00C47FE2" w14:paraId="1324830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440E9A45"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151" w:type="dxa"/>
            <w:tcBorders>
              <w:top w:val="nil"/>
              <w:left w:val="nil"/>
              <w:bottom w:val="single" w:sz="8" w:space="0" w:color="E9EFF4"/>
              <w:right w:val="nil"/>
            </w:tcBorders>
            <w:shd w:val="clear" w:color="000000" w:fill="FFFFFF"/>
            <w:noWrap/>
            <w:vAlign w:val="center"/>
            <w:hideMark/>
          </w:tcPr>
          <w:p w14:paraId="7F412D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w:t>
            </w:r>
          </w:p>
        </w:tc>
        <w:tc>
          <w:tcPr>
            <w:tcW w:w="1854" w:type="dxa"/>
            <w:tcBorders>
              <w:top w:val="nil"/>
              <w:left w:val="nil"/>
              <w:bottom w:val="single" w:sz="8" w:space="0" w:color="E9EFF4"/>
              <w:right w:val="nil"/>
            </w:tcBorders>
            <w:shd w:val="clear" w:color="000000" w:fill="FFFFFF"/>
            <w:noWrap/>
            <w:vAlign w:val="center"/>
            <w:hideMark/>
          </w:tcPr>
          <w:p w14:paraId="028E5C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277443.94</w:t>
            </w:r>
          </w:p>
        </w:tc>
        <w:tc>
          <w:tcPr>
            <w:tcW w:w="1070" w:type="dxa"/>
            <w:tcBorders>
              <w:top w:val="nil"/>
              <w:left w:val="nil"/>
              <w:bottom w:val="single" w:sz="8" w:space="0" w:color="E9EFF4"/>
              <w:right w:val="nil"/>
            </w:tcBorders>
            <w:shd w:val="clear" w:color="000000" w:fill="FFFFFF"/>
            <w:noWrap/>
            <w:vAlign w:val="center"/>
            <w:hideMark/>
          </w:tcPr>
          <w:p w14:paraId="2A8B750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388607</w:t>
            </w:r>
          </w:p>
        </w:tc>
        <w:tc>
          <w:tcPr>
            <w:tcW w:w="1070" w:type="dxa"/>
            <w:tcBorders>
              <w:top w:val="nil"/>
              <w:left w:val="nil"/>
              <w:bottom w:val="single" w:sz="8" w:space="0" w:color="E9EFF4"/>
              <w:right w:val="nil"/>
            </w:tcBorders>
            <w:shd w:val="clear" w:color="000000" w:fill="FFFFFF"/>
            <w:noWrap/>
            <w:vAlign w:val="center"/>
            <w:hideMark/>
          </w:tcPr>
          <w:p w14:paraId="431447E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440319</w:t>
            </w:r>
          </w:p>
        </w:tc>
        <w:tc>
          <w:tcPr>
            <w:tcW w:w="1070" w:type="dxa"/>
            <w:tcBorders>
              <w:top w:val="nil"/>
              <w:left w:val="nil"/>
              <w:bottom w:val="single" w:sz="8" w:space="0" w:color="E9EFF4"/>
              <w:right w:val="nil"/>
            </w:tcBorders>
            <w:shd w:val="clear" w:color="000000" w:fill="FFFFFF"/>
            <w:noWrap/>
            <w:vAlign w:val="center"/>
            <w:hideMark/>
          </w:tcPr>
          <w:p w14:paraId="7C1693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462847</w:t>
            </w:r>
          </w:p>
        </w:tc>
        <w:tc>
          <w:tcPr>
            <w:tcW w:w="1084" w:type="dxa"/>
            <w:tcBorders>
              <w:top w:val="nil"/>
              <w:left w:val="nil"/>
              <w:bottom w:val="single" w:sz="8" w:space="0" w:color="E9EFF4"/>
              <w:right w:val="nil"/>
            </w:tcBorders>
            <w:shd w:val="clear" w:color="000000" w:fill="FFFFFF"/>
            <w:noWrap/>
            <w:vAlign w:val="center"/>
            <w:hideMark/>
          </w:tcPr>
          <w:p w14:paraId="09256C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25594</w:t>
            </w:r>
          </w:p>
        </w:tc>
        <w:tc>
          <w:tcPr>
            <w:tcW w:w="1179" w:type="dxa"/>
            <w:tcBorders>
              <w:top w:val="nil"/>
              <w:left w:val="nil"/>
              <w:bottom w:val="single" w:sz="8" w:space="0" w:color="E9EFF4"/>
              <w:right w:val="nil"/>
            </w:tcBorders>
            <w:shd w:val="clear" w:color="000000" w:fill="FFFFFF"/>
            <w:noWrap/>
            <w:vAlign w:val="center"/>
            <w:hideMark/>
          </w:tcPr>
          <w:p w14:paraId="7BC5B30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474535</w:t>
            </w:r>
          </w:p>
        </w:tc>
        <w:tc>
          <w:tcPr>
            <w:tcW w:w="1230" w:type="dxa"/>
            <w:tcBorders>
              <w:top w:val="nil"/>
              <w:left w:val="nil"/>
              <w:bottom w:val="single" w:sz="8" w:space="0" w:color="E9EFF4"/>
              <w:right w:val="nil"/>
            </w:tcBorders>
            <w:shd w:val="clear" w:color="000000" w:fill="FFFFFF"/>
            <w:noWrap/>
            <w:vAlign w:val="center"/>
            <w:hideMark/>
          </w:tcPr>
          <w:p w14:paraId="6A712EF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8194446"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AC3FC62"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151" w:type="dxa"/>
            <w:tcBorders>
              <w:top w:val="nil"/>
              <w:left w:val="nil"/>
              <w:bottom w:val="single" w:sz="8" w:space="0" w:color="E9EFF4"/>
              <w:right w:val="nil"/>
            </w:tcBorders>
            <w:shd w:val="clear" w:color="000000" w:fill="FFFFFF"/>
            <w:noWrap/>
            <w:vAlign w:val="center"/>
            <w:hideMark/>
          </w:tcPr>
          <w:p w14:paraId="4BB62F1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854" w:type="dxa"/>
            <w:tcBorders>
              <w:top w:val="nil"/>
              <w:left w:val="nil"/>
              <w:bottom w:val="single" w:sz="8" w:space="0" w:color="E9EFF4"/>
              <w:right w:val="nil"/>
            </w:tcBorders>
            <w:shd w:val="clear" w:color="000000" w:fill="FFFFFF"/>
            <w:noWrap/>
            <w:vAlign w:val="center"/>
            <w:hideMark/>
          </w:tcPr>
          <w:p w14:paraId="2738759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136043.65</w:t>
            </w:r>
          </w:p>
        </w:tc>
        <w:tc>
          <w:tcPr>
            <w:tcW w:w="1070" w:type="dxa"/>
            <w:tcBorders>
              <w:top w:val="nil"/>
              <w:left w:val="nil"/>
              <w:bottom w:val="single" w:sz="8" w:space="0" w:color="E9EFF4"/>
              <w:right w:val="nil"/>
            </w:tcBorders>
            <w:shd w:val="clear" w:color="000000" w:fill="FFFFFF"/>
            <w:noWrap/>
            <w:vAlign w:val="center"/>
            <w:hideMark/>
          </w:tcPr>
          <w:p w14:paraId="3C03261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70" w:type="dxa"/>
            <w:tcBorders>
              <w:top w:val="nil"/>
              <w:left w:val="nil"/>
              <w:bottom w:val="single" w:sz="8" w:space="0" w:color="E9EFF4"/>
              <w:right w:val="nil"/>
            </w:tcBorders>
            <w:shd w:val="clear" w:color="000000" w:fill="FFFFFF"/>
            <w:noWrap/>
            <w:vAlign w:val="center"/>
            <w:hideMark/>
          </w:tcPr>
          <w:p w14:paraId="5FD87E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224895</w:t>
            </w:r>
          </w:p>
        </w:tc>
        <w:tc>
          <w:tcPr>
            <w:tcW w:w="1070" w:type="dxa"/>
            <w:tcBorders>
              <w:top w:val="nil"/>
              <w:left w:val="nil"/>
              <w:bottom w:val="single" w:sz="8" w:space="0" w:color="E9EFF4"/>
              <w:right w:val="nil"/>
            </w:tcBorders>
            <w:shd w:val="clear" w:color="000000" w:fill="FFFFFF"/>
            <w:noWrap/>
            <w:vAlign w:val="center"/>
            <w:hideMark/>
          </w:tcPr>
          <w:p w14:paraId="0F684F5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269311</w:t>
            </w:r>
          </w:p>
        </w:tc>
        <w:tc>
          <w:tcPr>
            <w:tcW w:w="1084" w:type="dxa"/>
            <w:tcBorders>
              <w:top w:val="nil"/>
              <w:left w:val="nil"/>
              <w:bottom w:val="single" w:sz="8" w:space="0" w:color="E9EFF4"/>
              <w:right w:val="nil"/>
            </w:tcBorders>
            <w:shd w:val="clear" w:color="000000" w:fill="FFFFFF"/>
            <w:noWrap/>
            <w:vAlign w:val="center"/>
            <w:hideMark/>
          </w:tcPr>
          <w:p w14:paraId="2FB903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w:t>
            </w:r>
          </w:p>
        </w:tc>
        <w:tc>
          <w:tcPr>
            <w:tcW w:w="1179" w:type="dxa"/>
            <w:tcBorders>
              <w:top w:val="nil"/>
              <w:left w:val="nil"/>
              <w:bottom w:val="single" w:sz="8" w:space="0" w:color="E9EFF4"/>
              <w:right w:val="nil"/>
            </w:tcBorders>
            <w:shd w:val="clear" w:color="000000" w:fill="FFFFFF"/>
            <w:noWrap/>
            <w:vAlign w:val="center"/>
            <w:hideMark/>
          </w:tcPr>
          <w:p w14:paraId="67DAE8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274528</w:t>
            </w:r>
          </w:p>
        </w:tc>
        <w:tc>
          <w:tcPr>
            <w:tcW w:w="1230" w:type="dxa"/>
            <w:tcBorders>
              <w:top w:val="nil"/>
              <w:left w:val="nil"/>
              <w:bottom w:val="single" w:sz="8" w:space="0" w:color="E9EFF4"/>
              <w:right w:val="nil"/>
            </w:tcBorders>
            <w:shd w:val="clear" w:color="000000" w:fill="FFFFFF"/>
            <w:noWrap/>
            <w:vAlign w:val="center"/>
            <w:hideMark/>
          </w:tcPr>
          <w:p w14:paraId="5403928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487F9A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C5CF53D"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151" w:type="dxa"/>
            <w:tcBorders>
              <w:top w:val="nil"/>
              <w:left w:val="nil"/>
              <w:bottom w:val="single" w:sz="8" w:space="0" w:color="E9EFF4"/>
              <w:right w:val="nil"/>
            </w:tcBorders>
            <w:shd w:val="clear" w:color="000000" w:fill="FFFFFF"/>
            <w:noWrap/>
            <w:vAlign w:val="center"/>
            <w:hideMark/>
          </w:tcPr>
          <w:p w14:paraId="45390D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
          <w:p w14:paraId="38D1BB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170039.82</w:t>
            </w:r>
          </w:p>
        </w:tc>
        <w:tc>
          <w:tcPr>
            <w:tcW w:w="1070" w:type="dxa"/>
            <w:tcBorders>
              <w:top w:val="nil"/>
              <w:left w:val="nil"/>
              <w:bottom w:val="single" w:sz="8" w:space="0" w:color="E9EFF4"/>
              <w:right w:val="nil"/>
            </w:tcBorders>
            <w:shd w:val="clear" w:color="000000" w:fill="FFFFFF"/>
            <w:noWrap/>
            <w:vAlign w:val="center"/>
            <w:hideMark/>
          </w:tcPr>
          <w:p w14:paraId="6107405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336051.7</w:t>
            </w:r>
          </w:p>
        </w:tc>
        <w:tc>
          <w:tcPr>
            <w:tcW w:w="1070" w:type="dxa"/>
            <w:tcBorders>
              <w:top w:val="nil"/>
              <w:left w:val="nil"/>
              <w:bottom w:val="single" w:sz="8" w:space="0" w:color="E9EFF4"/>
              <w:right w:val="nil"/>
            </w:tcBorders>
            <w:shd w:val="clear" w:color="000000" w:fill="FFFFFF"/>
            <w:noWrap/>
            <w:vAlign w:val="center"/>
            <w:hideMark/>
          </w:tcPr>
          <w:p w14:paraId="6E3BEE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391354.8</w:t>
            </w:r>
          </w:p>
        </w:tc>
        <w:tc>
          <w:tcPr>
            <w:tcW w:w="1070" w:type="dxa"/>
            <w:tcBorders>
              <w:top w:val="nil"/>
              <w:left w:val="nil"/>
              <w:bottom w:val="single" w:sz="8" w:space="0" w:color="E9EFF4"/>
              <w:right w:val="nil"/>
            </w:tcBorders>
            <w:shd w:val="clear" w:color="000000" w:fill="FFFFFF"/>
            <w:noWrap/>
            <w:vAlign w:val="center"/>
            <w:hideMark/>
          </w:tcPr>
          <w:p w14:paraId="0C3B39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509588.4</w:t>
            </w:r>
          </w:p>
        </w:tc>
        <w:tc>
          <w:tcPr>
            <w:tcW w:w="1084" w:type="dxa"/>
            <w:tcBorders>
              <w:top w:val="nil"/>
              <w:left w:val="nil"/>
              <w:bottom w:val="single" w:sz="8" w:space="0" w:color="E9EFF4"/>
              <w:right w:val="nil"/>
            </w:tcBorders>
            <w:shd w:val="clear" w:color="000000" w:fill="FFFFFF"/>
            <w:noWrap/>
            <w:vAlign w:val="center"/>
            <w:hideMark/>
          </w:tcPr>
          <w:p w14:paraId="5715849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6F8BCDA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1560215</w:t>
            </w:r>
          </w:p>
        </w:tc>
        <w:tc>
          <w:tcPr>
            <w:tcW w:w="1230" w:type="dxa"/>
            <w:tcBorders>
              <w:top w:val="nil"/>
              <w:left w:val="nil"/>
              <w:bottom w:val="single" w:sz="8" w:space="0" w:color="E9EFF4"/>
              <w:right w:val="nil"/>
            </w:tcBorders>
            <w:shd w:val="clear" w:color="000000" w:fill="FFFFFF"/>
            <w:noWrap/>
            <w:vAlign w:val="center"/>
            <w:hideMark/>
          </w:tcPr>
          <w:p w14:paraId="615E2A4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15.24%</w:t>
            </w:r>
          </w:p>
        </w:tc>
      </w:tr>
      <w:tr w:rsidR="001A6FC7" w:rsidRPr="00C47FE2" w14:paraId="454A5B09"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F821134"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151" w:type="dxa"/>
            <w:tcBorders>
              <w:top w:val="nil"/>
              <w:left w:val="nil"/>
              <w:bottom w:val="single" w:sz="8" w:space="0" w:color="E9EFF4"/>
              <w:right w:val="nil"/>
            </w:tcBorders>
            <w:shd w:val="clear" w:color="000000" w:fill="FFFFFF"/>
            <w:noWrap/>
            <w:vAlign w:val="center"/>
            <w:hideMark/>
          </w:tcPr>
          <w:p w14:paraId="5BDAC9F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854" w:type="dxa"/>
            <w:tcBorders>
              <w:top w:val="nil"/>
              <w:left w:val="nil"/>
              <w:bottom w:val="single" w:sz="8" w:space="0" w:color="E9EFF4"/>
              <w:right w:val="nil"/>
            </w:tcBorders>
            <w:shd w:val="clear" w:color="000000" w:fill="FFFFFF"/>
            <w:noWrap/>
            <w:vAlign w:val="center"/>
            <w:hideMark/>
          </w:tcPr>
          <w:p w14:paraId="7381D2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116324.15</w:t>
            </w:r>
          </w:p>
        </w:tc>
        <w:tc>
          <w:tcPr>
            <w:tcW w:w="1070" w:type="dxa"/>
            <w:tcBorders>
              <w:top w:val="nil"/>
              <w:left w:val="nil"/>
              <w:bottom w:val="single" w:sz="8" w:space="0" w:color="E9EFF4"/>
              <w:right w:val="nil"/>
            </w:tcBorders>
            <w:shd w:val="clear" w:color="000000" w:fill="FFFFFF"/>
            <w:noWrap/>
            <w:vAlign w:val="center"/>
            <w:hideMark/>
          </w:tcPr>
          <w:p w14:paraId="5664431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184703</w:t>
            </w:r>
          </w:p>
        </w:tc>
        <w:tc>
          <w:tcPr>
            <w:tcW w:w="1070" w:type="dxa"/>
            <w:tcBorders>
              <w:top w:val="nil"/>
              <w:left w:val="nil"/>
              <w:bottom w:val="single" w:sz="8" w:space="0" w:color="E9EFF4"/>
              <w:right w:val="nil"/>
            </w:tcBorders>
            <w:shd w:val="clear" w:color="000000" w:fill="FFFFFF"/>
            <w:noWrap/>
            <w:vAlign w:val="center"/>
            <w:hideMark/>
          </w:tcPr>
          <w:p w14:paraId="5F6DD7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198911</w:t>
            </w:r>
          </w:p>
        </w:tc>
        <w:tc>
          <w:tcPr>
            <w:tcW w:w="1070" w:type="dxa"/>
            <w:tcBorders>
              <w:top w:val="nil"/>
              <w:left w:val="nil"/>
              <w:bottom w:val="single" w:sz="8" w:space="0" w:color="E9EFF4"/>
              <w:right w:val="nil"/>
            </w:tcBorders>
            <w:shd w:val="clear" w:color="000000" w:fill="FFFFFF"/>
            <w:noWrap/>
            <w:vAlign w:val="center"/>
            <w:hideMark/>
          </w:tcPr>
          <w:p w14:paraId="13E726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84" w:type="dxa"/>
            <w:tcBorders>
              <w:top w:val="nil"/>
              <w:left w:val="nil"/>
              <w:bottom w:val="single" w:sz="8" w:space="0" w:color="E9EFF4"/>
              <w:right w:val="nil"/>
            </w:tcBorders>
            <w:shd w:val="clear" w:color="000000" w:fill="FFFFFF"/>
            <w:noWrap/>
            <w:vAlign w:val="center"/>
            <w:hideMark/>
          </w:tcPr>
          <w:p w14:paraId="25CAAE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179" w:type="dxa"/>
            <w:tcBorders>
              <w:top w:val="nil"/>
              <w:left w:val="nil"/>
              <w:bottom w:val="single" w:sz="8" w:space="0" w:color="E9EFF4"/>
              <w:right w:val="nil"/>
            </w:tcBorders>
            <w:shd w:val="clear" w:color="000000" w:fill="FFFFFF"/>
            <w:noWrap/>
            <w:vAlign w:val="center"/>
            <w:hideMark/>
          </w:tcPr>
          <w:p w14:paraId="6B9EB3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219288</w:t>
            </w:r>
          </w:p>
        </w:tc>
        <w:tc>
          <w:tcPr>
            <w:tcW w:w="1230" w:type="dxa"/>
            <w:tcBorders>
              <w:top w:val="nil"/>
              <w:left w:val="nil"/>
              <w:bottom w:val="single" w:sz="8" w:space="0" w:color="E9EFF4"/>
              <w:right w:val="nil"/>
            </w:tcBorders>
            <w:shd w:val="clear" w:color="000000" w:fill="FFFFFF"/>
            <w:noWrap/>
            <w:vAlign w:val="center"/>
            <w:hideMark/>
          </w:tcPr>
          <w:p w14:paraId="425EAE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087571E"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0935391"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151" w:type="dxa"/>
            <w:tcBorders>
              <w:top w:val="nil"/>
              <w:left w:val="nil"/>
              <w:bottom w:val="single" w:sz="8" w:space="0" w:color="E9EFF4"/>
              <w:right w:val="nil"/>
            </w:tcBorders>
            <w:shd w:val="clear" w:color="000000" w:fill="FFFFFF"/>
            <w:noWrap/>
            <w:vAlign w:val="center"/>
            <w:hideMark/>
          </w:tcPr>
          <w:p w14:paraId="3EF9BF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14:paraId="0E3C81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168673.08</w:t>
            </w:r>
          </w:p>
        </w:tc>
        <w:tc>
          <w:tcPr>
            <w:tcW w:w="1070" w:type="dxa"/>
            <w:tcBorders>
              <w:top w:val="nil"/>
              <w:left w:val="nil"/>
              <w:bottom w:val="single" w:sz="8" w:space="0" w:color="E9EFF4"/>
              <w:right w:val="nil"/>
            </w:tcBorders>
            <w:shd w:val="clear" w:color="000000" w:fill="FFFFFF"/>
            <w:noWrap/>
            <w:vAlign w:val="center"/>
            <w:hideMark/>
          </w:tcPr>
          <w:p w14:paraId="423C656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278888.1</w:t>
            </w:r>
          </w:p>
        </w:tc>
        <w:tc>
          <w:tcPr>
            <w:tcW w:w="1070" w:type="dxa"/>
            <w:tcBorders>
              <w:top w:val="nil"/>
              <w:left w:val="nil"/>
              <w:bottom w:val="single" w:sz="8" w:space="0" w:color="E9EFF4"/>
              <w:right w:val="nil"/>
            </w:tcBorders>
            <w:shd w:val="clear" w:color="000000" w:fill="FFFFFF"/>
            <w:noWrap/>
            <w:vAlign w:val="center"/>
            <w:hideMark/>
          </w:tcPr>
          <w:p w14:paraId="220A908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342681</w:t>
            </w:r>
          </w:p>
        </w:tc>
        <w:tc>
          <w:tcPr>
            <w:tcW w:w="1070" w:type="dxa"/>
            <w:tcBorders>
              <w:top w:val="nil"/>
              <w:left w:val="nil"/>
              <w:bottom w:val="single" w:sz="8" w:space="0" w:color="E9EFF4"/>
              <w:right w:val="nil"/>
            </w:tcBorders>
            <w:shd w:val="clear" w:color="000000" w:fill="FFFFFF"/>
            <w:noWrap/>
            <w:vAlign w:val="center"/>
            <w:hideMark/>
          </w:tcPr>
          <w:p w14:paraId="0A579E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453065.3</w:t>
            </w:r>
          </w:p>
        </w:tc>
        <w:tc>
          <w:tcPr>
            <w:tcW w:w="1084" w:type="dxa"/>
            <w:tcBorders>
              <w:top w:val="nil"/>
              <w:left w:val="nil"/>
              <w:bottom w:val="single" w:sz="8" w:space="0" w:color="E9EFF4"/>
              <w:right w:val="nil"/>
            </w:tcBorders>
            <w:shd w:val="clear" w:color="000000" w:fill="FFFFFF"/>
            <w:noWrap/>
            <w:vAlign w:val="center"/>
            <w:hideMark/>
          </w:tcPr>
          <w:p w14:paraId="5E5A20F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
          <w:p w14:paraId="42AFA0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1583619</w:t>
            </w:r>
          </w:p>
        </w:tc>
        <w:tc>
          <w:tcPr>
            <w:tcW w:w="1230" w:type="dxa"/>
            <w:tcBorders>
              <w:top w:val="nil"/>
              <w:left w:val="nil"/>
              <w:bottom w:val="single" w:sz="8" w:space="0" w:color="E9EFF4"/>
              <w:right w:val="nil"/>
            </w:tcBorders>
            <w:shd w:val="clear" w:color="000000" w:fill="FFFFFF"/>
            <w:noWrap/>
            <w:vAlign w:val="center"/>
            <w:hideMark/>
          </w:tcPr>
          <w:p w14:paraId="66B81E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w:t>
            </w:r>
          </w:p>
        </w:tc>
      </w:tr>
      <w:tr w:rsidR="001A6FC7" w:rsidRPr="00C47FE2" w14:paraId="58781643"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2325FEC1"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151" w:type="dxa"/>
            <w:tcBorders>
              <w:top w:val="nil"/>
              <w:left w:val="nil"/>
              <w:bottom w:val="single" w:sz="8" w:space="0" w:color="E9EFF4"/>
              <w:right w:val="nil"/>
            </w:tcBorders>
            <w:shd w:val="clear" w:color="000000" w:fill="FFFFFF"/>
            <w:noWrap/>
            <w:vAlign w:val="center"/>
            <w:hideMark/>
          </w:tcPr>
          <w:p w14:paraId="03AAF85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w:t>
            </w:r>
          </w:p>
        </w:tc>
        <w:tc>
          <w:tcPr>
            <w:tcW w:w="1854" w:type="dxa"/>
            <w:tcBorders>
              <w:top w:val="nil"/>
              <w:left w:val="nil"/>
              <w:bottom w:val="single" w:sz="8" w:space="0" w:color="E9EFF4"/>
              <w:right w:val="nil"/>
            </w:tcBorders>
            <w:shd w:val="clear" w:color="000000" w:fill="FFFFFF"/>
            <w:noWrap/>
            <w:vAlign w:val="center"/>
            <w:hideMark/>
          </w:tcPr>
          <w:p w14:paraId="510543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150297.8</w:t>
            </w:r>
          </w:p>
        </w:tc>
        <w:tc>
          <w:tcPr>
            <w:tcW w:w="1070" w:type="dxa"/>
            <w:tcBorders>
              <w:top w:val="nil"/>
              <w:left w:val="nil"/>
              <w:bottom w:val="single" w:sz="8" w:space="0" w:color="E9EFF4"/>
              <w:right w:val="nil"/>
            </w:tcBorders>
            <w:shd w:val="clear" w:color="000000" w:fill="FFFFFF"/>
            <w:noWrap/>
            <w:vAlign w:val="center"/>
            <w:hideMark/>
          </w:tcPr>
          <w:p w14:paraId="51EFB41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209791</w:t>
            </w:r>
          </w:p>
        </w:tc>
        <w:tc>
          <w:tcPr>
            <w:tcW w:w="1070" w:type="dxa"/>
            <w:tcBorders>
              <w:top w:val="nil"/>
              <w:left w:val="nil"/>
              <w:bottom w:val="single" w:sz="8" w:space="0" w:color="E9EFF4"/>
              <w:right w:val="nil"/>
            </w:tcBorders>
            <w:shd w:val="clear" w:color="000000" w:fill="FFFFFF"/>
            <w:noWrap/>
            <w:vAlign w:val="center"/>
            <w:hideMark/>
          </w:tcPr>
          <w:p w14:paraId="73DD02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259839</w:t>
            </w:r>
          </w:p>
        </w:tc>
        <w:tc>
          <w:tcPr>
            <w:tcW w:w="1070" w:type="dxa"/>
            <w:tcBorders>
              <w:top w:val="nil"/>
              <w:left w:val="nil"/>
              <w:bottom w:val="single" w:sz="8" w:space="0" w:color="E9EFF4"/>
              <w:right w:val="nil"/>
            </w:tcBorders>
            <w:shd w:val="clear" w:color="000000" w:fill="FFFFFF"/>
            <w:noWrap/>
            <w:vAlign w:val="center"/>
            <w:hideMark/>
          </w:tcPr>
          <w:p w14:paraId="00ABD2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
          <w:p w14:paraId="5AACBC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32328</w:t>
            </w:r>
          </w:p>
        </w:tc>
        <w:tc>
          <w:tcPr>
            <w:tcW w:w="1179" w:type="dxa"/>
            <w:tcBorders>
              <w:top w:val="nil"/>
              <w:left w:val="nil"/>
              <w:bottom w:val="single" w:sz="8" w:space="0" w:color="E9EFF4"/>
              <w:right w:val="nil"/>
            </w:tcBorders>
            <w:shd w:val="clear" w:color="000000" w:fill="FFFFFF"/>
            <w:noWrap/>
            <w:vAlign w:val="center"/>
            <w:hideMark/>
          </w:tcPr>
          <w:p w14:paraId="2FC7AA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269519</w:t>
            </w:r>
          </w:p>
        </w:tc>
        <w:tc>
          <w:tcPr>
            <w:tcW w:w="1230" w:type="dxa"/>
            <w:tcBorders>
              <w:top w:val="nil"/>
              <w:left w:val="nil"/>
              <w:bottom w:val="single" w:sz="8" w:space="0" w:color="E9EFF4"/>
              <w:right w:val="nil"/>
            </w:tcBorders>
            <w:shd w:val="clear" w:color="000000" w:fill="FFFFFF"/>
            <w:noWrap/>
            <w:vAlign w:val="center"/>
            <w:hideMark/>
          </w:tcPr>
          <w:p w14:paraId="19E3EF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E2813E3"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1FAE6E7"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151" w:type="dxa"/>
            <w:tcBorders>
              <w:top w:val="nil"/>
              <w:left w:val="nil"/>
              <w:bottom w:val="single" w:sz="8" w:space="0" w:color="E9EFF4"/>
              <w:right w:val="nil"/>
            </w:tcBorders>
            <w:shd w:val="clear" w:color="000000" w:fill="FFFFFF"/>
            <w:noWrap/>
            <w:vAlign w:val="center"/>
            <w:hideMark/>
          </w:tcPr>
          <w:p w14:paraId="6178E83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854" w:type="dxa"/>
            <w:tcBorders>
              <w:top w:val="nil"/>
              <w:left w:val="nil"/>
              <w:bottom w:val="single" w:sz="8" w:space="0" w:color="E9EFF4"/>
              <w:right w:val="nil"/>
            </w:tcBorders>
            <w:shd w:val="clear" w:color="000000" w:fill="FFFFFF"/>
            <w:noWrap/>
            <w:vAlign w:val="center"/>
            <w:hideMark/>
          </w:tcPr>
          <w:p w14:paraId="767228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170842.29</w:t>
            </w:r>
          </w:p>
        </w:tc>
        <w:tc>
          <w:tcPr>
            <w:tcW w:w="1070" w:type="dxa"/>
            <w:tcBorders>
              <w:top w:val="nil"/>
              <w:left w:val="nil"/>
              <w:bottom w:val="single" w:sz="8" w:space="0" w:color="E9EFF4"/>
              <w:right w:val="nil"/>
            </w:tcBorders>
            <w:shd w:val="clear" w:color="000000" w:fill="FFFFFF"/>
            <w:noWrap/>
            <w:vAlign w:val="center"/>
            <w:hideMark/>
          </w:tcPr>
          <w:p w14:paraId="147953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
          <w:p w14:paraId="0D7C789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235647</w:t>
            </w:r>
          </w:p>
        </w:tc>
        <w:tc>
          <w:tcPr>
            <w:tcW w:w="1070" w:type="dxa"/>
            <w:tcBorders>
              <w:top w:val="nil"/>
              <w:left w:val="nil"/>
              <w:bottom w:val="single" w:sz="8" w:space="0" w:color="E9EFF4"/>
              <w:right w:val="nil"/>
            </w:tcBorders>
            <w:shd w:val="clear" w:color="000000" w:fill="FFFFFF"/>
            <w:noWrap/>
            <w:vAlign w:val="center"/>
            <w:hideMark/>
          </w:tcPr>
          <w:p w14:paraId="7B2A789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268799</w:t>
            </w:r>
          </w:p>
        </w:tc>
        <w:tc>
          <w:tcPr>
            <w:tcW w:w="1084" w:type="dxa"/>
            <w:tcBorders>
              <w:top w:val="nil"/>
              <w:left w:val="nil"/>
              <w:bottom w:val="single" w:sz="8" w:space="0" w:color="E9EFF4"/>
              <w:right w:val="nil"/>
            </w:tcBorders>
            <w:shd w:val="clear" w:color="000000" w:fill="FFFFFF"/>
            <w:noWrap/>
            <w:vAlign w:val="center"/>
            <w:hideMark/>
          </w:tcPr>
          <w:p w14:paraId="2760325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88034</w:t>
            </w:r>
          </w:p>
        </w:tc>
        <w:tc>
          <w:tcPr>
            <w:tcW w:w="1179" w:type="dxa"/>
            <w:tcBorders>
              <w:top w:val="nil"/>
              <w:left w:val="nil"/>
              <w:bottom w:val="single" w:sz="8" w:space="0" w:color="E9EFF4"/>
              <w:right w:val="nil"/>
            </w:tcBorders>
            <w:shd w:val="clear" w:color="000000" w:fill="FFFFFF"/>
            <w:noWrap/>
            <w:vAlign w:val="center"/>
            <w:hideMark/>
          </w:tcPr>
          <w:p w14:paraId="3078CB9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277561</w:t>
            </w:r>
          </w:p>
        </w:tc>
        <w:tc>
          <w:tcPr>
            <w:tcW w:w="1230" w:type="dxa"/>
            <w:tcBorders>
              <w:top w:val="nil"/>
              <w:left w:val="nil"/>
              <w:bottom w:val="single" w:sz="8" w:space="0" w:color="E9EFF4"/>
              <w:right w:val="nil"/>
            </w:tcBorders>
            <w:shd w:val="clear" w:color="000000" w:fill="FFFFFF"/>
            <w:noWrap/>
            <w:vAlign w:val="center"/>
            <w:hideMark/>
          </w:tcPr>
          <w:p w14:paraId="252817D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A8B8E4A"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328FB173"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151" w:type="dxa"/>
            <w:tcBorders>
              <w:top w:val="nil"/>
              <w:left w:val="nil"/>
              <w:bottom w:val="single" w:sz="8" w:space="0" w:color="E9EFF4"/>
              <w:right w:val="nil"/>
            </w:tcBorders>
            <w:shd w:val="clear" w:color="000000" w:fill="FFFFFF"/>
            <w:noWrap/>
            <w:vAlign w:val="center"/>
            <w:hideMark/>
          </w:tcPr>
          <w:p w14:paraId="4D9755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1072</w:t>
            </w:r>
          </w:p>
        </w:tc>
        <w:tc>
          <w:tcPr>
            <w:tcW w:w="1854" w:type="dxa"/>
            <w:tcBorders>
              <w:top w:val="nil"/>
              <w:left w:val="nil"/>
              <w:bottom w:val="single" w:sz="8" w:space="0" w:color="E9EFF4"/>
              <w:right w:val="nil"/>
            </w:tcBorders>
            <w:shd w:val="clear" w:color="000000" w:fill="FFFFFF"/>
            <w:noWrap/>
            <w:vAlign w:val="center"/>
            <w:hideMark/>
          </w:tcPr>
          <w:p w14:paraId="41AF701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385083.69</w:t>
            </w:r>
          </w:p>
        </w:tc>
        <w:tc>
          <w:tcPr>
            <w:tcW w:w="1070" w:type="dxa"/>
            <w:tcBorders>
              <w:top w:val="nil"/>
              <w:left w:val="nil"/>
              <w:bottom w:val="single" w:sz="8" w:space="0" w:color="E9EFF4"/>
              <w:right w:val="nil"/>
            </w:tcBorders>
            <w:shd w:val="clear" w:color="000000" w:fill="FFFFFF"/>
            <w:noWrap/>
            <w:vAlign w:val="center"/>
            <w:hideMark/>
          </w:tcPr>
          <w:p w14:paraId="026C00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420492.4</w:t>
            </w:r>
          </w:p>
        </w:tc>
        <w:tc>
          <w:tcPr>
            <w:tcW w:w="1070" w:type="dxa"/>
            <w:tcBorders>
              <w:top w:val="nil"/>
              <w:left w:val="nil"/>
              <w:bottom w:val="single" w:sz="8" w:space="0" w:color="E9EFF4"/>
              <w:right w:val="nil"/>
            </w:tcBorders>
            <w:shd w:val="clear" w:color="000000" w:fill="FFFFFF"/>
            <w:noWrap/>
            <w:vAlign w:val="center"/>
            <w:hideMark/>
          </w:tcPr>
          <w:p w14:paraId="0457D49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504757.5</w:t>
            </w:r>
          </w:p>
        </w:tc>
        <w:tc>
          <w:tcPr>
            <w:tcW w:w="1070" w:type="dxa"/>
            <w:tcBorders>
              <w:top w:val="nil"/>
              <w:left w:val="nil"/>
              <w:bottom w:val="single" w:sz="8" w:space="0" w:color="E9EFF4"/>
              <w:right w:val="nil"/>
            </w:tcBorders>
            <w:shd w:val="clear" w:color="000000" w:fill="FFFFFF"/>
            <w:noWrap/>
            <w:vAlign w:val="center"/>
            <w:hideMark/>
          </w:tcPr>
          <w:p w14:paraId="3883A40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822867.8</w:t>
            </w:r>
          </w:p>
        </w:tc>
        <w:tc>
          <w:tcPr>
            <w:tcW w:w="1084" w:type="dxa"/>
            <w:tcBorders>
              <w:top w:val="nil"/>
              <w:left w:val="nil"/>
              <w:bottom w:val="single" w:sz="8" w:space="0" w:color="E9EFF4"/>
              <w:right w:val="nil"/>
            </w:tcBorders>
            <w:shd w:val="clear" w:color="000000" w:fill="FFFFFF"/>
            <w:noWrap/>
            <w:vAlign w:val="center"/>
            <w:hideMark/>
          </w:tcPr>
          <w:p w14:paraId="2D37DA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179" w:type="dxa"/>
            <w:tcBorders>
              <w:top w:val="nil"/>
              <w:left w:val="nil"/>
              <w:bottom w:val="single" w:sz="8" w:space="0" w:color="E9EFF4"/>
              <w:right w:val="nil"/>
            </w:tcBorders>
            <w:shd w:val="clear" w:color="000000" w:fill="FFFFFF"/>
            <w:noWrap/>
            <w:vAlign w:val="center"/>
            <w:hideMark/>
          </w:tcPr>
          <w:p w14:paraId="52D68A7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1859449</w:t>
            </w:r>
          </w:p>
        </w:tc>
        <w:tc>
          <w:tcPr>
            <w:tcW w:w="1230" w:type="dxa"/>
            <w:tcBorders>
              <w:top w:val="nil"/>
              <w:left w:val="nil"/>
              <w:bottom w:val="single" w:sz="8" w:space="0" w:color="E9EFF4"/>
              <w:right w:val="nil"/>
            </w:tcBorders>
            <w:shd w:val="clear" w:color="000000" w:fill="FFFFFF"/>
            <w:noWrap/>
            <w:vAlign w:val="center"/>
            <w:hideMark/>
          </w:tcPr>
          <w:p w14:paraId="0B8AE5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21.08%</w:t>
            </w:r>
          </w:p>
        </w:tc>
      </w:tr>
      <w:tr w:rsidR="001A6FC7" w:rsidRPr="00C47FE2" w14:paraId="4731849D"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6DEAC7D"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151" w:type="dxa"/>
            <w:tcBorders>
              <w:top w:val="nil"/>
              <w:left w:val="nil"/>
              <w:bottom w:val="single" w:sz="8" w:space="0" w:color="E9EFF4"/>
              <w:right w:val="nil"/>
            </w:tcBorders>
            <w:shd w:val="clear" w:color="000000" w:fill="FFFFFF"/>
            <w:noWrap/>
            <w:vAlign w:val="center"/>
            <w:hideMark/>
          </w:tcPr>
          <w:p w14:paraId="278BF7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w:t>
            </w:r>
          </w:p>
        </w:tc>
        <w:tc>
          <w:tcPr>
            <w:tcW w:w="1854" w:type="dxa"/>
            <w:tcBorders>
              <w:top w:val="nil"/>
              <w:left w:val="nil"/>
              <w:bottom w:val="single" w:sz="8" w:space="0" w:color="E9EFF4"/>
              <w:right w:val="nil"/>
            </w:tcBorders>
            <w:shd w:val="clear" w:color="000000" w:fill="FFFFFF"/>
            <w:noWrap/>
            <w:vAlign w:val="center"/>
            <w:hideMark/>
          </w:tcPr>
          <w:p w14:paraId="3FAA620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173.44</w:t>
            </w:r>
          </w:p>
        </w:tc>
        <w:tc>
          <w:tcPr>
            <w:tcW w:w="1070" w:type="dxa"/>
            <w:tcBorders>
              <w:top w:val="nil"/>
              <w:left w:val="nil"/>
              <w:bottom w:val="single" w:sz="8" w:space="0" w:color="E9EFF4"/>
              <w:right w:val="nil"/>
            </w:tcBorders>
            <w:shd w:val="clear" w:color="000000" w:fill="FFFFFF"/>
            <w:noWrap/>
            <w:vAlign w:val="center"/>
            <w:hideMark/>
          </w:tcPr>
          <w:p w14:paraId="067F4B6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8" w:space="0" w:color="E9EFF4"/>
              <w:right w:val="nil"/>
            </w:tcBorders>
            <w:shd w:val="clear" w:color="000000" w:fill="FFFFFF"/>
            <w:noWrap/>
            <w:vAlign w:val="center"/>
            <w:hideMark/>
          </w:tcPr>
          <w:p w14:paraId="5C7CBCB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w:t>
            </w:r>
          </w:p>
        </w:tc>
        <w:tc>
          <w:tcPr>
            <w:tcW w:w="1070" w:type="dxa"/>
            <w:tcBorders>
              <w:top w:val="nil"/>
              <w:left w:val="nil"/>
              <w:bottom w:val="single" w:sz="8" w:space="0" w:color="E9EFF4"/>
              <w:right w:val="nil"/>
            </w:tcBorders>
            <w:shd w:val="clear" w:color="000000" w:fill="FFFFFF"/>
            <w:noWrap/>
            <w:vAlign w:val="center"/>
            <w:hideMark/>
          </w:tcPr>
          <w:p w14:paraId="386043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w:t>
            </w:r>
          </w:p>
        </w:tc>
        <w:tc>
          <w:tcPr>
            <w:tcW w:w="1084" w:type="dxa"/>
            <w:tcBorders>
              <w:top w:val="nil"/>
              <w:left w:val="nil"/>
              <w:bottom w:val="single" w:sz="8" w:space="0" w:color="E9EFF4"/>
              <w:right w:val="nil"/>
            </w:tcBorders>
            <w:shd w:val="clear" w:color="000000" w:fill="FFFFFF"/>
            <w:noWrap/>
            <w:vAlign w:val="center"/>
            <w:hideMark/>
          </w:tcPr>
          <w:p w14:paraId="5FFBCE2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5A20C2D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1292</w:t>
            </w:r>
          </w:p>
        </w:tc>
        <w:tc>
          <w:tcPr>
            <w:tcW w:w="1230" w:type="dxa"/>
            <w:tcBorders>
              <w:top w:val="nil"/>
              <w:left w:val="nil"/>
              <w:bottom w:val="single" w:sz="8" w:space="0" w:color="E9EFF4"/>
              <w:right w:val="nil"/>
            </w:tcBorders>
            <w:shd w:val="clear" w:color="000000" w:fill="FFFFFF"/>
            <w:noWrap/>
            <w:vAlign w:val="center"/>
            <w:hideMark/>
          </w:tcPr>
          <w:p w14:paraId="35DF00E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B54567A"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1B962CF"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1151" w:type="dxa"/>
            <w:tcBorders>
              <w:top w:val="nil"/>
              <w:left w:val="nil"/>
              <w:bottom w:val="single" w:sz="8" w:space="0" w:color="E9EFF4"/>
              <w:right w:val="nil"/>
            </w:tcBorders>
            <w:shd w:val="clear" w:color="000000" w:fill="FFFFFF"/>
            <w:noWrap/>
            <w:vAlign w:val="center"/>
            <w:hideMark/>
          </w:tcPr>
          <w:p w14:paraId="50108E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
          <w:p w14:paraId="264A806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070" w:type="dxa"/>
            <w:tcBorders>
              <w:top w:val="nil"/>
              <w:left w:val="nil"/>
              <w:bottom w:val="single" w:sz="8" w:space="0" w:color="E9EFF4"/>
              <w:right w:val="nil"/>
            </w:tcBorders>
            <w:shd w:val="clear" w:color="000000" w:fill="FFFFFF"/>
            <w:noWrap/>
            <w:vAlign w:val="center"/>
            <w:hideMark/>
          </w:tcPr>
          <w:p w14:paraId="132D29B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
          <w:p w14:paraId="46A5343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
          <w:p w14:paraId="4AD0A4F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84" w:type="dxa"/>
            <w:tcBorders>
              <w:top w:val="nil"/>
              <w:left w:val="nil"/>
              <w:bottom w:val="single" w:sz="8" w:space="0" w:color="E9EFF4"/>
              <w:right w:val="nil"/>
            </w:tcBorders>
            <w:shd w:val="clear" w:color="000000" w:fill="FFFFFF"/>
            <w:noWrap/>
            <w:vAlign w:val="center"/>
            <w:hideMark/>
          </w:tcPr>
          <w:p w14:paraId="4155EED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179" w:type="dxa"/>
            <w:tcBorders>
              <w:top w:val="nil"/>
              <w:left w:val="nil"/>
              <w:bottom w:val="single" w:sz="8" w:space="0" w:color="E9EFF4"/>
              <w:right w:val="nil"/>
            </w:tcBorders>
            <w:shd w:val="clear" w:color="000000" w:fill="FFFFFF"/>
            <w:noWrap/>
            <w:vAlign w:val="center"/>
            <w:hideMark/>
          </w:tcPr>
          <w:p w14:paraId="18B8E7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230" w:type="dxa"/>
            <w:tcBorders>
              <w:top w:val="nil"/>
              <w:left w:val="nil"/>
              <w:bottom w:val="single" w:sz="8" w:space="0" w:color="E9EFF4"/>
              <w:right w:val="nil"/>
            </w:tcBorders>
            <w:shd w:val="clear" w:color="000000" w:fill="FFFFFF"/>
            <w:noWrap/>
            <w:vAlign w:val="center"/>
            <w:hideMark/>
          </w:tcPr>
          <w:p w14:paraId="08951B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F382C32"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4D8665DA"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1151" w:type="dxa"/>
            <w:tcBorders>
              <w:top w:val="nil"/>
              <w:left w:val="nil"/>
              <w:bottom w:val="single" w:sz="8" w:space="0" w:color="E9EFF4"/>
              <w:right w:val="nil"/>
            </w:tcBorders>
            <w:shd w:val="clear" w:color="000000" w:fill="FFFFFF"/>
            <w:noWrap/>
            <w:vAlign w:val="center"/>
            <w:hideMark/>
          </w:tcPr>
          <w:p w14:paraId="37FE4C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854" w:type="dxa"/>
            <w:tcBorders>
              <w:top w:val="nil"/>
              <w:left w:val="nil"/>
              <w:bottom w:val="single" w:sz="8" w:space="0" w:color="E9EFF4"/>
              <w:right w:val="nil"/>
            </w:tcBorders>
            <w:shd w:val="clear" w:color="000000" w:fill="FFFFFF"/>
            <w:noWrap/>
            <w:vAlign w:val="center"/>
            <w:hideMark/>
          </w:tcPr>
          <w:p w14:paraId="31D2C1C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218839.83</w:t>
            </w:r>
          </w:p>
        </w:tc>
        <w:tc>
          <w:tcPr>
            <w:tcW w:w="1070" w:type="dxa"/>
            <w:tcBorders>
              <w:top w:val="nil"/>
              <w:left w:val="nil"/>
              <w:bottom w:val="single" w:sz="8" w:space="0" w:color="E9EFF4"/>
              <w:right w:val="nil"/>
            </w:tcBorders>
            <w:shd w:val="clear" w:color="000000" w:fill="FFFFFF"/>
            <w:noWrap/>
            <w:vAlign w:val="center"/>
            <w:hideMark/>
          </w:tcPr>
          <w:p w14:paraId="7D5FF3C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239103</w:t>
            </w:r>
          </w:p>
        </w:tc>
        <w:tc>
          <w:tcPr>
            <w:tcW w:w="1070" w:type="dxa"/>
            <w:tcBorders>
              <w:top w:val="nil"/>
              <w:left w:val="nil"/>
              <w:bottom w:val="single" w:sz="8" w:space="0" w:color="E9EFF4"/>
              <w:right w:val="nil"/>
            </w:tcBorders>
            <w:shd w:val="clear" w:color="000000" w:fill="FFFFFF"/>
            <w:noWrap/>
            <w:vAlign w:val="center"/>
            <w:hideMark/>
          </w:tcPr>
          <w:p w14:paraId="65193F3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8" w:space="0" w:color="E9EFF4"/>
              <w:right w:val="nil"/>
            </w:tcBorders>
            <w:shd w:val="clear" w:color="000000" w:fill="FFFFFF"/>
            <w:noWrap/>
            <w:vAlign w:val="center"/>
            <w:hideMark/>
          </w:tcPr>
          <w:p w14:paraId="149AF3E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84" w:type="dxa"/>
            <w:tcBorders>
              <w:top w:val="nil"/>
              <w:left w:val="nil"/>
              <w:bottom w:val="single" w:sz="8" w:space="0" w:color="E9EFF4"/>
              <w:right w:val="nil"/>
            </w:tcBorders>
            <w:shd w:val="clear" w:color="000000" w:fill="FFFFFF"/>
            <w:noWrap/>
            <w:vAlign w:val="center"/>
            <w:hideMark/>
          </w:tcPr>
          <w:p w14:paraId="178CA7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170695</w:t>
            </w:r>
          </w:p>
        </w:tc>
        <w:tc>
          <w:tcPr>
            <w:tcW w:w="1179" w:type="dxa"/>
            <w:tcBorders>
              <w:top w:val="nil"/>
              <w:left w:val="nil"/>
              <w:bottom w:val="single" w:sz="8" w:space="0" w:color="E9EFF4"/>
              <w:right w:val="nil"/>
            </w:tcBorders>
            <w:shd w:val="clear" w:color="000000" w:fill="FFFFFF"/>
            <w:noWrap/>
            <w:vAlign w:val="center"/>
            <w:hideMark/>
          </w:tcPr>
          <w:p w14:paraId="0A1077D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253870</w:t>
            </w:r>
          </w:p>
        </w:tc>
        <w:tc>
          <w:tcPr>
            <w:tcW w:w="1230" w:type="dxa"/>
            <w:tcBorders>
              <w:top w:val="nil"/>
              <w:left w:val="nil"/>
              <w:bottom w:val="single" w:sz="8" w:space="0" w:color="E9EFF4"/>
              <w:right w:val="nil"/>
            </w:tcBorders>
            <w:shd w:val="clear" w:color="000000" w:fill="FFFFFF"/>
            <w:noWrap/>
            <w:vAlign w:val="center"/>
            <w:hideMark/>
          </w:tcPr>
          <w:p w14:paraId="34D15F0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D7BC4E9"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904560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151" w:type="dxa"/>
            <w:tcBorders>
              <w:top w:val="nil"/>
              <w:left w:val="nil"/>
              <w:bottom w:val="single" w:sz="8" w:space="0" w:color="E9EFF4"/>
              <w:right w:val="nil"/>
            </w:tcBorders>
            <w:shd w:val="clear" w:color="000000" w:fill="FFFFFF"/>
            <w:noWrap/>
            <w:vAlign w:val="center"/>
            <w:hideMark/>
          </w:tcPr>
          <w:p w14:paraId="0665188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803</w:t>
            </w:r>
          </w:p>
        </w:tc>
        <w:tc>
          <w:tcPr>
            <w:tcW w:w="1854" w:type="dxa"/>
            <w:tcBorders>
              <w:top w:val="nil"/>
              <w:left w:val="nil"/>
              <w:bottom w:val="single" w:sz="8" w:space="0" w:color="E9EFF4"/>
              <w:right w:val="nil"/>
            </w:tcBorders>
            <w:shd w:val="clear" w:color="000000" w:fill="FFFFFF"/>
            <w:noWrap/>
            <w:vAlign w:val="center"/>
            <w:hideMark/>
          </w:tcPr>
          <w:p w14:paraId="6F6B69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373788.04</w:t>
            </w:r>
          </w:p>
        </w:tc>
        <w:tc>
          <w:tcPr>
            <w:tcW w:w="1070" w:type="dxa"/>
            <w:tcBorders>
              <w:top w:val="nil"/>
              <w:left w:val="nil"/>
              <w:bottom w:val="single" w:sz="8" w:space="0" w:color="E9EFF4"/>
              <w:right w:val="nil"/>
            </w:tcBorders>
            <w:shd w:val="clear" w:color="000000" w:fill="FFFFFF"/>
            <w:noWrap/>
            <w:vAlign w:val="center"/>
            <w:hideMark/>
          </w:tcPr>
          <w:p w14:paraId="06C31D1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493985.6</w:t>
            </w:r>
          </w:p>
        </w:tc>
        <w:tc>
          <w:tcPr>
            <w:tcW w:w="1070" w:type="dxa"/>
            <w:tcBorders>
              <w:top w:val="nil"/>
              <w:left w:val="nil"/>
              <w:bottom w:val="single" w:sz="8" w:space="0" w:color="E9EFF4"/>
              <w:right w:val="nil"/>
            </w:tcBorders>
            <w:shd w:val="clear" w:color="000000" w:fill="FFFFFF"/>
            <w:noWrap/>
            <w:vAlign w:val="center"/>
            <w:hideMark/>
          </w:tcPr>
          <w:p w14:paraId="0640018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735067.8</w:t>
            </w:r>
          </w:p>
        </w:tc>
        <w:tc>
          <w:tcPr>
            <w:tcW w:w="1070" w:type="dxa"/>
            <w:tcBorders>
              <w:top w:val="nil"/>
              <w:left w:val="nil"/>
              <w:bottom w:val="single" w:sz="8" w:space="0" w:color="E9EFF4"/>
              <w:right w:val="nil"/>
            </w:tcBorders>
            <w:shd w:val="clear" w:color="000000" w:fill="FFFFFF"/>
            <w:noWrap/>
            <w:vAlign w:val="center"/>
            <w:hideMark/>
          </w:tcPr>
          <w:p w14:paraId="6088644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937698.6</w:t>
            </w:r>
          </w:p>
        </w:tc>
        <w:tc>
          <w:tcPr>
            <w:tcW w:w="1084" w:type="dxa"/>
            <w:tcBorders>
              <w:top w:val="nil"/>
              <w:left w:val="nil"/>
              <w:bottom w:val="single" w:sz="8" w:space="0" w:color="E9EFF4"/>
              <w:right w:val="nil"/>
            </w:tcBorders>
            <w:shd w:val="clear" w:color="000000" w:fill="FFFFFF"/>
            <w:noWrap/>
            <w:vAlign w:val="center"/>
            <w:hideMark/>
          </w:tcPr>
          <w:p w14:paraId="6B7BBA6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04AAED9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1557568</w:t>
            </w:r>
          </w:p>
        </w:tc>
        <w:tc>
          <w:tcPr>
            <w:tcW w:w="1230" w:type="dxa"/>
            <w:tcBorders>
              <w:top w:val="nil"/>
              <w:left w:val="nil"/>
              <w:bottom w:val="single" w:sz="8" w:space="0" w:color="E9EFF4"/>
              <w:right w:val="nil"/>
            </w:tcBorders>
            <w:shd w:val="clear" w:color="000000" w:fill="FFFFFF"/>
            <w:noWrap/>
            <w:vAlign w:val="center"/>
            <w:hideMark/>
          </w:tcPr>
          <w:p w14:paraId="2C6A84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w:t>
            </w:r>
          </w:p>
        </w:tc>
      </w:tr>
      <w:tr w:rsidR="001A6FC7" w:rsidRPr="00C47FE2" w14:paraId="582413AE"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03DD59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1151" w:type="dxa"/>
            <w:tcBorders>
              <w:top w:val="nil"/>
              <w:left w:val="nil"/>
              <w:bottom w:val="single" w:sz="8" w:space="0" w:color="E9EFF4"/>
              <w:right w:val="nil"/>
            </w:tcBorders>
            <w:shd w:val="clear" w:color="000000" w:fill="FFFFFF"/>
            <w:noWrap/>
            <w:vAlign w:val="center"/>
            <w:hideMark/>
          </w:tcPr>
          <w:p w14:paraId="3F36FA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w:t>
            </w:r>
          </w:p>
        </w:tc>
        <w:tc>
          <w:tcPr>
            <w:tcW w:w="1854" w:type="dxa"/>
            <w:tcBorders>
              <w:top w:val="nil"/>
              <w:left w:val="nil"/>
              <w:bottom w:val="single" w:sz="8" w:space="0" w:color="E9EFF4"/>
              <w:right w:val="nil"/>
            </w:tcBorders>
            <w:shd w:val="clear" w:color="000000" w:fill="FFFFFF"/>
            <w:noWrap/>
            <w:vAlign w:val="center"/>
            <w:hideMark/>
          </w:tcPr>
          <w:p w14:paraId="3B47712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137901.74</w:t>
            </w:r>
          </w:p>
        </w:tc>
        <w:tc>
          <w:tcPr>
            <w:tcW w:w="1070" w:type="dxa"/>
            <w:tcBorders>
              <w:top w:val="nil"/>
              <w:left w:val="nil"/>
              <w:bottom w:val="single" w:sz="8" w:space="0" w:color="E9EFF4"/>
              <w:right w:val="nil"/>
            </w:tcBorders>
            <w:shd w:val="clear" w:color="000000" w:fill="FFFFFF"/>
            <w:noWrap/>
            <w:vAlign w:val="center"/>
            <w:hideMark/>
          </w:tcPr>
          <w:p w14:paraId="3ECDF78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263572.1</w:t>
            </w:r>
          </w:p>
        </w:tc>
        <w:tc>
          <w:tcPr>
            <w:tcW w:w="1070" w:type="dxa"/>
            <w:tcBorders>
              <w:top w:val="nil"/>
              <w:left w:val="nil"/>
              <w:bottom w:val="single" w:sz="8" w:space="0" w:color="E9EFF4"/>
              <w:right w:val="nil"/>
            </w:tcBorders>
            <w:shd w:val="clear" w:color="000000" w:fill="FFFFFF"/>
            <w:noWrap/>
            <w:vAlign w:val="center"/>
            <w:hideMark/>
          </w:tcPr>
          <w:p w14:paraId="7E9E05F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333617.4</w:t>
            </w:r>
          </w:p>
        </w:tc>
        <w:tc>
          <w:tcPr>
            <w:tcW w:w="1070" w:type="dxa"/>
            <w:tcBorders>
              <w:top w:val="nil"/>
              <w:left w:val="nil"/>
              <w:bottom w:val="single" w:sz="8" w:space="0" w:color="E9EFF4"/>
              <w:right w:val="nil"/>
            </w:tcBorders>
            <w:shd w:val="clear" w:color="000000" w:fill="FFFFFF"/>
            <w:noWrap/>
            <w:vAlign w:val="center"/>
            <w:hideMark/>
          </w:tcPr>
          <w:p w14:paraId="0F58456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471568.1</w:t>
            </w:r>
          </w:p>
        </w:tc>
        <w:tc>
          <w:tcPr>
            <w:tcW w:w="1084" w:type="dxa"/>
            <w:tcBorders>
              <w:top w:val="nil"/>
              <w:left w:val="nil"/>
              <w:bottom w:val="single" w:sz="8" w:space="0" w:color="E9EFF4"/>
              <w:right w:val="nil"/>
            </w:tcBorders>
            <w:shd w:val="clear" w:color="000000" w:fill="FFFFFF"/>
            <w:noWrap/>
            <w:vAlign w:val="center"/>
            <w:hideMark/>
          </w:tcPr>
          <w:p w14:paraId="486B446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14:paraId="562B0D6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1557137</w:t>
            </w:r>
          </w:p>
        </w:tc>
        <w:tc>
          <w:tcPr>
            <w:tcW w:w="1230" w:type="dxa"/>
            <w:tcBorders>
              <w:top w:val="nil"/>
              <w:left w:val="nil"/>
              <w:bottom w:val="single" w:sz="8" w:space="0" w:color="E9EFF4"/>
              <w:right w:val="nil"/>
            </w:tcBorders>
            <w:shd w:val="clear" w:color="000000" w:fill="FFFFFF"/>
            <w:noWrap/>
            <w:vAlign w:val="center"/>
            <w:hideMark/>
          </w:tcPr>
          <w:p w14:paraId="4CAE5C9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31.27%</w:t>
            </w:r>
          </w:p>
        </w:tc>
      </w:tr>
      <w:tr w:rsidR="001A6FC7" w:rsidRPr="00C47FE2" w14:paraId="0A5E1AA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B13E4D5"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151" w:type="dxa"/>
            <w:tcBorders>
              <w:top w:val="nil"/>
              <w:left w:val="nil"/>
              <w:bottom w:val="single" w:sz="8" w:space="0" w:color="E9EFF4"/>
              <w:right w:val="nil"/>
            </w:tcBorders>
            <w:shd w:val="clear" w:color="000000" w:fill="FFFFFF"/>
            <w:noWrap/>
            <w:vAlign w:val="center"/>
            <w:hideMark/>
          </w:tcPr>
          <w:p w14:paraId="453EAB6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w:t>
            </w:r>
          </w:p>
        </w:tc>
        <w:tc>
          <w:tcPr>
            <w:tcW w:w="1854" w:type="dxa"/>
            <w:tcBorders>
              <w:top w:val="nil"/>
              <w:left w:val="nil"/>
              <w:bottom w:val="single" w:sz="8" w:space="0" w:color="E9EFF4"/>
              <w:right w:val="nil"/>
            </w:tcBorders>
            <w:shd w:val="clear" w:color="000000" w:fill="FFFFFF"/>
            <w:noWrap/>
            <w:vAlign w:val="center"/>
            <w:hideMark/>
          </w:tcPr>
          <w:p w14:paraId="10434BB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173476.5</w:t>
            </w:r>
          </w:p>
        </w:tc>
        <w:tc>
          <w:tcPr>
            <w:tcW w:w="1070" w:type="dxa"/>
            <w:tcBorders>
              <w:top w:val="nil"/>
              <w:left w:val="nil"/>
              <w:bottom w:val="single" w:sz="8" w:space="0" w:color="E9EFF4"/>
              <w:right w:val="nil"/>
            </w:tcBorders>
            <w:shd w:val="clear" w:color="000000" w:fill="FFFFFF"/>
            <w:noWrap/>
            <w:vAlign w:val="center"/>
            <w:hideMark/>
          </w:tcPr>
          <w:p w14:paraId="00BD750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222463</w:t>
            </w:r>
          </w:p>
        </w:tc>
        <w:tc>
          <w:tcPr>
            <w:tcW w:w="1070" w:type="dxa"/>
            <w:tcBorders>
              <w:top w:val="nil"/>
              <w:left w:val="nil"/>
              <w:bottom w:val="single" w:sz="8" w:space="0" w:color="E9EFF4"/>
              <w:right w:val="nil"/>
            </w:tcBorders>
            <w:shd w:val="clear" w:color="000000" w:fill="FFFFFF"/>
            <w:noWrap/>
            <w:vAlign w:val="center"/>
            <w:hideMark/>
          </w:tcPr>
          <w:p w14:paraId="7F3EEEB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256255</w:t>
            </w:r>
          </w:p>
        </w:tc>
        <w:tc>
          <w:tcPr>
            <w:tcW w:w="1070" w:type="dxa"/>
            <w:tcBorders>
              <w:top w:val="nil"/>
              <w:left w:val="nil"/>
              <w:bottom w:val="single" w:sz="8" w:space="0" w:color="E9EFF4"/>
              <w:right w:val="nil"/>
            </w:tcBorders>
            <w:shd w:val="clear" w:color="000000" w:fill="FFFFFF"/>
            <w:noWrap/>
            <w:vAlign w:val="center"/>
            <w:hideMark/>
          </w:tcPr>
          <w:p w14:paraId="2C59FC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258175</w:t>
            </w:r>
          </w:p>
        </w:tc>
        <w:tc>
          <w:tcPr>
            <w:tcW w:w="1084" w:type="dxa"/>
            <w:tcBorders>
              <w:top w:val="nil"/>
              <w:left w:val="nil"/>
              <w:bottom w:val="single" w:sz="8" w:space="0" w:color="E9EFF4"/>
              <w:right w:val="nil"/>
            </w:tcBorders>
            <w:shd w:val="clear" w:color="000000" w:fill="FFFFFF"/>
            <w:noWrap/>
            <w:vAlign w:val="center"/>
            <w:hideMark/>
          </w:tcPr>
          <w:p w14:paraId="13382A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106517</w:t>
            </w:r>
          </w:p>
        </w:tc>
        <w:tc>
          <w:tcPr>
            <w:tcW w:w="1179" w:type="dxa"/>
            <w:tcBorders>
              <w:top w:val="nil"/>
              <w:left w:val="nil"/>
              <w:bottom w:val="single" w:sz="8" w:space="0" w:color="E9EFF4"/>
              <w:right w:val="nil"/>
            </w:tcBorders>
            <w:shd w:val="clear" w:color="000000" w:fill="FFFFFF"/>
            <w:noWrap/>
            <w:vAlign w:val="center"/>
            <w:hideMark/>
          </w:tcPr>
          <w:p w14:paraId="6CBF162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258096</w:t>
            </w:r>
          </w:p>
        </w:tc>
        <w:tc>
          <w:tcPr>
            <w:tcW w:w="1230" w:type="dxa"/>
            <w:tcBorders>
              <w:top w:val="nil"/>
              <w:left w:val="nil"/>
              <w:bottom w:val="single" w:sz="8" w:space="0" w:color="E9EFF4"/>
              <w:right w:val="nil"/>
            </w:tcBorders>
            <w:shd w:val="clear" w:color="000000" w:fill="FFFFFF"/>
            <w:noWrap/>
            <w:vAlign w:val="center"/>
            <w:hideMark/>
          </w:tcPr>
          <w:p w14:paraId="79C15EC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26CD272"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731B6E9"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1151" w:type="dxa"/>
            <w:tcBorders>
              <w:top w:val="nil"/>
              <w:left w:val="nil"/>
              <w:bottom w:val="single" w:sz="8" w:space="0" w:color="E9EFF4"/>
              <w:right w:val="nil"/>
            </w:tcBorders>
            <w:shd w:val="clear" w:color="000000" w:fill="FFFFFF"/>
            <w:noWrap/>
            <w:vAlign w:val="center"/>
            <w:hideMark/>
          </w:tcPr>
          <w:p w14:paraId="2942E99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854" w:type="dxa"/>
            <w:tcBorders>
              <w:top w:val="nil"/>
              <w:left w:val="nil"/>
              <w:bottom w:val="single" w:sz="8" w:space="0" w:color="E9EFF4"/>
              <w:right w:val="nil"/>
            </w:tcBorders>
            <w:shd w:val="clear" w:color="000000" w:fill="FFFFFF"/>
            <w:noWrap/>
            <w:vAlign w:val="center"/>
            <w:hideMark/>
          </w:tcPr>
          <w:p w14:paraId="0708947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188778.27</w:t>
            </w:r>
          </w:p>
        </w:tc>
        <w:tc>
          <w:tcPr>
            <w:tcW w:w="1070" w:type="dxa"/>
            <w:tcBorders>
              <w:top w:val="nil"/>
              <w:left w:val="nil"/>
              <w:bottom w:val="single" w:sz="8" w:space="0" w:color="E9EFF4"/>
              <w:right w:val="nil"/>
            </w:tcBorders>
            <w:shd w:val="clear" w:color="000000" w:fill="FFFFFF"/>
            <w:noWrap/>
            <w:vAlign w:val="center"/>
            <w:hideMark/>
          </w:tcPr>
          <w:p w14:paraId="6F3337D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
          <w:p w14:paraId="1AF24B4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
          <w:p w14:paraId="5C3F06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258559</w:t>
            </w:r>
          </w:p>
        </w:tc>
        <w:tc>
          <w:tcPr>
            <w:tcW w:w="1084" w:type="dxa"/>
            <w:tcBorders>
              <w:top w:val="nil"/>
              <w:left w:val="nil"/>
              <w:bottom w:val="single" w:sz="8" w:space="0" w:color="E9EFF4"/>
              <w:right w:val="nil"/>
            </w:tcBorders>
            <w:shd w:val="clear" w:color="000000" w:fill="FFFFFF"/>
            <w:noWrap/>
            <w:vAlign w:val="center"/>
            <w:hideMark/>
          </w:tcPr>
          <w:p w14:paraId="78D865C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151065</w:t>
            </w:r>
          </w:p>
        </w:tc>
        <w:tc>
          <w:tcPr>
            <w:tcW w:w="1179" w:type="dxa"/>
            <w:tcBorders>
              <w:top w:val="nil"/>
              <w:left w:val="nil"/>
              <w:bottom w:val="single" w:sz="8" w:space="0" w:color="E9EFF4"/>
              <w:right w:val="nil"/>
            </w:tcBorders>
            <w:shd w:val="clear" w:color="000000" w:fill="FFFFFF"/>
            <w:noWrap/>
            <w:vAlign w:val="center"/>
            <w:hideMark/>
          </w:tcPr>
          <w:p w14:paraId="20C59E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258528</w:t>
            </w:r>
          </w:p>
        </w:tc>
        <w:tc>
          <w:tcPr>
            <w:tcW w:w="1230" w:type="dxa"/>
            <w:tcBorders>
              <w:top w:val="nil"/>
              <w:left w:val="nil"/>
              <w:bottom w:val="single" w:sz="8" w:space="0" w:color="E9EFF4"/>
              <w:right w:val="nil"/>
            </w:tcBorders>
            <w:shd w:val="clear" w:color="000000" w:fill="FFFFFF"/>
            <w:noWrap/>
            <w:vAlign w:val="center"/>
            <w:hideMark/>
          </w:tcPr>
          <w:p w14:paraId="586E81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4E8C619"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43D2192F"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DELETE Invoice for Project 02</w:t>
            </w:r>
          </w:p>
        </w:tc>
        <w:tc>
          <w:tcPr>
            <w:tcW w:w="1151" w:type="dxa"/>
            <w:tcBorders>
              <w:top w:val="nil"/>
              <w:left w:val="nil"/>
              <w:bottom w:val="single" w:sz="8" w:space="0" w:color="E9EFF4"/>
              <w:right w:val="nil"/>
            </w:tcBorders>
            <w:shd w:val="clear" w:color="000000" w:fill="FFFFFF"/>
            <w:noWrap/>
            <w:vAlign w:val="center"/>
            <w:hideMark/>
          </w:tcPr>
          <w:p w14:paraId="6E1CFBA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
          <w:p w14:paraId="68EE74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070" w:type="dxa"/>
            <w:tcBorders>
              <w:top w:val="nil"/>
              <w:left w:val="nil"/>
              <w:bottom w:val="single" w:sz="8" w:space="0" w:color="E9EFF4"/>
              <w:right w:val="nil"/>
            </w:tcBorders>
            <w:shd w:val="clear" w:color="000000" w:fill="FFFFFF"/>
            <w:noWrap/>
            <w:vAlign w:val="center"/>
            <w:hideMark/>
          </w:tcPr>
          <w:p w14:paraId="1F000B2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
          <w:p w14:paraId="5FB901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
          <w:p w14:paraId="578340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84" w:type="dxa"/>
            <w:tcBorders>
              <w:top w:val="nil"/>
              <w:left w:val="nil"/>
              <w:bottom w:val="single" w:sz="8" w:space="0" w:color="E9EFF4"/>
              <w:right w:val="nil"/>
            </w:tcBorders>
            <w:shd w:val="clear" w:color="000000" w:fill="FFFFFF"/>
            <w:noWrap/>
            <w:vAlign w:val="center"/>
            <w:hideMark/>
          </w:tcPr>
          <w:p w14:paraId="613F7D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179" w:type="dxa"/>
            <w:tcBorders>
              <w:top w:val="nil"/>
              <w:left w:val="nil"/>
              <w:bottom w:val="single" w:sz="8" w:space="0" w:color="E9EFF4"/>
              <w:right w:val="nil"/>
            </w:tcBorders>
            <w:shd w:val="clear" w:color="000000" w:fill="FFFFFF"/>
            <w:noWrap/>
            <w:vAlign w:val="center"/>
            <w:hideMark/>
          </w:tcPr>
          <w:p w14:paraId="5BC5AB0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230" w:type="dxa"/>
            <w:tcBorders>
              <w:top w:val="nil"/>
              <w:left w:val="nil"/>
              <w:bottom w:val="single" w:sz="8" w:space="0" w:color="E9EFF4"/>
              <w:right w:val="nil"/>
            </w:tcBorders>
            <w:shd w:val="clear" w:color="000000" w:fill="FFFFFF"/>
            <w:noWrap/>
            <w:vAlign w:val="center"/>
            <w:hideMark/>
          </w:tcPr>
          <w:p w14:paraId="493EAF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6969BCD"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10457CA"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1151" w:type="dxa"/>
            <w:tcBorders>
              <w:top w:val="nil"/>
              <w:left w:val="nil"/>
              <w:bottom w:val="single" w:sz="8" w:space="0" w:color="E9EFF4"/>
              <w:right w:val="nil"/>
            </w:tcBorders>
            <w:shd w:val="clear" w:color="000000" w:fill="FFFFFF"/>
            <w:noWrap/>
            <w:vAlign w:val="center"/>
            <w:hideMark/>
          </w:tcPr>
          <w:p w14:paraId="4EA8CE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w:t>
            </w:r>
          </w:p>
        </w:tc>
        <w:tc>
          <w:tcPr>
            <w:tcW w:w="1854" w:type="dxa"/>
            <w:tcBorders>
              <w:top w:val="nil"/>
              <w:left w:val="nil"/>
              <w:bottom w:val="single" w:sz="8" w:space="0" w:color="E9EFF4"/>
              <w:right w:val="nil"/>
            </w:tcBorders>
            <w:shd w:val="clear" w:color="000000" w:fill="FFFFFF"/>
            <w:noWrap/>
            <w:vAlign w:val="center"/>
            <w:hideMark/>
          </w:tcPr>
          <w:p w14:paraId="3D108B0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177002.14</w:t>
            </w:r>
          </w:p>
        </w:tc>
        <w:tc>
          <w:tcPr>
            <w:tcW w:w="1070" w:type="dxa"/>
            <w:tcBorders>
              <w:top w:val="nil"/>
              <w:left w:val="nil"/>
              <w:bottom w:val="single" w:sz="8" w:space="0" w:color="E9EFF4"/>
              <w:right w:val="nil"/>
            </w:tcBorders>
            <w:shd w:val="clear" w:color="000000" w:fill="FFFFFF"/>
            <w:noWrap/>
            <w:vAlign w:val="center"/>
            <w:hideMark/>
          </w:tcPr>
          <w:p w14:paraId="3EB20E8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199039</w:t>
            </w:r>
          </w:p>
        </w:tc>
        <w:tc>
          <w:tcPr>
            <w:tcW w:w="1070" w:type="dxa"/>
            <w:tcBorders>
              <w:top w:val="nil"/>
              <w:left w:val="nil"/>
              <w:bottom w:val="single" w:sz="8" w:space="0" w:color="E9EFF4"/>
              <w:right w:val="nil"/>
            </w:tcBorders>
            <w:shd w:val="clear" w:color="000000" w:fill="FFFFFF"/>
            <w:noWrap/>
            <w:vAlign w:val="center"/>
            <w:hideMark/>
          </w:tcPr>
          <w:p w14:paraId="4FE4A82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245503</w:t>
            </w:r>
          </w:p>
        </w:tc>
        <w:tc>
          <w:tcPr>
            <w:tcW w:w="1070" w:type="dxa"/>
            <w:tcBorders>
              <w:top w:val="nil"/>
              <w:left w:val="nil"/>
              <w:bottom w:val="single" w:sz="8" w:space="0" w:color="E9EFF4"/>
              <w:right w:val="nil"/>
            </w:tcBorders>
            <w:shd w:val="clear" w:color="000000" w:fill="FFFFFF"/>
            <w:noWrap/>
            <w:vAlign w:val="center"/>
            <w:hideMark/>
          </w:tcPr>
          <w:p w14:paraId="121419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254463</w:t>
            </w:r>
          </w:p>
        </w:tc>
        <w:tc>
          <w:tcPr>
            <w:tcW w:w="1084" w:type="dxa"/>
            <w:tcBorders>
              <w:top w:val="nil"/>
              <w:left w:val="nil"/>
              <w:bottom w:val="single" w:sz="8" w:space="0" w:color="E9EFF4"/>
              <w:right w:val="nil"/>
            </w:tcBorders>
            <w:shd w:val="clear" w:color="000000" w:fill="FFFFFF"/>
            <w:noWrap/>
            <w:vAlign w:val="center"/>
            <w:hideMark/>
          </w:tcPr>
          <w:p w14:paraId="2824AB8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129326</w:t>
            </w:r>
          </w:p>
        </w:tc>
        <w:tc>
          <w:tcPr>
            <w:tcW w:w="1179" w:type="dxa"/>
            <w:tcBorders>
              <w:top w:val="nil"/>
              <w:left w:val="nil"/>
              <w:bottom w:val="single" w:sz="8" w:space="0" w:color="E9EFF4"/>
              <w:right w:val="nil"/>
            </w:tcBorders>
            <w:shd w:val="clear" w:color="000000" w:fill="FFFFFF"/>
            <w:noWrap/>
            <w:vAlign w:val="center"/>
            <w:hideMark/>
          </w:tcPr>
          <w:p w14:paraId="21D475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254341</w:t>
            </w:r>
          </w:p>
        </w:tc>
        <w:tc>
          <w:tcPr>
            <w:tcW w:w="1230" w:type="dxa"/>
            <w:tcBorders>
              <w:top w:val="nil"/>
              <w:left w:val="nil"/>
              <w:bottom w:val="single" w:sz="8" w:space="0" w:color="E9EFF4"/>
              <w:right w:val="nil"/>
            </w:tcBorders>
            <w:shd w:val="clear" w:color="000000" w:fill="FFFFFF"/>
            <w:noWrap/>
            <w:vAlign w:val="center"/>
            <w:hideMark/>
          </w:tcPr>
          <w:p w14:paraId="6E9AE02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40C8EE7"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AE3DAB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151" w:type="dxa"/>
            <w:tcBorders>
              <w:top w:val="nil"/>
              <w:left w:val="nil"/>
              <w:bottom w:val="single" w:sz="8" w:space="0" w:color="E9EFF4"/>
              <w:right w:val="nil"/>
            </w:tcBorders>
            <w:shd w:val="clear" w:color="000000" w:fill="FFFFFF"/>
            <w:noWrap/>
            <w:vAlign w:val="center"/>
            <w:hideMark/>
          </w:tcPr>
          <w:p w14:paraId="324A97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2143</w:t>
            </w:r>
          </w:p>
        </w:tc>
        <w:tc>
          <w:tcPr>
            <w:tcW w:w="1854" w:type="dxa"/>
            <w:tcBorders>
              <w:top w:val="nil"/>
              <w:left w:val="nil"/>
              <w:bottom w:val="single" w:sz="8" w:space="0" w:color="E9EFF4"/>
              <w:right w:val="nil"/>
            </w:tcBorders>
            <w:shd w:val="clear" w:color="000000" w:fill="FFFFFF"/>
            <w:noWrap/>
            <w:vAlign w:val="center"/>
            <w:hideMark/>
          </w:tcPr>
          <w:p w14:paraId="72941E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180900.12</w:t>
            </w:r>
          </w:p>
        </w:tc>
        <w:tc>
          <w:tcPr>
            <w:tcW w:w="1070" w:type="dxa"/>
            <w:tcBorders>
              <w:top w:val="nil"/>
              <w:left w:val="nil"/>
              <w:bottom w:val="single" w:sz="8" w:space="0" w:color="E9EFF4"/>
              <w:right w:val="nil"/>
            </w:tcBorders>
            <w:shd w:val="clear" w:color="000000" w:fill="FFFFFF"/>
            <w:noWrap/>
            <w:vAlign w:val="center"/>
            <w:hideMark/>
          </w:tcPr>
          <w:p w14:paraId="375B90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325313.7</w:t>
            </w:r>
          </w:p>
        </w:tc>
        <w:tc>
          <w:tcPr>
            <w:tcW w:w="1070" w:type="dxa"/>
            <w:tcBorders>
              <w:top w:val="nil"/>
              <w:left w:val="nil"/>
              <w:bottom w:val="single" w:sz="8" w:space="0" w:color="E9EFF4"/>
              <w:right w:val="nil"/>
            </w:tcBorders>
            <w:shd w:val="clear" w:color="000000" w:fill="FFFFFF"/>
            <w:noWrap/>
            <w:vAlign w:val="center"/>
            <w:hideMark/>
          </w:tcPr>
          <w:p w14:paraId="4EBC688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360504.2</w:t>
            </w:r>
          </w:p>
        </w:tc>
        <w:tc>
          <w:tcPr>
            <w:tcW w:w="1070" w:type="dxa"/>
            <w:tcBorders>
              <w:top w:val="nil"/>
              <w:left w:val="nil"/>
              <w:bottom w:val="single" w:sz="8" w:space="0" w:color="E9EFF4"/>
              <w:right w:val="nil"/>
            </w:tcBorders>
            <w:shd w:val="clear" w:color="000000" w:fill="FFFFFF"/>
            <w:noWrap/>
            <w:vAlign w:val="center"/>
            <w:hideMark/>
          </w:tcPr>
          <w:p w14:paraId="2D034C4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480814</w:t>
            </w:r>
          </w:p>
        </w:tc>
        <w:tc>
          <w:tcPr>
            <w:tcW w:w="1084" w:type="dxa"/>
            <w:tcBorders>
              <w:top w:val="nil"/>
              <w:left w:val="nil"/>
              <w:bottom w:val="single" w:sz="8" w:space="0" w:color="E9EFF4"/>
              <w:right w:val="nil"/>
            </w:tcBorders>
            <w:shd w:val="clear" w:color="000000" w:fill="FFFFFF"/>
            <w:noWrap/>
            <w:vAlign w:val="center"/>
            <w:hideMark/>
          </w:tcPr>
          <w:p w14:paraId="7292FB7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
          <w:p w14:paraId="0BC5E7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1552325</w:t>
            </w:r>
          </w:p>
        </w:tc>
        <w:tc>
          <w:tcPr>
            <w:tcW w:w="1230" w:type="dxa"/>
            <w:tcBorders>
              <w:top w:val="nil"/>
              <w:left w:val="nil"/>
              <w:bottom w:val="single" w:sz="8" w:space="0" w:color="E9EFF4"/>
              <w:right w:val="nil"/>
            </w:tcBorders>
            <w:shd w:val="clear" w:color="000000" w:fill="FFFFFF"/>
            <w:noWrap/>
            <w:vAlign w:val="center"/>
            <w:hideMark/>
          </w:tcPr>
          <w:p w14:paraId="4257F98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r>
      <w:tr w:rsidR="001A6FC7" w:rsidRPr="00C47FE2" w14:paraId="499013FC"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30D30C1C"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151" w:type="dxa"/>
            <w:tcBorders>
              <w:top w:val="nil"/>
              <w:left w:val="nil"/>
              <w:bottom w:val="single" w:sz="8" w:space="0" w:color="E9EFF4"/>
              <w:right w:val="nil"/>
            </w:tcBorders>
            <w:shd w:val="clear" w:color="000000" w:fill="FFFFFF"/>
            <w:noWrap/>
            <w:vAlign w:val="center"/>
            <w:hideMark/>
          </w:tcPr>
          <w:p w14:paraId="2B845FF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916</w:t>
            </w:r>
          </w:p>
        </w:tc>
        <w:tc>
          <w:tcPr>
            <w:tcW w:w="1854" w:type="dxa"/>
            <w:tcBorders>
              <w:top w:val="nil"/>
              <w:left w:val="nil"/>
              <w:bottom w:val="single" w:sz="8" w:space="0" w:color="E9EFF4"/>
              <w:right w:val="nil"/>
            </w:tcBorders>
            <w:shd w:val="clear" w:color="000000" w:fill="FFFFFF"/>
            <w:noWrap/>
            <w:vAlign w:val="center"/>
            <w:hideMark/>
          </w:tcPr>
          <w:p w14:paraId="10637A9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333027.02</w:t>
            </w:r>
          </w:p>
        </w:tc>
        <w:tc>
          <w:tcPr>
            <w:tcW w:w="1070" w:type="dxa"/>
            <w:tcBorders>
              <w:top w:val="nil"/>
              <w:left w:val="nil"/>
              <w:bottom w:val="single" w:sz="8" w:space="0" w:color="E9EFF4"/>
              <w:right w:val="nil"/>
            </w:tcBorders>
            <w:shd w:val="clear" w:color="000000" w:fill="FFFFFF"/>
            <w:noWrap/>
            <w:vAlign w:val="center"/>
            <w:hideMark/>
          </w:tcPr>
          <w:p w14:paraId="53632B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687930.3</w:t>
            </w:r>
          </w:p>
        </w:tc>
        <w:tc>
          <w:tcPr>
            <w:tcW w:w="1070" w:type="dxa"/>
            <w:tcBorders>
              <w:top w:val="nil"/>
              <w:left w:val="nil"/>
              <w:bottom w:val="single" w:sz="8" w:space="0" w:color="E9EFF4"/>
              <w:right w:val="nil"/>
            </w:tcBorders>
            <w:shd w:val="clear" w:color="000000" w:fill="FFFFFF"/>
            <w:noWrap/>
            <w:vAlign w:val="center"/>
            <w:hideMark/>
          </w:tcPr>
          <w:p w14:paraId="1E9915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728249.1</w:t>
            </w:r>
          </w:p>
        </w:tc>
        <w:tc>
          <w:tcPr>
            <w:tcW w:w="1070" w:type="dxa"/>
            <w:tcBorders>
              <w:top w:val="nil"/>
              <w:left w:val="nil"/>
              <w:bottom w:val="single" w:sz="8" w:space="0" w:color="E9EFF4"/>
              <w:right w:val="nil"/>
            </w:tcBorders>
            <w:shd w:val="clear" w:color="000000" w:fill="FFFFFF"/>
            <w:noWrap/>
            <w:vAlign w:val="center"/>
            <w:hideMark/>
          </w:tcPr>
          <w:p w14:paraId="71EC69A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829460.8</w:t>
            </w:r>
          </w:p>
        </w:tc>
        <w:tc>
          <w:tcPr>
            <w:tcW w:w="1084" w:type="dxa"/>
            <w:tcBorders>
              <w:top w:val="nil"/>
              <w:left w:val="nil"/>
              <w:bottom w:val="single" w:sz="8" w:space="0" w:color="E9EFF4"/>
              <w:right w:val="nil"/>
            </w:tcBorders>
            <w:shd w:val="clear" w:color="000000" w:fill="FFFFFF"/>
            <w:noWrap/>
            <w:vAlign w:val="center"/>
            <w:hideMark/>
          </w:tcPr>
          <w:p w14:paraId="159E7C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7C26501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1567856</w:t>
            </w:r>
          </w:p>
        </w:tc>
        <w:tc>
          <w:tcPr>
            <w:tcW w:w="1230" w:type="dxa"/>
            <w:tcBorders>
              <w:top w:val="nil"/>
              <w:left w:val="nil"/>
              <w:bottom w:val="single" w:sz="8" w:space="0" w:color="E9EFF4"/>
              <w:right w:val="nil"/>
            </w:tcBorders>
            <w:shd w:val="clear" w:color="000000" w:fill="FFFFFF"/>
            <w:noWrap/>
            <w:vAlign w:val="center"/>
            <w:hideMark/>
          </w:tcPr>
          <w:p w14:paraId="64DB3B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53.28%</w:t>
            </w:r>
          </w:p>
        </w:tc>
      </w:tr>
      <w:tr w:rsidR="001A6FC7" w:rsidRPr="00C47FE2" w14:paraId="67AE8428"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375B7F3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151" w:type="dxa"/>
            <w:tcBorders>
              <w:top w:val="nil"/>
              <w:left w:val="nil"/>
              <w:bottom w:val="single" w:sz="8" w:space="0" w:color="E9EFF4"/>
              <w:right w:val="nil"/>
            </w:tcBorders>
            <w:shd w:val="clear" w:color="000000" w:fill="FFFFFF"/>
            <w:noWrap/>
            <w:vAlign w:val="center"/>
            <w:hideMark/>
          </w:tcPr>
          <w:p w14:paraId="4C2C448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2115</w:t>
            </w:r>
          </w:p>
        </w:tc>
        <w:tc>
          <w:tcPr>
            <w:tcW w:w="1854" w:type="dxa"/>
            <w:tcBorders>
              <w:top w:val="nil"/>
              <w:left w:val="nil"/>
              <w:bottom w:val="single" w:sz="8" w:space="0" w:color="E9EFF4"/>
              <w:right w:val="nil"/>
            </w:tcBorders>
            <w:shd w:val="clear" w:color="000000" w:fill="FFFFFF"/>
            <w:noWrap/>
            <w:vAlign w:val="center"/>
            <w:hideMark/>
          </w:tcPr>
          <w:p w14:paraId="594F0B2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171630.24</w:t>
            </w:r>
          </w:p>
        </w:tc>
        <w:tc>
          <w:tcPr>
            <w:tcW w:w="1070" w:type="dxa"/>
            <w:tcBorders>
              <w:top w:val="nil"/>
              <w:left w:val="nil"/>
              <w:bottom w:val="single" w:sz="8" w:space="0" w:color="E9EFF4"/>
              <w:right w:val="nil"/>
            </w:tcBorders>
            <w:shd w:val="clear" w:color="000000" w:fill="FFFFFF"/>
            <w:noWrap/>
            <w:vAlign w:val="center"/>
            <w:hideMark/>
          </w:tcPr>
          <w:p w14:paraId="486B8B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320275.2</w:t>
            </w:r>
          </w:p>
        </w:tc>
        <w:tc>
          <w:tcPr>
            <w:tcW w:w="1070" w:type="dxa"/>
            <w:tcBorders>
              <w:top w:val="nil"/>
              <w:left w:val="nil"/>
              <w:bottom w:val="single" w:sz="8" w:space="0" w:color="E9EFF4"/>
              <w:right w:val="nil"/>
            </w:tcBorders>
            <w:shd w:val="clear" w:color="000000" w:fill="FFFFFF"/>
            <w:noWrap/>
            <w:vAlign w:val="center"/>
            <w:hideMark/>
          </w:tcPr>
          <w:p w14:paraId="60D52C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367425.8</w:t>
            </w:r>
          </w:p>
        </w:tc>
        <w:tc>
          <w:tcPr>
            <w:tcW w:w="1070" w:type="dxa"/>
            <w:tcBorders>
              <w:top w:val="nil"/>
              <w:left w:val="nil"/>
              <w:bottom w:val="single" w:sz="8" w:space="0" w:color="E9EFF4"/>
              <w:right w:val="nil"/>
            </w:tcBorders>
            <w:shd w:val="clear" w:color="000000" w:fill="FFFFFF"/>
            <w:noWrap/>
            <w:vAlign w:val="center"/>
            <w:hideMark/>
          </w:tcPr>
          <w:p w14:paraId="6D08301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454476.6</w:t>
            </w:r>
          </w:p>
        </w:tc>
        <w:tc>
          <w:tcPr>
            <w:tcW w:w="1084" w:type="dxa"/>
            <w:tcBorders>
              <w:top w:val="nil"/>
              <w:left w:val="nil"/>
              <w:bottom w:val="single" w:sz="8" w:space="0" w:color="E9EFF4"/>
              <w:right w:val="nil"/>
            </w:tcBorders>
            <w:shd w:val="clear" w:color="000000" w:fill="FFFFFF"/>
            <w:noWrap/>
            <w:vAlign w:val="center"/>
            <w:hideMark/>
          </w:tcPr>
          <w:p w14:paraId="6E2A9B4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7392FAD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1553165</w:t>
            </w:r>
          </w:p>
        </w:tc>
        <w:tc>
          <w:tcPr>
            <w:tcW w:w="1230" w:type="dxa"/>
            <w:tcBorders>
              <w:top w:val="nil"/>
              <w:left w:val="nil"/>
              <w:bottom w:val="single" w:sz="8" w:space="0" w:color="E9EFF4"/>
              <w:right w:val="nil"/>
            </w:tcBorders>
            <w:shd w:val="clear" w:color="000000" w:fill="FFFFFF"/>
            <w:noWrap/>
            <w:vAlign w:val="center"/>
            <w:hideMark/>
          </w:tcPr>
          <w:p w14:paraId="68AD9EB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24.44%</w:t>
            </w:r>
          </w:p>
        </w:tc>
      </w:tr>
      <w:tr w:rsidR="001A6FC7" w:rsidRPr="00C47FE2" w14:paraId="0F53C362"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2D10DCC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151" w:type="dxa"/>
            <w:tcBorders>
              <w:top w:val="nil"/>
              <w:left w:val="nil"/>
              <w:bottom w:val="single" w:sz="8" w:space="0" w:color="E9EFF4"/>
              <w:right w:val="nil"/>
            </w:tcBorders>
            <w:shd w:val="clear" w:color="000000" w:fill="FFFFFF"/>
            <w:noWrap/>
            <w:vAlign w:val="center"/>
            <w:hideMark/>
          </w:tcPr>
          <w:p w14:paraId="7AF2ADD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w:t>
            </w:r>
          </w:p>
        </w:tc>
        <w:tc>
          <w:tcPr>
            <w:tcW w:w="1854" w:type="dxa"/>
            <w:tcBorders>
              <w:top w:val="nil"/>
              <w:left w:val="nil"/>
              <w:bottom w:val="single" w:sz="8" w:space="0" w:color="E9EFF4"/>
              <w:right w:val="nil"/>
            </w:tcBorders>
            <w:shd w:val="clear" w:color="000000" w:fill="FFFFFF"/>
            <w:noWrap/>
            <w:vAlign w:val="center"/>
            <w:hideMark/>
          </w:tcPr>
          <w:p w14:paraId="4B04BC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595230.18</w:t>
            </w:r>
          </w:p>
        </w:tc>
        <w:tc>
          <w:tcPr>
            <w:tcW w:w="1070" w:type="dxa"/>
            <w:tcBorders>
              <w:top w:val="nil"/>
              <w:left w:val="nil"/>
              <w:bottom w:val="single" w:sz="8" w:space="0" w:color="E9EFF4"/>
              <w:right w:val="nil"/>
            </w:tcBorders>
            <w:shd w:val="clear" w:color="000000" w:fill="FFFFFF"/>
            <w:noWrap/>
            <w:vAlign w:val="center"/>
            <w:hideMark/>
          </w:tcPr>
          <w:p w14:paraId="0FC10D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339591.7</w:t>
            </w:r>
          </w:p>
        </w:tc>
        <w:tc>
          <w:tcPr>
            <w:tcW w:w="1070" w:type="dxa"/>
            <w:tcBorders>
              <w:top w:val="nil"/>
              <w:left w:val="nil"/>
              <w:bottom w:val="single" w:sz="8" w:space="0" w:color="E9EFF4"/>
              <w:right w:val="nil"/>
            </w:tcBorders>
            <w:shd w:val="clear" w:color="000000" w:fill="FFFFFF"/>
            <w:noWrap/>
            <w:vAlign w:val="center"/>
            <w:hideMark/>
          </w:tcPr>
          <w:p w14:paraId="7C3D9F1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396071.1</w:t>
            </w:r>
          </w:p>
        </w:tc>
        <w:tc>
          <w:tcPr>
            <w:tcW w:w="1070" w:type="dxa"/>
            <w:tcBorders>
              <w:top w:val="nil"/>
              <w:left w:val="nil"/>
              <w:bottom w:val="single" w:sz="8" w:space="0" w:color="E9EFF4"/>
              <w:right w:val="nil"/>
            </w:tcBorders>
            <w:shd w:val="clear" w:color="000000" w:fill="FFFFFF"/>
            <w:noWrap/>
            <w:vAlign w:val="center"/>
            <w:hideMark/>
          </w:tcPr>
          <w:p w14:paraId="630C297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519153.8</w:t>
            </w:r>
          </w:p>
        </w:tc>
        <w:tc>
          <w:tcPr>
            <w:tcW w:w="1084" w:type="dxa"/>
            <w:tcBorders>
              <w:top w:val="nil"/>
              <w:left w:val="nil"/>
              <w:bottom w:val="single" w:sz="8" w:space="0" w:color="E9EFF4"/>
              <w:right w:val="nil"/>
            </w:tcBorders>
            <w:shd w:val="clear" w:color="000000" w:fill="FFFFFF"/>
            <w:noWrap/>
            <w:vAlign w:val="center"/>
            <w:hideMark/>
          </w:tcPr>
          <w:p w14:paraId="649F8F6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584E10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1551394</w:t>
            </w:r>
          </w:p>
        </w:tc>
        <w:tc>
          <w:tcPr>
            <w:tcW w:w="1230" w:type="dxa"/>
            <w:tcBorders>
              <w:top w:val="nil"/>
              <w:left w:val="nil"/>
              <w:bottom w:val="single" w:sz="8" w:space="0" w:color="E9EFF4"/>
              <w:right w:val="nil"/>
            </w:tcBorders>
            <w:shd w:val="clear" w:color="000000" w:fill="FFFFFF"/>
            <w:noWrap/>
            <w:vAlign w:val="center"/>
            <w:hideMark/>
          </w:tcPr>
          <w:p w14:paraId="45D173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58.77%</w:t>
            </w:r>
          </w:p>
        </w:tc>
      </w:tr>
      <w:tr w:rsidR="001A6FC7" w:rsidRPr="00C47FE2" w14:paraId="0628275D"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B7B4685"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151" w:type="dxa"/>
            <w:tcBorders>
              <w:top w:val="nil"/>
              <w:left w:val="nil"/>
              <w:bottom w:val="single" w:sz="8" w:space="0" w:color="E9EFF4"/>
              <w:right w:val="nil"/>
            </w:tcBorders>
            <w:shd w:val="clear" w:color="000000" w:fill="FFFFFF"/>
            <w:noWrap/>
            <w:vAlign w:val="center"/>
            <w:hideMark/>
          </w:tcPr>
          <w:p w14:paraId="634D0D7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2130</w:t>
            </w:r>
          </w:p>
        </w:tc>
        <w:tc>
          <w:tcPr>
            <w:tcW w:w="1854" w:type="dxa"/>
            <w:tcBorders>
              <w:top w:val="nil"/>
              <w:left w:val="nil"/>
              <w:bottom w:val="single" w:sz="8" w:space="0" w:color="E9EFF4"/>
              <w:right w:val="nil"/>
            </w:tcBorders>
            <w:shd w:val="clear" w:color="000000" w:fill="FFFFFF"/>
            <w:noWrap/>
            <w:vAlign w:val="center"/>
            <w:hideMark/>
          </w:tcPr>
          <w:p w14:paraId="1E0A94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176840.28</w:t>
            </w:r>
          </w:p>
        </w:tc>
        <w:tc>
          <w:tcPr>
            <w:tcW w:w="1070" w:type="dxa"/>
            <w:tcBorders>
              <w:top w:val="nil"/>
              <w:left w:val="nil"/>
              <w:bottom w:val="single" w:sz="8" w:space="0" w:color="E9EFF4"/>
              <w:right w:val="nil"/>
            </w:tcBorders>
            <w:shd w:val="clear" w:color="000000" w:fill="FFFFFF"/>
            <w:noWrap/>
            <w:vAlign w:val="center"/>
            <w:hideMark/>
          </w:tcPr>
          <w:p w14:paraId="16ECFFA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327761.8</w:t>
            </w:r>
          </w:p>
        </w:tc>
        <w:tc>
          <w:tcPr>
            <w:tcW w:w="1070" w:type="dxa"/>
            <w:tcBorders>
              <w:top w:val="nil"/>
              <w:left w:val="nil"/>
              <w:bottom w:val="single" w:sz="8" w:space="0" w:color="E9EFF4"/>
              <w:right w:val="nil"/>
            </w:tcBorders>
            <w:shd w:val="clear" w:color="000000" w:fill="FFFFFF"/>
            <w:noWrap/>
            <w:vAlign w:val="center"/>
            <w:hideMark/>
          </w:tcPr>
          <w:p w14:paraId="1D186C4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382581.2</w:t>
            </w:r>
          </w:p>
        </w:tc>
        <w:tc>
          <w:tcPr>
            <w:tcW w:w="1070" w:type="dxa"/>
            <w:tcBorders>
              <w:top w:val="nil"/>
              <w:left w:val="nil"/>
              <w:bottom w:val="single" w:sz="8" w:space="0" w:color="E9EFF4"/>
              <w:right w:val="nil"/>
            </w:tcBorders>
            <w:shd w:val="clear" w:color="000000" w:fill="FFFFFF"/>
            <w:noWrap/>
            <w:vAlign w:val="center"/>
            <w:hideMark/>
          </w:tcPr>
          <w:p w14:paraId="4CFECBF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483532.3</w:t>
            </w:r>
          </w:p>
        </w:tc>
        <w:tc>
          <w:tcPr>
            <w:tcW w:w="1084" w:type="dxa"/>
            <w:tcBorders>
              <w:top w:val="nil"/>
              <w:left w:val="nil"/>
              <w:bottom w:val="single" w:sz="8" w:space="0" w:color="E9EFF4"/>
              <w:right w:val="nil"/>
            </w:tcBorders>
            <w:shd w:val="clear" w:color="000000" w:fill="FFFFFF"/>
            <w:noWrap/>
            <w:vAlign w:val="center"/>
            <w:hideMark/>
          </w:tcPr>
          <w:p w14:paraId="65E48DD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0C223E4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1441155</w:t>
            </w:r>
          </w:p>
        </w:tc>
        <w:tc>
          <w:tcPr>
            <w:tcW w:w="1230" w:type="dxa"/>
            <w:tcBorders>
              <w:top w:val="nil"/>
              <w:left w:val="nil"/>
              <w:bottom w:val="single" w:sz="8" w:space="0" w:color="E9EFF4"/>
              <w:right w:val="nil"/>
            </w:tcBorders>
            <w:shd w:val="clear" w:color="000000" w:fill="FFFFFF"/>
            <w:noWrap/>
            <w:vAlign w:val="center"/>
            <w:hideMark/>
          </w:tcPr>
          <w:p w14:paraId="18BC2D7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14.23%</w:t>
            </w:r>
          </w:p>
        </w:tc>
      </w:tr>
      <w:tr w:rsidR="001A6FC7" w:rsidRPr="00C47FE2" w14:paraId="3F5DBEF5"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4D7AD00F"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151" w:type="dxa"/>
            <w:tcBorders>
              <w:top w:val="nil"/>
              <w:left w:val="nil"/>
              <w:bottom w:val="single" w:sz="8" w:space="0" w:color="E9EFF4"/>
              <w:right w:val="nil"/>
            </w:tcBorders>
            <w:shd w:val="clear" w:color="000000" w:fill="FFFFFF"/>
            <w:noWrap/>
            <w:vAlign w:val="center"/>
            <w:hideMark/>
          </w:tcPr>
          <w:p w14:paraId="7B8CAEE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14:paraId="5F1EE3D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135894.37</w:t>
            </w:r>
          </w:p>
        </w:tc>
        <w:tc>
          <w:tcPr>
            <w:tcW w:w="1070" w:type="dxa"/>
            <w:tcBorders>
              <w:top w:val="nil"/>
              <w:left w:val="nil"/>
              <w:bottom w:val="single" w:sz="8" w:space="0" w:color="E9EFF4"/>
              <w:right w:val="nil"/>
            </w:tcBorders>
            <w:shd w:val="clear" w:color="000000" w:fill="FFFFFF"/>
            <w:noWrap/>
            <w:vAlign w:val="center"/>
            <w:hideMark/>
          </w:tcPr>
          <w:p w14:paraId="3F181FD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212197</w:t>
            </w:r>
          </w:p>
        </w:tc>
        <w:tc>
          <w:tcPr>
            <w:tcW w:w="1070" w:type="dxa"/>
            <w:tcBorders>
              <w:top w:val="nil"/>
              <w:left w:val="nil"/>
              <w:bottom w:val="single" w:sz="8" w:space="0" w:color="E9EFF4"/>
              <w:right w:val="nil"/>
            </w:tcBorders>
            <w:shd w:val="clear" w:color="000000" w:fill="FFFFFF"/>
            <w:noWrap/>
            <w:vAlign w:val="center"/>
            <w:hideMark/>
          </w:tcPr>
          <w:p w14:paraId="1B8AB9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245118.7</w:t>
            </w:r>
          </w:p>
        </w:tc>
        <w:tc>
          <w:tcPr>
            <w:tcW w:w="1070" w:type="dxa"/>
            <w:tcBorders>
              <w:top w:val="nil"/>
              <w:left w:val="nil"/>
              <w:bottom w:val="single" w:sz="8" w:space="0" w:color="E9EFF4"/>
              <w:right w:val="nil"/>
            </w:tcBorders>
            <w:shd w:val="clear" w:color="000000" w:fill="FFFFFF"/>
            <w:noWrap/>
            <w:vAlign w:val="center"/>
            <w:hideMark/>
          </w:tcPr>
          <w:p w14:paraId="33ECCCA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292787.9</w:t>
            </w:r>
          </w:p>
        </w:tc>
        <w:tc>
          <w:tcPr>
            <w:tcW w:w="1084" w:type="dxa"/>
            <w:tcBorders>
              <w:top w:val="nil"/>
              <w:left w:val="nil"/>
              <w:bottom w:val="single" w:sz="8" w:space="0" w:color="E9EFF4"/>
              <w:right w:val="nil"/>
            </w:tcBorders>
            <w:shd w:val="clear" w:color="000000" w:fill="FFFFFF"/>
            <w:noWrap/>
            <w:vAlign w:val="center"/>
            <w:hideMark/>
          </w:tcPr>
          <w:p w14:paraId="1E74F0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
          <w:p w14:paraId="0742D3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1561529</w:t>
            </w:r>
          </w:p>
        </w:tc>
        <w:tc>
          <w:tcPr>
            <w:tcW w:w="1230" w:type="dxa"/>
            <w:tcBorders>
              <w:top w:val="nil"/>
              <w:left w:val="nil"/>
              <w:bottom w:val="single" w:sz="8" w:space="0" w:color="E9EFF4"/>
              <w:right w:val="nil"/>
            </w:tcBorders>
            <w:shd w:val="clear" w:color="000000" w:fill="FFFFFF"/>
            <w:noWrap/>
            <w:vAlign w:val="center"/>
            <w:hideMark/>
          </w:tcPr>
          <w:p w14:paraId="29B5D29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w:t>
            </w:r>
          </w:p>
        </w:tc>
      </w:tr>
      <w:tr w:rsidR="001A6FC7" w:rsidRPr="00C47FE2" w14:paraId="62022E5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A738264"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151" w:type="dxa"/>
            <w:tcBorders>
              <w:top w:val="nil"/>
              <w:left w:val="nil"/>
              <w:bottom w:val="single" w:sz="8" w:space="0" w:color="E9EFF4"/>
              <w:right w:val="nil"/>
            </w:tcBorders>
            <w:shd w:val="clear" w:color="000000" w:fill="FFFFFF"/>
            <w:noWrap/>
            <w:vAlign w:val="center"/>
            <w:hideMark/>
          </w:tcPr>
          <w:p w14:paraId="0C5DF17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
          <w:p w14:paraId="0B0488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119992.12</w:t>
            </w:r>
          </w:p>
        </w:tc>
        <w:tc>
          <w:tcPr>
            <w:tcW w:w="1070" w:type="dxa"/>
            <w:tcBorders>
              <w:top w:val="nil"/>
              <w:left w:val="nil"/>
              <w:bottom w:val="single" w:sz="8" w:space="0" w:color="E9EFF4"/>
              <w:right w:val="nil"/>
            </w:tcBorders>
            <w:shd w:val="clear" w:color="000000" w:fill="FFFFFF"/>
            <w:noWrap/>
            <w:vAlign w:val="center"/>
            <w:hideMark/>
          </w:tcPr>
          <w:p w14:paraId="47EE667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192315.7</w:t>
            </w:r>
          </w:p>
        </w:tc>
        <w:tc>
          <w:tcPr>
            <w:tcW w:w="1070" w:type="dxa"/>
            <w:tcBorders>
              <w:top w:val="nil"/>
              <w:left w:val="nil"/>
              <w:bottom w:val="single" w:sz="8" w:space="0" w:color="E9EFF4"/>
              <w:right w:val="nil"/>
            </w:tcBorders>
            <w:shd w:val="clear" w:color="000000" w:fill="FFFFFF"/>
            <w:noWrap/>
            <w:vAlign w:val="center"/>
            <w:hideMark/>
          </w:tcPr>
          <w:p w14:paraId="1FDDB14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204246.7</w:t>
            </w:r>
          </w:p>
        </w:tc>
        <w:tc>
          <w:tcPr>
            <w:tcW w:w="1070" w:type="dxa"/>
            <w:tcBorders>
              <w:top w:val="nil"/>
              <w:left w:val="nil"/>
              <w:bottom w:val="single" w:sz="8" w:space="0" w:color="E9EFF4"/>
              <w:right w:val="nil"/>
            </w:tcBorders>
            <w:shd w:val="clear" w:color="000000" w:fill="FFFFFF"/>
            <w:noWrap/>
            <w:vAlign w:val="center"/>
            <w:hideMark/>
          </w:tcPr>
          <w:p w14:paraId="16E7E1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366304.5</w:t>
            </w:r>
          </w:p>
        </w:tc>
        <w:tc>
          <w:tcPr>
            <w:tcW w:w="1084" w:type="dxa"/>
            <w:tcBorders>
              <w:top w:val="nil"/>
              <w:left w:val="nil"/>
              <w:bottom w:val="single" w:sz="8" w:space="0" w:color="E9EFF4"/>
              <w:right w:val="nil"/>
            </w:tcBorders>
            <w:shd w:val="clear" w:color="000000" w:fill="FFFFFF"/>
            <w:noWrap/>
            <w:vAlign w:val="center"/>
            <w:hideMark/>
          </w:tcPr>
          <w:p w14:paraId="58C3592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179" w:type="dxa"/>
            <w:tcBorders>
              <w:top w:val="nil"/>
              <w:left w:val="nil"/>
              <w:bottom w:val="single" w:sz="8" w:space="0" w:color="E9EFF4"/>
              <w:right w:val="nil"/>
            </w:tcBorders>
            <w:shd w:val="clear" w:color="000000" w:fill="FFFFFF"/>
            <w:noWrap/>
            <w:vAlign w:val="center"/>
            <w:hideMark/>
          </w:tcPr>
          <w:p w14:paraId="5940CD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672703</w:t>
            </w:r>
          </w:p>
        </w:tc>
        <w:tc>
          <w:tcPr>
            <w:tcW w:w="1230" w:type="dxa"/>
            <w:tcBorders>
              <w:top w:val="nil"/>
              <w:left w:val="nil"/>
              <w:bottom w:val="single" w:sz="8" w:space="0" w:color="E9EFF4"/>
              <w:right w:val="nil"/>
            </w:tcBorders>
            <w:shd w:val="clear" w:color="000000" w:fill="FFFFFF"/>
            <w:noWrap/>
            <w:vAlign w:val="center"/>
            <w:hideMark/>
          </w:tcPr>
          <w:p w14:paraId="2609D37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w:t>
            </w:r>
          </w:p>
        </w:tc>
      </w:tr>
      <w:tr w:rsidR="001A6FC7" w:rsidRPr="00C47FE2" w14:paraId="1AF9B92B"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8B946C2"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1151" w:type="dxa"/>
            <w:tcBorders>
              <w:top w:val="nil"/>
              <w:left w:val="nil"/>
              <w:bottom w:val="single" w:sz="8" w:space="0" w:color="E9EFF4"/>
              <w:right w:val="nil"/>
            </w:tcBorders>
            <w:shd w:val="clear" w:color="000000" w:fill="FFFFFF"/>
            <w:noWrap/>
            <w:vAlign w:val="center"/>
            <w:hideMark/>
          </w:tcPr>
          <w:p w14:paraId="46DC30F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
          <w:p w14:paraId="084EEE7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c>
          <w:tcPr>
            <w:tcW w:w="1070" w:type="dxa"/>
            <w:tcBorders>
              <w:top w:val="nil"/>
              <w:left w:val="nil"/>
              <w:bottom w:val="single" w:sz="8" w:space="0" w:color="E9EFF4"/>
              <w:right w:val="nil"/>
            </w:tcBorders>
            <w:shd w:val="clear" w:color="000000" w:fill="FFFFFF"/>
            <w:noWrap/>
            <w:vAlign w:val="center"/>
            <w:hideMark/>
          </w:tcPr>
          <w:p w14:paraId="571FEFD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w:t>
            </w:r>
          </w:p>
        </w:tc>
        <w:tc>
          <w:tcPr>
            <w:tcW w:w="1070" w:type="dxa"/>
            <w:tcBorders>
              <w:top w:val="nil"/>
              <w:left w:val="nil"/>
              <w:bottom w:val="single" w:sz="8" w:space="0" w:color="E9EFF4"/>
              <w:right w:val="nil"/>
            </w:tcBorders>
            <w:shd w:val="clear" w:color="000000" w:fill="FFFFFF"/>
            <w:noWrap/>
            <w:vAlign w:val="center"/>
            <w:hideMark/>
          </w:tcPr>
          <w:p w14:paraId="7F4057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70" w:type="dxa"/>
            <w:tcBorders>
              <w:top w:val="nil"/>
              <w:left w:val="nil"/>
              <w:bottom w:val="single" w:sz="8" w:space="0" w:color="E9EFF4"/>
              <w:right w:val="nil"/>
            </w:tcBorders>
            <w:shd w:val="clear" w:color="000000" w:fill="FFFFFF"/>
            <w:noWrap/>
            <w:vAlign w:val="center"/>
            <w:hideMark/>
          </w:tcPr>
          <w:p w14:paraId="62603E2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84" w:type="dxa"/>
            <w:tcBorders>
              <w:top w:val="nil"/>
              <w:left w:val="nil"/>
              <w:bottom w:val="single" w:sz="8" w:space="0" w:color="E9EFF4"/>
              <w:right w:val="nil"/>
            </w:tcBorders>
            <w:shd w:val="clear" w:color="000000" w:fill="FFFFFF"/>
            <w:noWrap/>
            <w:vAlign w:val="center"/>
            <w:hideMark/>
          </w:tcPr>
          <w:p w14:paraId="213CC9B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179" w:type="dxa"/>
            <w:tcBorders>
              <w:top w:val="nil"/>
              <w:left w:val="nil"/>
              <w:bottom w:val="single" w:sz="8" w:space="0" w:color="E9EFF4"/>
              <w:right w:val="nil"/>
            </w:tcBorders>
            <w:shd w:val="clear" w:color="000000" w:fill="FFFFFF"/>
            <w:noWrap/>
            <w:vAlign w:val="center"/>
            <w:hideMark/>
          </w:tcPr>
          <w:p w14:paraId="341334C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230" w:type="dxa"/>
            <w:tcBorders>
              <w:top w:val="nil"/>
              <w:left w:val="nil"/>
              <w:bottom w:val="single" w:sz="8" w:space="0" w:color="E9EFF4"/>
              <w:right w:val="nil"/>
            </w:tcBorders>
            <w:shd w:val="clear" w:color="000000" w:fill="FFFFFF"/>
            <w:noWrap/>
            <w:vAlign w:val="center"/>
            <w:hideMark/>
          </w:tcPr>
          <w:p w14:paraId="5FDC21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10E3B6F4"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941772A"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1151" w:type="dxa"/>
            <w:tcBorders>
              <w:top w:val="nil"/>
              <w:left w:val="nil"/>
              <w:bottom w:val="single" w:sz="8" w:space="0" w:color="E9EFF4"/>
              <w:right w:val="nil"/>
            </w:tcBorders>
            <w:shd w:val="clear" w:color="000000" w:fill="FFFFFF"/>
            <w:noWrap/>
            <w:vAlign w:val="center"/>
            <w:hideMark/>
          </w:tcPr>
          <w:p w14:paraId="5F85909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14:paraId="22083D3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145021.79</w:t>
            </w:r>
          </w:p>
        </w:tc>
        <w:tc>
          <w:tcPr>
            <w:tcW w:w="1070" w:type="dxa"/>
            <w:tcBorders>
              <w:top w:val="nil"/>
              <w:left w:val="nil"/>
              <w:bottom w:val="single" w:sz="8" w:space="0" w:color="E9EFF4"/>
              <w:right w:val="nil"/>
            </w:tcBorders>
            <w:shd w:val="clear" w:color="000000" w:fill="FFFFFF"/>
            <w:noWrap/>
            <w:vAlign w:val="center"/>
            <w:hideMark/>
          </w:tcPr>
          <w:p w14:paraId="3121D48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238384.5</w:t>
            </w:r>
          </w:p>
        </w:tc>
        <w:tc>
          <w:tcPr>
            <w:tcW w:w="1070" w:type="dxa"/>
            <w:tcBorders>
              <w:top w:val="nil"/>
              <w:left w:val="nil"/>
              <w:bottom w:val="single" w:sz="8" w:space="0" w:color="E9EFF4"/>
              <w:right w:val="nil"/>
            </w:tcBorders>
            <w:shd w:val="clear" w:color="000000" w:fill="FFFFFF"/>
            <w:noWrap/>
            <w:vAlign w:val="center"/>
            <w:hideMark/>
          </w:tcPr>
          <w:p w14:paraId="79E22B0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252191.8</w:t>
            </w:r>
          </w:p>
        </w:tc>
        <w:tc>
          <w:tcPr>
            <w:tcW w:w="1070" w:type="dxa"/>
            <w:tcBorders>
              <w:top w:val="nil"/>
              <w:left w:val="nil"/>
              <w:bottom w:val="single" w:sz="8" w:space="0" w:color="E9EFF4"/>
              <w:right w:val="nil"/>
            </w:tcBorders>
            <w:shd w:val="clear" w:color="000000" w:fill="FFFFFF"/>
            <w:noWrap/>
            <w:vAlign w:val="center"/>
            <w:hideMark/>
          </w:tcPr>
          <w:p w14:paraId="749AC2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326944.4</w:t>
            </w:r>
          </w:p>
        </w:tc>
        <w:tc>
          <w:tcPr>
            <w:tcW w:w="1084" w:type="dxa"/>
            <w:tcBorders>
              <w:top w:val="nil"/>
              <w:left w:val="nil"/>
              <w:bottom w:val="single" w:sz="8" w:space="0" w:color="E9EFF4"/>
              <w:right w:val="nil"/>
            </w:tcBorders>
            <w:shd w:val="clear" w:color="000000" w:fill="FFFFFF"/>
            <w:noWrap/>
            <w:vAlign w:val="center"/>
            <w:hideMark/>
          </w:tcPr>
          <w:p w14:paraId="701B0F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5928E48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1543234</w:t>
            </w:r>
          </w:p>
        </w:tc>
        <w:tc>
          <w:tcPr>
            <w:tcW w:w="1230" w:type="dxa"/>
            <w:tcBorders>
              <w:top w:val="nil"/>
              <w:left w:val="nil"/>
              <w:bottom w:val="single" w:sz="8" w:space="0" w:color="E9EFF4"/>
              <w:right w:val="nil"/>
            </w:tcBorders>
            <w:shd w:val="clear" w:color="000000" w:fill="FFFFFF"/>
            <w:noWrap/>
            <w:vAlign w:val="center"/>
            <w:hideMark/>
          </w:tcPr>
          <w:p w14:paraId="10D32FF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0.73%</w:t>
            </w:r>
          </w:p>
        </w:tc>
      </w:tr>
      <w:tr w:rsidR="001A6FC7" w:rsidRPr="00C47FE2" w14:paraId="6500D276"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AEE662B"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151" w:type="dxa"/>
            <w:tcBorders>
              <w:top w:val="nil"/>
              <w:left w:val="nil"/>
              <w:bottom w:val="single" w:sz="8" w:space="0" w:color="E9EFF4"/>
              <w:right w:val="nil"/>
            </w:tcBorders>
            <w:shd w:val="clear" w:color="000000" w:fill="FFFFFF"/>
            <w:noWrap/>
            <w:vAlign w:val="center"/>
            <w:hideMark/>
          </w:tcPr>
          <w:p w14:paraId="76D2239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
          <w:p w14:paraId="76AC12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
          <w:p w14:paraId="424F813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
          <w:p w14:paraId="7F1CC9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
          <w:p w14:paraId="0E5A39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
          <w:p w14:paraId="365C3F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
          <w:p w14:paraId="0C06DD0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
          <w:p w14:paraId="7E5A306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122A135"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0718B31"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151" w:type="dxa"/>
            <w:tcBorders>
              <w:top w:val="nil"/>
              <w:left w:val="nil"/>
              <w:bottom w:val="single" w:sz="8" w:space="0" w:color="E9EFF4"/>
              <w:right w:val="nil"/>
            </w:tcBorders>
            <w:shd w:val="clear" w:color="000000" w:fill="FFFFFF"/>
            <w:noWrap/>
            <w:vAlign w:val="center"/>
            <w:hideMark/>
          </w:tcPr>
          <w:p w14:paraId="2EF5C63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1623</w:t>
            </w:r>
          </w:p>
        </w:tc>
        <w:tc>
          <w:tcPr>
            <w:tcW w:w="1854" w:type="dxa"/>
            <w:tcBorders>
              <w:top w:val="nil"/>
              <w:left w:val="nil"/>
              <w:bottom w:val="single" w:sz="8" w:space="0" w:color="E9EFF4"/>
              <w:right w:val="nil"/>
            </w:tcBorders>
            <w:shd w:val="clear" w:color="000000" w:fill="FFFFFF"/>
            <w:noWrap/>
            <w:vAlign w:val="center"/>
            <w:hideMark/>
          </w:tcPr>
          <w:p w14:paraId="25C230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216404.53</w:t>
            </w:r>
          </w:p>
        </w:tc>
        <w:tc>
          <w:tcPr>
            <w:tcW w:w="1070" w:type="dxa"/>
            <w:tcBorders>
              <w:top w:val="nil"/>
              <w:left w:val="nil"/>
              <w:bottom w:val="single" w:sz="8" w:space="0" w:color="E9EFF4"/>
              <w:right w:val="nil"/>
            </w:tcBorders>
            <w:shd w:val="clear" w:color="000000" w:fill="FFFFFF"/>
            <w:noWrap/>
            <w:vAlign w:val="center"/>
            <w:hideMark/>
          </w:tcPr>
          <w:p w14:paraId="25B8722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432039.5</w:t>
            </w:r>
          </w:p>
        </w:tc>
        <w:tc>
          <w:tcPr>
            <w:tcW w:w="1070" w:type="dxa"/>
            <w:tcBorders>
              <w:top w:val="nil"/>
              <w:left w:val="nil"/>
              <w:bottom w:val="single" w:sz="8" w:space="0" w:color="E9EFF4"/>
              <w:right w:val="nil"/>
            </w:tcBorders>
            <w:shd w:val="clear" w:color="000000" w:fill="FFFFFF"/>
            <w:noWrap/>
            <w:vAlign w:val="center"/>
            <w:hideMark/>
          </w:tcPr>
          <w:p w14:paraId="300009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480361</w:t>
            </w:r>
          </w:p>
        </w:tc>
        <w:tc>
          <w:tcPr>
            <w:tcW w:w="1070" w:type="dxa"/>
            <w:tcBorders>
              <w:top w:val="nil"/>
              <w:left w:val="nil"/>
              <w:bottom w:val="single" w:sz="8" w:space="0" w:color="E9EFF4"/>
              <w:right w:val="nil"/>
            </w:tcBorders>
            <w:shd w:val="clear" w:color="000000" w:fill="FFFFFF"/>
            <w:noWrap/>
            <w:vAlign w:val="center"/>
            <w:hideMark/>
          </w:tcPr>
          <w:p w14:paraId="0C6DCA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728789.8</w:t>
            </w:r>
          </w:p>
        </w:tc>
        <w:tc>
          <w:tcPr>
            <w:tcW w:w="1084" w:type="dxa"/>
            <w:tcBorders>
              <w:top w:val="nil"/>
              <w:left w:val="nil"/>
              <w:bottom w:val="single" w:sz="8" w:space="0" w:color="E9EFF4"/>
              <w:right w:val="nil"/>
            </w:tcBorders>
            <w:shd w:val="clear" w:color="000000" w:fill="FFFFFF"/>
            <w:noWrap/>
            <w:vAlign w:val="center"/>
            <w:hideMark/>
          </w:tcPr>
          <w:p w14:paraId="6B0C31E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
          <w:p w14:paraId="4DE2B4B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1535644</w:t>
            </w:r>
          </w:p>
        </w:tc>
        <w:tc>
          <w:tcPr>
            <w:tcW w:w="1230" w:type="dxa"/>
            <w:tcBorders>
              <w:top w:val="nil"/>
              <w:left w:val="nil"/>
              <w:bottom w:val="single" w:sz="8" w:space="0" w:color="E9EFF4"/>
              <w:right w:val="nil"/>
            </w:tcBorders>
            <w:shd w:val="clear" w:color="000000" w:fill="FFFFFF"/>
            <w:noWrap/>
            <w:vAlign w:val="center"/>
            <w:hideMark/>
          </w:tcPr>
          <w:p w14:paraId="0D3CD0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19.41%</w:t>
            </w:r>
          </w:p>
        </w:tc>
      </w:tr>
      <w:tr w:rsidR="001A6FC7" w:rsidRPr="00C47FE2" w14:paraId="4B6FF9A5"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88F6790"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151" w:type="dxa"/>
            <w:tcBorders>
              <w:top w:val="nil"/>
              <w:left w:val="nil"/>
              <w:bottom w:val="single" w:sz="8" w:space="0" w:color="E9EFF4"/>
              <w:right w:val="nil"/>
            </w:tcBorders>
            <w:shd w:val="clear" w:color="000000" w:fill="FFFFFF"/>
            <w:noWrap/>
            <w:vAlign w:val="center"/>
            <w:hideMark/>
          </w:tcPr>
          <w:p w14:paraId="1084DC2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
          <w:p w14:paraId="53FE79A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
          <w:p w14:paraId="648E63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
          <w:p w14:paraId="457D797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
          <w:p w14:paraId="79A9EF4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
          <w:p w14:paraId="074E165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
          <w:p w14:paraId="59BCF36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
          <w:p w14:paraId="40D1CB4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1D0E801"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21C91825"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151" w:type="dxa"/>
            <w:tcBorders>
              <w:top w:val="nil"/>
              <w:left w:val="nil"/>
              <w:bottom w:val="single" w:sz="8" w:space="0" w:color="E9EFF4"/>
              <w:right w:val="nil"/>
            </w:tcBorders>
            <w:shd w:val="clear" w:color="000000" w:fill="FFFFFF"/>
            <w:noWrap/>
            <w:vAlign w:val="center"/>
            <w:hideMark/>
          </w:tcPr>
          <w:p w14:paraId="3AAFF7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854" w:type="dxa"/>
            <w:tcBorders>
              <w:top w:val="nil"/>
              <w:left w:val="nil"/>
              <w:bottom w:val="single" w:sz="8" w:space="0" w:color="E9EFF4"/>
              <w:right w:val="nil"/>
            </w:tcBorders>
            <w:shd w:val="clear" w:color="000000" w:fill="FFFFFF"/>
            <w:noWrap/>
            <w:vAlign w:val="center"/>
            <w:hideMark/>
          </w:tcPr>
          <w:p w14:paraId="0BC2E5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136615.17</w:t>
            </w:r>
          </w:p>
        </w:tc>
        <w:tc>
          <w:tcPr>
            <w:tcW w:w="1070" w:type="dxa"/>
            <w:tcBorders>
              <w:top w:val="nil"/>
              <w:left w:val="nil"/>
              <w:bottom w:val="single" w:sz="8" w:space="0" w:color="E9EFF4"/>
              <w:right w:val="nil"/>
            </w:tcBorders>
            <w:shd w:val="clear" w:color="000000" w:fill="FFFFFF"/>
            <w:noWrap/>
            <w:vAlign w:val="center"/>
            <w:hideMark/>
          </w:tcPr>
          <w:p w14:paraId="4EEAE11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222719</w:t>
            </w:r>
          </w:p>
        </w:tc>
        <w:tc>
          <w:tcPr>
            <w:tcW w:w="1070" w:type="dxa"/>
            <w:tcBorders>
              <w:top w:val="nil"/>
              <w:left w:val="nil"/>
              <w:bottom w:val="single" w:sz="8" w:space="0" w:color="E9EFF4"/>
              <w:right w:val="nil"/>
            </w:tcBorders>
            <w:shd w:val="clear" w:color="000000" w:fill="FFFFFF"/>
            <w:noWrap/>
            <w:vAlign w:val="center"/>
            <w:hideMark/>
          </w:tcPr>
          <w:p w14:paraId="23C968A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239487</w:t>
            </w:r>
          </w:p>
        </w:tc>
        <w:tc>
          <w:tcPr>
            <w:tcW w:w="1070" w:type="dxa"/>
            <w:tcBorders>
              <w:top w:val="nil"/>
              <w:left w:val="nil"/>
              <w:bottom w:val="single" w:sz="8" w:space="0" w:color="E9EFF4"/>
              <w:right w:val="nil"/>
            </w:tcBorders>
            <w:shd w:val="clear" w:color="000000" w:fill="FFFFFF"/>
            <w:noWrap/>
            <w:vAlign w:val="center"/>
            <w:hideMark/>
          </w:tcPr>
          <w:p w14:paraId="00BF89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281855</w:t>
            </w:r>
          </w:p>
        </w:tc>
        <w:tc>
          <w:tcPr>
            <w:tcW w:w="1084" w:type="dxa"/>
            <w:tcBorders>
              <w:top w:val="nil"/>
              <w:left w:val="nil"/>
              <w:bottom w:val="single" w:sz="8" w:space="0" w:color="E9EFF4"/>
              <w:right w:val="nil"/>
            </w:tcBorders>
            <w:shd w:val="clear" w:color="000000" w:fill="FFFFFF"/>
            <w:noWrap/>
            <w:vAlign w:val="center"/>
            <w:hideMark/>
          </w:tcPr>
          <w:p w14:paraId="4F1D43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w:t>
            </w:r>
          </w:p>
        </w:tc>
        <w:tc>
          <w:tcPr>
            <w:tcW w:w="1179" w:type="dxa"/>
            <w:tcBorders>
              <w:top w:val="nil"/>
              <w:left w:val="nil"/>
              <w:bottom w:val="single" w:sz="8" w:space="0" w:color="E9EFF4"/>
              <w:right w:val="nil"/>
            </w:tcBorders>
            <w:shd w:val="clear" w:color="000000" w:fill="FFFFFF"/>
            <w:noWrap/>
            <w:vAlign w:val="center"/>
            <w:hideMark/>
          </w:tcPr>
          <w:p w14:paraId="30B117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291639</w:t>
            </w:r>
          </w:p>
        </w:tc>
        <w:tc>
          <w:tcPr>
            <w:tcW w:w="1230" w:type="dxa"/>
            <w:tcBorders>
              <w:top w:val="nil"/>
              <w:left w:val="nil"/>
              <w:bottom w:val="single" w:sz="8" w:space="0" w:color="E9EFF4"/>
              <w:right w:val="nil"/>
            </w:tcBorders>
            <w:shd w:val="clear" w:color="000000" w:fill="FFFFFF"/>
            <w:noWrap/>
            <w:vAlign w:val="center"/>
            <w:hideMark/>
          </w:tcPr>
          <w:p w14:paraId="14CE1A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266D118"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6614C67"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151" w:type="dxa"/>
            <w:tcBorders>
              <w:top w:val="nil"/>
              <w:left w:val="nil"/>
              <w:bottom w:val="single" w:sz="8" w:space="0" w:color="E9EFF4"/>
              <w:right w:val="nil"/>
            </w:tcBorders>
            <w:shd w:val="clear" w:color="000000" w:fill="FFFFFF"/>
            <w:noWrap/>
            <w:vAlign w:val="center"/>
            <w:hideMark/>
          </w:tcPr>
          <w:p w14:paraId="5DBCBD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w:t>
            </w:r>
          </w:p>
        </w:tc>
        <w:tc>
          <w:tcPr>
            <w:tcW w:w="1854" w:type="dxa"/>
            <w:tcBorders>
              <w:top w:val="nil"/>
              <w:left w:val="nil"/>
              <w:bottom w:val="single" w:sz="8" w:space="0" w:color="E9EFF4"/>
              <w:right w:val="nil"/>
            </w:tcBorders>
            <w:shd w:val="clear" w:color="000000" w:fill="FFFFFF"/>
            <w:noWrap/>
            <w:vAlign w:val="center"/>
            <w:hideMark/>
          </w:tcPr>
          <w:p w14:paraId="2CB7CB9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387541.6</w:t>
            </w:r>
          </w:p>
        </w:tc>
        <w:tc>
          <w:tcPr>
            <w:tcW w:w="1070" w:type="dxa"/>
            <w:tcBorders>
              <w:top w:val="nil"/>
              <w:left w:val="nil"/>
              <w:bottom w:val="single" w:sz="8" w:space="0" w:color="E9EFF4"/>
              <w:right w:val="nil"/>
            </w:tcBorders>
            <w:shd w:val="clear" w:color="000000" w:fill="FFFFFF"/>
            <w:noWrap/>
            <w:vAlign w:val="center"/>
            <w:hideMark/>
          </w:tcPr>
          <w:p w14:paraId="2209CF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442242.6</w:t>
            </w:r>
          </w:p>
        </w:tc>
        <w:tc>
          <w:tcPr>
            <w:tcW w:w="1070" w:type="dxa"/>
            <w:tcBorders>
              <w:top w:val="nil"/>
              <w:left w:val="nil"/>
              <w:bottom w:val="single" w:sz="8" w:space="0" w:color="E9EFF4"/>
              <w:right w:val="nil"/>
            </w:tcBorders>
            <w:shd w:val="clear" w:color="000000" w:fill="FFFFFF"/>
            <w:noWrap/>
            <w:vAlign w:val="center"/>
            <w:hideMark/>
          </w:tcPr>
          <w:p w14:paraId="6D7C49D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500145.7</w:t>
            </w:r>
          </w:p>
        </w:tc>
        <w:tc>
          <w:tcPr>
            <w:tcW w:w="1070" w:type="dxa"/>
            <w:tcBorders>
              <w:top w:val="nil"/>
              <w:left w:val="nil"/>
              <w:bottom w:val="single" w:sz="8" w:space="0" w:color="E9EFF4"/>
              <w:right w:val="nil"/>
            </w:tcBorders>
            <w:shd w:val="clear" w:color="000000" w:fill="FFFFFF"/>
            <w:noWrap/>
            <w:vAlign w:val="center"/>
            <w:hideMark/>
          </w:tcPr>
          <w:p w14:paraId="54289FE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636213.6</w:t>
            </w:r>
          </w:p>
        </w:tc>
        <w:tc>
          <w:tcPr>
            <w:tcW w:w="1084" w:type="dxa"/>
            <w:tcBorders>
              <w:top w:val="nil"/>
              <w:left w:val="nil"/>
              <w:bottom w:val="single" w:sz="8" w:space="0" w:color="E9EFF4"/>
              <w:right w:val="nil"/>
            </w:tcBorders>
            <w:shd w:val="clear" w:color="000000" w:fill="FFFFFF"/>
            <w:noWrap/>
            <w:vAlign w:val="center"/>
            <w:hideMark/>
          </w:tcPr>
          <w:p w14:paraId="358B5E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
          <w:p w14:paraId="3EA6B91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1822264</w:t>
            </w:r>
          </w:p>
        </w:tc>
        <w:tc>
          <w:tcPr>
            <w:tcW w:w="1230" w:type="dxa"/>
            <w:tcBorders>
              <w:top w:val="nil"/>
              <w:left w:val="nil"/>
              <w:bottom w:val="single" w:sz="8" w:space="0" w:color="E9EFF4"/>
              <w:right w:val="nil"/>
            </w:tcBorders>
            <w:shd w:val="clear" w:color="000000" w:fill="FFFFFF"/>
            <w:noWrap/>
            <w:vAlign w:val="center"/>
            <w:hideMark/>
          </w:tcPr>
          <w:p w14:paraId="1D18259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w:t>
            </w:r>
          </w:p>
        </w:tc>
      </w:tr>
      <w:tr w:rsidR="001A6FC7" w:rsidRPr="00C47FE2" w14:paraId="2AC2347A"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07A79253"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151" w:type="dxa"/>
            <w:tcBorders>
              <w:top w:val="nil"/>
              <w:left w:val="nil"/>
              <w:bottom w:val="single" w:sz="8" w:space="0" w:color="E9EFF4"/>
              <w:right w:val="nil"/>
            </w:tcBorders>
            <w:shd w:val="clear" w:color="000000" w:fill="FFFFFF"/>
            <w:noWrap/>
            <w:vAlign w:val="center"/>
            <w:hideMark/>
          </w:tcPr>
          <w:p w14:paraId="42A52D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854" w:type="dxa"/>
            <w:tcBorders>
              <w:top w:val="nil"/>
              <w:left w:val="nil"/>
              <w:bottom w:val="single" w:sz="8" w:space="0" w:color="E9EFF4"/>
              <w:right w:val="nil"/>
            </w:tcBorders>
            <w:shd w:val="clear" w:color="000000" w:fill="FFFFFF"/>
            <w:noWrap/>
            <w:vAlign w:val="center"/>
            <w:hideMark/>
          </w:tcPr>
          <w:p w14:paraId="55D72B0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144006.25</w:t>
            </w:r>
          </w:p>
        </w:tc>
        <w:tc>
          <w:tcPr>
            <w:tcW w:w="1070" w:type="dxa"/>
            <w:tcBorders>
              <w:top w:val="nil"/>
              <w:left w:val="nil"/>
              <w:bottom w:val="single" w:sz="8" w:space="0" w:color="E9EFF4"/>
              <w:right w:val="nil"/>
            </w:tcBorders>
            <w:shd w:val="clear" w:color="000000" w:fill="FFFFFF"/>
            <w:noWrap/>
            <w:vAlign w:val="center"/>
            <w:hideMark/>
          </w:tcPr>
          <w:p w14:paraId="3A9AA72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201343</w:t>
            </w:r>
          </w:p>
        </w:tc>
        <w:tc>
          <w:tcPr>
            <w:tcW w:w="1070" w:type="dxa"/>
            <w:tcBorders>
              <w:top w:val="nil"/>
              <w:left w:val="nil"/>
              <w:bottom w:val="single" w:sz="8" w:space="0" w:color="E9EFF4"/>
              <w:right w:val="nil"/>
            </w:tcBorders>
            <w:shd w:val="clear" w:color="000000" w:fill="FFFFFF"/>
            <w:noWrap/>
            <w:vAlign w:val="center"/>
            <w:hideMark/>
          </w:tcPr>
          <w:p w14:paraId="5A0C37F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219775</w:t>
            </w:r>
          </w:p>
        </w:tc>
        <w:tc>
          <w:tcPr>
            <w:tcW w:w="1070" w:type="dxa"/>
            <w:tcBorders>
              <w:top w:val="nil"/>
              <w:left w:val="nil"/>
              <w:bottom w:val="single" w:sz="8" w:space="0" w:color="E9EFF4"/>
              <w:right w:val="nil"/>
            </w:tcBorders>
            <w:shd w:val="clear" w:color="000000" w:fill="FFFFFF"/>
            <w:noWrap/>
            <w:vAlign w:val="center"/>
            <w:hideMark/>
          </w:tcPr>
          <w:p w14:paraId="21CB2D8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260479</w:t>
            </w:r>
          </w:p>
        </w:tc>
        <w:tc>
          <w:tcPr>
            <w:tcW w:w="1084" w:type="dxa"/>
            <w:tcBorders>
              <w:top w:val="nil"/>
              <w:left w:val="nil"/>
              <w:bottom w:val="single" w:sz="8" w:space="0" w:color="E9EFF4"/>
              <w:right w:val="nil"/>
            </w:tcBorders>
            <w:shd w:val="clear" w:color="000000" w:fill="FFFFFF"/>
            <w:noWrap/>
            <w:vAlign w:val="center"/>
            <w:hideMark/>
          </w:tcPr>
          <w:p w14:paraId="0A9DB1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44235</w:t>
            </w:r>
          </w:p>
        </w:tc>
        <w:tc>
          <w:tcPr>
            <w:tcW w:w="1179" w:type="dxa"/>
            <w:tcBorders>
              <w:top w:val="nil"/>
              <w:left w:val="nil"/>
              <w:bottom w:val="single" w:sz="8" w:space="0" w:color="E9EFF4"/>
              <w:right w:val="nil"/>
            </w:tcBorders>
            <w:shd w:val="clear" w:color="000000" w:fill="FFFFFF"/>
            <w:noWrap/>
            <w:vAlign w:val="center"/>
            <w:hideMark/>
          </w:tcPr>
          <w:p w14:paraId="5EC10D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260755</w:t>
            </w:r>
          </w:p>
        </w:tc>
        <w:tc>
          <w:tcPr>
            <w:tcW w:w="1230" w:type="dxa"/>
            <w:tcBorders>
              <w:top w:val="nil"/>
              <w:left w:val="nil"/>
              <w:bottom w:val="single" w:sz="8" w:space="0" w:color="E9EFF4"/>
              <w:right w:val="nil"/>
            </w:tcBorders>
            <w:shd w:val="clear" w:color="000000" w:fill="FFFFFF"/>
            <w:noWrap/>
            <w:vAlign w:val="center"/>
            <w:hideMark/>
          </w:tcPr>
          <w:p w14:paraId="2F21478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16E864F"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776400C3"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151" w:type="dxa"/>
            <w:tcBorders>
              <w:top w:val="nil"/>
              <w:left w:val="nil"/>
              <w:bottom w:val="single" w:sz="8" w:space="0" w:color="E9EFF4"/>
              <w:right w:val="nil"/>
            </w:tcBorders>
            <w:shd w:val="clear" w:color="000000" w:fill="FFFFFF"/>
            <w:noWrap/>
            <w:vAlign w:val="center"/>
            <w:hideMark/>
          </w:tcPr>
          <w:p w14:paraId="527E2DE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w:t>
            </w:r>
          </w:p>
        </w:tc>
        <w:tc>
          <w:tcPr>
            <w:tcW w:w="1854" w:type="dxa"/>
            <w:tcBorders>
              <w:top w:val="nil"/>
              <w:left w:val="nil"/>
              <w:bottom w:val="single" w:sz="8" w:space="0" w:color="E9EFF4"/>
              <w:right w:val="nil"/>
            </w:tcBorders>
            <w:shd w:val="clear" w:color="000000" w:fill="FFFFFF"/>
            <w:noWrap/>
            <w:vAlign w:val="center"/>
            <w:hideMark/>
          </w:tcPr>
          <w:p w14:paraId="4DB2E01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147968.96</w:t>
            </w:r>
          </w:p>
        </w:tc>
        <w:tc>
          <w:tcPr>
            <w:tcW w:w="1070" w:type="dxa"/>
            <w:tcBorders>
              <w:top w:val="nil"/>
              <w:left w:val="nil"/>
              <w:bottom w:val="single" w:sz="8" w:space="0" w:color="E9EFF4"/>
              <w:right w:val="nil"/>
            </w:tcBorders>
            <w:shd w:val="clear" w:color="000000" w:fill="FFFFFF"/>
            <w:noWrap/>
            <w:vAlign w:val="center"/>
            <w:hideMark/>
          </w:tcPr>
          <w:p w14:paraId="624B93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223103</w:t>
            </w:r>
          </w:p>
        </w:tc>
        <w:tc>
          <w:tcPr>
            <w:tcW w:w="1070" w:type="dxa"/>
            <w:tcBorders>
              <w:top w:val="nil"/>
              <w:left w:val="nil"/>
              <w:bottom w:val="single" w:sz="8" w:space="0" w:color="E9EFF4"/>
              <w:right w:val="nil"/>
            </w:tcBorders>
            <w:shd w:val="clear" w:color="000000" w:fill="FFFFFF"/>
            <w:noWrap/>
            <w:vAlign w:val="center"/>
            <w:hideMark/>
          </w:tcPr>
          <w:p w14:paraId="086816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250495</w:t>
            </w:r>
          </w:p>
        </w:tc>
        <w:tc>
          <w:tcPr>
            <w:tcW w:w="1070" w:type="dxa"/>
            <w:tcBorders>
              <w:top w:val="nil"/>
              <w:left w:val="nil"/>
              <w:bottom w:val="single" w:sz="8" w:space="0" w:color="E9EFF4"/>
              <w:right w:val="nil"/>
            </w:tcBorders>
            <w:shd w:val="clear" w:color="000000" w:fill="FFFFFF"/>
            <w:noWrap/>
            <w:vAlign w:val="center"/>
            <w:hideMark/>
          </w:tcPr>
          <w:p w14:paraId="1C2F941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255871</w:t>
            </w:r>
          </w:p>
        </w:tc>
        <w:tc>
          <w:tcPr>
            <w:tcW w:w="1084" w:type="dxa"/>
            <w:tcBorders>
              <w:top w:val="nil"/>
              <w:left w:val="nil"/>
              <w:bottom w:val="single" w:sz="8" w:space="0" w:color="E9EFF4"/>
              <w:right w:val="nil"/>
            </w:tcBorders>
            <w:shd w:val="clear" w:color="000000" w:fill="FFFFFF"/>
            <w:noWrap/>
            <w:vAlign w:val="center"/>
            <w:hideMark/>
          </w:tcPr>
          <w:p w14:paraId="685195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44339</w:t>
            </w:r>
          </w:p>
        </w:tc>
        <w:tc>
          <w:tcPr>
            <w:tcW w:w="1179" w:type="dxa"/>
            <w:tcBorders>
              <w:top w:val="nil"/>
              <w:left w:val="nil"/>
              <w:bottom w:val="single" w:sz="8" w:space="0" w:color="E9EFF4"/>
              <w:right w:val="nil"/>
            </w:tcBorders>
            <w:shd w:val="clear" w:color="000000" w:fill="FFFFFF"/>
            <w:noWrap/>
            <w:vAlign w:val="center"/>
            <w:hideMark/>
          </w:tcPr>
          <w:p w14:paraId="1CEF39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265556</w:t>
            </w:r>
          </w:p>
        </w:tc>
        <w:tc>
          <w:tcPr>
            <w:tcW w:w="1230" w:type="dxa"/>
            <w:tcBorders>
              <w:top w:val="nil"/>
              <w:left w:val="nil"/>
              <w:bottom w:val="single" w:sz="8" w:space="0" w:color="E9EFF4"/>
              <w:right w:val="nil"/>
            </w:tcBorders>
            <w:shd w:val="clear" w:color="000000" w:fill="FFFFFF"/>
            <w:noWrap/>
            <w:vAlign w:val="center"/>
            <w:hideMark/>
          </w:tcPr>
          <w:p w14:paraId="206F1B1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A2A1123"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8237FCE"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1151" w:type="dxa"/>
            <w:tcBorders>
              <w:top w:val="nil"/>
              <w:left w:val="nil"/>
              <w:bottom w:val="single" w:sz="8" w:space="0" w:color="E9EFF4"/>
              <w:right w:val="nil"/>
            </w:tcBorders>
            <w:shd w:val="clear" w:color="000000" w:fill="FFFFFF"/>
            <w:noWrap/>
            <w:vAlign w:val="center"/>
            <w:hideMark/>
          </w:tcPr>
          <w:p w14:paraId="34EAEC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w:t>
            </w:r>
          </w:p>
        </w:tc>
        <w:tc>
          <w:tcPr>
            <w:tcW w:w="1854" w:type="dxa"/>
            <w:tcBorders>
              <w:top w:val="nil"/>
              <w:left w:val="nil"/>
              <w:bottom w:val="single" w:sz="8" w:space="0" w:color="E9EFF4"/>
              <w:right w:val="nil"/>
            </w:tcBorders>
            <w:shd w:val="clear" w:color="000000" w:fill="FFFFFF"/>
            <w:noWrap/>
            <w:vAlign w:val="center"/>
            <w:hideMark/>
          </w:tcPr>
          <w:p w14:paraId="337B50A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162182.71</w:t>
            </w:r>
          </w:p>
        </w:tc>
        <w:tc>
          <w:tcPr>
            <w:tcW w:w="1070" w:type="dxa"/>
            <w:tcBorders>
              <w:top w:val="nil"/>
              <w:left w:val="nil"/>
              <w:bottom w:val="single" w:sz="8" w:space="0" w:color="E9EFF4"/>
              <w:right w:val="nil"/>
            </w:tcBorders>
            <w:shd w:val="clear" w:color="000000" w:fill="FFFFFF"/>
            <w:noWrap/>
            <w:vAlign w:val="center"/>
            <w:hideMark/>
          </w:tcPr>
          <w:p w14:paraId="1CD2FE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298401.5</w:t>
            </w:r>
          </w:p>
        </w:tc>
        <w:tc>
          <w:tcPr>
            <w:tcW w:w="1070" w:type="dxa"/>
            <w:tcBorders>
              <w:top w:val="nil"/>
              <w:left w:val="nil"/>
              <w:bottom w:val="single" w:sz="8" w:space="0" w:color="E9EFF4"/>
              <w:right w:val="nil"/>
            </w:tcBorders>
            <w:shd w:val="clear" w:color="000000" w:fill="FFFFFF"/>
            <w:noWrap/>
            <w:vAlign w:val="center"/>
            <w:hideMark/>
          </w:tcPr>
          <w:p w14:paraId="65738B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415084</w:t>
            </w:r>
          </w:p>
        </w:tc>
        <w:tc>
          <w:tcPr>
            <w:tcW w:w="1070" w:type="dxa"/>
            <w:tcBorders>
              <w:top w:val="nil"/>
              <w:left w:val="nil"/>
              <w:bottom w:val="single" w:sz="8" w:space="0" w:color="E9EFF4"/>
              <w:right w:val="nil"/>
            </w:tcBorders>
            <w:shd w:val="clear" w:color="000000" w:fill="FFFFFF"/>
            <w:noWrap/>
            <w:vAlign w:val="center"/>
            <w:hideMark/>
          </w:tcPr>
          <w:p w14:paraId="1CAFDD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658665.6</w:t>
            </w:r>
          </w:p>
        </w:tc>
        <w:tc>
          <w:tcPr>
            <w:tcW w:w="1084" w:type="dxa"/>
            <w:tcBorders>
              <w:top w:val="nil"/>
              <w:left w:val="nil"/>
              <w:bottom w:val="single" w:sz="8" w:space="0" w:color="E9EFF4"/>
              <w:right w:val="nil"/>
            </w:tcBorders>
            <w:shd w:val="clear" w:color="000000" w:fill="FFFFFF"/>
            <w:noWrap/>
            <w:vAlign w:val="center"/>
            <w:hideMark/>
          </w:tcPr>
          <w:p w14:paraId="21C6A8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w:t>
            </w:r>
          </w:p>
        </w:tc>
        <w:tc>
          <w:tcPr>
            <w:tcW w:w="1179" w:type="dxa"/>
            <w:tcBorders>
              <w:top w:val="nil"/>
              <w:left w:val="nil"/>
              <w:bottom w:val="single" w:sz="8" w:space="0" w:color="E9EFF4"/>
              <w:right w:val="nil"/>
            </w:tcBorders>
            <w:shd w:val="clear" w:color="000000" w:fill="FFFFFF"/>
            <w:noWrap/>
            <w:vAlign w:val="center"/>
            <w:hideMark/>
          </w:tcPr>
          <w:p w14:paraId="5D336E9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1590861</w:t>
            </w:r>
          </w:p>
        </w:tc>
        <w:tc>
          <w:tcPr>
            <w:tcW w:w="1230" w:type="dxa"/>
            <w:tcBorders>
              <w:top w:val="nil"/>
              <w:left w:val="nil"/>
              <w:bottom w:val="single" w:sz="8" w:space="0" w:color="E9EFF4"/>
              <w:right w:val="nil"/>
            </w:tcBorders>
            <w:shd w:val="clear" w:color="000000" w:fill="FFFFFF"/>
            <w:noWrap/>
            <w:vAlign w:val="center"/>
            <w:hideMark/>
          </w:tcPr>
          <w:p w14:paraId="1926377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0.59%</w:t>
            </w:r>
          </w:p>
        </w:tc>
      </w:tr>
      <w:tr w:rsidR="001A6FC7" w:rsidRPr="00C47FE2" w14:paraId="4F46AAE7"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AE06E2A"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151" w:type="dxa"/>
            <w:tcBorders>
              <w:top w:val="nil"/>
              <w:left w:val="nil"/>
              <w:bottom w:val="single" w:sz="8" w:space="0" w:color="E9EFF4"/>
              <w:right w:val="nil"/>
            </w:tcBorders>
            <w:shd w:val="clear" w:color="000000" w:fill="FFFFFF"/>
            <w:noWrap/>
            <w:vAlign w:val="center"/>
            <w:hideMark/>
          </w:tcPr>
          <w:p w14:paraId="3EEF242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3126</w:t>
            </w:r>
          </w:p>
        </w:tc>
        <w:tc>
          <w:tcPr>
            <w:tcW w:w="1854" w:type="dxa"/>
            <w:tcBorders>
              <w:top w:val="nil"/>
              <w:left w:val="nil"/>
              <w:bottom w:val="single" w:sz="8" w:space="0" w:color="E9EFF4"/>
              <w:right w:val="nil"/>
            </w:tcBorders>
            <w:shd w:val="clear" w:color="000000" w:fill="FFFFFF"/>
            <w:noWrap/>
            <w:vAlign w:val="center"/>
            <w:hideMark/>
          </w:tcPr>
          <w:p w14:paraId="774B30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149884.59</w:t>
            </w:r>
          </w:p>
        </w:tc>
        <w:tc>
          <w:tcPr>
            <w:tcW w:w="1070" w:type="dxa"/>
            <w:tcBorders>
              <w:top w:val="nil"/>
              <w:left w:val="nil"/>
              <w:bottom w:val="single" w:sz="8" w:space="0" w:color="E9EFF4"/>
              <w:right w:val="nil"/>
            </w:tcBorders>
            <w:shd w:val="clear" w:color="000000" w:fill="FFFFFF"/>
            <w:noWrap/>
            <w:vAlign w:val="center"/>
            <w:hideMark/>
          </w:tcPr>
          <w:p w14:paraId="1A8155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220281.2</w:t>
            </w:r>
          </w:p>
        </w:tc>
        <w:tc>
          <w:tcPr>
            <w:tcW w:w="1070" w:type="dxa"/>
            <w:tcBorders>
              <w:top w:val="nil"/>
              <w:left w:val="nil"/>
              <w:bottom w:val="single" w:sz="8" w:space="0" w:color="E9EFF4"/>
              <w:right w:val="nil"/>
            </w:tcBorders>
            <w:shd w:val="clear" w:color="000000" w:fill="FFFFFF"/>
            <w:noWrap/>
            <w:vAlign w:val="center"/>
            <w:hideMark/>
          </w:tcPr>
          <w:p w14:paraId="6EB133C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266937.2</w:t>
            </w:r>
          </w:p>
        </w:tc>
        <w:tc>
          <w:tcPr>
            <w:tcW w:w="1070" w:type="dxa"/>
            <w:tcBorders>
              <w:top w:val="nil"/>
              <w:left w:val="nil"/>
              <w:bottom w:val="single" w:sz="8" w:space="0" w:color="E9EFF4"/>
              <w:right w:val="nil"/>
            </w:tcBorders>
            <w:shd w:val="clear" w:color="000000" w:fill="FFFFFF"/>
            <w:noWrap/>
            <w:vAlign w:val="center"/>
            <w:hideMark/>
          </w:tcPr>
          <w:p w14:paraId="1F1C088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691646</w:t>
            </w:r>
          </w:p>
        </w:tc>
        <w:tc>
          <w:tcPr>
            <w:tcW w:w="1084" w:type="dxa"/>
            <w:tcBorders>
              <w:top w:val="nil"/>
              <w:left w:val="nil"/>
              <w:bottom w:val="single" w:sz="8" w:space="0" w:color="E9EFF4"/>
              <w:right w:val="nil"/>
            </w:tcBorders>
            <w:shd w:val="clear" w:color="000000" w:fill="FFFFFF"/>
            <w:noWrap/>
            <w:vAlign w:val="center"/>
            <w:hideMark/>
          </w:tcPr>
          <w:p w14:paraId="117EDA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179" w:type="dxa"/>
            <w:tcBorders>
              <w:top w:val="nil"/>
              <w:left w:val="nil"/>
              <w:bottom w:val="single" w:sz="8" w:space="0" w:color="E9EFF4"/>
              <w:right w:val="nil"/>
            </w:tcBorders>
            <w:shd w:val="clear" w:color="000000" w:fill="FFFFFF"/>
            <w:noWrap/>
            <w:vAlign w:val="center"/>
            <w:hideMark/>
          </w:tcPr>
          <w:p w14:paraId="4A9B308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1585958</w:t>
            </w:r>
          </w:p>
        </w:tc>
        <w:tc>
          <w:tcPr>
            <w:tcW w:w="1230" w:type="dxa"/>
            <w:tcBorders>
              <w:top w:val="nil"/>
              <w:left w:val="nil"/>
              <w:bottom w:val="single" w:sz="8" w:space="0" w:color="E9EFF4"/>
              <w:right w:val="nil"/>
            </w:tcBorders>
            <w:shd w:val="clear" w:color="000000" w:fill="FFFFFF"/>
            <w:noWrap/>
            <w:vAlign w:val="center"/>
            <w:hideMark/>
          </w:tcPr>
          <w:p w14:paraId="3EA15BA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0.38%</w:t>
            </w:r>
          </w:p>
        </w:tc>
      </w:tr>
      <w:tr w:rsidR="001A6FC7" w:rsidRPr="00C47FE2" w14:paraId="5E7F7984"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5173C74"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151" w:type="dxa"/>
            <w:tcBorders>
              <w:top w:val="nil"/>
              <w:left w:val="nil"/>
              <w:bottom w:val="single" w:sz="8" w:space="0" w:color="E9EFF4"/>
              <w:right w:val="nil"/>
            </w:tcBorders>
            <w:shd w:val="clear" w:color="000000" w:fill="FFFFFF"/>
            <w:noWrap/>
            <w:vAlign w:val="center"/>
            <w:hideMark/>
          </w:tcPr>
          <w:p w14:paraId="477714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w:t>
            </w:r>
          </w:p>
        </w:tc>
        <w:tc>
          <w:tcPr>
            <w:tcW w:w="1854" w:type="dxa"/>
            <w:tcBorders>
              <w:top w:val="nil"/>
              <w:left w:val="nil"/>
              <w:bottom w:val="single" w:sz="8" w:space="0" w:color="E9EFF4"/>
              <w:right w:val="nil"/>
            </w:tcBorders>
            <w:shd w:val="clear" w:color="000000" w:fill="FFFFFF"/>
            <w:noWrap/>
            <w:vAlign w:val="center"/>
            <w:hideMark/>
          </w:tcPr>
          <w:p w14:paraId="3E5A044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168.28</w:t>
            </w:r>
          </w:p>
        </w:tc>
        <w:tc>
          <w:tcPr>
            <w:tcW w:w="1070" w:type="dxa"/>
            <w:tcBorders>
              <w:top w:val="nil"/>
              <w:left w:val="nil"/>
              <w:bottom w:val="single" w:sz="8" w:space="0" w:color="E9EFF4"/>
              <w:right w:val="nil"/>
            </w:tcBorders>
            <w:shd w:val="clear" w:color="000000" w:fill="FFFFFF"/>
            <w:noWrap/>
            <w:vAlign w:val="center"/>
            <w:hideMark/>
          </w:tcPr>
          <w:p w14:paraId="1E6233B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070" w:type="dxa"/>
            <w:tcBorders>
              <w:top w:val="nil"/>
              <w:left w:val="nil"/>
              <w:bottom w:val="single" w:sz="8" w:space="0" w:color="E9EFF4"/>
              <w:right w:val="nil"/>
            </w:tcBorders>
            <w:shd w:val="clear" w:color="000000" w:fill="FFFFFF"/>
            <w:noWrap/>
            <w:vAlign w:val="center"/>
            <w:hideMark/>
          </w:tcPr>
          <w:p w14:paraId="3865CD5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490</w:t>
            </w:r>
          </w:p>
        </w:tc>
        <w:tc>
          <w:tcPr>
            <w:tcW w:w="1070" w:type="dxa"/>
            <w:tcBorders>
              <w:top w:val="nil"/>
              <w:left w:val="nil"/>
              <w:bottom w:val="single" w:sz="8" w:space="0" w:color="E9EFF4"/>
              <w:right w:val="nil"/>
            </w:tcBorders>
            <w:shd w:val="clear" w:color="000000" w:fill="FFFFFF"/>
            <w:noWrap/>
            <w:vAlign w:val="center"/>
            <w:hideMark/>
          </w:tcPr>
          <w:p w14:paraId="34844E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w:t>
            </w:r>
          </w:p>
        </w:tc>
        <w:tc>
          <w:tcPr>
            <w:tcW w:w="1084" w:type="dxa"/>
            <w:tcBorders>
              <w:top w:val="nil"/>
              <w:left w:val="nil"/>
              <w:bottom w:val="single" w:sz="8" w:space="0" w:color="E9EFF4"/>
              <w:right w:val="nil"/>
            </w:tcBorders>
            <w:shd w:val="clear" w:color="000000" w:fill="FFFFFF"/>
            <w:noWrap/>
            <w:vAlign w:val="center"/>
            <w:hideMark/>
          </w:tcPr>
          <w:p w14:paraId="52BA51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50DF19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1273</w:t>
            </w:r>
          </w:p>
        </w:tc>
        <w:tc>
          <w:tcPr>
            <w:tcW w:w="1230" w:type="dxa"/>
            <w:tcBorders>
              <w:top w:val="nil"/>
              <w:left w:val="nil"/>
              <w:bottom w:val="single" w:sz="8" w:space="0" w:color="E9EFF4"/>
              <w:right w:val="nil"/>
            </w:tcBorders>
            <w:shd w:val="clear" w:color="000000" w:fill="FFFFFF"/>
            <w:noWrap/>
            <w:vAlign w:val="center"/>
            <w:hideMark/>
          </w:tcPr>
          <w:p w14:paraId="19E4182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24063AC"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B65A5A0"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1151" w:type="dxa"/>
            <w:tcBorders>
              <w:top w:val="nil"/>
              <w:left w:val="nil"/>
              <w:bottom w:val="single" w:sz="8" w:space="0" w:color="E9EFF4"/>
              <w:right w:val="nil"/>
            </w:tcBorders>
            <w:shd w:val="clear" w:color="000000" w:fill="FFFFFF"/>
            <w:noWrap/>
            <w:vAlign w:val="center"/>
            <w:hideMark/>
          </w:tcPr>
          <w:p w14:paraId="658FE1C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
          <w:p w14:paraId="5BD6B79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207276.75</w:t>
            </w:r>
          </w:p>
        </w:tc>
        <w:tc>
          <w:tcPr>
            <w:tcW w:w="1070" w:type="dxa"/>
            <w:tcBorders>
              <w:top w:val="nil"/>
              <w:left w:val="nil"/>
              <w:bottom w:val="single" w:sz="8" w:space="0" w:color="E9EFF4"/>
              <w:right w:val="nil"/>
            </w:tcBorders>
            <w:shd w:val="clear" w:color="000000" w:fill="FFFFFF"/>
            <w:noWrap/>
            <w:vAlign w:val="center"/>
            <w:hideMark/>
          </w:tcPr>
          <w:p w14:paraId="574ECD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8" w:space="0" w:color="E9EFF4"/>
              <w:right w:val="nil"/>
            </w:tcBorders>
            <w:shd w:val="clear" w:color="000000" w:fill="FFFFFF"/>
            <w:noWrap/>
            <w:vAlign w:val="center"/>
            <w:hideMark/>
          </w:tcPr>
          <w:p w14:paraId="0536AA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70" w:type="dxa"/>
            <w:tcBorders>
              <w:top w:val="nil"/>
              <w:left w:val="nil"/>
              <w:bottom w:val="single" w:sz="8" w:space="0" w:color="E9EFF4"/>
              <w:right w:val="nil"/>
            </w:tcBorders>
            <w:shd w:val="clear" w:color="000000" w:fill="FFFFFF"/>
            <w:noWrap/>
            <w:vAlign w:val="center"/>
            <w:hideMark/>
          </w:tcPr>
          <w:p w14:paraId="1D37626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84" w:type="dxa"/>
            <w:tcBorders>
              <w:top w:val="nil"/>
              <w:left w:val="nil"/>
              <w:bottom w:val="single" w:sz="8" w:space="0" w:color="E9EFF4"/>
              <w:right w:val="nil"/>
            </w:tcBorders>
            <w:shd w:val="clear" w:color="000000" w:fill="FFFFFF"/>
            <w:noWrap/>
            <w:vAlign w:val="center"/>
            <w:hideMark/>
          </w:tcPr>
          <w:p w14:paraId="70C750A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153867</w:t>
            </w:r>
          </w:p>
        </w:tc>
        <w:tc>
          <w:tcPr>
            <w:tcW w:w="1179" w:type="dxa"/>
            <w:tcBorders>
              <w:top w:val="nil"/>
              <w:left w:val="nil"/>
              <w:bottom w:val="single" w:sz="8" w:space="0" w:color="E9EFF4"/>
              <w:right w:val="nil"/>
            </w:tcBorders>
            <w:shd w:val="clear" w:color="000000" w:fill="FFFFFF"/>
            <w:noWrap/>
            <w:vAlign w:val="center"/>
            <w:hideMark/>
          </w:tcPr>
          <w:p w14:paraId="296DEFD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264953</w:t>
            </w:r>
          </w:p>
        </w:tc>
        <w:tc>
          <w:tcPr>
            <w:tcW w:w="1230" w:type="dxa"/>
            <w:tcBorders>
              <w:top w:val="nil"/>
              <w:left w:val="nil"/>
              <w:bottom w:val="single" w:sz="8" w:space="0" w:color="E9EFF4"/>
              <w:right w:val="nil"/>
            </w:tcBorders>
            <w:shd w:val="clear" w:color="000000" w:fill="FFFFFF"/>
            <w:noWrap/>
            <w:vAlign w:val="center"/>
            <w:hideMark/>
          </w:tcPr>
          <w:p w14:paraId="79969E3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5013DEE"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B3C8040"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151" w:type="dxa"/>
            <w:tcBorders>
              <w:top w:val="nil"/>
              <w:left w:val="nil"/>
              <w:bottom w:val="single" w:sz="8" w:space="0" w:color="E9EFF4"/>
              <w:right w:val="nil"/>
            </w:tcBorders>
            <w:shd w:val="clear" w:color="000000" w:fill="FFFFFF"/>
            <w:noWrap/>
            <w:vAlign w:val="center"/>
            <w:hideMark/>
          </w:tcPr>
          <w:p w14:paraId="7B10C4A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w:t>
            </w:r>
          </w:p>
        </w:tc>
        <w:tc>
          <w:tcPr>
            <w:tcW w:w="1854" w:type="dxa"/>
            <w:tcBorders>
              <w:top w:val="nil"/>
              <w:left w:val="nil"/>
              <w:bottom w:val="single" w:sz="8" w:space="0" w:color="E9EFF4"/>
              <w:right w:val="nil"/>
            </w:tcBorders>
            <w:shd w:val="clear" w:color="000000" w:fill="FFFFFF"/>
            <w:noWrap/>
            <w:vAlign w:val="center"/>
            <w:hideMark/>
          </w:tcPr>
          <w:p w14:paraId="4D553DB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126269.77</w:t>
            </w:r>
          </w:p>
        </w:tc>
        <w:tc>
          <w:tcPr>
            <w:tcW w:w="1070" w:type="dxa"/>
            <w:tcBorders>
              <w:top w:val="nil"/>
              <w:left w:val="nil"/>
              <w:bottom w:val="single" w:sz="8" w:space="0" w:color="E9EFF4"/>
              <w:right w:val="nil"/>
            </w:tcBorders>
            <w:shd w:val="clear" w:color="000000" w:fill="FFFFFF"/>
            <w:noWrap/>
            <w:vAlign w:val="center"/>
            <w:hideMark/>
          </w:tcPr>
          <w:p w14:paraId="5A2D89D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194559</w:t>
            </w:r>
          </w:p>
        </w:tc>
        <w:tc>
          <w:tcPr>
            <w:tcW w:w="1070" w:type="dxa"/>
            <w:tcBorders>
              <w:top w:val="nil"/>
              <w:left w:val="nil"/>
              <w:bottom w:val="single" w:sz="8" w:space="0" w:color="E9EFF4"/>
              <w:right w:val="nil"/>
            </w:tcBorders>
            <w:shd w:val="clear" w:color="000000" w:fill="FFFFFF"/>
            <w:noWrap/>
            <w:vAlign w:val="center"/>
            <w:hideMark/>
          </w:tcPr>
          <w:p w14:paraId="200E00A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220543</w:t>
            </w:r>
          </w:p>
        </w:tc>
        <w:tc>
          <w:tcPr>
            <w:tcW w:w="1070" w:type="dxa"/>
            <w:tcBorders>
              <w:top w:val="nil"/>
              <w:left w:val="nil"/>
              <w:bottom w:val="single" w:sz="8" w:space="0" w:color="E9EFF4"/>
              <w:right w:val="nil"/>
            </w:tcBorders>
            <w:shd w:val="clear" w:color="000000" w:fill="FFFFFF"/>
            <w:noWrap/>
            <w:vAlign w:val="center"/>
            <w:hideMark/>
          </w:tcPr>
          <w:p w14:paraId="543CEB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256383</w:t>
            </w:r>
          </w:p>
        </w:tc>
        <w:tc>
          <w:tcPr>
            <w:tcW w:w="1084" w:type="dxa"/>
            <w:tcBorders>
              <w:top w:val="nil"/>
              <w:left w:val="nil"/>
              <w:bottom w:val="single" w:sz="8" w:space="0" w:color="E9EFF4"/>
              <w:right w:val="nil"/>
            </w:tcBorders>
            <w:shd w:val="clear" w:color="000000" w:fill="FFFFFF"/>
            <w:noWrap/>
            <w:vAlign w:val="center"/>
            <w:hideMark/>
          </w:tcPr>
          <w:p w14:paraId="40255F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179" w:type="dxa"/>
            <w:tcBorders>
              <w:top w:val="nil"/>
              <w:left w:val="nil"/>
              <w:bottom w:val="single" w:sz="8" w:space="0" w:color="E9EFF4"/>
              <w:right w:val="nil"/>
            </w:tcBorders>
            <w:shd w:val="clear" w:color="000000" w:fill="FFFFFF"/>
            <w:noWrap/>
            <w:vAlign w:val="center"/>
            <w:hideMark/>
          </w:tcPr>
          <w:p w14:paraId="74DFFF4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258808</w:t>
            </w:r>
          </w:p>
        </w:tc>
        <w:tc>
          <w:tcPr>
            <w:tcW w:w="1230" w:type="dxa"/>
            <w:tcBorders>
              <w:top w:val="nil"/>
              <w:left w:val="nil"/>
              <w:bottom w:val="single" w:sz="8" w:space="0" w:color="E9EFF4"/>
              <w:right w:val="nil"/>
            </w:tcBorders>
            <w:shd w:val="clear" w:color="000000" w:fill="FFFFFF"/>
            <w:noWrap/>
            <w:vAlign w:val="center"/>
            <w:hideMark/>
          </w:tcPr>
          <w:p w14:paraId="5050C0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4416BFA"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BB1BBE9"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151" w:type="dxa"/>
            <w:tcBorders>
              <w:top w:val="nil"/>
              <w:left w:val="nil"/>
              <w:bottom w:val="single" w:sz="8" w:space="0" w:color="E9EFF4"/>
              <w:right w:val="nil"/>
            </w:tcBorders>
            <w:shd w:val="clear" w:color="000000" w:fill="FFFFFF"/>
            <w:noWrap/>
            <w:vAlign w:val="center"/>
            <w:hideMark/>
          </w:tcPr>
          <w:p w14:paraId="4C82BB6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w:t>
            </w:r>
          </w:p>
        </w:tc>
        <w:tc>
          <w:tcPr>
            <w:tcW w:w="1854" w:type="dxa"/>
            <w:tcBorders>
              <w:top w:val="nil"/>
              <w:left w:val="nil"/>
              <w:bottom w:val="single" w:sz="8" w:space="0" w:color="E9EFF4"/>
              <w:right w:val="nil"/>
            </w:tcBorders>
            <w:shd w:val="clear" w:color="000000" w:fill="FFFFFF"/>
            <w:noWrap/>
            <w:vAlign w:val="center"/>
            <w:hideMark/>
          </w:tcPr>
          <w:p w14:paraId="4E5D20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149105.22</w:t>
            </w:r>
          </w:p>
        </w:tc>
        <w:tc>
          <w:tcPr>
            <w:tcW w:w="1070" w:type="dxa"/>
            <w:tcBorders>
              <w:top w:val="nil"/>
              <w:left w:val="nil"/>
              <w:bottom w:val="single" w:sz="8" w:space="0" w:color="E9EFF4"/>
              <w:right w:val="nil"/>
            </w:tcBorders>
            <w:shd w:val="clear" w:color="000000" w:fill="FFFFFF"/>
            <w:noWrap/>
            <w:vAlign w:val="center"/>
            <w:hideMark/>
          </w:tcPr>
          <w:p w14:paraId="65A1DDA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209663</w:t>
            </w:r>
          </w:p>
        </w:tc>
        <w:tc>
          <w:tcPr>
            <w:tcW w:w="1070" w:type="dxa"/>
            <w:tcBorders>
              <w:top w:val="nil"/>
              <w:left w:val="nil"/>
              <w:bottom w:val="single" w:sz="8" w:space="0" w:color="E9EFF4"/>
              <w:right w:val="nil"/>
            </w:tcBorders>
            <w:shd w:val="clear" w:color="000000" w:fill="FFFFFF"/>
            <w:noWrap/>
            <w:vAlign w:val="center"/>
            <w:hideMark/>
          </w:tcPr>
          <w:p w14:paraId="0DC0D2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243455</w:t>
            </w:r>
          </w:p>
        </w:tc>
        <w:tc>
          <w:tcPr>
            <w:tcW w:w="1070" w:type="dxa"/>
            <w:tcBorders>
              <w:top w:val="nil"/>
              <w:left w:val="nil"/>
              <w:bottom w:val="single" w:sz="8" w:space="0" w:color="E9EFF4"/>
              <w:right w:val="nil"/>
            </w:tcBorders>
            <w:shd w:val="clear" w:color="000000" w:fill="FFFFFF"/>
            <w:noWrap/>
            <w:vAlign w:val="center"/>
            <w:hideMark/>
          </w:tcPr>
          <w:p w14:paraId="3958E80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272895</w:t>
            </w:r>
          </w:p>
        </w:tc>
        <w:tc>
          <w:tcPr>
            <w:tcW w:w="1084" w:type="dxa"/>
            <w:tcBorders>
              <w:top w:val="nil"/>
              <w:left w:val="nil"/>
              <w:bottom w:val="single" w:sz="8" w:space="0" w:color="E9EFF4"/>
              <w:right w:val="nil"/>
            </w:tcBorders>
            <w:shd w:val="clear" w:color="000000" w:fill="FFFFFF"/>
            <w:noWrap/>
            <w:vAlign w:val="center"/>
            <w:hideMark/>
          </w:tcPr>
          <w:p w14:paraId="22CAE2E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29499</w:t>
            </w:r>
          </w:p>
        </w:tc>
        <w:tc>
          <w:tcPr>
            <w:tcW w:w="1179" w:type="dxa"/>
            <w:tcBorders>
              <w:top w:val="nil"/>
              <w:left w:val="nil"/>
              <w:bottom w:val="single" w:sz="8" w:space="0" w:color="E9EFF4"/>
              <w:right w:val="nil"/>
            </w:tcBorders>
            <w:shd w:val="clear" w:color="000000" w:fill="FFFFFF"/>
            <w:noWrap/>
            <w:vAlign w:val="center"/>
            <w:hideMark/>
          </w:tcPr>
          <w:p w14:paraId="5C6EDF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281181</w:t>
            </w:r>
          </w:p>
        </w:tc>
        <w:tc>
          <w:tcPr>
            <w:tcW w:w="1230" w:type="dxa"/>
            <w:tcBorders>
              <w:top w:val="nil"/>
              <w:left w:val="nil"/>
              <w:bottom w:val="single" w:sz="8" w:space="0" w:color="E9EFF4"/>
              <w:right w:val="nil"/>
            </w:tcBorders>
            <w:shd w:val="clear" w:color="000000" w:fill="FFFFFF"/>
            <w:noWrap/>
            <w:vAlign w:val="center"/>
            <w:hideMark/>
          </w:tcPr>
          <w:p w14:paraId="2489C4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745B365"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CD8429D"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151" w:type="dxa"/>
            <w:tcBorders>
              <w:top w:val="nil"/>
              <w:left w:val="nil"/>
              <w:bottom w:val="single" w:sz="8" w:space="0" w:color="E9EFF4"/>
              <w:right w:val="nil"/>
            </w:tcBorders>
            <w:shd w:val="clear" w:color="000000" w:fill="FFFFFF"/>
            <w:noWrap/>
            <w:vAlign w:val="center"/>
            <w:hideMark/>
          </w:tcPr>
          <w:p w14:paraId="3F8077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w:t>
            </w:r>
          </w:p>
        </w:tc>
        <w:tc>
          <w:tcPr>
            <w:tcW w:w="1854" w:type="dxa"/>
            <w:tcBorders>
              <w:top w:val="nil"/>
              <w:left w:val="nil"/>
              <w:bottom w:val="single" w:sz="8" w:space="0" w:color="E9EFF4"/>
              <w:right w:val="nil"/>
            </w:tcBorders>
            <w:shd w:val="clear" w:color="000000" w:fill="FFFFFF"/>
            <w:noWrap/>
            <w:vAlign w:val="center"/>
            <w:hideMark/>
          </w:tcPr>
          <w:p w14:paraId="3E6F63F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162740.68</w:t>
            </w:r>
          </w:p>
        </w:tc>
        <w:tc>
          <w:tcPr>
            <w:tcW w:w="1070" w:type="dxa"/>
            <w:tcBorders>
              <w:top w:val="nil"/>
              <w:left w:val="nil"/>
              <w:bottom w:val="single" w:sz="8" w:space="0" w:color="E9EFF4"/>
              <w:right w:val="nil"/>
            </w:tcBorders>
            <w:shd w:val="clear" w:color="000000" w:fill="FFFFFF"/>
            <w:noWrap/>
            <w:vAlign w:val="center"/>
            <w:hideMark/>
          </w:tcPr>
          <w:p w14:paraId="525B551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196607</w:t>
            </w:r>
          </w:p>
        </w:tc>
        <w:tc>
          <w:tcPr>
            <w:tcW w:w="1070" w:type="dxa"/>
            <w:tcBorders>
              <w:top w:val="nil"/>
              <w:left w:val="nil"/>
              <w:bottom w:val="single" w:sz="8" w:space="0" w:color="E9EFF4"/>
              <w:right w:val="nil"/>
            </w:tcBorders>
            <w:shd w:val="clear" w:color="000000" w:fill="FFFFFF"/>
            <w:noWrap/>
            <w:vAlign w:val="center"/>
            <w:hideMark/>
          </w:tcPr>
          <w:p w14:paraId="14DB78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241023</w:t>
            </w:r>
          </w:p>
        </w:tc>
        <w:tc>
          <w:tcPr>
            <w:tcW w:w="1070" w:type="dxa"/>
            <w:tcBorders>
              <w:top w:val="nil"/>
              <w:left w:val="nil"/>
              <w:bottom w:val="single" w:sz="8" w:space="0" w:color="E9EFF4"/>
              <w:right w:val="nil"/>
            </w:tcBorders>
            <w:shd w:val="clear" w:color="000000" w:fill="FFFFFF"/>
            <w:noWrap/>
            <w:vAlign w:val="center"/>
            <w:hideMark/>
          </w:tcPr>
          <w:p w14:paraId="42BA9F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253567</w:t>
            </w:r>
          </w:p>
        </w:tc>
        <w:tc>
          <w:tcPr>
            <w:tcW w:w="1084" w:type="dxa"/>
            <w:tcBorders>
              <w:top w:val="nil"/>
              <w:left w:val="nil"/>
              <w:bottom w:val="single" w:sz="8" w:space="0" w:color="E9EFF4"/>
              <w:right w:val="nil"/>
            </w:tcBorders>
            <w:shd w:val="clear" w:color="000000" w:fill="FFFFFF"/>
            <w:noWrap/>
            <w:vAlign w:val="center"/>
            <w:hideMark/>
          </w:tcPr>
          <w:p w14:paraId="0C98BE3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108527</w:t>
            </w:r>
          </w:p>
        </w:tc>
        <w:tc>
          <w:tcPr>
            <w:tcW w:w="1179" w:type="dxa"/>
            <w:tcBorders>
              <w:top w:val="nil"/>
              <w:left w:val="nil"/>
              <w:bottom w:val="single" w:sz="8" w:space="0" w:color="E9EFF4"/>
              <w:right w:val="nil"/>
            </w:tcBorders>
            <w:shd w:val="clear" w:color="000000" w:fill="FFFFFF"/>
            <w:noWrap/>
            <w:vAlign w:val="center"/>
            <w:hideMark/>
          </w:tcPr>
          <w:p w14:paraId="5AC565B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253553</w:t>
            </w:r>
          </w:p>
        </w:tc>
        <w:tc>
          <w:tcPr>
            <w:tcW w:w="1230" w:type="dxa"/>
            <w:tcBorders>
              <w:top w:val="nil"/>
              <w:left w:val="nil"/>
              <w:bottom w:val="single" w:sz="8" w:space="0" w:color="E9EFF4"/>
              <w:right w:val="nil"/>
            </w:tcBorders>
            <w:shd w:val="clear" w:color="000000" w:fill="FFFFFF"/>
            <w:noWrap/>
            <w:vAlign w:val="center"/>
            <w:hideMark/>
          </w:tcPr>
          <w:p w14:paraId="61DC30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D53BB55"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2C770100"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151" w:type="dxa"/>
            <w:tcBorders>
              <w:top w:val="nil"/>
              <w:left w:val="nil"/>
              <w:bottom w:val="single" w:sz="8" w:space="0" w:color="E9EFF4"/>
              <w:right w:val="nil"/>
            </w:tcBorders>
            <w:shd w:val="clear" w:color="000000" w:fill="FFFFFF"/>
            <w:noWrap/>
            <w:vAlign w:val="center"/>
            <w:hideMark/>
          </w:tcPr>
          <w:p w14:paraId="6C6E16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2976</w:t>
            </w:r>
          </w:p>
        </w:tc>
        <w:tc>
          <w:tcPr>
            <w:tcW w:w="1854" w:type="dxa"/>
            <w:tcBorders>
              <w:top w:val="nil"/>
              <w:left w:val="nil"/>
              <w:bottom w:val="single" w:sz="8" w:space="0" w:color="E9EFF4"/>
              <w:right w:val="nil"/>
            </w:tcBorders>
            <w:shd w:val="clear" w:color="000000" w:fill="FFFFFF"/>
            <w:noWrap/>
            <w:vAlign w:val="center"/>
            <w:hideMark/>
          </w:tcPr>
          <w:p w14:paraId="565DFFC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1355.36</w:t>
            </w:r>
          </w:p>
        </w:tc>
        <w:tc>
          <w:tcPr>
            <w:tcW w:w="1070" w:type="dxa"/>
            <w:tcBorders>
              <w:top w:val="nil"/>
              <w:left w:val="nil"/>
              <w:bottom w:val="single" w:sz="8" w:space="0" w:color="E9EFF4"/>
              <w:right w:val="nil"/>
            </w:tcBorders>
            <w:shd w:val="clear" w:color="000000" w:fill="FFFFFF"/>
            <w:noWrap/>
            <w:vAlign w:val="center"/>
            <w:hideMark/>
          </w:tcPr>
          <w:p w14:paraId="6F2A3C1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2811.05</w:t>
            </w:r>
          </w:p>
        </w:tc>
        <w:tc>
          <w:tcPr>
            <w:tcW w:w="1070" w:type="dxa"/>
            <w:tcBorders>
              <w:top w:val="nil"/>
              <w:left w:val="nil"/>
              <w:bottom w:val="single" w:sz="8" w:space="0" w:color="E9EFF4"/>
              <w:right w:val="nil"/>
            </w:tcBorders>
            <w:shd w:val="clear" w:color="000000" w:fill="FFFFFF"/>
            <w:noWrap/>
            <w:vAlign w:val="center"/>
            <w:hideMark/>
          </w:tcPr>
          <w:p w14:paraId="42507DD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4166.56</w:t>
            </w:r>
          </w:p>
        </w:tc>
        <w:tc>
          <w:tcPr>
            <w:tcW w:w="1070" w:type="dxa"/>
            <w:tcBorders>
              <w:top w:val="nil"/>
              <w:left w:val="nil"/>
              <w:bottom w:val="single" w:sz="8" w:space="0" w:color="E9EFF4"/>
              <w:right w:val="nil"/>
            </w:tcBorders>
            <w:shd w:val="clear" w:color="000000" w:fill="FFFFFF"/>
            <w:noWrap/>
            <w:vAlign w:val="center"/>
            <w:hideMark/>
          </w:tcPr>
          <w:p w14:paraId="24F9B85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8354.98</w:t>
            </w:r>
          </w:p>
        </w:tc>
        <w:tc>
          <w:tcPr>
            <w:tcW w:w="1084" w:type="dxa"/>
            <w:tcBorders>
              <w:top w:val="nil"/>
              <w:left w:val="nil"/>
              <w:bottom w:val="single" w:sz="8" w:space="0" w:color="E9EFF4"/>
              <w:right w:val="nil"/>
            </w:tcBorders>
            <w:shd w:val="clear" w:color="000000" w:fill="FFFFFF"/>
            <w:noWrap/>
            <w:vAlign w:val="center"/>
            <w:hideMark/>
          </w:tcPr>
          <w:p w14:paraId="1B21C3C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179" w:type="dxa"/>
            <w:tcBorders>
              <w:top w:val="nil"/>
              <w:left w:val="nil"/>
              <w:bottom w:val="single" w:sz="8" w:space="0" w:color="E9EFF4"/>
              <w:right w:val="nil"/>
            </w:tcBorders>
            <w:shd w:val="clear" w:color="000000" w:fill="FFFFFF"/>
            <w:noWrap/>
            <w:vAlign w:val="center"/>
            <w:hideMark/>
          </w:tcPr>
          <w:p w14:paraId="795FE7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31312</w:t>
            </w:r>
          </w:p>
        </w:tc>
        <w:tc>
          <w:tcPr>
            <w:tcW w:w="1230" w:type="dxa"/>
            <w:tcBorders>
              <w:top w:val="nil"/>
              <w:left w:val="nil"/>
              <w:bottom w:val="single" w:sz="8" w:space="0" w:color="E9EFF4"/>
              <w:right w:val="nil"/>
            </w:tcBorders>
            <w:shd w:val="clear" w:color="000000" w:fill="FFFFFF"/>
            <w:noWrap/>
            <w:vAlign w:val="center"/>
            <w:hideMark/>
          </w:tcPr>
          <w:p w14:paraId="6F49CD3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C6510C3"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104696CE"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Visit_Expense_page</w:t>
            </w:r>
            <w:proofErr w:type="spellEnd"/>
          </w:p>
        </w:tc>
        <w:tc>
          <w:tcPr>
            <w:tcW w:w="1151" w:type="dxa"/>
            <w:tcBorders>
              <w:top w:val="nil"/>
              <w:left w:val="nil"/>
              <w:bottom w:val="single" w:sz="8" w:space="0" w:color="E9EFF4"/>
              <w:right w:val="nil"/>
            </w:tcBorders>
            <w:shd w:val="clear" w:color="000000" w:fill="FFFFFF"/>
            <w:noWrap/>
            <w:vAlign w:val="center"/>
            <w:hideMark/>
          </w:tcPr>
          <w:p w14:paraId="7F1418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w:t>
            </w:r>
          </w:p>
        </w:tc>
        <w:tc>
          <w:tcPr>
            <w:tcW w:w="1854" w:type="dxa"/>
            <w:tcBorders>
              <w:top w:val="nil"/>
              <w:left w:val="nil"/>
              <w:bottom w:val="single" w:sz="8" w:space="0" w:color="E9EFF4"/>
              <w:right w:val="nil"/>
            </w:tcBorders>
            <w:shd w:val="clear" w:color="000000" w:fill="FFFFFF"/>
            <w:noWrap/>
            <w:vAlign w:val="center"/>
            <w:hideMark/>
          </w:tcPr>
          <w:p w14:paraId="40ED914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070" w:type="dxa"/>
            <w:tcBorders>
              <w:top w:val="nil"/>
              <w:left w:val="nil"/>
              <w:bottom w:val="single" w:sz="8" w:space="0" w:color="E9EFF4"/>
              <w:right w:val="nil"/>
            </w:tcBorders>
            <w:shd w:val="clear" w:color="000000" w:fill="FFFFFF"/>
            <w:noWrap/>
            <w:vAlign w:val="center"/>
            <w:hideMark/>
          </w:tcPr>
          <w:p w14:paraId="74EB707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22255.05</w:t>
            </w:r>
          </w:p>
        </w:tc>
        <w:tc>
          <w:tcPr>
            <w:tcW w:w="1070" w:type="dxa"/>
            <w:tcBorders>
              <w:top w:val="nil"/>
              <w:left w:val="nil"/>
              <w:bottom w:val="single" w:sz="8" w:space="0" w:color="E9EFF4"/>
              <w:right w:val="nil"/>
            </w:tcBorders>
            <w:shd w:val="clear" w:color="000000" w:fill="FFFFFF"/>
            <w:noWrap/>
            <w:vAlign w:val="center"/>
            <w:hideMark/>
          </w:tcPr>
          <w:p w14:paraId="074661F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27014.19</w:t>
            </w:r>
          </w:p>
        </w:tc>
        <w:tc>
          <w:tcPr>
            <w:tcW w:w="1070" w:type="dxa"/>
            <w:tcBorders>
              <w:top w:val="nil"/>
              <w:left w:val="nil"/>
              <w:bottom w:val="single" w:sz="8" w:space="0" w:color="E9EFF4"/>
              <w:right w:val="nil"/>
            </w:tcBorders>
            <w:shd w:val="clear" w:color="000000" w:fill="FFFFFF"/>
            <w:noWrap/>
            <w:vAlign w:val="center"/>
            <w:hideMark/>
          </w:tcPr>
          <w:p w14:paraId="322A225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31445.95</w:t>
            </w:r>
          </w:p>
        </w:tc>
        <w:tc>
          <w:tcPr>
            <w:tcW w:w="1084" w:type="dxa"/>
            <w:tcBorders>
              <w:top w:val="nil"/>
              <w:left w:val="nil"/>
              <w:bottom w:val="single" w:sz="8" w:space="0" w:color="E9EFF4"/>
              <w:right w:val="nil"/>
            </w:tcBorders>
            <w:shd w:val="clear" w:color="000000" w:fill="FFFFFF"/>
            <w:noWrap/>
            <w:vAlign w:val="center"/>
            <w:hideMark/>
          </w:tcPr>
          <w:p w14:paraId="15735D7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w:t>
            </w:r>
          </w:p>
        </w:tc>
        <w:tc>
          <w:tcPr>
            <w:tcW w:w="1179" w:type="dxa"/>
            <w:tcBorders>
              <w:top w:val="nil"/>
              <w:left w:val="nil"/>
              <w:bottom w:val="single" w:sz="8" w:space="0" w:color="E9EFF4"/>
              <w:right w:val="nil"/>
            </w:tcBorders>
            <w:shd w:val="clear" w:color="000000" w:fill="FFFFFF"/>
            <w:noWrap/>
            <w:vAlign w:val="center"/>
            <w:hideMark/>
          </w:tcPr>
          <w:p w14:paraId="05D632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34009</w:t>
            </w:r>
          </w:p>
        </w:tc>
        <w:tc>
          <w:tcPr>
            <w:tcW w:w="1230" w:type="dxa"/>
            <w:tcBorders>
              <w:top w:val="nil"/>
              <w:left w:val="nil"/>
              <w:bottom w:val="single" w:sz="8" w:space="0" w:color="E9EFF4"/>
              <w:right w:val="nil"/>
            </w:tcBorders>
            <w:shd w:val="clear" w:color="000000" w:fill="FFFFFF"/>
            <w:noWrap/>
            <w:vAlign w:val="center"/>
            <w:hideMark/>
          </w:tcPr>
          <w:p w14:paraId="05619A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163DFB1C"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2F70DA1B"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151" w:type="dxa"/>
            <w:tcBorders>
              <w:top w:val="nil"/>
              <w:left w:val="nil"/>
              <w:bottom w:val="single" w:sz="8" w:space="0" w:color="E9EFF4"/>
              <w:right w:val="nil"/>
            </w:tcBorders>
            <w:shd w:val="clear" w:color="000000" w:fill="FFFFFF"/>
            <w:noWrap/>
            <w:vAlign w:val="center"/>
            <w:hideMark/>
          </w:tcPr>
          <w:p w14:paraId="176BF74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
          <w:p w14:paraId="23FA44D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2086.94</w:t>
            </w:r>
          </w:p>
        </w:tc>
        <w:tc>
          <w:tcPr>
            <w:tcW w:w="1070" w:type="dxa"/>
            <w:tcBorders>
              <w:top w:val="nil"/>
              <w:left w:val="nil"/>
              <w:bottom w:val="single" w:sz="8" w:space="0" w:color="E9EFF4"/>
              <w:right w:val="nil"/>
            </w:tcBorders>
            <w:shd w:val="clear" w:color="000000" w:fill="FFFFFF"/>
            <w:noWrap/>
            <w:vAlign w:val="center"/>
            <w:hideMark/>
          </w:tcPr>
          <w:p w14:paraId="532FFB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3928.92</w:t>
            </w:r>
          </w:p>
        </w:tc>
        <w:tc>
          <w:tcPr>
            <w:tcW w:w="1070" w:type="dxa"/>
            <w:tcBorders>
              <w:top w:val="nil"/>
              <w:left w:val="nil"/>
              <w:bottom w:val="single" w:sz="8" w:space="0" w:color="E9EFF4"/>
              <w:right w:val="nil"/>
            </w:tcBorders>
            <w:shd w:val="clear" w:color="000000" w:fill="FFFFFF"/>
            <w:noWrap/>
            <w:vAlign w:val="center"/>
            <w:hideMark/>
          </w:tcPr>
          <w:p w14:paraId="72CE0A3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6109.12</w:t>
            </w:r>
          </w:p>
        </w:tc>
        <w:tc>
          <w:tcPr>
            <w:tcW w:w="1070" w:type="dxa"/>
            <w:tcBorders>
              <w:top w:val="nil"/>
              <w:left w:val="nil"/>
              <w:bottom w:val="single" w:sz="8" w:space="0" w:color="E9EFF4"/>
              <w:right w:val="nil"/>
            </w:tcBorders>
            <w:shd w:val="clear" w:color="000000" w:fill="FFFFFF"/>
            <w:noWrap/>
            <w:vAlign w:val="center"/>
            <w:hideMark/>
          </w:tcPr>
          <w:p w14:paraId="656BF7D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30789.47</w:t>
            </w:r>
          </w:p>
        </w:tc>
        <w:tc>
          <w:tcPr>
            <w:tcW w:w="1084" w:type="dxa"/>
            <w:tcBorders>
              <w:top w:val="nil"/>
              <w:left w:val="nil"/>
              <w:bottom w:val="single" w:sz="8" w:space="0" w:color="E9EFF4"/>
              <w:right w:val="nil"/>
            </w:tcBorders>
            <w:shd w:val="clear" w:color="000000" w:fill="FFFFFF"/>
            <w:noWrap/>
            <w:vAlign w:val="center"/>
            <w:hideMark/>
          </w:tcPr>
          <w:p w14:paraId="7A0EDA2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w:t>
            </w:r>
          </w:p>
        </w:tc>
        <w:tc>
          <w:tcPr>
            <w:tcW w:w="1179" w:type="dxa"/>
            <w:tcBorders>
              <w:top w:val="nil"/>
              <w:left w:val="nil"/>
              <w:bottom w:val="single" w:sz="8" w:space="0" w:color="E9EFF4"/>
              <w:right w:val="nil"/>
            </w:tcBorders>
            <w:shd w:val="clear" w:color="000000" w:fill="FFFFFF"/>
            <w:noWrap/>
            <w:vAlign w:val="center"/>
            <w:hideMark/>
          </w:tcPr>
          <w:p w14:paraId="26D4D49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34766</w:t>
            </w:r>
          </w:p>
        </w:tc>
        <w:tc>
          <w:tcPr>
            <w:tcW w:w="1230" w:type="dxa"/>
            <w:tcBorders>
              <w:top w:val="nil"/>
              <w:left w:val="nil"/>
              <w:bottom w:val="single" w:sz="8" w:space="0" w:color="E9EFF4"/>
              <w:right w:val="nil"/>
            </w:tcBorders>
            <w:shd w:val="clear" w:color="000000" w:fill="FFFFFF"/>
            <w:noWrap/>
            <w:vAlign w:val="center"/>
            <w:hideMark/>
          </w:tcPr>
          <w:p w14:paraId="4DECF34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9B53AE6"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62D70E80"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151" w:type="dxa"/>
            <w:tcBorders>
              <w:top w:val="nil"/>
              <w:left w:val="nil"/>
              <w:bottom w:val="single" w:sz="8" w:space="0" w:color="E9EFF4"/>
              <w:right w:val="nil"/>
            </w:tcBorders>
            <w:shd w:val="clear" w:color="000000" w:fill="FFFFFF"/>
            <w:noWrap/>
            <w:vAlign w:val="center"/>
            <w:hideMark/>
          </w:tcPr>
          <w:p w14:paraId="6F54409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
          <w:p w14:paraId="0E3E662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1685.03</w:t>
            </w:r>
          </w:p>
        </w:tc>
        <w:tc>
          <w:tcPr>
            <w:tcW w:w="1070" w:type="dxa"/>
            <w:tcBorders>
              <w:top w:val="nil"/>
              <w:left w:val="nil"/>
              <w:bottom w:val="single" w:sz="8" w:space="0" w:color="E9EFF4"/>
              <w:right w:val="nil"/>
            </w:tcBorders>
            <w:shd w:val="clear" w:color="000000" w:fill="FFFFFF"/>
            <w:noWrap/>
            <w:vAlign w:val="center"/>
            <w:hideMark/>
          </w:tcPr>
          <w:p w14:paraId="0AE2A24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3280.64</w:t>
            </w:r>
          </w:p>
        </w:tc>
        <w:tc>
          <w:tcPr>
            <w:tcW w:w="1070" w:type="dxa"/>
            <w:tcBorders>
              <w:top w:val="nil"/>
              <w:left w:val="nil"/>
              <w:bottom w:val="single" w:sz="8" w:space="0" w:color="E9EFF4"/>
              <w:right w:val="nil"/>
            </w:tcBorders>
            <w:shd w:val="clear" w:color="000000" w:fill="FFFFFF"/>
            <w:noWrap/>
            <w:vAlign w:val="center"/>
            <w:hideMark/>
          </w:tcPr>
          <w:p w14:paraId="3378D7D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6090.79</w:t>
            </w:r>
          </w:p>
        </w:tc>
        <w:tc>
          <w:tcPr>
            <w:tcW w:w="1070" w:type="dxa"/>
            <w:tcBorders>
              <w:top w:val="nil"/>
              <w:left w:val="nil"/>
              <w:bottom w:val="single" w:sz="8" w:space="0" w:color="E9EFF4"/>
              <w:right w:val="nil"/>
            </w:tcBorders>
            <w:shd w:val="clear" w:color="000000" w:fill="FFFFFF"/>
            <w:noWrap/>
            <w:vAlign w:val="center"/>
            <w:hideMark/>
          </w:tcPr>
          <w:p w14:paraId="3DFCF63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22919.03</w:t>
            </w:r>
          </w:p>
        </w:tc>
        <w:tc>
          <w:tcPr>
            <w:tcW w:w="1084" w:type="dxa"/>
            <w:tcBorders>
              <w:top w:val="nil"/>
              <w:left w:val="nil"/>
              <w:bottom w:val="single" w:sz="8" w:space="0" w:color="E9EFF4"/>
              <w:right w:val="nil"/>
            </w:tcBorders>
            <w:shd w:val="clear" w:color="000000" w:fill="FFFFFF"/>
            <w:noWrap/>
            <w:vAlign w:val="center"/>
            <w:hideMark/>
          </w:tcPr>
          <w:p w14:paraId="2C7FAFF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179" w:type="dxa"/>
            <w:tcBorders>
              <w:top w:val="nil"/>
              <w:left w:val="nil"/>
              <w:bottom w:val="single" w:sz="8" w:space="0" w:color="E9EFF4"/>
              <w:right w:val="nil"/>
            </w:tcBorders>
            <w:shd w:val="clear" w:color="000000" w:fill="FFFFFF"/>
            <w:noWrap/>
            <w:vAlign w:val="center"/>
            <w:hideMark/>
          </w:tcPr>
          <w:p w14:paraId="398F8C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31842</w:t>
            </w:r>
          </w:p>
        </w:tc>
        <w:tc>
          <w:tcPr>
            <w:tcW w:w="1230" w:type="dxa"/>
            <w:tcBorders>
              <w:top w:val="nil"/>
              <w:left w:val="nil"/>
              <w:bottom w:val="single" w:sz="8" w:space="0" w:color="E9EFF4"/>
              <w:right w:val="nil"/>
            </w:tcBorders>
            <w:shd w:val="clear" w:color="000000" w:fill="FFFFFF"/>
            <w:noWrap/>
            <w:vAlign w:val="center"/>
            <w:hideMark/>
          </w:tcPr>
          <w:p w14:paraId="531578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76FA97E"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38A17F58"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151" w:type="dxa"/>
            <w:tcBorders>
              <w:top w:val="nil"/>
              <w:left w:val="nil"/>
              <w:bottom w:val="single" w:sz="8" w:space="0" w:color="E9EFF4"/>
              <w:right w:val="nil"/>
            </w:tcBorders>
            <w:shd w:val="clear" w:color="000000" w:fill="FFFFFF"/>
            <w:noWrap/>
            <w:vAlign w:val="center"/>
            <w:hideMark/>
          </w:tcPr>
          <w:p w14:paraId="269F1B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854" w:type="dxa"/>
            <w:tcBorders>
              <w:top w:val="nil"/>
              <w:left w:val="nil"/>
              <w:bottom w:val="single" w:sz="8" w:space="0" w:color="E9EFF4"/>
              <w:right w:val="nil"/>
            </w:tcBorders>
            <w:shd w:val="clear" w:color="000000" w:fill="FFFFFF"/>
            <w:noWrap/>
            <w:vAlign w:val="center"/>
            <w:hideMark/>
          </w:tcPr>
          <w:p w14:paraId="40E0716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908.43</w:t>
            </w:r>
          </w:p>
        </w:tc>
        <w:tc>
          <w:tcPr>
            <w:tcW w:w="1070" w:type="dxa"/>
            <w:tcBorders>
              <w:top w:val="nil"/>
              <w:left w:val="nil"/>
              <w:bottom w:val="single" w:sz="8" w:space="0" w:color="E9EFF4"/>
              <w:right w:val="nil"/>
            </w:tcBorders>
            <w:shd w:val="clear" w:color="000000" w:fill="FFFFFF"/>
            <w:noWrap/>
            <w:vAlign w:val="center"/>
            <w:hideMark/>
          </w:tcPr>
          <w:p w14:paraId="7D6AF0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2131</w:t>
            </w:r>
          </w:p>
        </w:tc>
        <w:tc>
          <w:tcPr>
            <w:tcW w:w="1070" w:type="dxa"/>
            <w:tcBorders>
              <w:top w:val="nil"/>
              <w:left w:val="nil"/>
              <w:bottom w:val="single" w:sz="8" w:space="0" w:color="E9EFF4"/>
              <w:right w:val="nil"/>
            </w:tcBorders>
            <w:shd w:val="clear" w:color="000000" w:fill="FFFFFF"/>
            <w:noWrap/>
            <w:vAlign w:val="center"/>
            <w:hideMark/>
          </w:tcPr>
          <w:p w14:paraId="0A8DE3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2651</w:t>
            </w:r>
          </w:p>
        </w:tc>
        <w:tc>
          <w:tcPr>
            <w:tcW w:w="1070" w:type="dxa"/>
            <w:tcBorders>
              <w:top w:val="nil"/>
              <w:left w:val="nil"/>
              <w:bottom w:val="single" w:sz="8" w:space="0" w:color="E9EFF4"/>
              <w:right w:val="nil"/>
            </w:tcBorders>
            <w:shd w:val="clear" w:color="000000" w:fill="FFFFFF"/>
            <w:noWrap/>
            <w:vAlign w:val="center"/>
            <w:hideMark/>
          </w:tcPr>
          <w:p w14:paraId="0068A19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4139</w:t>
            </w:r>
          </w:p>
        </w:tc>
        <w:tc>
          <w:tcPr>
            <w:tcW w:w="1084" w:type="dxa"/>
            <w:tcBorders>
              <w:top w:val="nil"/>
              <w:left w:val="nil"/>
              <w:bottom w:val="single" w:sz="8" w:space="0" w:color="E9EFF4"/>
              <w:right w:val="nil"/>
            </w:tcBorders>
            <w:shd w:val="clear" w:color="000000" w:fill="FFFFFF"/>
            <w:noWrap/>
            <w:vAlign w:val="center"/>
            <w:hideMark/>
          </w:tcPr>
          <w:p w14:paraId="490CC6B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
          <w:p w14:paraId="0A30740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4778</w:t>
            </w:r>
          </w:p>
        </w:tc>
        <w:tc>
          <w:tcPr>
            <w:tcW w:w="1230" w:type="dxa"/>
            <w:tcBorders>
              <w:top w:val="nil"/>
              <w:left w:val="nil"/>
              <w:bottom w:val="single" w:sz="8" w:space="0" w:color="E9EFF4"/>
              <w:right w:val="nil"/>
            </w:tcBorders>
            <w:shd w:val="clear" w:color="000000" w:fill="FFFFFF"/>
            <w:noWrap/>
            <w:vAlign w:val="center"/>
            <w:hideMark/>
          </w:tcPr>
          <w:p w14:paraId="7FDF5FE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491819C" w14:textId="77777777" w:rsidTr="00314F60">
        <w:trPr>
          <w:trHeight w:val="315"/>
        </w:trPr>
        <w:tc>
          <w:tcPr>
            <w:tcW w:w="3525" w:type="dxa"/>
            <w:tcBorders>
              <w:top w:val="nil"/>
              <w:left w:val="nil"/>
              <w:bottom w:val="single" w:sz="8" w:space="0" w:color="E9EFF4"/>
              <w:right w:val="nil"/>
            </w:tcBorders>
            <w:shd w:val="clear" w:color="000000" w:fill="FFFFFF"/>
            <w:noWrap/>
            <w:vAlign w:val="center"/>
            <w:hideMark/>
          </w:tcPr>
          <w:p w14:paraId="51C608A2"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151" w:type="dxa"/>
            <w:tcBorders>
              <w:top w:val="nil"/>
              <w:left w:val="nil"/>
              <w:bottom w:val="single" w:sz="8" w:space="0" w:color="E9EFF4"/>
              <w:right w:val="nil"/>
            </w:tcBorders>
            <w:shd w:val="clear" w:color="000000" w:fill="FFFFFF"/>
            <w:noWrap/>
            <w:vAlign w:val="center"/>
            <w:hideMark/>
          </w:tcPr>
          <w:p w14:paraId="3546221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
          <w:p w14:paraId="5E96B4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1422.17</w:t>
            </w:r>
          </w:p>
        </w:tc>
        <w:tc>
          <w:tcPr>
            <w:tcW w:w="1070" w:type="dxa"/>
            <w:tcBorders>
              <w:top w:val="nil"/>
              <w:left w:val="nil"/>
              <w:bottom w:val="single" w:sz="8" w:space="0" w:color="E9EFF4"/>
              <w:right w:val="nil"/>
            </w:tcBorders>
            <w:shd w:val="clear" w:color="000000" w:fill="FFFFFF"/>
            <w:noWrap/>
            <w:vAlign w:val="center"/>
            <w:hideMark/>
          </w:tcPr>
          <w:p w14:paraId="568945C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2625.38</w:t>
            </w:r>
          </w:p>
        </w:tc>
        <w:tc>
          <w:tcPr>
            <w:tcW w:w="1070" w:type="dxa"/>
            <w:tcBorders>
              <w:top w:val="nil"/>
              <w:left w:val="nil"/>
              <w:bottom w:val="single" w:sz="8" w:space="0" w:color="E9EFF4"/>
              <w:right w:val="nil"/>
            </w:tcBorders>
            <w:shd w:val="clear" w:color="000000" w:fill="FFFFFF"/>
            <w:noWrap/>
            <w:vAlign w:val="center"/>
            <w:hideMark/>
          </w:tcPr>
          <w:p w14:paraId="6B46E3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3479.23</w:t>
            </w:r>
          </w:p>
        </w:tc>
        <w:tc>
          <w:tcPr>
            <w:tcW w:w="1070" w:type="dxa"/>
            <w:tcBorders>
              <w:top w:val="nil"/>
              <w:left w:val="nil"/>
              <w:bottom w:val="single" w:sz="8" w:space="0" w:color="E9EFF4"/>
              <w:right w:val="nil"/>
            </w:tcBorders>
            <w:shd w:val="clear" w:color="000000" w:fill="FFFFFF"/>
            <w:noWrap/>
            <w:vAlign w:val="center"/>
            <w:hideMark/>
          </w:tcPr>
          <w:p w14:paraId="199DD04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7563.61</w:t>
            </w:r>
          </w:p>
        </w:tc>
        <w:tc>
          <w:tcPr>
            <w:tcW w:w="1084" w:type="dxa"/>
            <w:tcBorders>
              <w:top w:val="nil"/>
              <w:left w:val="nil"/>
              <w:bottom w:val="single" w:sz="8" w:space="0" w:color="E9EFF4"/>
              <w:right w:val="nil"/>
            </w:tcBorders>
            <w:shd w:val="clear" w:color="000000" w:fill="FFFFFF"/>
            <w:noWrap/>
            <w:vAlign w:val="center"/>
            <w:hideMark/>
          </w:tcPr>
          <w:p w14:paraId="564C964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single" w:sz="8" w:space="0" w:color="E9EFF4"/>
              <w:right w:val="nil"/>
            </w:tcBorders>
            <w:shd w:val="clear" w:color="000000" w:fill="FFFFFF"/>
            <w:noWrap/>
            <w:vAlign w:val="center"/>
            <w:hideMark/>
          </w:tcPr>
          <w:p w14:paraId="532EE5A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33150</w:t>
            </w:r>
          </w:p>
        </w:tc>
        <w:tc>
          <w:tcPr>
            <w:tcW w:w="1230" w:type="dxa"/>
            <w:tcBorders>
              <w:top w:val="nil"/>
              <w:left w:val="nil"/>
              <w:bottom w:val="single" w:sz="8" w:space="0" w:color="E9EFF4"/>
              <w:right w:val="nil"/>
            </w:tcBorders>
            <w:shd w:val="clear" w:color="000000" w:fill="FFFFFF"/>
            <w:noWrap/>
            <w:vAlign w:val="center"/>
            <w:hideMark/>
          </w:tcPr>
          <w:p w14:paraId="492C53A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00B4E8D" w14:textId="77777777" w:rsidTr="00314F60">
        <w:trPr>
          <w:trHeight w:val="300"/>
        </w:trPr>
        <w:tc>
          <w:tcPr>
            <w:tcW w:w="3525" w:type="dxa"/>
            <w:tcBorders>
              <w:top w:val="nil"/>
              <w:left w:val="nil"/>
              <w:bottom w:val="nil"/>
              <w:right w:val="nil"/>
            </w:tcBorders>
            <w:shd w:val="clear" w:color="000000" w:fill="EDF6FF"/>
            <w:noWrap/>
            <w:vAlign w:val="center"/>
            <w:hideMark/>
          </w:tcPr>
          <w:p w14:paraId="1D261F02" w14:textId="77777777" w:rsidR="001A6FC7" w:rsidRPr="00C47FE2" w:rsidRDefault="001A6FC7" w:rsidP="001A6FC7">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151" w:type="dxa"/>
            <w:tcBorders>
              <w:top w:val="nil"/>
              <w:left w:val="nil"/>
              <w:bottom w:val="nil"/>
              <w:right w:val="nil"/>
            </w:tcBorders>
            <w:shd w:val="clear" w:color="000000" w:fill="EDF6FF"/>
            <w:noWrap/>
            <w:vAlign w:val="center"/>
            <w:hideMark/>
          </w:tcPr>
          <w:p w14:paraId="5A8041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2238</w:t>
            </w:r>
          </w:p>
        </w:tc>
        <w:tc>
          <w:tcPr>
            <w:tcW w:w="1854" w:type="dxa"/>
            <w:tcBorders>
              <w:top w:val="nil"/>
              <w:left w:val="nil"/>
              <w:bottom w:val="nil"/>
              <w:right w:val="nil"/>
            </w:tcBorders>
            <w:shd w:val="clear" w:color="000000" w:fill="EDF6FF"/>
            <w:noWrap/>
            <w:vAlign w:val="center"/>
            <w:hideMark/>
          </w:tcPr>
          <w:p w14:paraId="055716C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3752.1</w:t>
            </w:r>
          </w:p>
        </w:tc>
        <w:tc>
          <w:tcPr>
            <w:tcW w:w="1070" w:type="dxa"/>
            <w:tcBorders>
              <w:top w:val="nil"/>
              <w:left w:val="nil"/>
              <w:bottom w:val="nil"/>
              <w:right w:val="nil"/>
            </w:tcBorders>
            <w:shd w:val="clear" w:color="000000" w:fill="EDF6FF"/>
            <w:noWrap/>
            <w:vAlign w:val="center"/>
            <w:hideMark/>
          </w:tcPr>
          <w:p w14:paraId="79125D6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7959.54</w:t>
            </w:r>
          </w:p>
        </w:tc>
        <w:tc>
          <w:tcPr>
            <w:tcW w:w="1070" w:type="dxa"/>
            <w:tcBorders>
              <w:top w:val="nil"/>
              <w:left w:val="nil"/>
              <w:bottom w:val="nil"/>
              <w:right w:val="nil"/>
            </w:tcBorders>
            <w:shd w:val="clear" w:color="000000" w:fill="EDF6FF"/>
            <w:noWrap/>
            <w:vAlign w:val="center"/>
            <w:hideMark/>
          </w:tcPr>
          <w:p w14:paraId="5097568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23868.65</w:t>
            </w:r>
          </w:p>
        </w:tc>
        <w:tc>
          <w:tcPr>
            <w:tcW w:w="1070" w:type="dxa"/>
            <w:tcBorders>
              <w:top w:val="nil"/>
              <w:left w:val="nil"/>
              <w:bottom w:val="nil"/>
              <w:right w:val="nil"/>
            </w:tcBorders>
            <w:shd w:val="clear" w:color="000000" w:fill="EDF6FF"/>
            <w:noWrap/>
            <w:vAlign w:val="center"/>
            <w:hideMark/>
          </w:tcPr>
          <w:p w14:paraId="58E0100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29984.65</w:t>
            </w:r>
          </w:p>
        </w:tc>
        <w:tc>
          <w:tcPr>
            <w:tcW w:w="1084" w:type="dxa"/>
            <w:tcBorders>
              <w:top w:val="nil"/>
              <w:left w:val="nil"/>
              <w:bottom w:val="nil"/>
              <w:right w:val="nil"/>
            </w:tcBorders>
            <w:shd w:val="clear" w:color="000000" w:fill="EDF6FF"/>
            <w:noWrap/>
            <w:vAlign w:val="center"/>
            <w:hideMark/>
          </w:tcPr>
          <w:p w14:paraId="26D2B35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nil"/>
              <w:right w:val="nil"/>
            </w:tcBorders>
            <w:shd w:val="clear" w:color="000000" w:fill="EDF6FF"/>
            <w:noWrap/>
            <w:vAlign w:val="center"/>
            <w:hideMark/>
          </w:tcPr>
          <w:p w14:paraId="7C377E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33774</w:t>
            </w:r>
          </w:p>
        </w:tc>
        <w:tc>
          <w:tcPr>
            <w:tcW w:w="1230" w:type="dxa"/>
            <w:tcBorders>
              <w:top w:val="nil"/>
              <w:left w:val="nil"/>
              <w:bottom w:val="nil"/>
              <w:right w:val="nil"/>
            </w:tcBorders>
            <w:shd w:val="clear" w:color="000000" w:fill="EDF6FF"/>
            <w:noWrap/>
            <w:vAlign w:val="center"/>
            <w:hideMark/>
          </w:tcPr>
          <w:p w14:paraId="77F729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2CD1502A" w14:textId="77777777" w:rsidR="00D778D0" w:rsidRPr="00C47FE2" w:rsidRDefault="00D778D0" w:rsidP="00D778D0">
      <w:pPr>
        <w:rPr>
          <w:rFonts w:cs="Arial"/>
        </w:rPr>
      </w:pPr>
    </w:p>
    <w:p w14:paraId="74FD2609" w14:textId="77777777" w:rsidR="001A6FC7" w:rsidRPr="00C47FE2" w:rsidRDefault="001A6FC7" w:rsidP="00C822CB">
      <w:pPr>
        <w:pStyle w:val="Heading3"/>
        <w:rPr>
          <w:rFonts w:cs="Arial"/>
        </w:rPr>
      </w:pPr>
      <w:r w:rsidRPr="00C47FE2">
        <w:rPr>
          <w:rFonts w:cs="Arial"/>
        </w:rPr>
        <w:t>Errors Report</w:t>
      </w:r>
    </w:p>
    <w:tbl>
      <w:tblPr>
        <w:tblW w:w="5839" w:type="dxa"/>
        <w:tblInd w:w="93" w:type="dxa"/>
        <w:tblLook w:val="04A0" w:firstRow="1" w:lastRow="0" w:firstColumn="1" w:lastColumn="0" w:noHBand="0" w:noVBand="1"/>
      </w:tblPr>
      <w:tblGrid>
        <w:gridCol w:w="2462"/>
        <w:gridCol w:w="1937"/>
        <w:gridCol w:w="1440"/>
      </w:tblGrid>
      <w:tr w:rsidR="00637CF7" w:rsidRPr="00C47FE2" w14:paraId="39C44128" w14:textId="77777777" w:rsidTr="00314F60">
        <w:trPr>
          <w:trHeight w:val="570"/>
        </w:trPr>
        <w:tc>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2EA90BC0" w14:textId="77777777" w:rsidR="00637CF7" w:rsidRPr="00C47FE2" w:rsidRDefault="00637CF7" w:rsidP="004F7302">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
          <w:p w14:paraId="26348E8E" w14:textId="77777777" w:rsidR="00637CF7" w:rsidRPr="00C47FE2" w:rsidRDefault="00637CF7" w:rsidP="004F7302">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440" w:type="dxa"/>
            <w:tcBorders>
              <w:top w:val="single" w:sz="4" w:space="0" w:color="ACB9CA"/>
              <w:left w:val="nil"/>
              <w:bottom w:val="single" w:sz="4" w:space="0" w:color="ACB9CA"/>
              <w:right w:val="single" w:sz="4" w:space="0" w:color="ACB9CA"/>
            </w:tcBorders>
            <w:shd w:val="clear" w:color="000000" w:fill="F4F9FE"/>
            <w:vAlign w:val="bottom"/>
            <w:hideMark/>
          </w:tcPr>
          <w:p w14:paraId="5A23A32C" w14:textId="77777777" w:rsidR="00637CF7" w:rsidRDefault="00637CF7" w:rsidP="00637CF7">
            <w:pPr>
              <w:spacing w:before="0" w:after="0" w:line="240" w:lineRule="auto"/>
              <w:rPr>
                <w:ins w:id="312" w:author="khanguyen" w:date="2017-03-17T23:45:00Z"/>
                <w:rFonts w:eastAsia="Times New Roman" w:cs="Arial"/>
                <w:b/>
                <w:bCs/>
                <w:color w:val="4B4B63"/>
                <w:sz w:val="18"/>
                <w:szCs w:val="18"/>
                <w:lang w:val="en-US"/>
              </w:rPr>
            </w:pPr>
            <w:ins w:id="313" w:author="khanguyen" w:date="2017-03-17T23:45:00Z">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ins>
          </w:p>
          <w:p w14:paraId="450707D5" w14:textId="109E6E04" w:rsidR="00637CF7" w:rsidRPr="00C47FE2" w:rsidRDefault="00637CF7" w:rsidP="00637CF7">
            <w:pPr>
              <w:spacing w:before="0" w:after="0" w:line="240" w:lineRule="auto"/>
              <w:rPr>
                <w:rFonts w:eastAsia="Times New Roman" w:cs="Arial"/>
                <w:b/>
                <w:bCs/>
                <w:color w:val="4B4B63"/>
                <w:sz w:val="18"/>
                <w:szCs w:val="18"/>
                <w:lang w:val="en-US"/>
              </w:rPr>
            </w:pPr>
            <w:ins w:id="314" w:author="khanguyen" w:date="2017-03-17T23:45:00Z">
              <w:r>
                <w:rPr>
                  <w:rFonts w:eastAsia="Times New Roman" w:cs="Arial"/>
                  <w:b/>
                  <w:bCs/>
                  <w:color w:val="4B4B63"/>
                  <w:sz w:val="18"/>
                  <w:szCs w:val="18"/>
                  <w:lang w:val="en-US"/>
                </w:rPr>
                <w:t>(% Errors/ Total #samples)</w:t>
              </w:r>
            </w:ins>
          </w:p>
        </w:tc>
      </w:tr>
      <w:tr w:rsidR="00637CF7" w:rsidRPr="00C47FE2" w14:paraId="68CBB099" w14:textId="77777777" w:rsidTr="00314F60">
        <w:trPr>
          <w:trHeight w:val="300"/>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
          <w:p w14:paraId="39048003"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
          <w:p w14:paraId="7CAFBCD1"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440" w:type="dxa"/>
            <w:vMerge w:val="restart"/>
            <w:tcBorders>
              <w:top w:val="nil"/>
              <w:left w:val="nil"/>
              <w:right w:val="single" w:sz="4" w:space="0" w:color="ACB9CA"/>
            </w:tcBorders>
            <w:shd w:val="clear" w:color="000000" w:fill="FFFFFF"/>
            <w:noWrap/>
            <w:vAlign w:val="center"/>
            <w:hideMark/>
          </w:tcPr>
          <w:p w14:paraId="74973B52" w14:textId="0DF46824" w:rsidR="00637CF7" w:rsidRPr="00C47FE2" w:rsidRDefault="00637CF7" w:rsidP="00FC3BDD">
            <w:pPr>
              <w:spacing w:before="0" w:after="0" w:line="240" w:lineRule="auto"/>
              <w:rPr>
                <w:rFonts w:eastAsia="Times New Roman" w:cs="Arial"/>
                <w:color w:val="4B4B63"/>
                <w:sz w:val="20"/>
                <w:szCs w:val="20"/>
                <w:lang w:val="en-US"/>
              </w:rPr>
            </w:pPr>
            <w:ins w:id="315" w:author="khanguyen" w:date="2017-03-17T23:42:00Z">
              <w:r>
                <w:rPr>
                  <w:rFonts w:eastAsia="Times New Roman" w:cs="Arial"/>
                  <w:color w:val="4B4B63"/>
                  <w:sz w:val="20"/>
                  <w:szCs w:val="20"/>
                  <w:lang w:val="en-US"/>
                </w:rPr>
                <w:t>6.88</w:t>
              </w:r>
            </w:ins>
          </w:p>
        </w:tc>
      </w:tr>
      <w:tr w:rsidR="00637CF7" w:rsidRPr="00C47FE2" w14:paraId="12585201" w14:textId="77777777" w:rsidTr="00314F60">
        <w:trPr>
          <w:trHeight w:val="300"/>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
          <w:p w14:paraId="6942C881"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1937" w:type="dxa"/>
            <w:tcBorders>
              <w:top w:val="nil"/>
              <w:left w:val="nil"/>
              <w:bottom w:val="single" w:sz="4" w:space="0" w:color="ACB9CA"/>
              <w:right w:val="single" w:sz="4" w:space="0" w:color="ACB9CA"/>
            </w:tcBorders>
            <w:shd w:val="clear" w:color="000000" w:fill="FFFFFF"/>
            <w:noWrap/>
            <w:vAlign w:val="center"/>
            <w:hideMark/>
          </w:tcPr>
          <w:p w14:paraId="4212DE6C"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440" w:type="dxa"/>
            <w:vMerge/>
            <w:tcBorders>
              <w:left w:val="nil"/>
              <w:right w:val="single" w:sz="4" w:space="0" w:color="ACB9CA"/>
            </w:tcBorders>
            <w:shd w:val="clear" w:color="000000" w:fill="FFFFFF"/>
            <w:noWrap/>
            <w:vAlign w:val="center"/>
            <w:hideMark/>
          </w:tcPr>
          <w:p w14:paraId="31C29EF1" w14:textId="6495992D" w:rsidR="00637CF7" w:rsidRPr="00C47FE2" w:rsidRDefault="00637CF7" w:rsidP="00FC3BDD">
            <w:pPr>
              <w:spacing w:before="0" w:after="0" w:line="240" w:lineRule="auto"/>
              <w:rPr>
                <w:rFonts w:eastAsia="Times New Roman" w:cs="Arial"/>
                <w:color w:val="4B4B63"/>
                <w:sz w:val="20"/>
                <w:szCs w:val="20"/>
                <w:lang w:val="en-US"/>
              </w:rPr>
            </w:pPr>
          </w:p>
        </w:tc>
      </w:tr>
      <w:tr w:rsidR="00637CF7" w:rsidRPr="00C47FE2" w14:paraId="1F0020E2" w14:textId="77777777" w:rsidTr="00314F60">
        <w:trPr>
          <w:trHeight w:val="1800"/>
        </w:trPr>
        <w:tc>
          <w:tcPr>
            <w:tcW w:w="2462" w:type="dxa"/>
            <w:tcBorders>
              <w:top w:val="nil"/>
              <w:left w:val="single" w:sz="4" w:space="0" w:color="ACB9CA"/>
              <w:bottom w:val="single" w:sz="4" w:space="0" w:color="ACB9CA"/>
              <w:right w:val="single" w:sz="4" w:space="0" w:color="ACB9CA"/>
            </w:tcBorders>
            <w:shd w:val="clear" w:color="000000" w:fill="FFFFFF"/>
            <w:vAlign w:val="center"/>
            <w:hideMark/>
          </w:tcPr>
          <w:p w14:paraId="614EAAA8"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1937" w:type="dxa"/>
            <w:tcBorders>
              <w:top w:val="nil"/>
              <w:left w:val="nil"/>
              <w:bottom w:val="single" w:sz="4" w:space="0" w:color="ACB9CA"/>
              <w:right w:val="single" w:sz="4" w:space="0" w:color="ACB9CA"/>
            </w:tcBorders>
            <w:shd w:val="clear" w:color="000000" w:fill="FFFFFF"/>
            <w:vAlign w:val="center"/>
            <w:hideMark/>
          </w:tcPr>
          <w:p w14:paraId="21F5D503"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440" w:type="dxa"/>
            <w:vMerge/>
            <w:tcBorders>
              <w:left w:val="nil"/>
              <w:bottom w:val="single" w:sz="4" w:space="0" w:color="ACB9CA"/>
              <w:right w:val="single" w:sz="4" w:space="0" w:color="ACB9CA"/>
            </w:tcBorders>
            <w:shd w:val="clear" w:color="000000" w:fill="FFFFFF"/>
            <w:noWrap/>
            <w:vAlign w:val="center"/>
            <w:hideMark/>
          </w:tcPr>
          <w:p w14:paraId="770BE940" w14:textId="1213945B" w:rsidR="00637CF7" w:rsidRPr="00C47FE2" w:rsidRDefault="00637CF7" w:rsidP="00FC3BDD">
            <w:pPr>
              <w:spacing w:before="0" w:after="0" w:line="240" w:lineRule="auto"/>
              <w:rPr>
                <w:rFonts w:eastAsia="Times New Roman" w:cs="Arial"/>
                <w:color w:val="4B4B63"/>
                <w:sz w:val="20"/>
                <w:szCs w:val="20"/>
                <w:lang w:val="en-US"/>
              </w:rPr>
            </w:pPr>
          </w:p>
        </w:tc>
      </w:tr>
    </w:tbl>
    <w:p w14:paraId="23D19C9F" w14:textId="77777777" w:rsidR="00637CF7" w:rsidRPr="00314F60" w:rsidRDefault="00637CF7" w:rsidP="00314F60">
      <w:pPr>
        <w:numPr>
          <w:ilvl w:val="0"/>
          <w:numId w:val="15"/>
        </w:numPr>
        <w:spacing w:before="60" w:after="120" w:line="320" w:lineRule="exact"/>
        <w:jc w:val="both"/>
        <w:rPr>
          <w:rFonts w:cs="Arial"/>
        </w:rPr>
      </w:pPr>
      <w:r w:rsidRPr="00314F60">
        <w:rPr>
          <w:rFonts w:cs="Arial"/>
        </w:rPr>
        <w:t>The 503 Service Unavailable error is an </w:t>
      </w:r>
      <w:hyperlink r:id="rId20" w:history="1">
        <w:r w:rsidRPr="00314F60">
          <w:rPr>
            <w:rFonts w:cs="Arial"/>
          </w:rPr>
          <w:t>HTTP status code</w:t>
        </w:r>
      </w:hyperlink>
      <w:r w:rsidRPr="00314F60">
        <w:rPr>
          <w:rFonts w:cs="Arial"/>
        </w:rPr>
        <w:t> that means the web site's server is simply not available right now.</w:t>
      </w:r>
    </w:p>
    <w:p w14:paraId="2A8E5585" w14:textId="77777777" w:rsidR="00637CF7" w:rsidRDefault="00637CF7" w:rsidP="001A6FC7">
      <w:pPr>
        <w:pStyle w:val="ListParagraph"/>
        <w:rPr>
          <w:rFonts w:ascii="Helvetica" w:hAnsi="Helvetica" w:cs="Helvetica"/>
          <w:color w:val="101010"/>
          <w:shd w:val="clear" w:color="auto" w:fill="FFFFFF"/>
        </w:rPr>
      </w:pPr>
    </w:p>
    <w:p w14:paraId="3B71C632" w14:textId="77777777" w:rsidR="00CC756A" w:rsidRPr="00C47FE2" w:rsidRDefault="00CC756A" w:rsidP="00C822CB">
      <w:pPr>
        <w:pStyle w:val="Heading2"/>
        <w:rPr>
          <w:rFonts w:cs="Arial"/>
        </w:rPr>
      </w:pPr>
      <w:bookmarkStart w:id="316" w:name="_Toc477557836"/>
      <w:bookmarkStart w:id="317" w:name="_Toc477557837"/>
      <w:bookmarkStart w:id="318" w:name="_Toc477557838"/>
      <w:bookmarkStart w:id="319" w:name="_Toc477557839"/>
      <w:bookmarkStart w:id="320" w:name="_Toc477880749"/>
      <w:bookmarkEnd w:id="316"/>
      <w:bookmarkEnd w:id="317"/>
      <w:bookmarkEnd w:id="318"/>
      <w:bookmarkEnd w:id="319"/>
      <w:r w:rsidRPr="00C47FE2">
        <w:rPr>
          <w:rFonts w:cs="Arial"/>
        </w:rPr>
        <w:t>Test Run 3</w:t>
      </w:r>
      <w:r w:rsidR="001A6FC7" w:rsidRPr="00C47FE2">
        <w:rPr>
          <w:rFonts w:cs="Arial"/>
        </w:rPr>
        <w:t xml:space="preserve"> – Baseline Two Hour Load Test</w:t>
      </w:r>
      <w:bookmarkEnd w:id="320"/>
    </w:p>
    <w:p w14:paraId="16CD39A5" w14:textId="77777777" w:rsidR="005C3224" w:rsidRPr="00C47FE2" w:rsidRDefault="005C3224" w:rsidP="00D56762">
      <w:pPr>
        <w:numPr>
          <w:ilvl w:val="0"/>
          <w:numId w:val="15"/>
        </w:numPr>
        <w:spacing w:before="60" w:after="120" w:line="320" w:lineRule="exact"/>
        <w:jc w:val="both"/>
        <w:rPr>
          <w:rFonts w:cs="Arial"/>
        </w:rPr>
      </w:pPr>
      <w:r w:rsidRPr="00C47FE2">
        <w:rPr>
          <w:rFonts w:cs="Arial"/>
        </w:rPr>
        <w:t>Duration: 1 hour, 51 minutes</w:t>
      </w:r>
    </w:p>
    <w:p w14:paraId="5A291B5F" w14:textId="77777777" w:rsidR="005C3224" w:rsidRPr="00C47FE2" w:rsidRDefault="005C3224" w:rsidP="005C3224">
      <w:pPr>
        <w:rPr>
          <w:rFonts w:cs="Arial"/>
          <w:b/>
        </w:rPr>
      </w:pPr>
      <w:r w:rsidRPr="00C47FE2">
        <w:rPr>
          <w:rFonts w:cs="Arial"/>
          <w:b/>
        </w:rPr>
        <w:t xml:space="preserve">Observations </w:t>
      </w:r>
    </w:p>
    <w:p w14:paraId="760C00B2" w14:textId="77777777" w:rsidR="00AD2A4F" w:rsidRPr="00C47FE2" w:rsidRDefault="00AD2A4F" w:rsidP="00C822CB">
      <w:pPr>
        <w:pStyle w:val="Heading3"/>
        <w:rPr>
          <w:rFonts w:cs="Arial"/>
        </w:rPr>
      </w:pPr>
      <w:r w:rsidRPr="00C47FE2">
        <w:rPr>
          <w:rFonts w:cs="Arial"/>
        </w:rPr>
        <w:lastRenderedPageBreak/>
        <w:t>Request Statistics</w:t>
      </w:r>
    </w:p>
    <w:p w14:paraId="4583B02A" w14:textId="77777777" w:rsidR="00AD2A4F" w:rsidRPr="00C47FE2" w:rsidRDefault="00AD2A4F" w:rsidP="00AD2A4F">
      <w:pPr>
        <w:rPr>
          <w:rFonts w:cs="Arial"/>
          <w:sz w:val="24"/>
          <w:szCs w:val="24"/>
        </w:rPr>
      </w:pPr>
      <w:r w:rsidRPr="00C47FE2">
        <w:rPr>
          <w:rFonts w:cs="Arial"/>
        </w:rPr>
        <w:t>This report shows statistics for each request (also known as element label) in the test</w:t>
      </w:r>
    </w:p>
    <w:tbl>
      <w:tblPr>
        <w:tblW w:w="14197" w:type="dxa"/>
        <w:tblInd w:w="-27" w:type="dxa"/>
        <w:tblLayout w:type="fixed"/>
        <w:tblLook w:val="04A0" w:firstRow="1" w:lastRow="0" w:firstColumn="1" w:lastColumn="0" w:noHBand="0" w:noVBand="1"/>
        <w:tblPrChange w:id="321" w:author="Khanh Vu Nguyen Van" w:date="2017-03-21T17:34:00Z">
          <w:tblPr>
            <w:tblW w:w="14197" w:type="dxa"/>
            <w:tblInd w:w="-27" w:type="dxa"/>
            <w:tblLook w:val="04A0" w:firstRow="1" w:lastRow="0" w:firstColumn="1" w:lastColumn="0" w:noHBand="0" w:noVBand="1"/>
          </w:tblPr>
        </w:tblPrChange>
      </w:tblPr>
      <w:tblGrid>
        <w:gridCol w:w="3555"/>
        <w:gridCol w:w="1170"/>
        <w:gridCol w:w="1319"/>
        <w:gridCol w:w="1438"/>
        <w:gridCol w:w="1438"/>
        <w:gridCol w:w="1600"/>
        <w:gridCol w:w="1193"/>
        <w:gridCol w:w="1356"/>
        <w:gridCol w:w="1128"/>
        <w:tblGridChange w:id="322">
          <w:tblGrid>
            <w:gridCol w:w="3658"/>
            <w:gridCol w:w="867"/>
            <w:gridCol w:w="1519"/>
            <w:gridCol w:w="1438"/>
            <w:gridCol w:w="1438"/>
            <w:gridCol w:w="1600"/>
            <w:gridCol w:w="1193"/>
            <w:gridCol w:w="1356"/>
            <w:gridCol w:w="1128"/>
          </w:tblGrid>
        </w:tblGridChange>
      </w:tblGrid>
      <w:tr w:rsidR="00D66BB4" w:rsidRPr="00C47FE2" w14:paraId="133B04A4" w14:textId="77777777" w:rsidTr="00C23052">
        <w:trPr>
          <w:trHeight w:val="870"/>
          <w:trPrChange w:id="323" w:author="Khanh Vu Nguyen Van" w:date="2017-03-21T17:34:00Z">
            <w:trPr>
              <w:trHeight w:val="870"/>
            </w:trPr>
          </w:trPrChange>
        </w:trPr>
        <w:tc>
          <w:tcPr>
            <w:tcW w:w="355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324" w:author="Khanh Vu Nguyen Van" w:date="2017-03-21T17:34:00Z">
              <w:tcPr>
                <w:tcW w:w="3874"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680A0CB4" w14:textId="77777777" w:rsidR="00D66BB4" w:rsidRPr="00C47FE2" w:rsidRDefault="00D66BB4" w:rsidP="00D66BB4">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170" w:type="dxa"/>
            <w:tcBorders>
              <w:top w:val="single" w:sz="4" w:space="0" w:color="ACB9CA"/>
              <w:left w:val="nil"/>
              <w:bottom w:val="single" w:sz="4" w:space="0" w:color="ACB9CA"/>
              <w:right w:val="single" w:sz="4" w:space="0" w:color="ACB9CA"/>
            </w:tcBorders>
            <w:shd w:val="clear" w:color="000000" w:fill="F4F9FE"/>
            <w:vAlign w:val="bottom"/>
            <w:hideMark/>
            <w:tcPrChange w:id="325" w:author="Khanh Vu Nguyen Van" w:date="2017-03-21T17:34:00Z">
              <w:tcPr>
                <w:tcW w:w="846"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496403D"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19" w:type="dxa"/>
            <w:tcBorders>
              <w:top w:val="single" w:sz="4" w:space="0" w:color="ACB9CA"/>
              <w:left w:val="nil"/>
              <w:bottom w:val="single" w:sz="4" w:space="0" w:color="ACB9CA"/>
              <w:right w:val="single" w:sz="4" w:space="0" w:color="ACB9CA"/>
            </w:tcBorders>
            <w:shd w:val="clear" w:color="000000" w:fill="F4F9FE"/>
            <w:vAlign w:val="bottom"/>
            <w:hideMark/>
            <w:tcPrChange w:id="326" w:author="Khanh Vu Nguyen Van" w:date="2017-03-21T17:34:00Z">
              <w:tcPr>
                <w:tcW w:w="1475"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732B3EBF"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438" w:type="dxa"/>
            <w:tcBorders>
              <w:top w:val="single" w:sz="4" w:space="0" w:color="ACB9CA"/>
              <w:left w:val="nil"/>
              <w:bottom w:val="single" w:sz="4" w:space="0" w:color="ACB9CA"/>
              <w:right w:val="single" w:sz="4" w:space="0" w:color="ACB9CA"/>
            </w:tcBorders>
            <w:shd w:val="clear" w:color="000000" w:fill="F4F9FE"/>
            <w:vAlign w:val="bottom"/>
            <w:hideMark/>
            <w:tcPrChange w:id="327" w:author="Khanh Vu Nguyen Van" w:date="2017-03-21T17:34:00Z">
              <w:tcPr>
                <w:tcW w:w="1397"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5D131661"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438" w:type="dxa"/>
            <w:tcBorders>
              <w:top w:val="single" w:sz="4" w:space="0" w:color="ACB9CA"/>
              <w:left w:val="nil"/>
              <w:bottom w:val="single" w:sz="4" w:space="0" w:color="ACB9CA"/>
              <w:right w:val="single" w:sz="4" w:space="0" w:color="ACB9CA"/>
            </w:tcBorders>
            <w:shd w:val="clear" w:color="000000" w:fill="F4F9FE"/>
            <w:vAlign w:val="bottom"/>
            <w:hideMark/>
            <w:tcPrChange w:id="328" w:author="Khanh Vu Nguyen Van" w:date="2017-03-21T17:34:00Z">
              <w:tcPr>
                <w:tcW w:w="1397"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404E5DC8"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600" w:type="dxa"/>
            <w:tcBorders>
              <w:top w:val="single" w:sz="4" w:space="0" w:color="ACB9CA"/>
              <w:left w:val="nil"/>
              <w:bottom w:val="single" w:sz="4" w:space="0" w:color="ACB9CA"/>
              <w:right w:val="single" w:sz="4" w:space="0" w:color="ACB9CA"/>
            </w:tcBorders>
            <w:shd w:val="clear" w:color="000000" w:fill="F4F9FE"/>
            <w:vAlign w:val="bottom"/>
            <w:hideMark/>
            <w:tcPrChange w:id="329" w:author="Khanh Vu Nguyen Van" w:date="2017-03-21T17:34:00Z">
              <w:tcPr>
                <w:tcW w:w="1554"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197093A1"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93" w:type="dxa"/>
            <w:tcBorders>
              <w:top w:val="single" w:sz="4" w:space="0" w:color="ACB9CA"/>
              <w:left w:val="nil"/>
              <w:bottom w:val="single" w:sz="4" w:space="0" w:color="ACB9CA"/>
              <w:right w:val="single" w:sz="4" w:space="0" w:color="ACB9CA"/>
            </w:tcBorders>
            <w:shd w:val="clear" w:color="000000" w:fill="F4F9FE"/>
            <w:vAlign w:val="bottom"/>
            <w:hideMark/>
            <w:tcPrChange w:id="330" w:author="Khanh Vu Nguyen Van" w:date="2017-03-21T17:34:00Z">
              <w:tcPr>
                <w:tcW w:w="116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0EDC5664"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356" w:type="dxa"/>
            <w:tcBorders>
              <w:top w:val="single" w:sz="4" w:space="0" w:color="ACB9CA"/>
              <w:left w:val="nil"/>
              <w:bottom w:val="single" w:sz="4" w:space="0" w:color="ACB9CA"/>
              <w:right w:val="single" w:sz="4" w:space="0" w:color="ACB9CA"/>
            </w:tcBorders>
            <w:shd w:val="clear" w:color="000000" w:fill="F4F9FE"/>
            <w:vAlign w:val="bottom"/>
            <w:hideMark/>
            <w:tcPrChange w:id="331" w:author="Khanh Vu Nguyen Van" w:date="2017-03-21T17:34:00Z">
              <w:tcPr>
                <w:tcW w:w="1318"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35EAF812"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28" w:type="dxa"/>
            <w:tcBorders>
              <w:top w:val="single" w:sz="4" w:space="0" w:color="ACB9CA"/>
              <w:left w:val="nil"/>
              <w:bottom w:val="single" w:sz="4" w:space="0" w:color="ACB9CA"/>
              <w:right w:val="single" w:sz="4" w:space="0" w:color="ACB9CA"/>
            </w:tcBorders>
            <w:shd w:val="clear" w:color="000000" w:fill="F4F9FE"/>
            <w:vAlign w:val="bottom"/>
            <w:hideMark/>
            <w:tcPrChange w:id="332" w:author="Khanh Vu Nguyen Van" w:date="2017-03-21T17:34:00Z">
              <w:tcPr>
                <w:tcW w:w="1176"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123B97CB"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546FC9" w:rsidRPr="00C47FE2" w14:paraId="65DDE0F4" w14:textId="77777777" w:rsidTr="00C23052">
        <w:trPr>
          <w:trHeight w:val="300"/>
          <w:trPrChange w:id="33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bottom"/>
            <w:hideMark/>
            <w:tcPrChange w:id="33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bottom"/>
                <w:hideMark/>
              </w:tcPr>
            </w:tcPrChange>
          </w:tcPr>
          <w:p w14:paraId="5A2DBC67" w14:textId="571CC341" w:rsidR="00546FC9" w:rsidRPr="00C47FE2" w:rsidRDefault="00546FC9" w:rsidP="00546FC9">
            <w:pPr>
              <w:spacing w:before="0" w:after="0" w:line="240" w:lineRule="auto"/>
              <w:ind w:firstLineChars="100" w:firstLine="200"/>
              <w:rPr>
                <w:rFonts w:eastAsia="Times New Roman" w:cs="Arial"/>
                <w:color w:val="4B4B63"/>
                <w:sz w:val="20"/>
                <w:szCs w:val="20"/>
                <w:lang w:val="en-US"/>
              </w:rPr>
            </w:pPr>
          </w:p>
        </w:tc>
        <w:tc>
          <w:tcPr>
            <w:tcW w:w="1170" w:type="dxa"/>
            <w:tcBorders>
              <w:top w:val="nil"/>
              <w:left w:val="nil"/>
              <w:bottom w:val="single" w:sz="4" w:space="0" w:color="ACB9CA"/>
              <w:right w:val="single" w:sz="4" w:space="0" w:color="ACB9CA"/>
            </w:tcBorders>
            <w:shd w:val="clear" w:color="000000" w:fill="FFFFFF"/>
            <w:vAlign w:val="bottom"/>
            <w:hideMark/>
            <w:tcPrChange w:id="335" w:author="Khanh Vu Nguyen Van" w:date="2017-03-21T17:34:00Z">
              <w:tcPr>
                <w:tcW w:w="846" w:type="dxa"/>
                <w:tcBorders>
                  <w:top w:val="nil"/>
                  <w:left w:val="nil"/>
                  <w:bottom w:val="single" w:sz="4" w:space="0" w:color="ACB9CA"/>
                  <w:right w:val="single" w:sz="4" w:space="0" w:color="ACB9CA"/>
                </w:tcBorders>
                <w:shd w:val="clear" w:color="000000" w:fill="FFFFFF"/>
                <w:vAlign w:val="bottom"/>
                <w:hideMark/>
              </w:tcPr>
            </w:tcPrChange>
          </w:tcPr>
          <w:p w14:paraId="27A1976F" w14:textId="1F2BA82E" w:rsidR="00546FC9" w:rsidRPr="00C47FE2" w:rsidRDefault="00546FC9" w:rsidP="00546FC9">
            <w:pPr>
              <w:spacing w:before="0" w:after="0" w:line="240" w:lineRule="auto"/>
              <w:jc w:val="right"/>
              <w:rPr>
                <w:rFonts w:eastAsia="Times New Roman" w:cs="Arial"/>
                <w:color w:val="4B4B63"/>
                <w:sz w:val="20"/>
                <w:szCs w:val="20"/>
                <w:lang w:val="en-US"/>
              </w:rPr>
            </w:pPr>
            <w:del w:id="336" w:author="khanguyen" w:date="2017-03-17T23:07:00Z">
              <w:r w:rsidRPr="00C47FE2" w:rsidDel="005D5052">
                <w:rPr>
                  <w:rFonts w:eastAsia="Times New Roman" w:cs="Arial"/>
                  <w:color w:val="4B4B63"/>
                  <w:sz w:val="20"/>
                  <w:szCs w:val="20"/>
                  <w:lang w:val="en-US"/>
                </w:rPr>
                <w:delText>491</w:delText>
              </w:r>
            </w:del>
          </w:p>
        </w:tc>
        <w:tc>
          <w:tcPr>
            <w:tcW w:w="1319" w:type="dxa"/>
            <w:tcBorders>
              <w:top w:val="nil"/>
              <w:left w:val="nil"/>
              <w:bottom w:val="single" w:sz="4" w:space="0" w:color="ACB9CA"/>
              <w:right w:val="single" w:sz="4" w:space="0" w:color="ACB9CA"/>
            </w:tcBorders>
            <w:shd w:val="clear" w:color="000000" w:fill="FFFFFF"/>
            <w:vAlign w:val="bottom"/>
            <w:hideMark/>
            <w:tcPrChange w:id="337" w:author="Khanh Vu Nguyen Van" w:date="2017-03-21T17:34:00Z">
              <w:tcPr>
                <w:tcW w:w="1475" w:type="dxa"/>
                <w:tcBorders>
                  <w:top w:val="nil"/>
                  <w:left w:val="nil"/>
                  <w:bottom w:val="single" w:sz="4" w:space="0" w:color="ACB9CA"/>
                  <w:right w:val="single" w:sz="4" w:space="0" w:color="ACB9CA"/>
                </w:tcBorders>
                <w:shd w:val="clear" w:color="000000" w:fill="FFFFFF"/>
                <w:vAlign w:val="bottom"/>
                <w:hideMark/>
              </w:tcPr>
            </w:tcPrChange>
          </w:tcPr>
          <w:p w14:paraId="7D3B32E5" w14:textId="68DFA0EF" w:rsidR="00546FC9" w:rsidRPr="00C47FE2" w:rsidRDefault="00546FC9" w:rsidP="00546FC9">
            <w:pPr>
              <w:spacing w:before="0" w:after="0" w:line="240" w:lineRule="auto"/>
              <w:jc w:val="right"/>
              <w:rPr>
                <w:rFonts w:eastAsia="Times New Roman" w:cs="Arial"/>
                <w:color w:val="4B4B63"/>
                <w:sz w:val="20"/>
                <w:szCs w:val="20"/>
                <w:lang w:val="en-US"/>
              </w:rPr>
            </w:pPr>
            <w:del w:id="338" w:author="khanguyen" w:date="2017-03-17T23:07:00Z">
              <w:r w:rsidRPr="00C47FE2" w:rsidDel="005D5052">
                <w:rPr>
                  <w:rFonts w:eastAsia="Times New Roman" w:cs="Arial"/>
                  <w:color w:val="4B4B63"/>
                  <w:sz w:val="20"/>
                  <w:szCs w:val="20"/>
                  <w:lang w:val="en-US"/>
                </w:rPr>
                <w:delText>131.51</w:delText>
              </w:r>
            </w:del>
          </w:p>
        </w:tc>
        <w:tc>
          <w:tcPr>
            <w:tcW w:w="1438" w:type="dxa"/>
            <w:tcBorders>
              <w:top w:val="nil"/>
              <w:left w:val="nil"/>
              <w:bottom w:val="single" w:sz="4" w:space="0" w:color="ACB9CA"/>
              <w:right w:val="single" w:sz="4" w:space="0" w:color="ACB9CA"/>
            </w:tcBorders>
            <w:shd w:val="clear" w:color="000000" w:fill="FFFFFF"/>
            <w:vAlign w:val="bottom"/>
            <w:hideMark/>
            <w:tcPrChange w:id="339" w:author="Khanh Vu Nguyen Van" w:date="2017-03-21T17:34:00Z">
              <w:tcPr>
                <w:tcW w:w="1397" w:type="dxa"/>
                <w:tcBorders>
                  <w:top w:val="nil"/>
                  <w:left w:val="nil"/>
                  <w:bottom w:val="single" w:sz="4" w:space="0" w:color="ACB9CA"/>
                  <w:right w:val="single" w:sz="4" w:space="0" w:color="ACB9CA"/>
                </w:tcBorders>
                <w:shd w:val="clear" w:color="000000" w:fill="FFFFFF"/>
                <w:vAlign w:val="bottom"/>
                <w:hideMark/>
              </w:tcPr>
            </w:tcPrChange>
          </w:tcPr>
          <w:p w14:paraId="631C7686" w14:textId="662DE1D0" w:rsidR="00546FC9" w:rsidRPr="00C47FE2" w:rsidRDefault="00546FC9" w:rsidP="00546FC9">
            <w:pPr>
              <w:spacing w:before="0" w:after="0" w:line="240" w:lineRule="auto"/>
              <w:jc w:val="right"/>
              <w:rPr>
                <w:rFonts w:eastAsia="Times New Roman" w:cs="Arial"/>
                <w:color w:val="4B4B63"/>
                <w:sz w:val="20"/>
                <w:szCs w:val="20"/>
                <w:lang w:val="en-US"/>
              </w:rPr>
            </w:pPr>
            <w:del w:id="340" w:author="khanguyen" w:date="2017-03-17T23:07:00Z">
              <w:r w:rsidRPr="00C47FE2" w:rsidDel="005D5052">
                <w:rPr>
                  <w:rFonts w:eastAsia="Times New Roman" w:cs="Arial"/>
                  <w:color w:val="4B4B63"/>
                  <w:sz w:val="20"/>
                  <w:szCs w:val="20"/>
                  <w:lang w:val="en-US"/>
                </w:rPr>
                <w:delText>315</w:delText>
              </w:r>
            </w:del>
          </w:p>
        </w:tc>
        <w:tc>
          <w:tcPr>
            <w:tcW w:w="1438" w:type="dxa"/>
            <w:tcBorders>
              <w:top w:val="nil"/>
              <w:left w:val="nil"/>
              <w:bottom w:val="single" w:sz="4" w:space="0" w:color="ACB9CA"/>
              <w:right w:val="single" w:sz="4" w:space="0" w:color="ACB9CA"/>
            </w:tcBorders>
            <w:shd w:val="clear" w:color="000000" w:fill="FFFFFF"/>
            <w:vAlign w:val="bottom"/>
            <w:hideMark/>
            <w:tcPrChange w:id="341" w:author="Khanh Vu Nguyen Van" w:date="2017-03-21T17:34:00Z">
              <w:tcPr>
                <w:tcW w:w="1397" w:type="dxa"/>
                <w:tcBorders>
                  <w:top w:val="nil"/>
                  <w:left w:val="nil"/>
                  <w:bottom w:val="single" w:sz="4" w:space="0" w:color="ACB9CA"/>
                  <w:right w:val="single" w:sz="4" w:space="0" w:color="ACB9CA"/>
                </w:tcBorders>
                <w:shd w:val="clear" w:color="000000" w:fill="FFFFFF"/>
                <w:vAlign w:val="bottom"/>
                <w:hideMark/>
              </w:tcPr>
            </w:tcPrChange>
          </w:tcPr>
          <w:p w14:paraId="55FBCBEB" w14:textId="093CE579" w:rsidR="00546FC9" w:rsidRPr="00C47FE2" w:rsidRDefault="00546FC9" w:rsidP="00546FC9">
            <w:pPr>
              <w:spacing w:before="0" w:after="0" w:line="240" w:lineRule="auto"/>
              <w:jc w:val="right"/>
              <w:rPr>
                <w:rFonts w:eastAsia="Times New Roman" w:cs="Arial"/>
                <w:color w:val="4B4B63"/>
                <w:sz w:val="20"/>
                <w:szCs w:val="20"/>
                <w:lang w:val="en-US"/>
              </w:rPr>
            </w:pPr>
            <w:del w:id="342" w:author="khanguyen" w:date="2017-03-17T23:07:00Z">
              <w:r w:rsidRPr="00C47FE2" w:rsidDel="005D5052">
                <w:rPr>
                  <w:rFonts w:eastAsia="Times New Roman" w:cs="Arial"/>
                  <w:color w:val="4B4B63"/>
                  <w:sz w:val="20"/>
                  <w:szCs w:val="20"/>
                  <w:lang w:val="en-US"/>
                </w:rPr>
                <w:delText>431</w:delText>
              </w:r>
            </w:del>
          </w:p>
        </w:tc>
        <w:tc>
          <w:tcPr>
            <w:tcW w:w="1600" w:type="dxa"/>
            <w:tcBorders>
              <w:top w:val="nil"/>
              <w:left w:val="nil"/>
              <w:bottom w:val="single" w:sz="4" w:space="0" w:color="ACB9CA"/>
              <w:right w:val="single" w:sz="4" w:space="0" w:color="ACB9CA"/>
            </w:tcBorders>
            <w:shd w:val="clear" w:color="000000" w:fill="FFFFFF"/>
            <w:vAlign w:val="bottom"/>
            <w:hideMark/>
            <w:tcPrChange w:id="343" w:author="Khanh Vu Nguyen Van" w:date="2017-03-21T17:34:00Z">
              <w:tcPr>
                <w:tcW w:w="1554" w:type="dxa"/>
                <w:tcBorders>
                  <w:top w:val="nil"/>
                  <w:left w:val="nil"/>
                  <w:bottom w:val="single" w:sz="4" w:space="0" w:color="ACB9CA"/>
                  <w:right w:val="single" w:sz="4" w:space="0" w:color="ACB9CA"/>
                </w:tcBorders>
                <w:shd w:val="clear" w:color="000000" w:fill="FFFFFF"/>
                <w:vAlign w:val="bottom"/>
                <w:hideMark/>
              </w:tcPr>
            </w:tcPrChange>
          </w:tcPr>
          <w:p w14:paraId="37CADD06" w14:textId="003BFE92" w:rsidR="00546FC9" w:rsidRPr="00C47FE2" w:rsidRDefault="00546FC9" w:rsidP="00546FC9">
            <w:pPr>
              <w:spacing w:before="0" w:after="0" w:line="240" w:lineRule="auto"/>
              <w:jc w:val="right"/>
              <w:rPr>
                <w:rFonts w:eastAsia="Times New Roman" w:cs="Arial"/>
                <w:color w:val="4B4B63"/>
                <w:sz w:val="20"/>
                <w:szCs w:val="20"/>
                <w:lang w:val="en-US"/>
              </w:rPr>
            </w:pPr>
            <w:del w:id="344" w:author="khanguyen" w:date="2017-03-17T23:07:00Z">
              <w:r w:rsidRPr="00C47FE2" w:rsidDel="005D5052">
                <w:rPr>
                  <w:rFonts w:eastAsia="Times New Roman" w:cs="Arial"/>
                  <w:color w:val="4B4B63"/>
                  <w:sz w:val="20"/>
                  <w:szCs w:val="20"/>
                  <w:lang w:val="en-US"/>
                </w:rPr>
                <w:delText>725</w:delText>
              </w:r>
            </w:del>
          </w:p>
        </w:tc>
        <w:tc>
          <w:tcPr>
            <w:tcW w:w="1193" w:type="dxa"/>
            <w:tcBorders>
              <w:top w:val="nil"/>
              <w:left w:val="nil"/>
              <w:bottom w:val="single" w:sz="4" w:space="0" w:color="ACB9CA"/>
              <w:right w:val="single" w:sz="4" w:space="0" w:color="ACB9CA"/>
            </w:tcBorders>
            <w:shd w:val="clear" w:color="000000" w:fill="FFFFFF"/>
            <w:vAlign w:val="bottom"/>
            <w:hideMark/>
            <w:tcPrChange w:id="345" w:author="Khanh Vu Nguyen Van" w:date="2017-03-21T17:34:00Z">
              <w:tcPr>
                <w:tcW w:w="1160" w:type="dxa"/>
                <w:tcBorders>
                  <w:top w:val="nil"/>
                  <w:left w:val="nil"/>
                  <w:bottom w:val="single" w:sz="4" w:space="0" w:color="ACB9CA"/>
                  <w:right w:val="single" w:sz="4" w:space="0" w:color="ACB9CA"/>
                </w:tcBorders>
                <w:shd w:val="clear" w:color="000000" w:fill="FFFFFF"/>
                <w:vAlign w:val="bottom"/>
                <w:hideMark/>
              </w:tcPr>
            </w:tcPrChange>
          </w:tcPr>
          <w:p w14:paraId="7C8E032C" w14:textId="18A1CF94" w:rsidR="00546FC9" w:rsidRPr="00C47FE2" w:rsidRDefault="00546FC9" w:rsidP="00546FC9">
            <w:pPr>
              <w:spacing w:before="0" w:after="0" w:line="240" w:lineRule="auto"/>
              <w:jc w:val="right"/>
              <w:rPr>
                <w:rFonts w:eastAsia="Times New Roman" w:cs="Arial"/>
                <w:color w:val="4B4B63"/>
                <w:sz w:val="20"/>
                <w:szCs w:val="20"/>
                <w:lang w:val="en-US"/>
              </w:rPr>
            </w:pPr>
            <w:del w:id="346"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bottom"/>
            <w:hideMark/>
            <w:tcPrChange w:id="347" w:author="Khanh Vu Nguyen Van" w:date="2017-03-21T17:34:00Z">
              <w:tcPr>
                <w:tcW w:w="1318" w:type="dxa"/>
                <w:tcBorders>
                  <w:top w:val="nil"/>
                  <w:left w:val="nil"/>
                  <w:bottom w:val="single" w:sz="4" w:space="0" w:color="ACB9CA"/>
                  <w:right w:val="single" w:sz="4" w:space="0" w:color="ACB9CA"/>
                </w:tcBorders>
                <w:shd w:val="clear" w:color="000000" w:fill="FFFFFF"/>
                <w:vAlign w:val="bottom"/>
                <w:hideMark/>
              </w:tcPr>
            </w:tcPrChange>
          </w:tcPr>
          <w:p w14:paraId="6F1CA093" w14:textId="12A51E83" w:rsidR="00546FC9" w:rsidRPr="00C47FE2" w:rsidRDefault="00546FC9" w:rsidP="00546FC9">
            <w:pPr>
              <w:spacing w:before="0" w:after="0" w:line="240" w:lineRule="auto"/>
              <w:jc w:val="right"/>
              <w:rPr>
                <w:rFonts w:eastAsia="Times New Roman" w:cs="Arial"/>
                <w:color w:val="4B4B63"/>
                <w:sz w:val="20"/>
                <w:szCs w:val="20"/>
                <w:lang w:val="en-US"/>
              </w:rPr>
            </w:pPr>
            <w:del w:id="348" w:author="khanguyen" w:date="2017-03-17T23:07:00Z">
              <w:r w:rsidRPr="00C47FE2" w:rsidDel="005D5052">
                <w:rPr>
                  <w:rFonts w:eastAsia="Times New Roman" w:cs="Arial"/>
                  <w:color w:val="4B4B63"/>
                  <w:sz w:val="20"/>
                  <w:szCs w:val="20"/>
                  <w:lang w:val="en-US"/>
                </w:rPr>
                <w:delText>985</w:delText>
              </w:r>
            </w:del>
          </w:p>
        </w:tc>
        <w:tc>
          <w:tcPr>
            <w:tcW w:w="1128" w:type="dxa"/>
            <w:tcBorders>
              <w:top w:val="nil"/>
              <w:left w:val="nil"/>
              <w:bottom w:val="single" w:sz="4" w:space="0" w:color="ACB9CA"/>
              <w:right w:val="single" w:sz="4" w:space="0" w:color="ACB9CA"/>
            </w:tcBorders>
            <w:shd w:val="clear" w:color="000000" w:fill="FFFFFF"/>
            <w:vAlign w:val="bottom"/>
            <w:hideMark/>
            <w:tcPrChange w:id="349" w:author="Khanh Vu Nguyen Van" w:date="2017-03-21T17:34:00Z">
              <w:tcPr>
                <w:tcW w:w="1176" w:type="dxa"/>
                <w:tcBorders>
                  <w:top w:val="nil"/>
                  <w:left w:val="nil"/>
                  <w:bottom w:val="single" w:sz="4" w:space="0" w:color="ACB9CA"/>
                  <w:right w:val="single" w:sz="4" w:space="0" w:color="ACB9CA"/>
                </w:tcBorders>
                <w:shd w:val="clear" w:color="000000" w:fill="FFFFFF"/>
                <w:vAlign w:val="bottom"/>
                <w:hideMark/>
              </w:tcPr>
            </w:tcPrChange>
          </w:tcPr>
          <w:p w14:paraId="38490F54" w14:textId="63903CD8" w:rsidR="00546FC9" w:rsidRPr="00C47FE2" w:rsidRDefault="00546FC9" w:rsidP="00546FC9">
            <w:pPr>
              <w:spacing w:before="0" w:after="0" w:line="240" w:lineRule="auto"/>
              <w:jc w:val="right"/>
              <w:rPr>
                <w:rFonts w:eastAsia="Times New Roman" w:cs="Arial"/>
                <w:color w:val="4B4B63"/>
                <w:sz w:val="20"/>
                <w:szCs w:val="20"/>
                <w:lang w:val="en-US"/>
              </w:rPr>
            </w:pPr>
            <w:del w:id="350" w:author="khanguyen" w:date="2017-03-17T23:07:00Z">
              <w:r w:rsidRPr="00C47FE2" w:rsidDel="005D5052">
                <w:rPr>
                  <w:rFonts w:eastAsia="Times New Roman" w:cs="Arial"/>
                  <w:color w:val="4B4B63"/>
                  <w:sz w:val="20"/>
                  <w:szCs w:val="20"/>
                  <w:lang w:val="en-US"/>
                </w:rPr>
                <w:delText>0%</w:delText>
              </w:r>
            </w:del>
          </w:p>
        </w:tc>
      </w:tr>
      <w:tr w:rsidR="00546FC9" w:rsidRPr="00C47FE2" w14:paraId="30780EDF" w14:textId="77777777" w:rsidTr="00C23052">
        <w:trPr>
          <w:trHeight w:val="300"/>
          <w:trPrChange w:id="351"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352"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C0BEFDF" w14:textId="49E8A284"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353" w:author="khanguyen" w:date="2017-03-17T23:08:00Z">
              <w:r>
                <w:rPr>
                  <w:rFonts w:cs="Arial"/>
                  <w:color w:val="4B4B63"/>
                  <w:sz w:val="20"/>
                  <w:szCs w:val="20"/>
                </w:rPr>
                <w:t>Back_to_Project</w:t>
              </w:r>
            </w:ins>
            <w:proofErr w:type="spellEnd"/>
          </w:p>
        </w:tc>
        <w:tc>
          <w:tcPr>
            <w:tcW w:w="1170" w:type="dxa"/>
            <w:tcBorders>
              <w:top w:val="nil"/>
              <w:left w:val="nil"/>
              <w:bottom w:val="single" w:sz="4" w:space="0" w:color="ACB9CA"/>
              <w:right w:val="single" w:sz="4" w:space="0" w:color="ACB9CA"/>
            </w:tcBorders>
            <w:shd w:val="clear" w:color="000000" w:fill="FFFFFF"/>
            <w:vAlign w:val="center"/>
            <w:hideMark/>
            <w:tcPrChange w:id="354"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0FE01D2" w14:textId="722FAFC3" w:rsidR="00546FC9" w:rsidRPr="00C47FE2" w:rsidRDefault="00546FC9" w:rsidP="00546FC9">
            <w:pPr>
              <w:spacing w:before="0" w:after="0" w:line="240" w:lineRule="auto"/>
              <w:jc w:val="right"/>
              <w:rPr>
                <w:rFonts w:eastAsia="Times New Roman" w:cs="Arial"/>
                <w:color w:val="4B4B63"/>
                <w:sz w:val="20"/>
                <w:szCs w:val="20"/>
                <w:lang w:val="en-US"/>
              </w:rPr>
            </w:pPr>
            <w:ins w:id="355" w:author="khanguyen" w:date="2017-03-17T23:08:00Z">
              <w:r>
                <w:rPr>
                  <w:rFonts w:cs="Arial"/>
                  <w:color w:val="4B4B63"/>
                  <w:sz w:val="20"/>
                  <w:szCs w:val="20"/>
                </w:rPr>
                <w:t>491</w:t>
              </w:r>
            </w:ins>
            <w:del w:id="356" w:author="khanguyen" w:date="2017-03-17T23:07:00Z">
              <w:r w:rsidRPr="00C47FE2" w:rsidDel="005D5052">
                <w:rPr>
                  <w:rFonts w:eastAsia="Times New Roman" w:cs="Arial"/>
                  <w:color w:val="4B4B63"/>
                  <w:sz w:val="20"/>
                  <w:szCs w:val="20"/>
                  <w:lang w:val="en-US"/>
                </w:rPr>
                <w:delText>2900</w:delText>
              </w:r>
            </w:del>
          </w:p>
        </w:tc>
        <w:tc>
          <w:tcPr>
            <w:tcW w:w="1319" w:type="dxa"/>
            <w:tcBorders>
              <w:top w:val="nil"/>
              <w:left w:val="nil"/>
              <w:bottom w:val="single" w:sz="4" w:space="0" w:color="ACB9CA"/>
              <w:right w:val="single" w:sz="4" w:space="0" w:color="ACB9CA"/>
            </w:tcBorders>
            <w:shd w:val="clear" w:color="000000" w:fill="FFFFFF"/>
            <w:vAlign w:val="center"/>
            <w:hideMark/>
            <w:tcPrChange w:id="357"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6B98BDE3" w14:textId="28D24717" w:rsidR="00546FC9" w:rsidRPr="00C47FE2" w:rsidRDefault="00546FC9" w:rsidP="00546FC9">
            <w:pPr>
              <w:spacing w:before="0" w:after="0" w:line="240" w:lineRule="auto"/>
              <w:jc w:val="right"/>
              <w:rPr>
                <w:rFonts w:eastAsia="Times New Roman" w:cs="Arial"/>
                <w:color w:val="4B4B63"/>
                <w:sz w:val="20"/>
                <w:szCs w:val="20"/>
                <w:lang w:val="en-US"/>
              </w:rPr>
            </w:pPr>
            <w:ins w:id="358" w:author="khanguyen" w:date="2017-03-17T23:08:00Z">
              <w:r>
                <w:rPr>
                  <w:rFonts w:cs="Arial"/>
                  <w:color w:val="4B4B63"/>
                  <w:sz w:val="20"/>
                  <w:szCs w:val="20"/>
                </w:rPr>
                <w:t>131.51</w:t>
              </w:r>
            </w:ins>
            <w:del w:id="359" w:author="khanguyen" w:date="2017-03-17T23:07:00Z">
              <w:r w:rsidRPr="00C47FE2" w:rsidDel="005D5052">
                <w:rPr>
                  <w:rFonts w:eastAsia="Times New Roman" w:cs="Arial"/>
                  <w:color w:val="4B4B63"/>
                  <w:sz w:val="20"/>
                  <w:szCs w:val="20"/>
                  <w:lang w:val="en-US"/>
                </w:rPr>
                <w:delText>223.08</w:delText>
              </w:r>
            </w:del>
          </w:p>
        </w:tc>
        <w:tc>
          <w:tcPr>
            <w:tcW w:w="1438" w:type="dxa"/>
            <w:tcBorders>
              <w:top w:val="nil"/>
              <w:left w:val="nil"/>
              <w:bottom w:val="single" w:sz="4" w:space="0" w:color="ACB9CA"/>
              <w:right w:val="single" w:sz="4" w:space="0" w:color="ACB9CA"/>
            </w:tcBorders>
            <w:shd w:val="clear" w:color="000000" w:fill="FFFFFF"/>
            <w:vAlign w:val="center"/>
            <w:hideMark/>
            <w:tcPrChange w:id="36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DB99D2E" w14:textId="1C1AF563" w:rsidR="00546FC9" w:rsidRPr="00C47FE2" w:rsidRDefault="00546FC9" w:rsidP="00546FC9">
            <w:pPr>
              <w:spacing w:before="0" w:after="0" w:line="240" w:lineRule="auto"/>
              <w:jc w:val="right"/>
              <w:rPr>
                <w:rFonts w:eastAsia="Times New Roman" w:cs="Arial"/>
                <w:color w:val="4B4B63"/>
                <w:sz w:val="20"/>
                <w:szCs w:val="20"/>
                <w:lang w:val="en-US"/>
              </w:rPr>
            </w:pPr>
            <w:ins w:id="361" w:author="khanguyen" w:date="2017-03-17T23:08:00Z">
              <w:r>
                <w:rPr>
                  <w:rFonts w:cs="Arial"/>
                  <w:color w:val="4B4B63"/>
                  <w:sz w:val="20"/>
                  <w:szCs w:val="20"/>
                </w:rPr>
                <w:t>315</w:t>
              </w:r>
            </w:ins>
            <w:del w:id="362" w:author="khanguyen" w:date="2017-03-17T23:07:00Z">
              <w:r w:rsidRPr="00C47FE2" w:rsidDel="005D5052">
                <w:rPr>
                  <w:rFonts w:eastAsia="Times New Roman" w:cs="Arial"/>
                  <w:color w:val="4B4B63"/>
                  <w:sz w:val="20"/>
                  <w:szCs w:val="20"/>
                  <w:lang w:val="en-US"/>
                </w:rPr>
                <w:delText>503.59</w:delText>
              </w:r>
            </w:del>
          </w:p>
        </w:tc>
        <w:tc>
          <w:tcPr>
            <w:tcW w:w="1438" w:type="dxa"/>
            <w:tcBorders>
              <w:top w:val="nil"/>
              <w:left w:val="nil"/>
              <w:bottom w:val="single" w:sz="4" w:space="0" w:color="ACB9CA"/>
              <w:right w:val="single" w:sz="4" w:space="0" w:color="ACB9CA"/>
            </w:tcBorders>
            <w:shd w:val="clear" w:color="000000" w:fill="FFFFFF"/>
            <w:vAlign w:val="center"/>
            <w:hideMark/>
            <w:tcPrChange w:id="36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34CFE752" w14:textId="4F65ACDE" w:rsidR="00546FC9" w:rsidRPr="00C47FE2" w:rsidRDefault="00546FC9" w:rsidP="00546FC9">
            <w:pPr>
              <w:spacing w:before="0" w:after="0" w:line="240" w:lineRule="auto"/>
              <w:jc w:val="right"/>
              <w:rPr>
                <w:rFonts w:eastAsia="Times New Roman" w:cs="Arial"/>
                <w:color w:val="4B4B63"/>
                <w:sz w:val="20"/>
                <w:szCs w:val="20"/>
                <w:lang w:val="en-US"/>
              </w:rPr>
            </w:pPr>
            <w:ins w:id="364" w:author="khanguyen" w:date="2017-03-17T23:08:00Z">
              <w:r>
                <w:rPr>
                  <w:rFonts w:cs="Arial"/>
                  <w:color w:val="4B4B63"/>
                  <w:sz w:val="20"/>
                  <w:szCs w:val="20"/>
                </w:rPr>
                <w:t>431</w:t>
              </w:r>
            </w:ins>
            <w:del w:id="365" w:author="khanguyen" w:date="2017-03-17T23:07:00Z">
              <w:r w:rsidRPr="00C47FE2" w:rsidDel="005D5052">
                <w:rPr>
                  <w:rFonts w:eastAsia="Times New Roman" w:cs="Arial"/>
                  <w:color w:val="4B4B63"/>
                  <w:sz w:val="20"/>
                  <w:szCs w:val="20"/>
                  <w:lang w:val="en-US"/>
                </w:rPr>
                <w:delText>771.21</w:delText>
              </w:r>
            </w:del>
          </w:p>
        </w:tc>
        <w:tc>
          <w:tcPr>
            <w:tcW w:w="1600" w:type="dxa"/>
            <w:tcBorders>
              <w:top w:val="nil"/>
              <w:left w:val="nil"/>
              <w:bottom w:val="single" w:sz="4" w:space="0" w:color="ACB9CA"/>
              <w:right w:val="single" w:sz="4" w:space="0" w:color="ACB9CA"/>
            </w:tcBorders>
            <w:shd w:val="clear" w:color="000000" w:fill="FFFFFF"/>
            <w:vAlign w:val="center"/>
            <w:hideMark/>
            <w:tcPrChange w:id="366"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26EA0710" w14:textId="0D302A14" w:rsidR="00546FC9" w:rsidRPr="00C47FE2" w:rsidRDefault="00546FC9" w:rsidP="00546FC9">
            <w:pPr>
              <w:spacing w:before="0" w:after="0" w:line="240" w:lineRule="auto"/>
              <w:jc w:val="right"/>
              <w:rPr>
                <w:rFonts w:eastAsia="Times New Roman" w:cs="Arial"/>
                <w:color w:val="4B4B63"/>
                <w:sz w:val="20"/>
                <w:szCs w:val="20"/>
                <w:lang w:val="en-US"/>
              </w:rPr>
            </w:pPr>
            <w:ins w:id="367" w:author="khanguyen" w:date="2017-03-17T23:08:00Z">
              <w:r>
                <w:rPr>
                  <w:rFonts w:cs="Arial"/>
                  <w:color w:val="4B4B63"/>
                  <w:sz w:val="20"/>
                  <w:szCs w:val="20"/>
                </w:rPr>
                <w:t>725</w:t>
              </w:r>
            </w:ins>
            <w:del w:id="368" w:author="khanguyen" w:date="2017-03-17T23:07:00Z">
              <w:r w:rsidRPr="00C47FE2" w:rsidDel="005D5052">
                <w:rPr>
                  <w:rFonts w:eastAsia="Times New Roman" w:cs="Arial"/>
                  <w:color w:val="4B4B63"/>
                  <w:sz w:val="20"/>
                  <w:szCs w:val="20"/>
                  <w:lang w:val="en-US"/>
                </w:rPr>
                <w:delText>2156.77</w:delText>
              </w:r>
            </w:del>
          </w:p>
        </w:tc>
        <w:tc>
          <w:tcPr>
            <w:tcW w:w="1193" w:type="dxa"/>
            <w:tcBorders>
              <w:top w:val="nil"/>
              <w:left w:val="nil"/>
              <w:bottom w:val="single" w:sz="4" w:space="0" w:color="ACB9CA"/>
              <w:right w:val="single" w:sz="4" w:space="0" w:color="ACB9CA"/>
            </w:tcBorders>
            <w:shd w:val="clear" w:color="000000" w:fill="FFFFFF"/>
            <w:vAlign w:val="center"/>
            <w:hideMark/>
            <w:tcPrChange w:id="369"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7B1DB538" w14:textId="04CB46CF" w:rsidR="00546FC9" w:rsidRPr="00C47FE2" w:rsidRDefault="00546FC9" w:rsidP="00546FC9">
            <w:pPr>
              <w:spacing w:before="0" w:after="0" w:line="240" w:lineRule="auto"/>
              <w:jc w:val="right"/>
              <w:rPr>
                <w:rFonts w:eastAsia="Times New Roman" w:cs="Arial"/>
                <w:color w:val="4B4B63"/>
                <w:sz w:val="20"/>
                <w:szCs w:val="20"/>
                <w:lang w:val="en-US"/>
              </w:rPr>
            </w:pPr>
            <w:ins w:id="370" w:author="khanguyen" w:date="2017-03-17T23:08:00Z">
              <w:r>
                <w:rPr>
                  <w:rFonts w:cs="Arial"/>
                  <w:color w:val="4B4B63"/>
                  <w:sz w:val="20"/>
                  <w:szCs w:val="20"/>
                </w:rPr>
                <w:t>3</w:t>
              </w:r>
            </w:ins>
            <w:del w:id="371"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372"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3DBE1F54" w14:textId="0A218FAF" w:rsidR="00546FC9" w:rsidRPr="00C47FE2" w:rsidRDefault="00546FC9" w:rsidP="00546FC9">
            <w:pPr>
              <w:spacing w:before="0" w:after="0" w:line="240" w:lineRule="auto"/>
              <w:jc w:val="right"/>
              <w:rPr>
                <w:rFonts w:eastAsia="Times New Roman" w:cs="Arial"/>
                <w:color w:val="4B4B63"/>
                <w:sz w:val="20"/>
                <w:szCs w:val="20"/>
                <w:lang w:val="en-US"/>
              </w:rPr>
            </w:pPr>
            <w:ins w:id="373" w:author="khanguyen" w:date="2017-03-17T23:08:00Z">
              <w:r>
                <w:rPr>
                  <w:rFonts w:cs="Arial"/>
                  <w:color w:val="4B4B63"/>
                  <w:sz w:val="20"/>
                  <w:szCs w:val="20"/>
                </w:rPr>
                <w:t>985</w:t>
              </w:r>
            </w:ins>
            <w:del w:id="374" w:author="khanguyen" w:date="2017-03-17T23:07:00Z">
              <w:r w:rsidRPr="00C47FE2" w:rsidDel="005D5052">
                <w:rPr>
                  <w:rFonts w:eastAsia="Times New Roman" w:cs="Arial"/>
                  <w:color w:val="4B4B63"/>
                  <w:sz w:val="20"/>
                  <w:szCs w:val="20"/>
                  <w:lang w:val="en-US"/>
                </w:rPr>
                <w:delText>6669</w:delText>
              </w:r>
            </w:del>
          </w:p>
        </w:tc>
        <w:tc>
          <w:tcPr>
            <w:tcW w:w="1128" w:type="dxa"/>
            <w:tcBorders>
              <w:top w:val="nil"/>
              <w:left w:val="nil"/>
              <w:bottom w:val="single" w:sz="4" w:space="0" w:color="ACB9CA"/>
              <w:right w:val="single" w:sz="4" w:space="0" w:color="ACB9CA"/>
            </w:tcBorders>
            <w:shd w:val="clear" w:color="000000" w:fill="FFFFFF"/>
            <w:vAlign w:val="center"/>
            <w:hideMark/>
            <w:tcPrChange w:id="375"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41C4A844" w14:textId="2B7E0233" w:rsidR="00546FC9" w:rsidRPr="00C47FE2" w:rsidRDefault="00546FC9" w:rsidP="00546FC9">
            <w:pPr>
              <w:spacing w:before="0" w:after="0" w:line="240" w:lineRule="auto"/>
              <w:jc w:val="right"/>
              <w:rPr>
                <w:rFonts w:eastAsia="Times New Roman" w:cs="Arial"/>
                <w:color w:val="4B4B63"/>
                <w:sz w:val="20"/>
                <w:szCs w:val="20"/>
                <w:lang w:val="en-US"/>
              </w:rPr>
            </w:pPr>
            <w:ins w:id="376" w:author="khanguyen" w:date="2017-03-17T23:08:00Z">
              <w:r>
                <w:rPr>
                  <w:rFonts w:cs="Arial"/>
                  <w:color w:val="4B4B63"/>
                  <w:sz w:val="20"/>
                  <w:szCs w:val="20"/>
                </w:rPr>
                <w:t>0%</w:t>
              </w:r>
            </w:ins>
            <w:del w:id="377" w:author="khanguyen" w:date="2017-03-17T23:07:00Z">
              <w:r w:rsidRPr="00C47FE2" w:rsidDel="005D5052">
                <w:rPr>
                  <w:rFonts w:eastAsia="Times New Roman" w:cs="Arial"/>
                  <w:color w:val="4B4B63"/>
                  <w:sz w:val="20"/>
                  <w:szCs w:val="20"/>
                  <w:lang w:val="en-US"/>
                </w:rPr>
                <w:delText>0%</w:delText>
              </w:r>
            </w:del>
          </w:p>
        </w:tc>
      </w:tr>
      <w:tr w:rsidR="00546FC9" w:rsidRPr="00C47FE2" w14:paraId="1491DDE8" w14:textId="77777777" w:rsidTr="00C23052">
        <w:trPr>
          <w:trHeight w:val="300"/>
          <w:trPrChange w:id="37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37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8DF5682" w14:textId="58A4EB6D"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380" w:author="khanguyen" w:date="2017-03-17T23:08:00Z">
              <w:r>
                <w:rPr>
                  <w:rFonts w:cs="Arial"/>
                  <w:color w:val="4B4B63"/>
                  <w:sz w:val="20"/>
                  <w:szCs w:val="20"/>
                </w:rPr>
                <w:t>Click_Add_Contact</w:t>
              </w:r>
            </w:ins>
            <w:proofErr w:type="spellEnd"/>
          </w:p>
        </w:tc>
        <w:tc>
          <w:tcPr>
            <w:tcW w:w="1170" w:type="dxa"/>
            <w:tcBorders>
              <w:top w:val="nil"/>
              <w:left w:val="nil"/>
              <w:bottom w:val="single" w:sz="4" w:space="0" w:color="ACB9CA"/>
              <w:right w:val="single" w:sz="4" w:space="0" w:color="ACB9CA"/>
            </w:tcBorders>
            <w:shd w:val="clear" w:color="000000" w:fill="FFFFFF"/>
            <w:vAlign w:val="center"/>
            <w:hideMark/>
            <w:tcPrChange w:id="381"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7B06765D" w14:textId="5D925E73" w:rsidR="00546FC9" w:rsidRPr="00C47FE2" w:rsidRDefault="00546FC9" w:rsidP="00546FC9">
            <w:pPr>
              <w:spacing w:before="0" w:after="0" w:line="240" w:lineRule="auto"/>
              <w:jc w:val="right"/>
              <w:rPr>
                <w:rFonts w:eastAsia="Times New Roman" w:cs="Arial"/>
                <w:color w:val="4B4B63"/>
                <w:sz w:val="20"/>
                <w:szCs w:val="20"/>
                <w:lang w:val="en-US"/>
              </w:rPr>
            </w:pPr>
            <w:ins w:id="382" w:author="khanguyen" w:date="2017-03-17T23:08:00Z">
              <w:r>
                <w:rPr>
                  <w:rFonts w:cs="Arial"/>
                  <w:color w:val="4B4B63"/>
                  <w:sz w:val="20"/>
                  <w:szCs w:val="20"/>
                </w:rPr>
                <w:t>2900</w:t>
              </w:r>
            </w:ins>
            <w:del w:id="383" w:author="khanguyen" w:date="2017-03-17T23:07:00Z">
              <w:r w:rsidRPr="00C47FE2" w:rsidDel="005D5052">
                <w:rPr>
                  <w:rFonts w:eastAsia="Times New Roman" w:cs="Arial"/>
                  <w:color w:val="4B4B63"/>
                  <w:sz w:val="20"/>
                  <w:szCs w:val="20"/>
                  <w:lang w:val="en-US"/>
                </w:rPr>
                <w:delText>1454</w:delText>
              </w:r>
            </w:del>
          </w:p>
        </w:tc>
        <w:tc>
          <w:tcPr>
            <w:tcW w:w="1319" w:type="dxa"/>
            <w:tcBorders>
              <w:top w:val="nil"/>
              <w:left w:val="nil"/>
              <w:bottom w:val="single" w:sz="4" w:space="0" w:color="ACB9CA"/>
              <w:right w:val="single" w:sz="4" w:space="0" w:color="ACB9CA"/>
            </w:tcBorders>
            <w:shd w:val="clear" w:color="000000" w:fill="FFFFFF"/>
            <w:vAlign w:val="center"/>
            <w:hideMark/>
            <w:tcPrChange w:id="384"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41F7D661" w14:textId="1598ED0A" w:rsidR="00546FC9" w:rsidRPr="00C47FE2" w:rsidRDefault="00546FC9" w:rsidP="00546FC9">
            <w:pPr>
              <w:spacing w:before="0" w:after="0" w:line="240" w:lineRule="auto"/>
              <w:jc w:val="right"/>
              <w:rPr>
                <w:rFonts w:eastAsia="Times New Roman" w:cs="Arial"/>
                <w:color w:val="4B4B63"/>
                <w:sz w:val="20"/>
                <w:szCs w:val="20"/>
                <w:lang w:val="en-US"/>
              </w:rPr>
            </w:pPr>
            <w:ins w:id="385" w:author="khanguyen" w:date="2017-03-17T23:08:00Z">
              <w:r>
                <w:rPr>
                  <w:rFonts w:cs="Arial"/>
                  <w:color w:val="4B4B63"/>
                  <w:sz w:val="20"/>
                  <w:szCs w:val="20"/>
                </w:rPr>
                <w:t>223.08</w:t>
              </w:r>
            </w:ins>
            <w:del w:id="386" w:author="khanguyen" w:date="2017-03-17T23:07:00Z">
              <w:r w:rsidRPr="00C47FE2" w:rsidDel="005D5052">
                <w:rPr>
                  <w:rFonts w:eastAsia="Times New Roman" w:cs="Arial"/>
                  <w:color w:val="4B4B63"/>
                  <w:sz w:val="20"/>
                  <w:szCs w:val="20"/>
                  <w:lang w:val="en-US"/>
                </w:rPr>
                <w:delText>148.79</w:delText>
              </w:r>
            </w:del>
          </w:p>
        </w:tc>
        <w:tc>
          <w:tcPr>
            <w:tcW w:w="1438" w:type="dxa"/>
            <w:tcBorders>
              <w:top w:val="nil"/>
              <w:left w:val="nil"/>
              <w:bottom w:val="single" w:sz="4" w:space="0" w:color="ACB9CA"/>
              <w:right w:val="single" w:sz="4" w:space="0" w:color="ACB9CA"/>
            </w:tcBorders>
            <w:shd w:val="clear" w:color="000000" w:fill="FFFFFF"/>
            <w:vAlign w:val="center"/>
            <w:hideMark/>
            <w:tcPrChange w:id="387"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BE8262C" w14:textId="3A94574F" w:rsidR="00546FC9" w:rsidRPr="00C47FE2" w:rsidRDefault="00546FC9" w:rsidP="00546FC9">
            <w:pPr>
              <w:spacing w:before="0" w:after="0" w:line="240" w:lineRule="auto"/>
              <w:jc w:val="right"/>
              <w:rPr>
                <w:rFonts w:eastAsia="Times New Roman" w:cs="Arial"/>
                <w:color w:val="4B4B63"/>
                <w:sz w:val="20"/>
                <w:szCs w:val="20"/>
                <w:lang w:val="en-US"/>
              </w:rPr>
            </w:pPr>
            <w:ins w:id="388" w:author="khanguyen" w:date="2017-03-17T23:08:00Z">
              <w:r>
                <w:rPr>
                  <w:rFonts w:cs="Arial"/>
                  <w:color w:val="4B4B63"/>
                  <w:sz w:val="20"/>
                  <w:szCs w:val="20"/>
                </w:rPr>
                <w:t>503.59</w:t>
              </w:r>
            </w:ins>
            <w:del w:id="389" w:author="khanguyen" w:date="2017-03-17T23:07:00Z">
              <w:r w:rsidRPr="00C47FE2" w:rsidDel="005D5052">
                <w:rPr>
                  <w:rFonts w:eastAsia="Times New Roman" w:cs="Arial"/>
                  <w:color w:val="4B4B63"/>
                  <w:sz w:val="20"/>
                  <w:szCs w:val="20"/>
                  <w:lang w:val="en-US"/>
                </w:rPr>
                <w:delText>393.6</w:delText>
              </w:r>
            </w:del>
          </w:p>
        </w:tc>
        <w:tc>
          <w:tcPr>
            <w:tcW w:w="1438" w:type="dxa"/>
            <w:tcBorders>
              <w:top w:val="nil"/>
              <w:left w:val="nil"/>
              <w:bottom w:val="single" w:sz="4" w:space="0" w:color="ACB9CA"/>
              <w:right w:val="single" w:sz="4" w:space="0" w:color="ACB9CA"/>
            </w:tcBorders>
            <w:shd w:val="clear" w:color="000000" w:fill="FFFFFF"/>
            <w:vAlign w:val="center"/>
            <w:hideMark/>
            <w:tcPrChange w:id="39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740D4524" w14:textId="08574589" w:rsidR="00546FC9" w:rsidRPr="00C47FE2" w:rsidRDefault="00546FC9" w:rsidP="00546FC9">
            <w:pPr>
              <w:spacing w:before="0" w:after="0" w:line="240" w:lineRule="auto"/>
              <w:jc w:val="right"/>
              <w:rPr>
                <w:rFonts w:eastAsia="Times New Roman" w:cs="Arial"/>
                <w:color w:val="4B4B63"/>
                <w:sz w:val="20"/>
                <w:szCs w:val="20"/>
                <w:lang w:val="en-US"/>
              </w:rPr>
            </w:pPr>
            <w:ins w:id="391" w:author="khanguyen" w:date="2017-03-17T23:08:00Z">
              <w:r>
                <w:rPr>
                  <w:rFonts w:cs="Arial"/>
                  <w:color w:val="4B4B63"/>
                  <w:sz w:val="20"/>
                  <w:szCs w:val="20"/>
                </w:rPr>
                <w:t>771.21</w:t>
              </w:r>
            </w:ins>
            <w:del w:id="392" w:author="khanguyen" w:date="2017-03-17T23:07:00Z">
              <w:r w:rsidRPr="00C47FE2" w:rsidDel="005D5052">
                <w:rPr>
                  <w:rFonts w:eastAsia="Times New Roman" w:cs="Arial"/>
                  <w:color w:val="4B4B63"/>
                  <w:sz w:val="20"/>
                  <w:szCs w:val="20"/>
                  <w:lang w:val="en-US"/>
                </w:rPr>
                <w:delText>613.28</w:delText>
              </w:r>
            </w:del>
          </w:p>
        </w:tc>
        <w:tc>
          <w:tcPr>
            <w:tcW w:w="1600" w:type="dxa"/>
            <w:tcBorders>
              <w:top w:val="nil"/>
              <w:left w:val="nil"/>
              <w:bottom w:val="single" w:sz="4" w:space="0" w:color="ACB9CA"/>
              <w:right w:val="single" w:sz="4" w:space="0" w:color="ACB9CA"/>
            </w:tcBorders>
            <w:shd w:val="clear" w:color="000000" w:fill="FFFFFF"/>
            <w:vAlign w:val="center"/>
            <w:hideMark/>
            <w:tcPrChange w:id="393"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3C226A25" w14:textId="57EE3AC0" w:rsidR="00546FC9" w:rsidRPr="00C47FE2" w:rsidRDefault="00546FC9" w:rsidP="00546FC9">
            <w:pPr>
              <w:spacing w:before="0" w:after="0" w:line="240" w:lineRule="auto"/>
              <w:jc w:val="right"/>
              <w:rPr>
                <w:rFonts w:eastAsia="Times New Roman" w:cs="Arial"/>
                <w:color w:val="4B4B63"/>
                <w:sz w:val="20"/>
                <w:szCs w:val="20"/>
                <w:lang w:val="en-US"/>
              </w:rPr>
            </w:pPr>
            <w:ins w:id="394" w:author="khanguyen" w:date="2017-03-17T23:08:00Z">
              <w:r>
                <w:rPr>
                  <w:rFonts w:cs="Arial"/>
                  <w:color w:val="4B4B63"/>
                  <w:sz w:val="20"/>
                  <w:szCs w:val="20"/>
                </w:rPr>
                <w:t>2156.77</w:t>
              </w:r>
            </w:ins>
            <w:del w:id="395" w:author="khanguyen" w:date="2017-03-17T23:07:00Z">
              <w:r w:rsidRPr="00C47FE2" w:rsidDel="005D5052">
                <w:rPr>
                  <w:rFonts w:eastAsia="Times New Roman" w:cs="Arial"/>
                  <w:color w:val="4B4B63"/>
                  <w:sz w:val="20"/>
                  <w:szCs w:val="20"/>
                  <w:lang w:val="en-US"/>
                </w:rPr>
                <w:delText>1921.92</w:delText>
              </w:r>
            </w:del>
          </w:p>
        </w:tc>
        <w:tc>
          <w:tcPr>
            <w:tcW w:w="1193" w:type="dxa"/>
            <w:tcBorders>
              <w:top w:val="nil"/>
              <w:left w:val="nil"/>
              <w:bottom w:val="single" w:sz="4" w:space="0" w:color="ACB9CA"/>
              <w:right w:val="single" w:sz="4" w:space="0" w:color="ACB9CA"/>
            </w:tcBorders>
            <w:shd w:val="clear" w:color="000000" w:fill="FFFFFF"/>
            <w:vAlign w:val="center"/>
            <w:hideMark/>
            <w:tcPrChange w:id="396"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0F4ECEDB" w14:textId="5A0FA4A0" w:rsidR="00546FC9" w:rsidRPr="00C47FE2" w:rsidRDefault="00546FC9" w:rsidP="00546FC9">
            <w:pPr>
              <w:spacing w:before="0" w:after="0" w:line="240" w:lineRule="auto"/>
              <w:jc w:val="right"/>
              <w:rPr>
                <w:rFonts w:eastAsia="Times New Roman" w:cs="Arial"/>
                <w:color w:val="4B4B63"/>
                <w:sz w:val="20"/>
                <w:szCs w:val="20"/>
                <w:lang w:val="en-US"/>
              </w:rPr>
            </w:pPr>
            <w:ins w:id="397" w:author="khanguyen" w:date="2017-03-17T23:08:00Z">
              <w:r>
                <w:rPr>
                  <w:rFonts w:cs="Arial"/>
                  <w:color w:val="4B4B63"/>
                  <w:sz w:val="20"/>
                  <w:szCs w:val="20"/>
                </w:rPr>
                <w:t>3</w:t>
              </w:r>
            </w:ins>
            <w:del w:id="398" w:author="khanguyen" w:date="2017-03-17T23:07:00Z">
              <w:r w:rsidRPr="00C47FE2" w:rsidDel="005D5052">
                <w:rPr>
                  <w:rFonts w:eastAsia="Times New Roman" w:cs="Arial"/>
                  <w:color w:val="4B4B63"/>
                  <w:sz w:val="20"/>
                  <w:szCs w:val="20"/>
                  <w:lang w:val="en-US"/>
                </w:rPr>
                <w:delText>1</w:delText>
              </w:r>
            </w:del>
          </w:p>
        </w:tc>
        <w:tc>
          <w:tcPr>
            <w:tcW w:w="1356" w:type="dxa"/>
            <w:tcBorders>
              <w:top w:val="nil"/>
              <w:left w:val="nil"/>
              <w:bottom w:val="single" w:sz="4" w:space="0" w:color="ACB9CA"/>
              <w:right w:val="single" w:sz="4" w:space="0" w:color="ACB9CA"/>
            </w:tcBorders>
            <w:shd w:val="clear" w:color="000000" w:fill="FFFFFF"/>
            <w:vAlign w:val="center"/>
            <w:hideMark/>
            <w:tcPrChange w:id="399"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5D6270FD" w14:textId="10F4D5BA" w:rsidR="00546FC9" w:rsidRPr="00C47FE2" w:rsidRDefault="00546FC9" w:rsidP="00546FC9">
            <w:pPr>
              <w:spacing w:before="0" w:after="0" w:line="240" w:lineRule="auto"/>
              <w:jc w:val="right"/>
              <w:rPr>
                <w:rFonts w:eastAsia="Times New Roman" w:cs="Arial"/>
                <w:color w:val="4B4B63"/>
                <w:sz w:val="20"/>
                <w:szCs w:val="20"/>
                <w:lang w:val="en-US"/>
              </w:rPr>
            </w:pPr>
            <w:ins w:id="400" w:author="khanguyen" w:date="2017-03-17T23:08:00Z">
              <w:r>
                <w:rPr>
                  <w:rFonts w:cs="Arial"/>
                  <w:color w:val="4B4B63"/>
                  <w:sz w:val="20"/>
                  <w:szCs w:val="20"/>
                </w:rPr>
                <w:t>6669</w:t>
              </w:r>
            </w:ins>
            <w:del w:id="401" w:author="khanguyen" w:date="2017-03-17T23:07:00Z">
              <w:r w:rsidRPr="00C47FE2" w:rsidDel="005D5052">
                <w:rPr>
                  <w:rFonts w:eastAsia="Times New Roman" w:cs="Arial"/>
                  <w:color w:val="4B4B63"/>
                  <w:sz w:val="20"/>
                  <w:szCs w:val="20"/>
                  <w:lang w:val="en-US"/>
                </w:rPr>
                <w:delText>6781</w:delText>
              </w:r>
            </w:del>
          </w:p>
        </w:tc>
        <w:tc>
          <w:tcPr>
            <w:tcW w:w="1128" w:type="dxa"/>
            <w:tcBorders>
              <w:top w:val="nil"/>
              <w:left w:val="nil"/>
              <w:bottom w:val="single" w:sz="4" w:space="0" w:color="ACB9CA"/>
              <w:right w:val="single" w:sz="4" w:space="0" w:color="ACB9CA"/>
            </w:tcBorders>
            <w:shd w:val="clear" w:color="000000" w:fill="FFFFFF"/>
            <w:vAlign w:val="center"/>
            <w:hideMark/>
            <w:tcPrChange w:id="402"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2495740D" w14:textId="7E339E55" w:rsidR="00546FC9" w:rsidRPr="00C47FE2" w:rsidRDefault="00546FC9" w:rsidP="00546FC9">
            <w:pPr>
              <w:spacing w:before="0" w:after="0" w:line="240" w:lineRule="auto"/>
              <w:jc w:val="right"/>
              <w:rPr>
                <w:rFonts w:eastAsia="Times New Roman" w:cs="Arial"/>
                <w:color w:val="4B4B63"/>
                <w:sz w:val="20"/>
                <w:szCs w:val="20"/>
                <w:lang w:val="en-US"/>
              </w:rPr>
            </w:pPr>
            <w:ins w:id="403" w:author="khanguyen" w:date="2017-03-17T23:08:00Z">
              <w:r>
                <w:rPr>
                  <w:rFonts w:cs="Arial"/>
                  <w:color w:val="4B4B63"/>
                  <w:sz w:val="20"/>
                  <w:szCs w:val="20"/>
                </w:rPr>
                <w:t>0%</w:t>
              </w:r>
            </w:ins>
            <w:del w:id="404" w:author="khanguyen" w:date="2017-03-17T23:07:00Z">
              <w:r w:rsidRPr="00C47FE2" w:rsidDel="005D5052">
                <w:rPr>
                  <w:rFonts w:eastAsia="Times New Roman" w:cs="Arial"/>
                  <w:color w:val="4B4B63"/>
                  <w:sz w:val="20"/>
                  <w:szCs w:val="20"/>
                  <w:lang w:val="en-US"/>
                </w:rPr>
                <w:delText>0%</w:delText>
              </w:r>
            </w:del>
          </w:p>
        </w:tc>
      </w:tr>
      <w:tr w:rsidR="00546FC9" w:rsidRPr="00C47FE2" w14:paraId="7866135E" w14:textId="77777777" w:rsidTr="00C23052">
        <w:trPr>
          <w:trHeight w:val="300"/>
          <w:trPrChange w:id="405"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406"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AFAD630" w14:textId="7843C0C5"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407" w:author="khanguyen" w:date="2017-03-17T23:08:00Z">
              <w:r>
                <w:rPr>
                  <w:rFonts w:cs="Arial"/>
                  <w:color w:val="4B4B63"/>
                  <w:sz w:val="20"/>
                  <w:szCs w:val="20"/>
                </w:rPr>
                <w:t>Click_Add_Expense</w:t>
              </w:r>
            </w:ins>
            <w:proofErr w:type="spellEnd"/>
          </w:p>
        </w:tc>
        <w:tc>
          <w:tcPr>
            <w:tcW w:w="1170" w:type="dxa"/>
            <w:tcBorders>
              <w:top w:val="nil"/>
              <w:left w:val="nil"/>
              <w:bottom w:val="single" w:sz="4" w:space="0" w:color="ACB9CA"/>
              <w:right w:val="single" w:sz="4" w:space="0" w:color="ACB9CA"/>
            </w:tcBorders>
            <w:shd w:val="clear" w:color="000000" w:fill="FFFFFF"/>
            <w:vAlign w:val="center"/>
            <w:hideMark/>
            <w:tcPrChange w:id="408"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3F7BF29" w14:textId="06904030" w:rsidR="00546FC9" w:rsidRPr="00C47FE2" w:rsidRDefault="00546FC9" w:rsidP="00546FC9">
            <w:pPr>
              <w:spacing w:before="0" w:after="0" w:line="240" w:lineRule="auto"/>
              <w:jc w:val="right"/>
              <w:rPr>
                <w:rFonts w:eastAsia="Times New Roman" w:cs="Arial"/>
                <w:color w:val="4B4B63"/>
                <w:sz w:val="20"/>
                <w:szCs w:val="20"/>
                <w:lang w:val="en-US"/>
              </w:rPr>
            </w:pPr>
            <w:ins w:id="409" w:author="khanguyen" w:date="2017-03-17T23:08:00Z">
              <w:r>
                <w:rPr>
                  <w:rFonts w:cs="Arial"/>
                  <w:color w:val="4B4B63"/>
                  <w:sz w:val="20"/>
                  <w:szCs w:val="20"/>
                </w:rPr>
                <w:t>1454</w:t>
              </w:r>
            </w:ins>
            <w:del w:id="410" w:author="khanguyen" w:date="2017-03-17T23:07:00Z">
              <w:r w:rsidRPr="00C47FE2" w:rsidDel="005D5052">
                <w:rPr>
                  <w:rFonts w:eastAsia="Times New Roman" w:cs="Arial"/>
                  <w:color w:val="4B4B63"/>
                  <w:sz w:val="20"/>
                  <w:szCs w:val="20"/>
                  <w:lang w:val="en-US"/>
                </w:rPr>
                <w:delText>1457</w:delText>
              </w:r>
            </w:del>
          </w:p>
        </w:tc>
        <w:tc>
          <w:tcPr>
            <w:tcW w:w="1319" w:type="dxa"/>
            <w:tcBorders>
              <w:top w:val="nil"/>
              <w:left w:val="nil"/>
              <w:bottom w:val="single" w:sz="4" w:space="0" w:color="ACB9CA"/>
              <w:right w:val="single" w:sz="4" w:space="0" w:color="ACB9CA"/>
            </w:tcBorders>
            <w:shd w:val="clear" w:color="000000" w:fill="FFFFFF"/>
            <w:vAlign w:val="center"/>
            <w:hideMark/>
            <w:tcPrChange w:id="411"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26D6BED" w14:textId="49DE2C89" w:rsidR="00546FC9" w:rsidRPr="00C47FE2" w:rsidRDefault="00546FC9" w:rsidP="00546FC9">
            <w:pPr>
              <w:spacing w:before="0" w:after="0" w:line="240" w:lineRule="auto"/>
              <w:jc w:val="right"/>
              <w:rPr>
                <w:rFonts w:eastAsia="Times New Roman" w:cs="Arial"/>
                <w:color w:val="4B4B63"/>
                <w:sz w:val="20"/>
                <w:szCs w:val="20"/>
                <w:lang w:val="en-US"/>
              </w:rPr>
            </w:pPr>
            <w:ins w:id="412" w:author="khanguyen" w:date="2017-03-17T23:08:00Z">
              <w:r>
                <w:rPr>
                  <w:rFonts w:cs="Arial"/>
                  <w:color w:val="4B4B63"/>
                  <w:sz w:val="20"/>
                  <w:szCs w:val="20"/>
                </w:rPr>
                <w:t>148.79</w:t>
              </w:r>
            </w:ins>
            <w:del w:id="413" w:author="khanguyen" w:date="2017-03-17T23:07:00Z">
              <w:r w:rsidRPr="00C47FE2" w:rsidDel="005D5052">
                <w:rPr>
                  <w:rFonts w:eastAsia="Times New Roman" w:cs="Arial"/>
                  <w:color w:val="4B4B63"/>
                  <w:sz w:val="20"/>
                  <w:szCs w:val="20"/>
                  <w:lang w:val="en-US"/>
                </w:rPr>
                <w:delText>175.29</w:delText>
              </w:r>
            </w:del>
          </w:p>
        </w:tc>
        <w:tc>
          <w:tcPr>
            <w:tcW w:w="1438" w:type="dxa"/>
            <w:tcBorders>
              <w:top w:val="nil"/>
              <w:left w:val="nil"/>
              <w:bottom w:val="single" w:sz="4" w:space="0" w:color="ACB9CA"/>
              <w:right w:val="single" w:sz="4" w:space="0" w:color="ACB9CA"/>
            </w:tcBorders>
            <w:shd w:val="clear" w:color="000000" w:fill="FFFFFF"/>
            <w:vAlign w:val="center"/>
            <w:hideMark/>
            <w:tcPrChange w:id="414"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AD22962" w14:textId="4568D1E7" w:rsidR="00546FC9" w:rsidRPr="00C47FE2" w:rsidRDefault="00546FC9" w:rsidP="00546FC9">
            <w:pPr>
              <w:spacing w:before="0" w:after="0" w:line="240" w:lineRule="auto"/>
              <w:jc w:val="right"/>
              <w:rPr>
                <w:rFonts w:eastAsia="Times New Roman" w:cs="Arial"/>
                <w:color w:val="4B4B63"/>
                <w:sz w:val="20"/>
                <w:szCs w:val="20"/>
                <w:lang w:val="en-US"/>
              </w:rPr>
            </w:pPr>
            <w:ins w:id="415" w:author="khanguyen" w:date="2017-03-17T23:08:00Z">
              <w:r>
                <w:rPr>
                  <w:rFonts w:cs="Arial"/>
                  <w:color w:val="4B4B63"/>
                  <w:sz w:val="20"/>
                  <w:szCs w:val="20"/>
                </w:rPr>
                <w:t>393.6</w:t>
              </w:r>
            </w:ins>
            <w:del w:id="416" w:author="khanguyen" w:date="2017-03-17T23:07:00Z">
              <w:r w:rsidRPr="00C47FE2" w:rsidDel="005D5052">
                <w:rPr>
                  <w:rFonts w:eastAsia="Times New Roman" w:cs="Arial"/>
                  <w:color w:val="4B4B63"/>
                  <w:sz w:val="20"/>
                  <w:szCs w:val="20"/>
                  <w:lang w:val="en-US"/>
                </w:rPr>
                <w:delText>435</w:delText>
              </w:r>
            </w:del>
          </w:p>
        </w:tc>
        <w:tc>
          <w:tcPr>
            <w:tcW w:w="1438" w:type="dxa"/>
            <w:tcBorders>
              <w:top w:val="nil"/>
              <w:left w:val="nil"/>
              <w:bottom w:val="single" w:sz="4" w:space="0" w:color="ACB9CA"/>
              <w:right w:val="single" w:sz="4" w:space="0" w:color="ACB9CA"/>
            </w:tcBorders>
            <w:shd w:val="clear" w:color="000000" w:fill="FFFFFF"/>
            <w:vAlign w:val="center"/>
            <w:hideMark/>
            <w:tcPrChange w:id="417"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3B8A569D" w14:textId="5885AE52" w:rsidR="00546FC9" w:rsidRPr="00C47FE2" w:rsidRDefault="00546FC9" w:rsidP="00546FC9">
            <w:pPr>
              <w:spacing w:before="0" w:after="0" w:line="240" w:lineRule="auto"/>
              <w:jc w:val="right"/>
              <w:rPr>
                <w:rFonts w:eastAsia="Times New Roman" w:cs="Arial"/>
                <w:color w:val="4B4B63"/>
                <w:sz w:val="20"/>
                <w:szCs w:val="20"/>
                <w:lang w:val="en-US"/>
              </w:rPr>
            </w:pPr>
            <w:ins w:id="418" w:author="khanguyen" w:date="2017-03-17T23:08:00Z">
              <w:r>
                <w:rPr>
                  <w:rFonts w:cs="Arial"/>
                  <w:color w:val="4B4B63"/>
                  <w:sz w:val="20"/>
                  <w:szCs w:val="20"/>
                </w:rPr>
                <w:t>613.28</w:t>
              </w:r>
            </w:ins>
            <w:del w:id="419" w:author="khanguyen" w:date="2017-03-17T23:07:00Z">
              <w:r w:rsidRPr="00C47FE2" w:rsidDel="005D5052">
                <w:rPr>
                  <w:rFonts w:eastAsia="Times New Roman" w:cs="Arial"/>
                  <w:color w:val="4B4B63"/>
                  <w:sz w:val="20"/>
                  <w:szCs w:val="20"/>
                  <w:lang w:val="en-US"/>
                </w:rPr>
                <w:delText>630</w:delText>
              </w:r>
            </w:del>
          </w:p>
        </w:tc>
        <w:tc>
          <w:tcPr>
            <w:tcW w:w="1600" w:type="dxa"/>
            <w:tcBorders>
              <w:top w:val="nil"/>
              <w:left w:val="nil"/>
              <w:bottom w:val="single" w:sz="4" w:space="0" w:color="ACB9CA"/>
              <w:right w:val="single" w:sz="4" w:space="0" w:color="ACB9CA"/>
            </w:tcBorders>
            <w:shd w:val="clear" w:color="000000" w:fill="FFFFFF"/>
            <w:vAlign w:val="center"/>
            <w:hideMark/>
            <w:tcPrChange w:id="420"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45299FD9" w14:textId="31E192CD" w:rsidR="00546FC9" w:rsidRPr="00C47FE2" w:rsidRDefault="00546FC9" w:rsidP="00546FC9">
            <w:pPr>
              <w:spacing w:before="0" w:after="0" w:line="240" w:lineRule="auto"/>
              <w:jc w:val="right"/>
              <w:rPr>
                <w:rFonts w:eastAsia="Times New Roman" w:cs="Arial"/>
                <w:color w:val="4B4B63"/>
                <w:sz w:val="20"/>
                <w:szCs w:val="20"/>
                <w:lang w:val="en-US"/>
              </w:rPr>
            </w:pPr>
            <w:ins w:id="421" w:author="khanguyen" w:date="2017-03-17T23:08:00Z">
              <w:r>
                <w:rPr>
                  <w:rFonts w:cs="Arial"/>
                  <w:color w:val="4B4B63"/>
                  <w:sz w:val="20"/>
                  <w:szCs w:val="20"/>
                </w:rPr>
                <w:t>1921.92</w:t>
              </w:r>
            </w:ins>
            <w:del w:id="422" w:author="khanguyen" w:date="2017-03-17T23:07:00Z">
              <w:r w:rsidRPr="00C47FE2" w:rsidDel="005D5052">
                <w:rPr>
                  <w:rFonts w:eastAsia="Times New Roman" w:cs="Arial"/>
                  <w:color w:val="4B4B63"/>
                  <w:sz w:val="20"/>
                  <w:szCs w:val="20"/>
                  <w:lang w:val="en-US"/>
                </w:rPr>
                <w:delText>1073</w:delText>
              </w:r>
            </w:del>
          </w:p>
        </w:tc>
        <w:tc>
          <w:tcPr>
            <w:tcW w:w="1193" w:type="dxa"/>
            <w:tcBorders>
              <w:top w:val="nil"/>
              <w:left w:val="nil"/>
              <w:bottom w:val="single" w:sz="4" w:space="0" w:color="ACB9CA"/>
              <w:right w:val="single" w:sz="4" w:space="0" w:color="ACB9CA"/>
            </w:tcBorders>
            <w:shd w:val="clear" w:color="000000" w:fill="FFFFFF"/>
            <w:vAlign w:val="center"/>
            <w:hideMark/>
            <w:tcPrChange w:id="423"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68E6275D" w14:textId="10849180" w:rsidR="00546FC9" w:rsidRPr="00C47FE2" w:rsidRDefault="00546FC9" w:rsidP="00546FC9">
            <w:pPr>
              <w:spacing w:before="0" w:after="0" w:line="240" w:lineRule="auto"/>
              <w:jc w:val="right"/>
              <w:rPr>
                <w:rFonts w:eastAsia="Times New Roman" w:cs="Arial"/>
                <w:color w:val="4B4B63"/>
                <w:sz w:val="20"/>
                <w:szCs w:val="20"/>
                <w:lang w:val="en-US"/>
              </w:rPr>
            </w:pPr>
            <w:ins w:id="424" w:author="khanguyen" w:date="2017-03-17T23:08:00Z">
              <w:r>
                <w:rPr>
                  <w:rFonts w:cs="Arial"/>
                  <w:color w:val="4B4B63"/>
                  <w:sz w:val="20"/>
                  <w:szCs w:val="20"/>
                </w:rPr>
                <w:t>1</w:t>
              </w:r>
            </w:ins>
            <w:del w:id="425"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426"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60810B53" w14:textId="36B4A57A" w:rsidR="00546FC9" w:rsidRPr="00C47FE2" w:rsidRDefault="00546FC9" w:rsidP="00546FC9">
            <w:pPr>
              <w:spacing w:before="0" w:after="0" w:line="240" w:lineRule="auto"/>
              <w:jc w:val="right"/>
              <w:rPr>
                <w:rFonts w:eastAsia="Times New Roman" w:cs="Arial"/>
                <w:color w:val="4B4B63"/>
                <w:sz w:val="20"/>
                <w:szCs w:val="20"/>
                <w:lang w:val="en-US"/>
              </w:rPr>
            </w:pPr>
            <w:ins w:id="427" w:author="khanguyen" w:date="2017-03-17T23:08:00Z">
              <w:r>
                <w:rPr>
                  <w:rFonts w:cs="Arial"/>
                  <w:color w:val="4B4B63"/>
                  <w:sz w:val="20"/>
                  <w:szCs w:val="20"/>
                </w:rPr>
                <w:t>6781</w:t>
              </w:r>
            </w:ins>
            <w:del w:id="428" w:author="khanguyen" w:date="2017-03-17T23:07:00Z">
              <w:r w:rsidRPr="00C47FE2" w:rsidDel="005D5052">
                <w:rPr>
                  <w:rFonts w:eastAsia="Times New Roman" w:cs="Arial"/>
                  <w:color w:val="4B4B63"/>
                  <w:sz w:val="20"/>
                  <w:szCs w:val="20"/>
                  <w:lang w:val="en-US"/>
                </w:rPr>
                <w:delText>2211</w:delText>
              </w:r>
            </w:del>
          </w:p>
        </w:tc>
        <w:tc>
          <w:tcPr>
            <w:tcW w:w="1128" w:type="dxa"/>
            <w:tcBorders>
              <w:top w:val="nil"/>
              <w:left w:val="nil"/>
              <w:bottom w:val="single" w:sz="4" w:space="0" w:color="ACB9CA"/>
              <w:right w:val="single" w:sz="4" w:space="0" w:color="ACB9CA"/>
            </w:tcBorders>
            <w:shd w:val="clear" w:color="000000" w:fill="FFFFFF"/>
            <w:vAlign w:val="center"/>
            <w:hideMark/>
            <w:tcPrChange w:id="429"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519C689C" w14:textId="7FDE6B88" w:rsidR="00546FC9" w:rsidRPr="00C47FE2" w:rsidRDefault="00546FC9" w:rsidP="00546FC9">
            <w:pPr>
              <w:spacing w:before="0" w:after="0" w:line="240" w:lineRule="auto"/>
              <w:jc w:val="right"/>
              <w:rPr>
                <w:rFonts w:eastAsia="Times New Roman" w:cs="Arial"/>
                <w:color w:val="4B4B63"/>
                <w:sz w:val="20"/>
                <w:szCs w:val="20"/>
                <w:lang w:val="en-US"/>
              </w:rPr>
            </w:pPr>
            <w:ins w:id="430" w:author="khanguyen" w:date="2017-03-17T23:08:00Z">
              <w:r>
                <w:rPr>
                  <w:rFonts w:cs="Arial"/>
                  <w:color w:val="4B4B63"/>
                  <w:sz w:val="20"/>
                  <w:szCs w:val="20"/>
                </w:rPr>
                <w:t>0%</w:t>
              </w:r>
            </w:ins>
            <w:del w:id="431" w:author="khanguyen" w:date="2017-03-17T23:07:00Z">
              <w:r w:rsidRPr="00C47FE2" w:rsidDel="005D5052">
                <w:rPr>
                  <w:rFonts w:eastAsia="Times New Roman" w:cs="Arial"/>
                  <w:color w:val="4B4B63"/>
                  <w:sz w:val="20"/>
                  <w:szCs w:val="20"/>
                  <w:lang w:val="en-US"/>
                </w:rPr>
                <w:delText>0%</w:delText>
              </w:r>
            </w:del>
          </w:p>
        </w:tc>
      </w:tr>
      <w:tr w:rsidR="00546FC9" w:rsidRPr="00C47FE2" w14:paraId="1DFEFE7C" w14:textId="77777777" w:rsidTr="00C23052">
        <w:trPr>
          <w:trHeight w:val="300"/>
          <w:trPrChange w:id="43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43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F01F029" w14:textId="79F657A0"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434" w:author="khanguyen" w:date="2017-03-17T23:08:00Z">
              <w:r>
                <w:rPr>
                  <w:rFonts w:cs="Arial"/>
                  <w:color w:val="4B4B63"/>
                  <w:sz w:val="20"/>
                  <w:szCs w:val="20"/>
                </w:rPr>
                <w:t>Click_Add_Invoice</w:t>
              </w:r>
            </w:ins>
            <w:proofErr w:type="spellEnd"/>
          </w:p>
        </w:tc>
        <w:tc>
          <w:tcPr>
            <w:tcW w:w="1170" w:type="dxa"/>
            <w:tcBorders>
              <w:top w:val="nil"/>
              <w:left w:val="nil"/>
              <w:bottom w:val="single" w:sz="4" w:space="0" w:color="ACB9CA"/>
              <w:right w:val="single" w:sz="4" w:space="0" w:color="ACB9CA"/>
            </w:tcBorders>
            <w:shd w:val="clear" w:color="000000" w:fill="FFFFFF"/>
            <w:vAlign w:val="center"/>
            <w:hideMark/>
            <w:tcPrChange w:id="435"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08674E35" w14:textId="30F8FDF5" w:rsidR="00546FC9" w:rsidRPr="00C47FE2" w:rsidRDefault="00546FC9" w:rsidP="00546FC9">
            <w:pPr>
              <w:spacing w:before="0" w:after="0" w:line="240" w:lineRule="auto"/>
              <w:jc w:val="right"/>
              <w:rPr>
                <w:rFonts w:eastAsia="Times New Roman" w:cs="Arial"/>
                <w:color w:val="4B4B63"/>
                <w:sz w:val="20"/>
                <w:szCs w:val="20"/>
                <w:lang w:val="en-US"/>
              </w:rPr>
            </w:pPr>
            <w:ins w:id="436" w:author="khanguyen" w:date="2017-03-17T23:08:00Z">
              <w:r>
                <w:rPr>
                  <w:rFonts w:cs="Arial"/>
                  <w:color w:val="4B4B63"/>
                  <w:sz w:val="20"/>
                  <w:szCs w:val="20"/>
                </w:rPr>
                <w:t>1457</w:t>
              </w:r>
            </w:ins>
            <w:del w:id="437" w:author="khanguyen" w:date="2017-03-17T23:07:00Z">
              <w:r w:rsidRPr="00C47FE2" w:rsidDel="005D5052">
                <w:rPr>
                  <w:rFonts w:eastAsia="Times New Roman" w:cs="Arial"/>
                  <w:color w:val="4B4B63"/>
                  <w:sz w:val="20"/>
                  <w:szCs w:val="20"/>
                  <w:lang w:val="en-US"/>
                </w:rPr>
                <w:delText>5176</w:delText>
              </w:r>
            </w:del>
          </w:p>
        </w:tc>
        <w:tc>
          <w:tcPr>
            <w:tcW w:w="1319" w:type="dxa"/>
            <w:tcBorders>
              <w:top w:val="nil"/>
              <w:left w:val="nil"/>
              <w:bottom w:val="single" w:sz="4" w:space="0" w:color="ACB9CA"/>
              <w:right w:val="single" w:sz="4" w:space="0" w:color="ACB9CA"/>
            </w:tcBorders>
            <w:shd w:val="clear" w:color="000000" w:fill="FFFFFF"/>
            <w:vAlign w:val="center"/>
            <w:hideMark/>
            <w:tcPrChange w:id="438"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7E2FFDB9" w14:textId="60604A71" w:rsidR="00546FC9" w:rsidRPr="00C47FE2" w:rsidRDefault="00546FC9" w:rsidP="00546FC9">
            <w:pPr>
              <w:spacing w:before="0" w:after="0" w:line="240" w:lineRule="auto"/>
              <w:jc w:val="right"/>
              <w:rPr>
                <w:rFonts w:eastAsia="Times New Roman" w:cs="Arial"/>
                <w:color w:val="4B4B63"/>
                <w:sz w:val="20"/>
                <w:szCs w:val="20"/>
                <w:lang w:val="en-US"/>
              </w:rPr>
            </w:pPr>
            <w:ins w:id="439" w:author="khanguyen" w:date="2017-03-17T23:08:00Z">
              <w:r>
                <w:rPr>
                  <w:rFonts w:cs="Arial"/>
                  <w:color w:val="4B4B63"/>
                  <w:sz w:val="20"/>
                  <w:szCs w:val="20"/>
                </w:rPr>
                <w:t>175.29</w:t>
              </w:r>
            </w:ins>
            <w:del w:id="440" w:author="khanguyen" w:date="2017-03-17T23:07:00Z">
              <w:r w:rsidRPr="00C47FE2" w:rsidDel="005D5052">
                <w:rPr>
                  <w:rFonts w:eastAsia="Times New Roman" w:cs="Arial"/>
                  <w:color w:val="4B4B63"/>
                  <w:sz w:val="20"/>
                  <w:szCs w:val="20"/>
                  <w:lang w:val="en-US"/>
                </w:rPr>
                <w:delText>250.86</w:delText>
              </w:r>
            </w:del>
          </w:p>
        </w:tc>
        <w:tc>
          <w:tcPr>
            <w:tcW w:w="1438" w:type="dxa"/>
            <w:tcBorders>
              <w:top w:val="nil"/>
              <w:left w:val="nil"/>
              <w:bottom w:val="single" w:sz="4" w:space="0" w:color="ACB9CA"/>
              <w:right w:val="single" w:sz="4" w:space="0" w:color="ACB9CA"/>
            </w:tcBorders>
            <w:shd w:val="clear" w:color="000000" w:fill="FFFFFF"/>
            <w:vAlign w:val="center"/>
            <w:hideMark/>
            <w:tcPrChange w:id="44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225A46F" w14:textId="5B2E8481" w:rsidR="00546FC9" w:rsidRPr="00C47FE2" w:rsidRDefault="00546FC9" w:rsidP="00546FC9">
            <w:pPr>
              <w:spacing w:before="0" w:after="0" w:line="240" w:lineRule="auto"/>
              <w:jc w:val="right"/>
              <w:rPr>
                <w:rFonts w:eastAsia="Times New Roman" w:cs="Arial"/>
                <w:color w:val="4B4B63"/>
                <w:sz w:val="20"/>
                <w:szCs w:val="20"/>
                <w:lang w:val="en-US"/>
              </w:rPr>
            </w:pPr>
            <w:ins w:id="442" w:author="khanguyen" w:date="2017-03-17T23:08:00Z">
              <w:r>
                <w:rPr>
                  <w:rFonts w:cs="Arial"/>
                  <w:color w:val="4B4B63"/>
                  <w:sz w:val="20"/>
                  <w:szCs w:val="20"/>
                </w:rPr>
                <w:t>435</w:t>
              </w:r>
            </w:ins>
            <w:del w:id="443" w:author="khanguyen" w:date="2017-03-17T23:07:00Z">
              <w:r w:rsidRPr="00C47FE2" w:rsidDel="005D5052">
                <w:rPr>
                  <w:rFonts w:eastAsia="Times New Roman" w:cs="Arial"/>
                  <w:color w:val="4B4B63"/>
                  <w:sz w:val="20"/>
                  <w:szCs w:val="20"/>
                  <w:lang w:val="en-US"/>
                </w:rPr>
                <w:delText>532.44</w:delText>
              </w:r>
            </w:del>
          </w:p>
        </w:tc>
        <w:tc>
          <w:tcPr>
            <w:tcW w:w="1438" w:type="dxa"/>
            <w:tcBorders>
              <w:top w:val="nil"/>
              <w:left w:val="nil"/>
              <w:bottom w:val="single" w:sz="4" w:space="0" w:color="ACB9CA"/>
              <w:right w:val="single" w:sz="4" w:space="0" w:color="ACB9CA"/>
            </w:tcBorders>
            <w:shd w:val="clear" w:color="000000" w:fill="FFFFFF"/>
            <w:vAlign w:val="center"/>
            <w:hideMark/>
            <w:tcPrChange w:id="444"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9220479" w14:textId="29EDAAD0" w:rsidR="00546FC9" w:rsidRPr="00C47FE2" w:rsidRDefault="00546FC9" w:rsidP="00546FC9">
            <w:pPr>
              <w:spacing w:before="0" w:after="0" w:line="240" w:lineRule="auto"/>
              <w:jc w:val="right"/>
              <w:rPr>
                <w:rFonts w:eastAsia="Times New Roman" w:cs="Arial"/>
                <w:color w:val="4B4B63"/>
                <w:sz w:val="20"/>
                <w:szCs w:val="20"/>
                <w:lang w:val="en-US"/>
              </w:rPr>
            </w:pPr>
            <w:ins w:id="445" w:author="khanguyen" w:date="2017-03-17T23:08:00Z">
              <w:r>
                <w:rPr>
                  <w:rFonts w:cs="Arial"/>
                  <w:color w:val="4B4B63"/>
                  <w:sz w:val="20"/>
                  <w:szCs w:val="20"/>
                </w:rPr>
                <w:t>630</w:t>
              </w:r>
            </w:ins>
            <w:del w:id="446" w:author="khanguyen" w:date="2017-03-17T23:07:00Z">
              <w:r w:rsidRPr="00C47FE2" w:rsidDel="005D5052">
                <w:rPr>
                  <w:rFonts w:eastAsia="Times New Roman" w:cs="Arial"/>
                  <w:color w:val="4B4B63"/>
                  <w:sz w:val="20"/>
                  <w:szCs w:val="20"/>
                  <w:lang w:val="en-US"/>
                </w:rPr>
                <w:delText>962.57</w:delText>
              </w:r>
            </w:del>
          </w:p>
        </w:tc>
        <w:tc>
          <w:tcPr>
            <w:tcW w:w="1600" w:type="dxa"/>
            <w:tcBorders>
              <w:top w:val="nil"/>
              <w:left w:val="nil"/>
              <w:bottom w:val="single" w:sz="4" w:space="0" w:color="ACB9CA"/>
              <w:right w:val="single" w:sz="4" w:space="0" w:color="ACB9CA"/>
            </w:tcBorders>
            <w:shd w:val="clear" w:color="000000" w:fill="FFFFFF"/>
            <w:vAlign w:val="center"/>
            <w:hideMark/>
            <w:tcPrChange w:id="447"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3912811B" w14:textId="36402247" w:rsidR="00546FC9" w:rsidRPr="00C47FE2" w:rsidRDefault="00546FC9" w:rsidP="00546FC9">
            <w:pPr>
              <w:spacing w:before="0" w:after="0" w:line="240" w:lineRule="auto"/>
              <w:jc w:val="right"/>
              <w:rPr>
                <w:rFonts w:eastAsia="Times New Roman" w:cs="Arial"/>
                <w:color w:val="4B4B63"/>
                <w:sz w:val="20"/>
                <w:szCs w:val="20"/>
                <w:lang w:val="en-US"/>
              </w:rPr>
            </w:pPr>
            <w:ins w:id="448" w:author="khanguyen" w:date="2017-03-17T23:08:00Z">
              <w:r>
                <w:rPr>
                  <w:rFonts w:cs="Arial"/>
                  <w:color w:val="4B4B63"/>
                  <w:sz w:val="20"/>
                  <w:szCs w:val="20"/>
                </w:rPr>
                <w:t>1073</w:t>
              </w:r>
            </w:ins>
            <w:del w:id="449" w:author="khanguyen" w:date="2017-03-17T23:07:00Z">
              <w:r w:rsidRPr="00C47FE2" w:rsidDel="005D5052">
                <w:rPr>
                  <w:rFonts w:eastAsia="Times New Roman" w:cs="Arial"/>
                  <w:color w:val="4B4B63"/>
                  <w:sz w:val="20"/>
                  <w:szCs w:val="20"/>
                  <w:lang w:val="en-US"/>
                </w:rPr>
                <w:delText>2708.98</w:delText>
              </w:r>
            </w:del>
          </w:p>
        </w:tc>
        <w:tc>
          <w:tcPr>
            <w:tcW w:w="1193" w:type="dxa"/>
            <w:tcBorders>
              <w:top w:val="nil"/>
              <w:left w:val="nil"/>
              <w:bottom w:val="single" w:sz="4" w:space="0" w:color="ACB9CA"/>
              <w:right w:val="single" w:sz="4" w:space="0" w:color="ACB9CA"/>
            </w:tcBorders>
            <w:shd w:val="clear" w:color="000000" w:fill="FFFFFF"/>
            <w:vAlign w:val="center"/>
            <w:hideMark/>
            <w:tcPrChange w:id="450"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15EFB8E9" w14:textId="3EAD53A7" w:rsidR="00546FC9" w:rsidRPr="00C47FE2" w:rsidRDefault="00546FC9" w:rsidP="00546FC9">
            <w:pPr>
              <w:spacing w:before="0" w:after="0" w:line="240" w:lineRule="auto"/>
              <w:jc w:val="right"/>
              <w:rPr>
                <w:rFonts w:eastAsia="Times New Roman" w:cs="Arial"/>
                <w:color w:val="4B4B63"/>
                <w:sz w:val="20"/>
                <w:szCs w:val="20"/>
                <w:lang w:val="en-US"/>
              </w:rPr>
            </w:pPr>
            <w:ins w:id="451" w:author="khanguyen" w:date="2017-03-17T23:08:00Z">
              <w:r>
                <w:rPr>
                  <w:rFonts w:cs="Arial"/>
                  <w:color w:val="4B4B63"/>
                  <w:sz w:val="20"/>
                  <w:szCs w:val="20"/>
                </w:rPr>
                <w:t>3</w:t>
              </w:r>
            </w:ins>
            <w:del w:id="452"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453"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28957CCA" w14:textId="310CB190" w:rsidR="00546FC9" w:rsidRPr="00C47FE2" w:rsidRDefault="00546FC9" w:rsidP="00546FC9">
            <w:pPr>
              <w:spacing w:before="0" w:after="0" w:line="240" w:lineRule="auto"/>
              <w:jc w:val="right"/>
              <w:rPr>
                <w:rFonts w:eastAsia="Times New Roman" w:cs="Arial"/>
                <w:color w:val="4B4B63"/>
                <w:sz w:val="20"/>
                <w:szCs w:val="20"/>
                <w:lang w:val="en-US"/>
              </w:rPr>
            </w:pPr>
            <w:ins w:id="454" w:author="khanguyen" w:date="2017-03-17T23:08:00Z">
              <w:r>
                <w:rPr>
                  <w:rFonts w:cs="Arial"/>
                  <w:color w:val="4B4B63"/>
                  <w:sz w:val="20"/>
                  <w:szCs w:val="20"/>
                </w:rPr>
                <w:t>2211</w:t>
              </w:r>
            </w:ins>
            <w:del w:id="455" w:author="khanguyen" w:date="2017-03-17T23:07:00Z">
              <w:r w:rsidRPr="00C47FE2" w:rsidDel="005D5052">
                <w:rPr>
                  <w:rFonts w:eastAsia="Times New Roman" w:cs="Arial"/>
                  <w:color w:val="4B4B63"/>
                  <w:sz w:val="20"/>
                  <w:szCs w:val="20"/>
                  <w:lang w:val="en-US"/>
                </w:rPr>
                <w:delText>21083</w:delText>
              </w:r>
            </w:del>
          </w:p>
        </w:tc>
        <w:tc>
          <w:tcPr>
            <w:tcW w:w="1128" w:type="dxa"/>
            <w:tcBorders>
              <w:top w:val="nil"/>
              <w:left w:val="nil"/>
              <w:bottom w:val="single" w:sz="4" w:space="0" w:color="ACB9CA"/>
              <w:right w:val="single" w:sz="4" w:space="0" w:color="ACB9CA"/>
            </w:tcBorders>
            <w:shd w:val="clear" w:color="000000" w:fill="FFFFFF"/>
            <w:vAlign w:val="center"/>
            <w:hideMark/>
            <w:tcPrChange w:id="456"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09E1296D" w14:textId="01F74B14" w:rsidR="00546FC9" w:rsidRPr="00C47FE2" w:rsidRDefault="00546FC9" w:rsidP="00546FC9">
            <w:pPr>
              <w:spacing w:before="0" w:after="0" w:line="240" w:lineRule="auto"/>
              <w:jc w:val="right"/>
              <w:rPr>
                <w:rFonts w:eastAsia="Times New Roman" w:cs="Arial"/>
                <w:color w:val="4B4B63"/>
                <w:sz w:val="20"/>
                <w:szCs w:val="20"/>
                <w:lang w:val="en-US"/>
              </w:rPr>
            </w:pPr>
            <w:ins w:id="457" w:author="khanguyen" w:date="2017-03-17T23:08:00Z">
              <w:r>
                <w:rPr>
                  <w:rFonts w:cs="Arial"/>
                  <w:color w:val="4B4B63"/>
                  <w:sz w:val="20"/>
                  <w:szCs w:val="20"/>
                </w:rPr>
                <w:t>0%</w:t>
              </w:r>
            </w:ins>
            <w:del w:id="458" w:author="khanguyen" w:date="2017-03-17T23:07:00Z">
              <w:r w:rsidRPr="00C47FE2" w:rsidDel="005D5052">
                <w:rPr>
                  <w:rFonts w:eastAsia="Times New Roman" w:cs="Arial"/>
                  <w:color w:val="4B4B63"/>
                  <w:sz w:val="20"/>
                  <w:szCs w:val="20"/>
                  <w:lang w:val="en-US"/>
                </w:rPr>
                <w:delText>0%</w:delText>
              </w:r>
            </w:del>
          </w:p>
        </w:tc>
      </w:tr>
      <w:tr w:rsidR="00546FC9" w:rsidRPr="00C47FE2" w14:paraId="2B06DD12" w14:textId="77777777" w:rsidTr="00C23052">
        <w:trPr>
          <w:trHeight w:val="300"/>
          <w:trPrChange w:id="459"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460"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A75A440" w14:textId="7A474619"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461" w:author="khanguyen" w:date="2017-03-17T23:08:00Z">
              <w:r>
                <w:rPr>
                  <w:rFonts w:cs="Arial"/>
                  <w:color w:val="4B4B63"/>
                  <w:sz w:val="20"/>
                  <w:szCs w:val="20"/>
                </w:rPr>
                <w:t>Click_Add_Note</w:t>
              </w:r>
            </w:ins>
            <w:proofErr w:type="spellEnd"/>
          </w:p>
        </w:tc>
        <w:tc>
          <w:tcPr>
            <w:tcW w:w="1170" w:type="dxa"/>
            <w:tcBorders>
              <w:top w:val="nil"/>
              <w:left w:val="nil"/>
              <w:bottom w:val="single" w:sz="4" w:space="0" w:color="ACB9CA"/>
              <w:right w:val="single" w:sz="4" w:space="0" w:color="ACB9CA"/>
            </w:tcBorders>
            <w:shd w:val="clear" w:color="000000" w:fill="FFFFFF"/>
            <w:vAlign w:val="center"/>
            <w:hideMark/>
            <w:tcPrChange w:id="462"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6E2B16D8" w14:textId="3CCF1E96" w:rsidR="00546FC9" w:rsidRPr="00C47FE2" w:rsidRDefault="00546FC9" w:rsidP="00546FC9">
            <w:pPr>
              <w:spacing w:before="0" w:after="0" w:line="240" w:lineRule="auto"/>
              <w:jc w:val="right"/>
              <w:rPr>
                <w:rFonts w:eastAsia="Times New Roman" w:cs="Arial"/>
                <w:color w:val="4B4B63"/>
                <w:sz w:val="20"/>
                <w:szCs w:val="20"/>
                <w:lang w:val="en-US"/>
              </w:rPr>
            </w:pPr>
            <w:ins w:id="463" w:author="khanguyen" w:date="2017-03-17T23:08:00Z">
              <w:r>
                <w:rPr>
                  <w:rFonts w:cs="Arial"/>
                  <w:color w:val="4B4B63"/>
                  <w:sz w:val="20"/>
                  <w:szCs w:val="20"/>
                </w:rPr>
                <w:t>5176</w:t>
              </w:r>
            </w:ins>
            <w:del w:id="464" w:author="khanguyen" w:date="2017-03-17T23:07:00Z">
              <w:r w:rsidRPr="00C47FE2" w:rsidDel="005D5052">
                <w:rPr>
                  <w:rFonts w:eastAsia="Times New Roman" w:cs="Arial"/>
                  <w:color w:val="4B4B63"/>
                  <w:sz w:val="20"/>
                  <w:szCs w:val="20"/>
                  <w:lang w:val="en-US"/>
                </w:rPr>
                <w:delText>729</w:delText>
              </w:r>
            </w:del>
          </w:p>
        </w:tc>
        <w:tc>
          <w:tcPr>
            <w:tcW w:w="1319" w:type="dxa"/>
            <w:tcBorders>
              <w:top w:val="nil"/>
              <w:left w:val="nil"/>
              <w:bottom w:val="single" w:sz="4" w:space="0" w:color="ACB9CA"/>
              <w:right w:val="single" w:sz="4" w:space="0" w:color="ACB9CA"/>
            </w:tcBorders>
            <w:shd w:val="clear" w:color="000000" w:fill="FFFFFF"/>
            <w:vAlign w:val="center"/>
            <w:hideMark/>
            <w:tcPrChange w:id="465"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06185662" w14:textId="40B28EF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250.86</w:t>
            </w:r>
            <w:del w:id="466" w:author="khanguyen" w:date="2017-03-17T23:07:00Z">
              <w:r w:rsidRPr="00C47FE2" w:rsidDel="005D5052">
                <w:rPr>
                  <w:rFonts w:eastAsia="Times New Roman" w:cs="Arial"/>
                  <w:color w:val="4B4B63"/>
                  <w:sz w:val="20"/>
                  <w:szCs w:val="20"/>
                  <w:lang w:val="en-US"/>
                </w:rPr>
                <w:delText>122.21</w:delText>
              </w:r>
            </w:del>
          </w:p>
        </w:tc>
        <w:tc>
          <w:tcPr>
            <w:tcW w:w="1438" w:type="dxa"/>
            <w:tcBorders>
              <w:top w:val="nil"/>
              <w:left w:val="nil"/>
              <w:bottom w:val="single" w:sz="4" w:space="0" w:color="ACB9CA"/>
              <w:right w:val="single" w:sz="4" w:space="0" w:color="ACB9CA"/>
            </w:tcBorders>
            <w:shd w:val="clear" w:color="000000" w:fill="FFFFFF"/>
            <w:vAlign w:val="center"/>
            <w:hideMark/>
            <w:tcPrChange w:id="467"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EB68F18" w14:textId="70892293" w:rsidR="00546FC9" w:rsidRPr="00C47FE2" w:rsidRDefault="00546FC9" w:rsidP="00546FC9">
            <w:pPr>
              <w:spacing w:before="0" w:after="0" w:line="240" w:lineRule="auto"/>
              <w:jc w:val="right"/>
              <w:rPr>
                <w:rFonts w:eastAsia="Times New Roman" w:cs="Arial"/>
                <w:color w:val="4B4B63"/>
                <w:sz w:val="20"/>
                <w:szCs w:val="20"/>
                <w:lang w:val="en-US"/>
              </w:rPr>
            </w:pPr>
            <w:ins w:id="468" w:author="khanguyen" w:date="2017-03-17T23:08:00Z">
              <w:r>
                <w:rPr>
                  <w:rFonts w:cs="Arial"/>
                  <w:color w:val="4B4B63"/>
                  <w:sz w:val="20"/>
                  <w:szCs w:val="20"/>
                </w:rPr>
                <w:t>532.44</w:t>
              </w:r>
            </w:ins>
            <w:del w:id="469" w:author="khanguyen" w:date="2017-03-17T23:07:00Z">
              <w:r w:rsidRPr="00C47FE2" w:rsidDel="005D5052">
                <w:rPr>
                  <w:rFonts w:eastAsia="Times New Roman" w:cs="Arial"/>
                  <w:color w:val="4B4B63"/>
                  <w:sz w:val="20"/>
                  <w:szCs w:val="20"/>
                  <w:lang w:val="en-US"/>
                </w:rPr>
                <w:delText>296</w:delText>
              </w:r>
            </w:del>
          </w:p>
        </w:tc>
        <w:tc>
          <w:tcPr>
            <w:tcW w:w="1438" w:type="dxa"/>
            <w:tcBorders>
              <w:top w:val="nil"/>
              <w:left w:val="nil"/>
              <w:bottom w:val="single" w:sz="4" w:space="0" w:color="ACB9CA"/>
              <w:right w:val="single" w:sz="4" w:space="0" w:color="ACB9CA"/>
            </w:tcBorders>
            <w:shd w:val="clear" w:color="000000" w:fill="FFFFFF"/>
            <w:vAlign w:val="center"/>
            <w:hideMark/>
            <w:tcPrChange w:id="47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C9C6CF9" w14:textId="214B8D74" w:rsidR="00546FC9" w:rsidRPr="00C47FE2" w:rsidRDefault="00546FC9" w:rsidP="00546FC9">
            <w:pPr>
              <w:spacing w:before="0" w:after="0" w:line="240" w:lineRule="auto"/>
              <w:jc w:val="right"/>
              <w:rPr>
                <w:rFonts w:eastAsia="Times New Roman" w:cs="Arial"/>
                <w:color w:val="4B4B63"/>
                <w:sz w:val="20"/>
                <w:szCs w:val="20"/>
                <w:lang w:val="en-US"/>
              </w:rPr>
            </w:pPr>
            <w:ins w:id="471" w:author="khanguyen" w:date="2017-03-17T23:08:00Z">
              <w:r>
                <w:rPr>
                  <w:rFonts w:cs="Arial"/>
                  <w:color w:val="4B4B63"/>
                  <w:sz w:val="20"/>
                  <w:szCs w:val="20"/>
                </w:rPr>
                <w:t>962.57</w:t>
              </w:r>
            </w:ins>
            <w:del w:id="472" w:author="khanguyen" w:date="2017-03-17T23:07:00Z">
              <w:r w:rsidRPr="00C47FE2" w:rsidDel="005D5052">
                <w:rPr>
                  <w:rFonts w:eastAsia="Times New Roman" w:cs="Arial"/>
                  <w:color w:val="4B4B63"/>
                  <w:sz w:val="20"/>
                  <w:szCs w:val="20"/>
                  <w:lang w:val="en-US"/>
                </w:rPr>
                <w:delText>388</w:delText>
              </w:r>
            </w:del>
          </w:p>
        </w:tc>
        <w:tc>
          <w:tcPr>
            <w:tcW w:w="1600" w:type="dxa"/>
            <w:tcBorders>
              <w:top w:val="nil"/>
              <w:left w:val="nil"/>
              <w:bottom w:val="single" w:sz="4" w:space="0" w:color="ACB9CA"/>
              <w:right w:val="single" w:sz="4" w:space="0" w:color="ACB9CA"/>
            </w:tcBorders>
            <w:shd w:val="clear" w:color="000000" w:fill="FFFFFF"/>
            <w:vAlign w:val="center"/>
            <w:hideMark/>
            <w:tcPrChange w:id="473"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480D83F8" w14:textId="0F54FEA1" w:rsidR="00546FC9" w:rsidRPr="00C47FE2" w:rsidRDefault="00546FC9" w:rsidP="00546FC9">
            <w:pPr>
              <w:spacing w:before="0" w:after="0" w:line="240" w:lineRule="auto"/>
              <w:jc w:val="right"/>
              <w:rPr>
                <w:rFonts w:eastAsia="Times New Roman" w:cs="Arial"/>
                <w:color w:val="4B4B63"/>
                <w:sz w:val="20"/>
                <w:szCs w:val="20"/>
                <w:lang w:val="en-US"/>
              </w:rPr>
            </w:pPr>
            <w:ins w:id="474" w:author="khanguyen" w:date="2017-03-17T23:08:00Z">
              <w:r>
                <w:rPr>
                  <w:rFonts w:cs="Arial"/>
                  <w:color w:val="4B4B63"/>
                  <w:sz w:val="20"/>
                  <w:szCs w:val="20"/>
                </w:rPr>
                <w:t>2708.98</w:t>
              </w:r>
            </w:ins>
            <w:del w:id="475" w:author="khanguyen" w:date="2017-03-17T23:07:00Z">
              <w:r w:rsidRPr="00C47FE2" w:rsidDel="005D5052">
                <w:rPr>
                  <w:rFonts w:eastAsia="Times New Roman" w:cs="Arial"/>
                  <w:color w:val="4B4B63"/>
                  <w:sz w:val="20"/>
                  <w:szCs w:val="20"/>
                  <w:lang w:val="en-US"/>
                </w:rPr>
                <w:delText>671</w:delText>
              </w:r>
            </w:del>
          </w:p>
        </w:tc>
        <w:tc>
          <w:tcPr>
            <w:tcW w:w="1193" w:type="dxa"/>
            <w:tcBorders>
              <w:top w:val="nil"/>
              <w:left w:val="nil"/>
              <w:bottom w:val="single" w:sz="4" w:space="0" w:color="ACB9CA"/>
              <w:right w:val="single" w:sz="4" w:space="0" w:color="ACB9CA"/>
            </w:tcBorders>
            <w:shd w:val="clear" w:color="000000" w:fill="FFFFFF"/>
            <w:vAlign w:val="center"/>
            <w:hideMark/>
            <w:tcPrChange w:id="476"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498C9025" w14:textId="38CA1A0D" w:rsidR="00546FC9" w:rsidRPr="00C47FE2" w:rsidRDefault="00546FC9" w:rsidP="00546FC9">
            <w:pPr>
              <w:spacing w:before="0" w:after="0" w:line="240" w:lineRule="auto"/>
              <w:jc w:val="right"/>
              <w:rPr>
                <w:rFonts w:eastAsia="Times New Roman" w:cs="Arial"/>
                <w:color w:val="4B4B63"/>
                <w:sz w:val="20"/>
                <w:szCs w:val="20"/>
                <w:lang w:val="en-US"/>
              </w:rPr>
            </w:pPr>
            <w:ins w:id="477" w:author="khanguyen" w:date="2017-03-17T23:08:00Z">
              <w:r>
                <w:rPr>
                  <w:rFonts w:cs="Arial"/>
                  <w:color w:val="4B4B63"/>
                  <w:sz w:val="20"/>
                  <w:szCs w:val="20"/>
                </w:rPr>
                <w:t>3</w:t>
              </w:r>
            </w:ins>
            <w:del w:id="478"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479"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3082A71F" w14:textId="5396CCE4" w:rsidR="00546FC9" w:rsidRPr="00C47FE2" w:rsidRDefault="00546FC9" w:rsidP="00546FC9">
            <w:pPr>
              <w:spacing w:before="0" w:after="0" w:line="240" w:lineRule="auto"/>
              <w:jc w:val="right"/>
              <w:rPr>
                <w:rFonts w:eastAsia="Times New Roman" w:cs="Arial"/>
                <w:color w:val="4B4B63"/>
                <w:sz w:val="20"/>
                <w:szCs w:val="20"/>
                <w:lang w:val="en-US"/>
              </w:rPr>
            </w:pPr>
            <w:ins w:id="480" w:author="khanguyen" w:date="2017-03-17T23:08:00Z">
              <w:r>
                <w:rPr>
                  <w:rFonts w:cs="Arial"/>
                  <w:color w:val="4B4B63"/>
                  <w:sz w:val="20"/>
                  <w:szCs w:val="20"/>
                </w:rPr>
                <w:t>21083</w:t>
              </w:r>
            </w:ins>
            <w:del w:id="481" w:author="khanguyen" w:date="2017-03-17T23:07:00Z">
              <w:r w:rsidRPr="00C47FE2" w:rsidDel="005D5052">
                <w:rPr>
                  <w:rFonts w:eastAsia="Times New Roman" w:cs="Arial"/>
                  <w:color w:val="4B4B63"/>
                  <w:sz w:val="20"/>
                  <w:szCs w:val="20"/>
                  <w:lang w:val="en-US"/>
                </w:rPr>
                <w:delText>952</w:delText>
              </w:r>
            </w:del>
          </w:p>
        </w:tc>
        <w:tc>
          <w:tcPr>
            <w:tcW w:w="1128" w:type="dxa"/>
            <w:tcBorders>
              <w:top w:val="nil"/>
              <w:left w:val="nil"/>
              <w:bottom w:val="single" w:sz="4" w:space="0" w:color="ACB9CA"/>
              <w:right w:val="single" w:sz="4" w:space="0" w:color="ACB9CA"/>
            </w:tcBorders>
            <w:shd w:val="clear" w:color="000000" w:fill="FFFFFF"/>
            <w:vAlign w:val="center"/>
            <w:hideMark/>
            <w:tcPrChange w:id="482"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1F521546" w14:textId="1E56C2FF" w:rsidR="00546FC9" w:rsidRPr="00C47FE2" w:rsidRDefault="00546FC9" w:rsidP="00546FC9">
            <w:pPr>
              <w:spacing w:before="0" w:after="0" w:line="240" w:lineRule="auto"/>
              <w:jc w:val="right"/>
              <w:rPr>
                <w:rFonts w:eastAsia="Times New Roman" w:cs="Arial"/>
                <w:color w:val="4B4B63"/>
                <w:sz w:val="20"/>
                <w:szCs w:val="20"/>
                <w:lang w:val="en-US"/>
              </w:rPr>
            </w:pPr>
            <w:ins w:id="483" w:author="khanguyen" w:date="2017-03-17T23:08:00Z">
              <w:r>
                <w:rPr>
                  <w:rFonts w:cs="Arial"/>
                  <w:color w:val="4B4B63"/>
                  <w:sz w:val="20"/>
                  <w:szCs w:val="20"/>
                </w:rPr>
                <w:t>0%</w:t>
              </w:r>
            </w:ins>
            <w:del w:id="484" w:author="khanguyen" w:date="2017-03-17T23:07:00Z">
              <w:r w:rsidRPr="00C47FE2" w:rsidDel="005D5052">
                <w:rPr>
                  <w:rFonts w:eastAsia="Times New Roman" w:cs="Arial"/>
                  <w:color w:val="4B4B63"/>
                  <w:sz w:val="20"/>
                  <w:szCs w:val="20"/>
                  <w:lang w:val="en-US"/>
                </w:rPr>
                <w:delText>0%</w:delText>
              </w:r>
            </w:del>
          </w:p>
        </w:tc>
      </w:tr>
      <w:tr w:rsidR="00546FC9" w:rsidRPr="00C47FE2" w14:paraId="44B27944" w14:textId="77777777" w:rsidTr="00C23052">
        <w:trPr>
          <w:trHeight w:val="300"/>
          <w:trPrChange w:id="485"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486"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15BCFAF" w14:textId="1B593142"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487" w:author="khanguyen" w:date="2017-03-17T23:08:00Z">
              <w:r>
                <w:rPr>
                  <w:rFonts w:cs="Arial"/>
                  <w:color w:val="4B4B63"/>
                  <w:sz w:val="20"/>
                  <w:szCs w:val="20"/>
                </w:rPr>
                <w:t>Click_Add_Project</w:t>
              </w:r>
            </w:ins>
            <w:proofErr w:type="spellEnd"/>
          </w:p>
        </w:tc>
        <w:tc>
          <w:tcPr>
            <w:tcW w:w="1170" w:type="dxa"/>
            <w:tcBorders>
              <w:top w:val="nil"/>
              <w:left w:val="nil"/>
              <w:bottom w:val="single" w:sz="4" w:space="0" w:color="ACB9CA"/>
              <w:right w:val="single" w:sz="4" w:space="0" w:color="ACB9CA"/>
            </w:tcBorders>
            <w:shd w:val="clear" w:color="000000" w:fill="FFFFFF"/>
            <w:vAlign w:val="center"/>
            <w:hideMark/>
            <w:tcPrChange w:id="488"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7A3B45BC" w14:textId="34E41042" w:rsidR="00546FC9" w:rsidRPr="00C47FE2" w:rsidRDefault="00546FC9" w:rsidP="00546FC9">
            <w:pPr>
              <w:spacing w:before="0" w:after="0" w:line="240" w:lineRule="auto"/>
              <w:jc w:val="right"/>
              <w:rPr>
                <w:rFonts w:eastAsia="Times New Roman" w:cs="Arial"/>
                <w:color w:val="4B4B63"/>
                <w:sz w:val="20"/>
                <w:szCs w:val="20"/>
                <w:lang w:val="en-US"/>
              </w:rPr>
            </w:pPr>
            <w:ins w:id="489" w:author="khanguyen" w:date="2017-03-17T23:08:00Z">
              <w:r>
                <w:rPr>
                  <w:rFonts w:cs="Arial"/>
                  <w:color w:val="4B4B63"/>
                  <w:sz w:val="20"/>
                  <w:szCs w:val="20"/>
                </w:rPr>
                <w:t>729</w:t>
              </w:r>
            </w:ins>
            <w:del w:id="490" w:author="khanguyen" w:date="2017-03-17T23:07:00Z">
              <w:r w:rsidRPr="00C47FE2" w:rsidDel="005D5052">
                <w:rPr>
                  <w:rFonts w:eastAsia="Times New Roman" w:cs="Arial"/>
                  <w:color w:val="4B4B63"/>
                  <w:sz w:val="20"/>
                  <w:szCs w:val="20"/>
                  <w:lang w:val="en-US"/>
                </w:rPr>
                <w:delText>4925</w:delText>
              </w:r>
            </w:del>
          </w:p>
        </w:tc>
        <w:tc>
          <w:tcPr>
            <w:tcW w:w="1319" w:type="dxa"/>
            <w:tcBorders>
              <w:top w:val="nil"/>
              <w:left w:val="nil"/>
              <w:bottom w:val="single" w:sz="4" w:space="0" w:color="ACB9CA"/>
              <w:right w:val="single" w:sz="4" w:space="0" w:color="ACB9CA"/>
            </w:tcBorders>
            <w:shd w:val="clear" w:color="000000" w:fill="FFFFFF"/>
            <w:vAlign w:val="center"/>
            <w:hideMark/>
            <w:tcPrChange w:id="491"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4EEF4358" w14:textId="29C647E1" w:rsidR="00546FC9" w:rsidRPr="00C47FE2" w:rsidRDefault="00546FC9" w:rsidP="00546FC9">
            <w:pPr>
              <w:spacing w:before="0" w:after="0" w:line="240" w:lineRule="auto"/>
              <w:jc w:val="right"/>
              <w:rPr>
                <w:rFonts w:eastAsia="Times New Roman" w:cs="Arial"/>
                <w:color w:val="4B4B63"/>
                <w:sz w:val="20"/>
                <w:szCs w:val="20"/>
                <w:lang w:val="en-US"/>
              </w:rPr>
            </w:pPr>
            <w:ins w:id="492" w:author="khanguyen" w:date="2017-03-17T23:08:00Z">
              <w:r>
                <w:rPr>
                  <w:rFonts w:cs="Arial"/>
                  <w:color w:val="4B4B63"/>
                  <w:sz w:val="20"/>
                  <w:szCs w:val="20"/>
                </w:rPr>
                <w:t>122.21</w:t>
              </w:r>
            </w:ins>
            <w:del w:id="493" w:author="khanguyen" w:date="2017-03-17T23:07:00Z">
              <w:r w:rsidRPr="00C47FE2" w:rsidDel="005D5052">
                <w:rPr>
                  <w:rFonts w:eastAsia="Times New Roman" w:cs="Arial"/>
                  <w:color w:val="4B4B63"/>
                  <w:sz w:val="20"/>
                  <w:szCs w:val="20"/>
                  <w:lang w:val="en-US"/>
                </w:rPr>
                <w:delText>24</w:delText>
              </w:r>
              <w:bookmarkStart w:id="494" w:name="_GoBack"/>
              <w:bookmarkEnd w:id="494"/>
              <w:r w:rsidRPr="00C47FE2" w:rsidDel="005D5052">
                <w:rPr>
                  <w:rFonts w:eastAsia="Times New Roman" w:cs="Arial"/>
                  <w:color w:val="4B4B63"/>
                  <w:sz w:val="20"/>
                  <w:szCs w:val="20"/>
                  <w:lang w:val="en-US"/>
                </w:rPr>
                <w:delText>9.63</w:delText>
              </w:r>
            </w:del>
          </w:p>
        </w:tc>
        <w:tc>
          <w:tcPr>
            <w:tcW w:w="1438" w:type="dxa"/>
            <w:tcBorders>
              <w:top w:val="nil"/>
              <w:left w:val="nil"/>
              <w:bottom w:val="single" w:sz="4" w:space="0" w:color="ACB9CA"/>
              <w:right w:val="single" w:sz="4" w:space="0" w:color="ACB9CA"/>
            </w:tcBorders>
            <w:shd w:val="clear" w:color="000000" w:fill="FFFFFF"/>
            <w:vAlign w:val="center"/>
            <w:hideMark/>
            <w:tcPrChange w:id="49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BF75F29" w14:textId="0A2FB816" w:rsidR="00546FC9" w:rsidRPr="00C47FE2" w:rsidRDefault="00546FC9" w:rsidP="00546FC9">
            <w:pPr>
              <w:spacing w:before="0" w:after="0" w:line="240" w:lineRule="auto"/>
              <w:jc w:val="right"/>
              <w:rPr>
                <w:rFonts w:eastAsia="Times New Roman" w:cs="Arial"/>
                <w:color w:val="4B4B63"/>
                <w:sz w:val="20"/>
                <w:szCs w:val="20"/>
                <w:lang w:val="en-US"/>
              </w:rPr>
            </w:pPr>
            <w:ins w:id="496" w:author="khanguyen" w:date="2017-03-17T23:08:00Z">
              <w:r>
                <w:rPr>
                  <w:rFonts w:cs="Arial"/>
                  <w:color w:val="4B4B63"/>
                  <w:sz w:val="20"/>
                  <w:szCs w:val="20"/>
                </w:rPr>
                <w:t>296</w:t>
              </w:r>
            </w:ins>
            <w:del w:id="497" w:author="khanguyen" w:date="2017-03-17T23:07:00Z">
              <w:r w:rsidRPr="00C47FE2" w:rsidDel="005D5052">
                <w:rPr>
                  <w:rFonts w:eastAsia="Times New Roman" w:cs="Arial"/>
                  <w:color w:val="4B4B63"/>
                  <w:sz w:val="20"/>
                  <w:szCs w:val="20"/>
                  <w:lang w:val="en-US"/>
                </w:rPr>
                <w:delText>461.6</w:delText>
              </w:r>
            </w:del>
          </w:p>
        </w:tc>
        <w:tc>
          <w:tcPr>
            <w:tcW w:w="1438" w:type="dxa"/>
            <w:tcBorders>
              <w:top w:val="nil"/>
              <w:left w:val="nil"/>
              <w:bottom w:val="single" w:sz="4" w:space="0" w:color="ACB9CA"/>
              <w:right w:val="single" w:sz="4" w:space="0" w:color="ACB9CA"/>
            </w:tcBorders>
            <w:shd w:val="clear" w:color="000000" w:fill="FFFFFF"/>
            <w:vAlign w:val="center"/>
            <w:hideMark/>
            <w:tcPrChange w:id="49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C0A79B7" w14:textId="53B8B583" w:rsidR="00546FC9" w:rsidRPr="00C47FE2" w:rsidRDefault="00546FC9" w:rsidP="00546FC9">
            <w:pPr>
              <w:spacing w:before="0" w:after="0" w:line="240" w:lineRule="auto"/>
              <w:jc w:val="right"/>
              <w:rPr>
                <w:rFonts w:eastAsia="Times New Roman" w:cs="Arial"/>
                <w:color w:val="4B4B63"/>
                <w:sz w:val="20"/>
                <w:szCs w:val="20"/>
                <w:lang w:val="en-US"/>
              </w:rPr>
            </w:pPr>
            <w:ins w:id="499" w:author="khanguyen" w:date="2017-03-17T23:08:00Z">
              <w:r>
                <w:rPr>
                  <w:rFonts w:cs="Arial"/>
                  <w:color w:val="4B4B63"/>
                  <w:sz w:val="20"/>
                  <w:szCs w:val="20"/>
                </w:rPr>
                <w:t>388</w:t>
              </w:r>
            </w:ins>
            <w:del w:id="500" w:author="khanguyen" w:date="2017-03-17T23:07:00Z">
              <w:r w:rsidRPr="00C47FE2" w:rsidDel="005D5052">
                <w:rPr>
                  <w:rFonts w:eastAsia="Times New Roman" w:cs="Arial"/>
                  <w:color w:val="4B4B63"/>
                  <w:sz w:val="20"/>
                  <w:szCs w:val="20"/>
                  <w:lang w:val="en-US"/>
                </w:rPr>
                <w:delText>785.35</w:delText>
              </w:r>
            </w:del>
          </w:p>
        </w:tc>
        <w:tc>
          <w:tcPr>
            <w:tcW w:w="1600" w:type="dxa"/>
            <w:tcBorders>
              <w:top w:val="nil"/>
              <w:left w:val="nil"/>
              <w:bottom w:val="single" w:sz="4" w:space="0" w:color="ACB9CA"/>
              <w:right w:val="single" w:sz="4" w:space="0" w:color="ACB9CA"/>
            </w:tcBorders>
            <w:shd w:val="clear" w:color="000000" w:fill="FFFFFF"/>
            <w:vAlign w:val="center"/>
            <w:hideMark/>
            <w:tcPrChange w:id="501"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68EC48CE" w14:textId="6F319E58" w:rsidR="00546FC9" w:rsidRPr="00C47FE2" w:rsidRDefault="00546FC9" w:rsidP="00546FC9">
            <w:pPr>
              <w:spacing w:before="0" w:after="0" w:line="240" w:lineRule="auto"/>
              <w:jc w:val="right"/>
              <w:rPr>
                <w:rFonts w:eastAsia="Times New Roman" w:cs="Arial"/>
                <w:color w:val="4B4B63"/>
                <w:sz w:val="20"/>
                <w:szCs w:val="20"/>
                <w:lang w:val="en-US"/>
              </w:rPr>
            </w:pPr>
            <w:ins w:id="502" w:author="khanguyen" w:date="2017-03-17T23:08:00Z">
              <w:r>
                <w:rPr>
                  <w:rFonts w:cs="Arial"/>
                  <w:color w:val="4B4B63"/>
                  <w:sz w:val="20"/>
                  <w:szCs w:val="20"/>
                </w:rPr>
                <w:t>671</w:t>
              </w:r>
            </w:ins>
            <w:del w:id="503" w:author="khanguyen" w:date="2017-03-17T23:07:00Z">
              <w:r w:rsidRPr="00C47FE2" w:rsidDel="005D5052">
                <w:rPr>
                  <w:rFonts w:eastAsia="Times New Roman" w:cs="Arial"/>
                  <w:color w:val="4B4B63"/>
                  <w:sz w:val="20"/>
                  <w:szCs w:val="20"/>
                  <w:lang w:val="en-US"/>
                </w:rPr>
                <w:delText>3343.46</w:delText>
              </w:r>
            </w:del>
          </w:p>
        </w:tc>
        <w:tc>
          <w:tcPr>
            <w:tcW w:w="1193" w:type="dxa"/>
            <w:tcBorders>
              <w:top w:val="nil"/>
              <w:left w:val="nil"/>
              <w:bottom w:val="single" w:sz="4" w:space="0" w:color="ACB9CA"/>
              <w:right w:val="single" w:sz="4" w:space="0" w:color="ACB9CA"/>
            </w:tcBorders>
            <w:shd w:val="clear" w:color="000000" w:fill="FFFFFF"/>
            <w:vAlign w:val="center"/>
            <w:hideMark/>
            <w:tcPrChange w:id="504"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4BB1F342" w14:textId="246F547B" w:rsidR="00546FC9" w:rsidRPr="00C47FE2" w:rsidRDefault="00546FC9" w:rsidP="00546FC9">
            <w:pPr>
              <w:spacing w:before="0" w:after="0" w:line="240" w:lineRule="auto"/>
              <w:jc w:val="right"/>
              <w:rPr>
                <w:rFonts w:eastAsia="Times New Roman" w:cs="Arial"/>
                <w:color w:val="4B4B63"/>
                <w:sz w:val="20"/>
                <w:szCs w:val="20"/>
                <w:lang w:val="en-US"/>
              </w:rPr>
            </w:pPr>
            <w:ins w:id="505" w:author="khanguyen" w:date="2017-03-17T23:08:00Z">
              <w:r>
                <w:rPr>
                  <w:rFonts w:cs="Arial"/>
                  <w:color w:val="4B4B63"/>
                  <w:sz w:val="20"/>
                  <w:szCs w:val="20"/>
                </w:rPr>
                <w:t>3</w:t>
              </w:r>
            </w:ins>
            <w:del w:id="506"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507"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04CDFE73" w14:textId="0ECC8E32" w:rsidR="00546FC9" w:rsidRPr="00C47FE2" w:rsidRDefault="00546FC9" w:rsidP="00546FC9">
            <w:pPr>
              <w:spacing w:before="0" w:after="0" w:line="240" w:lineRule="auto"/>
              <w:jc w:val="right"/>
              <w:rPr>
                <w:rFonts w:eastAsia="Times New Roman" w:cs="Arial"/>
                <w:color w:val="4B4B63"/>
                <w:sz w:val="20"/>
                <w:szCs w:val="20"/>
                <w:lang w:val="en-US"/>
              </w:rPr>
            </w:pPr>
            <w:ins w:id="508" w:author="khanguyen" w:date="2017-03-17T23:08:00Z">
              <w:r>
                <w:rPr>
                  <w:rFonts w:cs="Arial"/>
                  <w:color w:val="4B4B63"/>
                  <w:sz w:val="20"/>
                  <w:szCs w:val="20"/>
                </w:rPr>
                <w:t>952</w:t>
              </w:r>
            </w:ins>
            <w:del w:id="509" w:author="khanguyen" w:date="2017-03-17T23:07:00Z">
              <w:r w:rsidRPr="00C47FE2" w:rsidDel="005D5052">
                <w:rPr>
                  <w:rFonts w:eastAsia="Times New Roman" w:cs="Arial"/>
                  <w:color w:val="4B4B63"/>
                  <w:sz w:val="20"/>
                  <w:szCs w:val="20"/>
                  <w:lang w:val="en-US"/>
                </w:rPr>
                <w:delText>21071</w:delText>
              </w:r>
            </w:del>
          </w:p>
        </w:tc>
        <w:tc>
          <w:tcPr>
            <w:tcW w:w="1128" w:type="dxa"/>
            <w:tcBorders>
              <w:top w:val="nil"/>
              <w:left w:val="nil"/>
              <w:bottom w:val="single" w:sz="4" w:space="0" w:color="ACB9CA"/>
              <w:right w:val="single" w:sz="4" w:space="0" w:color="ACB9CA"/>
            </w:tcBorders>
            <w:shd w:val="clear" w:color="000000" w:fill="FFFFFF"/>
            <w:vAlign w:val="center"/>
            <w:hideMark/>
            <w:tcPrChange w:id="510"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6DA74296" w14:textId="0885B57C" w:rsidR="00546FC9" w:rsidRPr="00C47FE2" w:rsidRDefault="00546FC9" w:rsidP="00546FC9">
            <w:pPr>
              <w:spacing w:before="0" w:after="0" w:line="240" w:lineRule="auto"/>
              <w:jc w:val="right"/>
              <w:rPr>
                <w:rFonts w:eastAsia="Times New Roman" w:cs="Arial"/>
                <w:color w:val="4B4B63"/>
                <w:sz w:val="20"/>
                <w:szCs w:val="20"/>
                <w:lang w:val="en-US"/>
              </w:rPr>
            </w:pPr>
            <w:ins w:id="511" w:author="khanguyen" w:date="2017-03-17T23:08:00Z">
              <w:r>
                <w:rPr>
                  <w:rFonts w:cs="Arial"/>
                  <w:color w:val="4B4B63"/>
                  <w:sz w:val="20"/>
                  <w:szCs w:val="20"/>
                </w:rPr>
                <w:t>0%</w:t>
              </w:r>
            </w:ins>
            <w:del w:id="512" w:author="khanguyen" w:date="2017-03-17T23:07:00Z">
              <w:r w:rsidRPr="00C47FE2" w:rsidDel="005D5052">
                <w:rPr>
                  <w:rFonts w:eastAsia="Times New Roman" w:cs="Arial"/>
                  <w:color w:val="4B4B63"/>
                  <w:sz w:val="20"/>
                  <w:szCs w:val="20"/>
                  <w:lang w:val="en-US"/>
                </w:rPr>
                <w:delText>0%</w:delText>
              </w:r>
            </w:del>
          </w:p>
        </w:tc>
      </w:tr>
      <w:tr w:rsidR="00546FC9" w:rsidRPr="00C47FE2" w14:paraId="07D519BE" w14:textId="77777777" w:rsidTr="00C23052">
        <w:trPr>
          <w:trHeight w:val="300"/>
          <w:trPrChange w:id="51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1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30419B43" w14:textId="0B5D1BC8"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Click_Add_Reminder</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1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5FEE347D" w14:textId="1B04517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4925</w:t>
            </w:r>
          </w:p>
        </w:tc>
        <w:tc>
          <w:tcPr>
            <w:tcW w:w="1319" w:type="dxa"/>
            <w:tcBorders>
              <w:top w:val="nil"/>
              <w:left w:val="nil"/>
              <w:bottom w:val="single" w:sz="4" w:space="0" w:color="ACB9CA"/>
              <w:right w:val="single" w:sz="4" w:space="0" w:color="ACB9CA"/>
            </w:tcBorders>
            <w:shd w:val="clear" w:color="000000" w:fill="FFFFFF"/>
            <w:vAlign w:val="center"/>
            <w:tcPrChange w:id="51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50608B1E" w14:textId="5A0BFCF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249.63</w:t>
            </w:r>
          </w:p>
        </w:tc>
        <w:tc>
          <w:tcPr>
            <w:tcW w:w="1438" w:type="dxa"/>
            <w:tcBorders>
              <w:top w:val="nil"/>
              <w:left w:val="nil"/>
              <w:bottom w:val="single" w:sz="4" w:space="0" w:color="ACB9CA"/>
              <w:right w:val="single" w:sz="4" w:space="0" w:color="ACB9CA"/>
            </w:tcBorders>
            <w:shd w:val="clear" w:color="000000" w:fill="FFFFFF"/>
            <w:vAlign w:val="center"/>
            <w:tcPrChange w:id="51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2C5EF0B" w14:textId="50EA862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461.6</w:t>
            </w:r>
          </w:p>
        </w:tc>
        <w:tc>
          <w:tcPr>
            <w:tcW w:w="1438" w:type="dxa"/>
            <w:tcBorders>
              <w:top w:val="nil"/>
              <w:left w:val="nil"/>
              <w:bottom w:val="single" w:sz="4" w:space="0" w:color="ACB9CA"/>
              <w:right w:val="single" w:sz="4" w:space="0" w:color="ACB9CA"/>
            </w:tcBorders>
            <w:shd w:val="clear" w:color="000000" w:fill="FFFFFF"/>
            <w:vAlign w:val="center"/>
            <w:tcPrChange w:id="51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E70371D" w14:textId="6F521AB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785.35</w:t>
            </w:r>
          </w:p>
        </w:tc>
        <w:tc>
          <w:tcPr>
            <w:tcW w:w="1600" w:type="dxa"/>
            <w:tcBorders>
              <w:top w:val="nil"/>
              <w:left w:val="nil"/>
              <w:bottom w:val="single" w:sz="4" w:space="0" w:color="ACB9CA"/>
              <w:right w:val="single" w:sz="4" w:space="0" w:color="ACB9CA"/>
            </w:tcBorders>
            <w:shd w:val="clear" w:color="000000" w:fill="FFFFFF"/>
            <w:vAlign w:val="center"/>
            <w:tcPrChange w:id="51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51FF1D44" w14:textId="71A9AE9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3343.46</w:t>
            </w:r>
          </w:p>
        </w:tc>
        <w:tc>
          <w:tcPr>
            <w:tcW w:w="1193" w:type="dxa"/>
            <w:tcBorders>
              <w:top w:val="nil"/>
              <w:left w:val="nil"/>
              <w:bottom w:val="single" w:sz="4" w:space="0" w:color="ACB9CA"/>
              <w:right w:val="single" w:sz="4" w:space="0" w:color="ACB9CA"/>
            </w:tcBorders>
            <w:shd w:val="clear" w:color="000000" w:fill="FFFFFF"/>
            <w:vAlign w:val="center"/>
            <w:tcPrChange w:id="52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4312895A" w14:textId="7A75903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w:t>
            </w:r>
          </w:p>
        </w:tc>
        <w:tc>
          <w:tcPr>
            <w:tcW w:w="1356" w:type="dxa"/>
            <w:tcBorders>
              <w:top w:val="nil"/>
              <w:left w:val="nil"/>
              <w:bottom w:val="single" w:sz="4" w:space="0" w:color="ACB9CA"/>
              <w:right w:val="single" w:sz="4" w:space="0" w:color="ACB9CA"/>
            </w:tcBorders>
            <w:shd w:val="clear" w:color="000000" w:fill="FFFFFF"/>
            <w:vAlign w:val="center"/>
            <w:tcPrChange w:id="52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392C1EC2" w14:textId="0E692EE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21071</w:t>
            </w:r>
          </w:p>
        </w:tc>
        <w:tc>
          <w:tcPr>
            <w:tcW w:w="1128" w:type="dxa"/>
            <w:tcBorders>
              <w:top w:val="nil"/>
              <w:left w:val="nil"/>
              <w:bottom w:val="single" w:sz="4" w:space="0" w:color="ACB9CA"/>
              <w:right w:val="single" w:sz="4" w:space="0" w:color="ACB9CA"/>
            </w:tcBorders>
            <w:shd w:val="clear" w:color="000000" w:fill="FFFFFF"/>
            <w:vAlign w:val="center"/>
            <w:tcPrChange w:id="52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6CA4C2E1" w14:textId="44ECE3C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7063DD1A" w14:textId="77777777" w:rsidTr="00C23052">
        <w:trPr>
          <w:trHeight w:val="300"/>
          <w:trPrChange w:id="52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2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154945FF" w14:textId="2CA16D2E"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Click_Add_Sale</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2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370F156A" w14:textId="6B38083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2704</w:t>
            </w:r>
          </w:p>
        </w:tc>
        <w:tc>
          <w:tcPr>
            <w:tcW w:w="1319" w:type="dxa"/>
            <w:tcBorders>
              <w:top w:val="nil"/>
              <w:left w:val="nil"/>
              <w:bottom w:val="single" w:sz="4" w:space="0" w:color="ACB9CA"/>
              <w:right w:val="single" w:sz="4" w:space="0" w:color="ACB9CA"/>
            </w:tcBorders>
            <w:shd w:val="clear" w:color="000000" w:fill="FFFFFF"/>
            <w:vAlign w:val="center"/>
            <w:tcPrChange w:id="52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58B54BD0" w14:textId="0867E25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63.63</w:t>
            </w:r>
          </w:p>
        </w:tc>
        <w:tc>
          <w:tcPr>
            <w:tcW w:w="1438" w:type="dxa"/>
            <w:tcBorders>
              <w:top w:val="nil"/>
              <w:left w:val="nil"/>
              <w:bottom w:val="single" w:sz="4" w:space="0" w:color="ACB9CA"/>
              <w:right w:val="single" w:sz="4" w:space="0" w:color="ACB9CA"/>
            </w:tcBorders>
            <w:shd w:val="clear" w:color="000000" w:fill="FFFFFF"/>
            <w:vAlign w:val="center"/>
            <w:tcPrChange w:id="52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E2A4F44" w14:textId="4496785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160.03</w:t>
            </w:r>
          </w:p>
        </w:tc>
        <w:tc>
          <w:tcPr>
            <w:tcW w:w="1438" w:type="dxa"/>
            <w:tcBorders>
              <w:top w:val="nil"/>
              <w:left w:val="nil"/>
              <w:bottom w:val="single" w:sz="4" w:space="0" w:color="ACB9CA"/>
              <w:right w:val="single" w:sz="4" w:space="0" w:color="ACB9CA"/>
            </w:tcBorders>
            <w:shd w:val="clear" w:color="000000" w:fill="FFFFFF"/>
            <w:vAlign w:val="center"/>
            <w:tcPrChange w:id="52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782FC256" w14:textId="1DAC6EF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265.76</w:t>
            </w:r>
          </w:p>
        </w:tc>
        <w:tc>
          <w:tcPr>
            <w:tcW w:w="1600" w:type="dxa"/>
            <w:tcBorders>
              <w:top w:val="nil"/>
              <w:left w:val="nil"/>
              <w:bottom w:val="single" w:sz="4" w:space="0" w:color="ACB9CA"/>
              <w:right w:val="single" w:sz="4" w:space="0" w:color="ACB9CA"/>
            </w:tcBorders>
            <w:shd w:val="clear" w:color="000000" w:fill="FFFFFF"/>
            <w:vAlign w:val="center"/>
            <w:tcPrChange w:id="52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5B3F46E4" w14:textId="043DB19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707.84</w:t>
            </w:r>
          </w:p>
        </w:tc>
        <w:tc>
          <w:tcPr>
            <w:tcW w:w="1193" w:type="dxa"/>
            <w:tcBorders>
              <w:top w:val="nil"/>
              <w:left w:val="nil"/>
              <w:bottom w:val="single" w:sz="4" w:space="0" w:color="ACB9CA"/>
              <w:right w:val="single" w:sz="4" w:space="0" w:color="ACB9CA"/>
            </w:tcBorders>
            <w:shd w:val="clear" w:color="000000" w:fill="FFFFFF"/>
            <w:vAlign w:val="center"/>
            <w:tcPrChange w:id="53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258F772A" w14:textId="334AE15C"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w:t>
            </w:r>
          </w:p>
        </w:tc>
        <w:tc>
          <w:tcPr>
            <w:tcW w:w="1356" w:type="dxa"/>
            <w:tcBorders>
              <w:top w:val="nil"/>
              <w:left w:val="nil"/>
              <w:bottom w:val="single" w:sz="4" w:space="0" w:color="ACB9CA"/>
              <w:right w:val="single" w:sz="4" w:space="0" w:color="ACB9CA"/>
            </w:tcBorders>
            <w:shd w:val="clear" w:color="000000" w:fill="FFFFFF"/>
            <w:vAlign w:val="center"/>
            <w:tcPrChange w:id="53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0BDB5409" w14:textId="52B0151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6150</w:t>
            </w:r>
          </w:p>
        </w:tc>
        <w:tc>
          <w:tcPr>
            <w:tcW w:w="1128" w:type="dxa"/>
            <w:tcBorders>
              <w:top w:val="nil"/>
              <w:left w:val="nil"/>
              <w:bottom w:val="single" w:sz="4" w:space="0" w:color="ACB9CA"/>
              <w:right w:val="single" w:sz="4" w:space="0" w:color="ACB9CA"/>
            </w:tcBorders>
            <w:shd w:val="clear" w:color="000000" w:fill="FFFFFF"/>
            <w:vAlign w:val="center"/>
            <w:tcPrChange w:id="53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7833A592" w14:textId="024BAD9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2967AFF5" w14:textId="77777777" w:rsidTr="00C23052">
        <w:trPr>
          <w:trHeight w:val="300"/>
          <w:trPrChange w:id="53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3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42263371" w14:textId="6015932F"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Click_Add_Task</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3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4E905FC6" w14:textId="72822D1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194</w:t>
            </w:r>
          </w:p>
        </w:tc>
        <w:tc>
          <w:tcPr>
            <w:tcW w:w="1319" w:type="dxa"/>
            <w:tcBorders>
              <w:top w:val="nil"/>
              <w:left w:val="nil"/>
              <w:bottom w:val="single" w:sz="4" w:space="0" w:color="ACB9CA"/>
              <w:right w:val="single" w:sz="4" w:space="0" w:color="ACB9CA"/>
            </w:tcBorders>
            <w:shd w:val="clear" w:color="000000" w:fill="FFFFFF"/>
            <w:vAlign w:val="center"/>
            <w:tcPrChange w:id="53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3B71416" w14:textId="196D576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128.25</w:t>
            </w:r>
          </w:p>
        </w:tc>
        <w:tc>
          <w:tcPr>
            <w:tcW w:w="1438" w:type="dxa"/>
            <w:tcBorders>
              <w:top w:val="nil"/>
              <w:left w:val="nil"/>
              <w:bottom w:val="single" w:sz="4" w:space="0" w:color="ACB9CA"/>
              <w:right w:val="single" w:sz="4" w:space="0" w:color="ACB9CA"/>
            </w:tcBorders>
            <w:shd w:val="clear" w:color="000000" w:fill="FFFFFF"/>
            <w:vAlign w:val="center"/>
            <w:tcPrChange w:id="53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718A4BB5" w14:textId="4BFDA2C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282</w:t>
            </w:r>
          </w:p>
        </w:tc>
        <w:tc>
          <w:tcPr>
            <w:tcW w:w="1438" w:type="dxa"/>
            <w:tcBorders>
              <w:top w:val="nil"/>
              <w:left w:val="nil"/>
              <w:bottom w:val="single" w:sz="4" w:space="0" w:color="ACB9CA"/>
              <w:right w:val="single" w:sz="4" w:space="0" w:color="ACB9CA"/>
            </w:tcBorders>
            <w:shd w:val="clear" w:color="000000" w:fill="FFFFFF"/>
            <w:vAlign w:val="center"/>
            <w:tcPrChange w:id="53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6187560A" w14:textId="008C046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378</w:t>
            </w:r>
          </w:p>
        </w:tc>
        <w:tc>
          <w:tcPr>
            <w:tcW w:w="1600" w:type="dxa"/>
            <w:tcBorders>
              <w:top w:val="nil"/>
              <w:left w:val="nil"/>
              <w:bottom w:val="single" w:sz="4" w:space="0" w:color="ACB9CA"/>
              <w:right w:val="single" w:sz="4" w:space="0" w:color="ACB9CA"/>
            </w:tcBorders>
            <w:shd w:val="clear" w:color="000000" w:fill="FFFFFF"/>
            <w:vAlign w:val="center"/>
            <w:tcPrChange w:id="53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1FFC9E11" w14:textId="4734558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829</w:t>
            </w:r>
          </w:p>
        </w:tc>
        <w:tc>
          <w:tcPr>
            <w:tcW w:w="1193" w:type="dxa"/>
            <w:tcBorders>
              <w:top w:val="nil"/>
              <w:left w:val="nil"/>
              <w:bottom w:val="single" w:sz="4" w:space="0" w:color="ACB9CA"/>
              <w:right w:val="single" w:sz="4" w:space="0" w:color="ACB9CA"/>
            </w:tcBorders>
            <w:shd w:val="clear" w:color="000000" w:fill="FFFFFF"/>
            <w:vAlign w:val="center"/>
            <w:tcPrChange w:id="54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3948C340" w14:textId="51A007B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w:t>
            </w:r>
          </w:p>
        </w:tc>
        <w:tc>
          <w:tcPr>
            <w:tcW w:w="1356" w:type="dxa"/>
            <w:tcBorders>
              <w:top w:val="nil"/>
              <w:left w:val="nil"/>
              <w:bottom w:val="single" w:sz="4" w:space="0" w:color="ACB9CA"/>
              <w:right w:val="single" w:sz="4" w:space="0" w:color="ACB9CA"/>
            </w:tcBorders>
            <w:shd w:val="clear" w:color="000000" w:fill="FFFFFF"/>
            <w:vAlign w:val="center"/>
            <w:tcPrChange w:id="54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37773642" w14:textId="7AD1EEEE"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1300</w:t>
            </w:r>
          </w:p>
        </w:tc>
        <w:tc>
          <w:tcPr>
            <w:tcW w:w="1128" w:type="dxa"/>
            <w:tcBorders>
              <w:top w:val="nil"/>
              <w:left w:val="nil"/>
              <w:bottom w:val="single" w:sz="4" w:space="0" w:color="ACB9CA"/>
              <w:right w:val="single" w:sz="4" w:space="0" w:color="ACB9CA"/>
            </w:tcBorders>
            <w:shd w:val="clear" w:color="000000" w:fill="FFFFFF"/>
            <w:vAlign w:val="center"/>
            <w:tcPrChange w:id="54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73694ACE" w14:textId="345A6E4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4D933D2B" w14:textId="77777777" w:rsidTr="00C23052">
        <w:trPr>
          <w:trHeight w:val="300"/>
          <w:trPrChange w:id="54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4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09D60BDF" w14:textId="42AA8AFC"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Click_Add_Timesheet</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4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73921086" w14:textId="375E161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2180</w:t>
            </w:r>
          </w:p>
        </w:tc>
        <w:tc>
          <w:tcPr>
            <w:tcW w:w="1319" w:type="dxa"/>
            <w:tcBorders>
              <w:top w:val="nil"/>
              <w:left w:val="nil"/>
              <w:bottom w:val="single" w:sz="4" w:space="0" w:color="ACB9CA"/>
              <w:right w:val="single" w:sz="4" w:space="0" w:color="ACB9CA"/>
            </w:tcBorders>
            <w:shd w:val="clear" w:color="000000" w:fill="FFFFFF"/>
            <w:vAlign w:val="center"/>
            <w:tcPrChange w:id="54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4590CC75" w14:textId="1CDF20C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147.04</w:t>
            </w:r>
          </w:p>
        </w:tc>
        <w:tc>
          <w:tcPr>
            <w:tcW w:w="1438" w:type="dxa"/>
            <w:tcBorders>
              <w:top w:val="nil"/>
              <w:left w:val="nil"/>
              <w:bottom w:val="single" w:sz="4" w:space="0" w:color="ACB9CA"/>
              <w:right w:val="single" w:sz="4" w:space="0" w:color="ACB9CA"/>
            </w:tcBorders>
            <w:shd w:val="clear" w:color="000000" w:fill="FFFFFF"/>
            <w:vAlign w:val="center"/>
            <w:tcPrChange w:id="54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F006E02" w14:textId="0F6165C9"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328.03</w:t>
            </w:r>
          </w:p>
        </w:tc>
        <w:tc>
          <w:tcPr>
            <w:tcW w:w="1438" w:type="dxa"/>
            <w:tcBorders>
              <w:top w:val="nil"/>
              <w:left w:val="nil"/>
              <w:bottom w:val="single" w:sz="4" w:space="0" w:color="ACB9CA"/>
              <w:right w:val="single" w:sz="4" w:space="0" w:color="ACB9CA"/>
            </w:tcBorders>
            <w:shd w:val="clear" w:color="000000" w:fill="FFFFFF"/>
            <w:vAlign w:val="center"/>
            <w:tcPrChange w:id="54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E8923D6" w14:textId="2A95D44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592.46</w:t>
            </w:r>
          </w:p>
        </w:tc>
        <w:tc>
          <w:tcPr>
            <w:tcW w:w="1600" w:type="dxa"/>
            <w:tcBorders>
              <w:top w:val="nil"/>
              <w:left w:val="nil"/>
              <w:bottom w:val="single" w:sz="4" w:space="0" w:color="ACB9CA"/>
              <w:right w:val="single" w:sz="4" w:space="0" w:color="ACB9CA"/>
            </w:tcBorders>
            <w:shd w:val="clear" w:color="000000" w:fill="FFFFFF"/>
            <w:vAlign w:val="center"/>
            <w:tcPrChange w:id="54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5E308BCD" w14:textId="4A3D8F9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1602.5</w:t>
            </w:r>
          </w:p>
        </w:tc>
        <w:tc>
          <w:tcPr>
            <w:tcW w:w="1193" w:type="dxa"/>
            <w:tcBorders>
              <w:top w:val="nil"/>
              <w:left w:val="nil"/>
              <w:bottom w:val="single" w:sz="4" w:space="0" w:color="ACB9CA"/>
              <w:right w:val="single" w:sz="4" w:space="0" w:color="ACB9CA"/>
            </w:tcBorders>
            <w:shd w:val="clear" w:color="000000" w:fill="FFFFFF"/>
            <w:vAlign w:val="center"/>
            <w:tcPrChange w:id="55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0770271F" w14:textId="40B1E71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w:t>
            </w:r>
          </w:p>
        </w:tc>
        <w:tc>
          <w:tcPr>
            <w:tcW w:w="1356" w:type="dxa"/>
            <w:tcBorders>
              <w:top w:val="nil"/>
              <w:left w:val="nil"/>
              <w:bottom w:val="single" w:sz="4" w:space="0" w:color="ACB9CA"/>
              <w:right w:val="single" w:sz="4" w:space="0" w:color="ACB9CA"/>
            </w:tcBorders>
            <w:shd w:val="clear" w:color="000000" w:fill="FFFFFF"/>
            <w:vAlign w:val="center"/>
            <w:tcPrChange w:id="55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74997619" w14:textId="6DB9EAE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18710</w:t>
            </w:r>
          </w:p>
        </w:tc>
        <w:tc>
          <w:tcPr>
            <w:tcW w:w="1128" w:type="dxa"/>
            <w:tcBorders>
              <w:top w:val="nil"/>
              <w:left w:val="nil"/>
              <w:bottom w:val="single" w:sz="4" w:space="0" w:color="ACB9CA"/>
              <w:right w:val="single" w:sz="4" w:space="0" w:color="ACB9CA"/>
            </w:tcBorders>
            <w:shd w:val="clear" w:color="000000" w:fill="FFFFFF"/>
            <w:vAlign w:val="center"/>
            <w:tcPrChange w:id="55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3E5492DF" w14:textId="025A60D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060182CE" w14:textId="77777777" w:rsidTr="00C23052">
        <w:trPr>
          <w:trHeight w:val="300"/>
          <w:trPrChange w:id="55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5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249E7164" w14:textId="6DF9FE24"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Click_Delete_button</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5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6D70C9D7" w14:textId="143461B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281</w:t>
            </w:r>
          </w:p>
        </w:tc>
        <w:tc>
          <w:tcPr>
            <w:tcW w:w="1319" w:type="dxa"/>
            <w:tcBorders>
              <w:top w:val="nil"/>
              <w:left w:val="nil"/>
              <w:bottom w:val="single" w:sz="4" w:space="0" w:color="ACB9CA"/>
              <w:right w:val="single" w:sz="4" w:space="0" w:color="ACB9CA"/>
            </w:tcBorders>
            <w:shd w:val="clear" w:color="000000" w:fill="FFFFFF"/>
            <w:vAlign w:val="center"/>
            <w:tcPrChange w:id="55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AFC2602" w14:textId="4624411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126589.6</w:t>
            </w:r>
          </w:p>
        </w:tc>
        <w:tc>
          <w:tcPr>
            <w:tcW w:w="1438" w:type="dxa"/>
            <w:tcBorders>
              <w:top w:val="nil"/>
              <w:left w:val="nil"/>
              <w:bottom w:val="single" w:sz="4" w:space="0" w:color="ACB9CA"/>
              <w:right w:val="single" w:sz="4" w:space="0" w:color="ACB9CA"/>
            </w:tcBorders>
            <w:shd w:val="clear" w:color="000000" w:fill="FFFFFF"/>
            <w:vAlign w:val="center"/>
            <w:tcPrChange w:id="55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64AD997" w14:textId="0F48D61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192767</w:t>
            </w:r>
          </w:p>
        </w:tc>
        <w:tc>
          <w:tcPr>
            <w:tcW w:w="1438" w:type="dxa"/>
            <w:tcBorders>
              <w:top w:val="nil"/>
              <w:left w:val="nil"/>
              <w:bottom w:val="single" w:sz="4" w:space="0" w:color="ACB9CA"/>
              <w:right w:val="single" w:sz="4" w:space="0" w:color="ACB9CA"/>
            </w:tcBorders>
            <w:shd w:val="clear" w:color="000000" w:fill="FFFFFF"/>
            <w:vAlign w:val="center"/>
            <w:tcPrChange w:id="55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08A5EE8" w14:textId="56F56D6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223615</w:t>
            </w:r>
          </w:p>
        </w:tc>
        <w:tc>
          <w:tcPr>
            <w:tcW w:w="1600" w:type="dxa"/>
            <w:tcBorders>
              <w:top w:val="nil"/>
              <w:left w:val="nil"/>
              <w:bottom w:val="single" w:sz="4" w:space="0" w:color="ACB9CA"/>
              <w:right w:val="single" w:sz="4" w:space="0" w:color="ACB9CA"/>
            </w:tcBorders>
            <w:shd w:val="clear" w:color="000000" w:fill="FFFFFF"/>
            <w:vAlign w:val="center"/>
            <w:tcPrChange w:id="55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2767B716" w14:textId="78130DF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228607</w:t>
            </w:r>
          </w:p>
        </w:tc>
        <w:tc>
          <w:tcPr>
            <w:tcW w:w="1193" w:type="dxa"/>
            <w:tcBorders>
              <w:top w:val="nil"/>
              <w:left w:val="nil"/>
              <w:bottom w:val="single" w:sz="4" w:space="0" w:color="ACB9CA"/>
              <w:right w:val="single" w:sz="4" w:space="0" w:color="ACB9CA"/>
            </w:tcBorders>
            <w:shd w:val="clear" w:color="000000" w:fill="FFFFFF"/>
            <w:vAlign w:val="center"/>
            <w:tcPrChange w:id="56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50E78170" w14:textId="59045DF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138</w:t>
            </w:r>
          </w:p>
        </w:tc>
        <w:tc>
          <w:tcPr>
            <w:tcW w:w="1356" w:type="dxa"/>
            <w:tcBorders>
              <w:top w:val="nil"/>
              <w:left w:val="nil"/>
              <w:bottom w:val="single" w:sz="4" w:space="0" w:color="ACB9CA"/>
              <w:right w:val="single" w:sz="4" w:space="0" w:color="ACB9CA"/>
            </w:tcBorders>
            <w:shd w:val="clear" w:color="000000" w:fill="FFFFFF"/>
            <w:vAlign w:val="center"/>
            <w:tcPrChange w:id="56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5C5D733D" w14:textId="69EF127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234204</w:t>
            </w:r>
          </w:p>
        </w:tc>
        <w:tc>
          <w:tcPr>
            <w:tcW w:w="1128" w:type="dxa"/>
            <w:tcBorders>
              <w:top w:val="nil"/>
              <w:left w:val="nil"/>
              <w:bottom w:val="single" w:sz="4" w:space="0" w:color="ACB9CA"/>
              <w:right w:val="single" w:sz="4" w:space="0" w:color="ACB9CA"/>
            </w:tcBorders>
            <w:shd w:val="clear" w:color="000000" w:fill="FFFFFF"/>
            <w:vAlign w:val="center"/>
            <w:tcPrChange w:id="56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081AC4EE" w14:textId="23EB172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32AD2A74" w14:textId="77777777" w:rsidTr="00C23052">
        <w:trPr>
          <w:trHeight w:val="300"/>
          <w:trPrChange w:id="56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6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0303CFFD" w14:textId="7C228090"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Click_Edit_Task</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6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444EC466" w14:textId="06A9900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321</w:t>
            </w:r>
          </w:p>
        </w:tc>
        <w:tc>
          <w:tcPr>
            <w:tcW w:w="1319" w:type="dxa"/>
            <w:tcBorders>
              <w:top w:val="nil"/>
              <w:left w:val="nil"/>
              <w:bottom w:val="single" w:sz="4" w:space="0" w:color="ACB9CA"/>
              <w:right w:val="single" w:sz="4" w:space="0" w:color="ACB9CA"/>
            </w:tcBorders>
            <w:shd w:val="clear" w:color="000000" w:fill="FFFFFF"/>
            <w:vAlign w:val="center"/>
            <w:tcPrChange w:id="56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CD14C55" w14:textId="3FDC695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126.72</w:t>
            </w:r>
          </w:p>
        </w:tc>
        <w:tc>
          <w:tcPr>
            <w:tcW w:w="1438" w:type="dxa"/>
            <w:tcBorders>
              <w:top w:val="nil"/>
              <w:left w:val="nil"/>
              <w:bottom w:val="single" w:sz="4" w:space="0" w:color="ACB9CA"/>
              <w:right w:val="single" w:sz="4" w:space="0" w:color="ACB9CA"/>
            </w:tcBorders>
            <w:shd w:val="clear" w:color="000000" w:fill="FFFFFF"/>
            <w:vAlign w:val="center"/>
            <w:tcPrChange w:id="56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46A2A1A" w14:textId="2B75B82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327</w:t>
            </w:r>
          </w:p>
        </w:tc>
        <w:tc>
          <w:tcPr>
            <w:tcW w:w="1438" w:type="dxa"/>
            <w:tcBorders>
              <w:top w:val="nil"/>
              <w:left w:val="nil"/>
              <w:bottom w:val="single" w:sz="4" w:space="0" w:color="ACB9CA"/>
              <w:right w:val="single" w:sz="4" w:space="0" w:color="ACB9CA"/>
            </w:tcBorders>
            <w:shd w:val="clear" w:color="000000" w:fill="FFFFFF"/>
            <w:vAlign w:val="center"/>
            <w:tcPrChange w:id="56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7DDFD64" w14:textId="71D4DA6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393</w:t>
            </w:r>
          </w:p>
        </w:tc>
        <w:tc>
          <w:tcPr>
            <w:tcW w:w="1600" w:type="dxa"/>
            <w:tcBorders>
              <w:top w:val="nil"/>
              <w:left w:val="nil"/>
              <w:bottom w:val="single" w:sz="4" w:space="0" w:color="ACB9CA"/>
              <w:right w:val="single" w:sz="4" w:space="0" w:color="ACB9CA"/>
            </w:tcBorders>
            <w:shd w:val="clear" w:color="000000" w:fill="FFFFFF"/>
            <w:vAlign w:val="center"/>
            <w:tcPrChange w:id="56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3A4EA5EB" w14:textId="392BE5B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628</w:t>
            </w:r>
          </w:p>
        </w:tc>
        <w:tc>
          <w:tcPr>
            <w:tcW w:w="1193" w:type="dxa"/>
            <w:tcBorders>
              <w:top w:val="nil"/>
              <w:left w:val="nil"/>
              <w:bottom w:val="single" w:sz="4" w:space="0" w:color="ACB9CA"/>
              <w:right w:val="single" w:sz="4" w:space="0" w:color="ACB9CA"/>
            </w:tcBorders>
            <w:shd w:val="clear" w:color="000000" w:fill="FFFFFF"/>
            <w:vAlign w:val="center"/>
            <w:tcPrChange w:id="57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763FF1DF" w14:textId="7797FEB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w:t>
            </w:r>
          </w:p>
        </w:tc>
        <w:tc>
          <w:tcPr>
            <w:tcW w:w="1356" w:type="dxa"/>
            <w:tcBorders>
              <w:top w:val="nil"/>
              <w:left w:val="nil"/>
              <w:bottom w:val="single" w:sz="4" w:space="0" w:color="ACB9CA"/>
              <w:right w:val="single" w:sz="4" w:space="0" w:color="ACB9CA"/>
            </w:tcBorders>
            <w:shd w:val="clear" w:color="000000" w:fill="FFFFFF"/>
            <w:vAlign w:val="center"/>
            <w:tcPrChange w:id="57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0E2EFF7C" w14:textId="0553693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797</w:t>
            </w:r>
          </w:p>
        </w:tc>
        <w:tc>
          <w:tcPr>
            <w:tcW w:w="1128" w:type="dxa"/>
            <w:tcBorders>
              <w:top w:val="nil"/>
              <w:left w:val="nil"/>
              <w:bottom w:val="single" w:sz="4" w:space="0" w:color="ACB9CA"/>
              <w:right w:val="single" w:sz="4" w:space="0" w:color="ACB9CA"/>
            </w:tcBorders>
            <w:shd w:val="clear" w:color="000000" w:fill="FFFFFF"/>
            <w:vAlign w:val="center"/>
            <w:tcPrChange w:id="57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3C0BFB1C" w14:textId="27CFF4B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6C2881B5" w14:textId="77777777" w:rsidTr="00C23052">
        <w:trPr>
          <w:trHeight w:val="300"/>
          <w:trPrChange w:id="57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7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38427058" w14:textId="1B0F693C"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Click_Invoice_icon</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7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67DCAF64" w14:textId="21220A0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1468</w:t>
            </w:r>
          </w:p>
        </w:tc>
        <w:tc>
          <w:tcPr>
            <w:tcW w:w="1319" w:type="dxa"/>
            <w:tcBorders>
              <w:top w:val="nil"/>
              <w:left w:val="nil"/>
              <w:bottom w:val="single" w:sz="4" w:space="0" w:color="ACB9CA"/>
              <w:right w:val="single" w:sz="4" w:space="0" w:color="ACB9CA"/>
            </w:tcBorders>
            <w:shd w:val="clear" w:color="000000" w:fill="FFFFFF"/>
            <w:vAlign w:val="center"/>
            <w:tcPrChange w:id="57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8417DDA" w14:textId="6EC59FD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282</w:t>
            </w:r>
          </w:p>
        </w:tc>
        <w:tc>
          <w:tcPr>
            <w:tcW w:w="1438" w:type="dxa"/>
            <w:tcBorders>
              <w:top w:val="nil"/>
              <w:left w:val="nil"/>
              <w:bottom w:val="single" w:sz="4" w:space="0" w:color="ACB9CA"/>
              <w:right w:val="single" w:sz="4" w:space="0" w:color="ACB9CA"/>
            </w:tcBorders>
            <w:shd w:val="clear" w:color="000000" w:fill="FFFFFF"/>
            <w:vAlign w:val="center"/>
            <w:tcPrChange w:id="57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385C49A" w14:textId="229C01A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675</w:t>
            </w:r>
          </w:p>
        </w:tc>
        <w:tc>
          <w:tcPr>
            <w:tcW w:w="1438" w:type="dxa"/>
            <w:tcBorders>
              <w:top w:val="nil"/>
              <w:left w:val="nil"/>
              <w:bottom w:val="single" w:sz="4" w:space="0" w:color="ACB9CA"/>
              <w:right w:val="single" w:sz="4" w:space="0" w:color="ACB9CA"/>
            </w:tcBorders>
            <w:shd w:val="clear" w:color="000000" w:fill="FFFFFF"/>
            <w:vAlign w:val="center"/>
            <w:tcPrChange w:id="57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DD40875" w14:textId="1B73FB3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952</w:t>
            </w:r>
          </w:p>
        </w:tc>
        <w:tc>
          <w:tcPr>
            <w:tcW w:w="1600" w:type="dxa"/>
            <w:tcBorders>
              <w:top w:val="nil"/>
              <w:left w:val="nil"/>
              <w:bottom w:val="single" w:sz="4" w:space="0" w:color="ACB9CA"/>
              <w:right w:val="single" w:sz="4" w:space="0" w:color="ACB9CA"/>
            </w:tcBorders>
            <w:shd w:val="clear" w:color="000000" w:fill="FFFFFF"/>
            <w:vAlign w:val="center"/>
            <w:tcPrChange w:id="57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2A555968" w14:textId="66B287A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1392</w:t>
            </w:r>
          </w:p>
        </w:tc>
        <w:tc>
          <w:tcPr>
            <w:tcW w:w="1193" w:type="dxa"/>
            <w:tcBorders>
              <w:top w:val="nil"/>
              <w:left w:val="nil"/>
              <w:bottom w:val="single" w:sz="4" w:space="0" w:color="ACB9CA"/>
              <w:right w:val="single" w:sz="4" w:space="0" w:color="ACB9CA"/>
            </w:tcBorders>
            <w:shd w:val="clear" w:color="000000" w:fill="FFFFFF"/>
            <w:vAlign w:val="center"/>
            <w:tcPrChange w:id="58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2753A9A6" w14:textId="2576FD3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w:t>
            </w:r>
          </w:p>
        </w:tc>
        <w:tc>
          <w:tcPr>
            <w:tcW w:w="1356" w:type="dxa"/>
            <w:tcBorders>
              <w:top w:val="nil"/>
              <w:left w:val="nil"/>
              <w:bottom w:val="single" w:sz="4" w:space="0" w:color="ACB9CA"/>
              <w:right w:val="single" w:sz="4" w:space="0" w:color="ACB9CA"/>
            </w:tcBorders>
            <w:shd w:val="clear" w:color="000000" w:fill="FFFFFF"/>
            <w:vAlign w:val="center"/>
            <w:tcPrChange w:id="58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4FA007FE" w14:textId="39B7B669"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2246</w:t>
            </w:r>
          </w:p>
        </w:tc>
        <w:tc>
          <w:tcPr>
            <w:tcW w:w="1128" w:type="dxa"/>
            <w:tcBorders>
              <w:top w:val="nil"/>
              <w:left w:val="nil"/>
              <w:bottom w:val="single" w:sz="4" w:space="0" w:color="ACB9CA"/>
              <w:right w:val="single" w:sz="4" w:space="0" w:color="ACB9CA"/>
            </w:tcBorders>
            <w:shd w:val="clear" w:color="000000" w:fill="FFFFFF"/>
            <w:vAlign w:val="center"/>
            <w:tcPrChange w:id="58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495F6813" w14:textId="6BA8663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24BDB872" w14:textId="77777777" w:rsidTr="00C23052">
        <w:trPr>
          <w:trHeight w:val="300"/>
          <w:trPrChange w:id="58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8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6904F0AA" w14:textId="3AF0CDA0"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Click_Login</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8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7D91A9F5" w14:textId="6D3DB4B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3104</w:t>
            </w:r>
          </w:p>
        </w:tc>
        <w:tc>
          <w:tcPr>
            <w:tcW w:w="1319" w:type="dxa"/>
            <w:tcBorders>
              <w:top w:val="nil"/>
              <w:left w:val="nil"/>
              <w:bottom w:val="single" w:sz="4" w:space="0" w:color="ACB9CA"/>
              <w:right w:val="single" w:sz="4" w:space="0" w:color="ACB9CA"/>
            </w:tcBorders>
            <w:shd w:val="clear" w:color="000000" w:fill="FFFFFF"/>
            <w:vAlign w:val="center"/>
            <w:tcPrChange w:id="58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5832140A" w14:textId="08C42D1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146030.4</w:t>
            </w:r>
          </w:p>
        </w:tc>
        <w:tc>
          <w:tcPr>
            <w:tcW w:w="1438" w:type="dxa"/>
            <w:tcBorders>
              <w:top w:val="nil"/>
              <w:left w:val="nil"/>
              <w:bottom w:val="single" w:sz="4" w:space="0" w:color="ACB9CA"/>
              <w:right w:val="single" w:sz="4" w:space="0" w:color="ACB9CA"/>
            </w:tcBorders>
            <w:shd w:val="clear" w:color="000000" w:fill="FFFFFF"/>
            <w:vAlign w:val="center"/>
            <w:tcPrChange w:id="58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4379D2D" w14:textId="0709201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162265.8</w:t>
            </w:r>
          </w:p>
        </w:tc>
        <w:tc>
          <w:tcPr>
            <w:tcW w:w="1438" w:type="dxa"/>
            <w:tcBorders>
              <w:top w:val="nil"/>
              <w:left w:val="nil"/>
              <w:bottom w:val="single" w:sz="4" w:space="0" w:color="ACB9CA"/>
              <w:right w:val="single" w:sz="4" w:space="0" w:color="ACB9CA"/>
            </w:tcBorders>
            <w:shd w:val="clear" w:color="000000" w:fill="FFFFFF"/>
            <w:vAlign w:val="center"/>
            <w:tcPrChange w:id="58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4957D26" w14:textId="76DC9EDC"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261481.9</w:t>
            </w:r>
          </w:p>
        </w:tc>
        <w:tc>
          <w:tcPr>
            <w:tcW w:w="1600" w:type="dxa"/>
            <w:tcBorders>
              <w:top w:val="nil"/>
              <w:left w:val="nil"/>
              <w:bottom w:val="single" w:sz="4" w:space="0" w:color="ACB9CA"/>
              <w:right w:val="single" w:sz="4" w:space="0" w:color="ACB9CA"/>
            </w:tcBorders>
            <w:shd w:val="clear" w:color="000000" w:fill="FFFFFF"/>
            <w:vAlign w:val="center"/>
            <w:tcPrChange w:id="58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65EEDE50" w14:textId="632DC679"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478092.2</w:t>
            </w:r>
          </w:p>
        </w:tc>
        <w:tc>
          <w:tcPr>
            <w:tcW w:w="1193" w:type="dxa"/>
            <w:tcBorders>
              <w:top w:val="nil"/>
              <w:left w:val="nil"/>
              <w:bottom w:val="single" w:sz="4" w:space="0" w:color="ACB9CA"/>
              <w:right w:val="single" w:sz="4" w:space="0" w:color="ACB9CA"/>
            </w:tcBorders>
            <w:shd w:val="clear" w:color="000000" w:fill="FFFFFF"/>
            <w:vAlign w:val="center"/>
            <w:tcPrChange w:id="59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17D39628" w14:textId="7719F73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w:t>
            </w:r>
          </w:p>
        </w:tc>
        <w:tc>
          <w:tcPr>
            <w:tcW w:w="1356" w:type="dxa"/>
            <w:tcBorders>
              <w:top w:val="nil"/>
              <w:left w:val="nil"/>
              <w:bottom w:val="single" w:sz="4" w:space="0" w:color="ACB9CA"/>
              <w:right w:val="single" w:sz="4" w:space="0" w:color="ACB9CA"/>
            </w:tcBorders>
            <w:shd w:val="clear" w:color="000000" w:fill="FFFFFF"/>
            <w:vAlign w:val="center"/>
            <w:tcPrChange w:id="59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2B343002" w14:textId="3DDB0A3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1952359</w:t>
            </w:r>
          </w:p>
        </w:tc>
        <w:tc>
          <w:tcPr>
            <w:tcW w:w="1128" w:type="dxa"/>
            <w:tcBorders>
              <w:top w:val="nil"/>
              <w:left w:val="nil"/>
              <w:bottom w:val="single" w:sz="4" w:space="0" w:color="ACB9CA"/>
              <w:right w:val="single" w:sz="4" w:space="0" w:color="ACB9CA"/>
            </w:tcBorders>
            <w:shd w:val="clear" w:color="000000" w:fill="FFFFFF"/>
            <w:vAlign w:val="center"/>
            <w:tcPrChange w:id="59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0C228E67" w14:textId="2B860A2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1.29%</w:t>
            </w:r>
          </w:p>
        </w:tc>
      </w:tr>
      <w:tr w:rsidR="00546FC9" w:rsidRPr="00C47FE2" w14:paraId="14B969BA" w14:textId="77777777" w:rsidTr="00C23052">
        <w:trPr>
          <w:trHeight w:val="300"/>
          <w:trPrChange w:id="59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59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1D59BBA4" w14:textId="25831EF7"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Click_Note_icon</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59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16804E55" w14:textId="0537F47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5176</w:t>
            </w:r>
          </w:p>
        </w:tc>
        <w:tc>
          <w:tcPr>
            <w:tcW w:w="1319" w:type="dxa"/>
            <w:tcBorders>
              <w:top w:val="nil"/>
              <w:left w:val="nil"/>
              <w:bottom w:val="single" w:sz="4" w:space="0" w:color="ACB9CA"/>
              <w:right w:val="single" w:sz="4" w:space="0" w:color="ACB9CA"/>
            </w:tcBorders>
            <w:shd w:val="clear" w:color="000000" w:fill="FFFFFF"/>
            <w:vAlign w:val="center"/>
            <w:tcPrChange w:id="59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5349DEDB" w14:textId="59F61C9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404.28</w:t>
            </w:r>
          </w:p>
        </w:tc>
        <w:tc>
          <w:tcPr>
            <w:tcW w:w="1438" w:type="dxa"/>
            <w:tcBorders>
              <w:top w:val="nil"/>
              <w:left w:val="nil"/>
              <w:bottom w:val="single" w:sz="4" w:space="0" w:color="ACB9CA"/>
              <w:right w:val="single" w:sz="4" w:space="0" w:color="ACB9CA"/>
            </w:tcBorders>
            <w:shd w:val="clear" w:color="000000" w:fill="FFFFFF"/>
            <w:vAlign w:val="center"/>
            <w:tcPrChange w:id="59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3F75871" w14:textId="237F89F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580.44</w:t>
            </w:r>
          </w:p>
        </w:tc>
        <w:tc>
          <w:tcPr>
            <w:tcW w:w="1438" w:type="dxa"/>
            <w:tcBorders>
              <w:top w:val="nil"/>
              <w:left w:val="nil"/>
              <w:bottom w:val="single" w:sz="4" w:space="0" w:color="ACB9CA"/>
              <w:right w:val="single" w:sz="4" w:space="0" w:color="ACB9CA"/>
            </w:tcBorders>
            <w:shd w:val="clear" w:color="000000" w:fill="FFFFFF"/>
            <w:vAlign w:val="center"/>
            <w:tcPrChange w:id="59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308BB92" w14:textId="741835C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1106.09</w:t>
            </w:r>
          </w:p>
        </w:tc>
        <w:tc>
          <w:tcPr>
            <w:tcW w:w="1600" w:type="dxa"/>
            <w:tcBorders>
              <w:top w:val="nil"/>
              <w:left w:val="nil"/>
              <w:bottom w:val="single" w:sz="4" w:space="0" w:color="ACB9CA"/>
              <w:right w:val="single" w:sz="4" w:space="0" w:color="ACB9CA"/>
            </w:tcBorders>
            <w:shd w:val="clear" w:color="000000" w:fill="FFFFFF"/>
            <w:vAlign w:val="center"/>
            <w:tcPrChange w:id="59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1110A5AF" w14:textId="4DCD177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6798.06</w:t>
            </w:r>
          </w:p>
        </w:tc>
        <w:tc>
          <w:tcPr>
            <w:tcW w:w="1193" w:type="dxa"/>
            <w:tcBorders>
              <w:top w:val="nil"/>
              <w:left w:val="nil"/>
              <w:bottom w:val="single" w:sz="4" w:space="0" w:color="ACB9CA"/>
              <w:right w:val="single" w:sz="4" w:space="0" w:color="ACB9CA"/>
            </w:tcBorders>
            <w:shd w:val="clear" w:color="000000" w:fill="FFFFFF"/>
            <w:vAlign w:val="center"/>
            <w:tcPrChange w:id="60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46B0F5A7" w14:textId="18656A3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w:t>
            </w:r>
          </w:p>
        </w:tc>
        <w:tc>
          <w:tcPr>
            <w:tcW w:w="1356" w:type="dxa"/>
            <w:tcBorders>
              <w:top w:val="nil"/>
              <w:left w:val="nil"/>
              <w:bottom w:val="single" w:sz="4" w:space="0" w:color="ACB9CA"/>
              <w:right w:val="single" w:sz="4" w:space="0" w:color="ACB9CA"/>
            </w:tcBorders>
            <w:shd w:val="clear" w:color="000000" w:fill="FFFFFF"/>
            <w:vAlign w:val="center"/>
            <w:tcPrChange w:id="60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0DCCE1A9" w14:textId="2C87287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26555</w:t>
            </w:r>
          </w:p>
        </w:tc>
        <w:tc>
          <w:tcPr>
            <w:tcW w:w="1128" w:type="dxa"/>
            <w:tcBorders>
              <w:top w:val="nil"/>
              <w:left w:val="nil"/>
              <w:bottom w:val="single" w:sz="4" w:space="0" w:color="ACB9CA"/>
              <w:right w:val="single" w:sz="4" w:space="0" w:color="ACB9CA"/>
            </w:tcBorders>
            <w:shd w:val="clear" w:color="000000" w:fill="FFFFFF"/>
            <w:vAlign w:val="center"/>
            <w:tcPrChange w:id="60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07F9C9A5" w14:textId="2809BB9E"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6034B149" w14:textId="77777777" w:rsidTr="00C23052">
        <w:trPr>
          <w:trHeight w:val="300"/>
          <w:trPrChange w:id="60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0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2819D38C" w14:textId="01EAAF75"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Click_Reminder_icon</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60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01D56693" w14:textId="4494C55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4925</w:t>
            </w:r>
          </w:p>
        </w:tc>
        <w:tc>
          <w:tcPr>
            <w:tcW w:w="1319" w:type="dxa"/>
            <w:tcBorders>
              <w:top w:val="nil"/>
              <w:left w:val="nil"/>
              <w:bottom w:val="single" w:sz="4" w:space="0" w:color="ACB9CA"/>
              <w:right w:val="single" w:sz="4" w:space="0" w:color="ACB9CA"/>
            </w:tcBorders>
            <w:shd w:val="clear" w:color="000000" w:fill="FFFFFF"/>
            <w:vAlign w:val="center"/>
            <w:tcPrChange w:id="60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72CCB82B" w14:textId="552333E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769.1</w:t>
            </w:r>
          </w:p>
        </w:tc>
        <w:tc>
          <w:tcPr>
            <w:tcW w:w="1438" w:type="dxa"/>
            <w:tcBorders>
              <w:top w:val="nil"/>
              <w:left w:val="nil"/>
              <w:bottom w:val="single" w:sz="4" w:space="0" w:color="ACB9CA"/>
              <w:right w:val="single" w:sz="4" w:space="0" w:color="ACB9CA"/>
            </w:tcBorders>
            <w:shd w:val="clear" w:color="000000" w:fill="FFFFFF"/>
            <w:vAlign w:val="center"/>
            <w:tcPrChange w:id="60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2C22E41" w14:textId="6D5B7C1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647.62</w:t>
            </w:r>
          </w:p>
        </w:tc>
        <w:tc>
          <w:tcPr>
            <w:tcW w:w="1438" w:type="dxa"/>
            <w:tcBorders>
              <w:top w:val="nil"/>
              <w:left w:val="nil"/>
              <w:bottom w:val="single" w:sz="4" w:space="0" w:color="ACB9CA"/>
              <w:right w:val="single" w:sz="4" w:space="0" w:color="ACB9CA"/>
            </w:tcBorders>
            <w:shd w:val="clear" w:color="000000" w:fill="FFFFFF"/>
            <w:vAlign w:val="center"/>
            <w:tcPrChange w:id="60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E753BEB" w14:textId="61F14DA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2498.85</w:t>
            </w:r>
          </w:p>
        </w:tc>
        <w:tc>
          <w:tcPr>
            <w:tcW w:w="1600" w:type="dxa"/>
            <w:tcBorders>
              <w:top w:val="nil"/>
              <w:left w:val="nil"/>
              <w:bottom w:val="single" w:sz="4" w:space="0" w:color="ACB9CA"/>
              <w:right w:val="single" w:sz="4" w:space="0" w:color="ACB9CA"/>
            </w:tcBorders>
            <w:shd w:val="clear" w:color="000000" w:fill="FFFFFF"/>
            <w:vAlign w:val="center"/>
            <w:tcPrChange w:id="60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52888B13" w14:textId="1177BB3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18424.93</w:t>
            </w:r>
          </w:p>
        </w:tc>
        <w:tc>
          <w:tcPr>
            <w:tcW w:w="1193" w:type="dxa"/>
            <w:tcBorders>
              <w:top w:val="nil"/>
              <w:left w:val="nil"/>
              <w:bottom w:val="single" w:sz="4" w:space="0" w:color="ACB9CA"/>
              <w:right w:val="single" w:sz="4" w:space="0" w:color="ACB9CA"/>
            </w:tcBorders>
            <w:shd w:val="clear" w:color="000000" w:fill="FFFFFF"/>
            <w:vAlign w:val="center"/>
            <w:tcPrChange w:id="61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5B4C3689" w14:textId="0F624CD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w:t>
            </w:r>
          </w:p>
        </w:tc>
        <w:tc>
          <w:tcPr>
            <w:tcW w:w="1356" w:type="dxa"/>
            <w:tcBorders>
              <w:top w:val="nil"/>
              <w:left w:val="nil"/>
              <w:bottom w:val="single" w:sz="4" w:space="0" w:color="ACB9CA"/>
              <w:right w:val="single" w:sz="4" w:space="0" w:color="ACB9CA"/>
            </w:tcBorders>
            <w:shd w:val="clear" w:color="000000" w:fill="FFFFFF"/>
            <w:vAlign w:val="center"/>
            <w:tcPrChange w:id="61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15D50F6C" w14:textId="610CF0F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26198</w:t>
            </w:r>
          </w:p>
        </w:tc>
        <w:tc>
          <w:tcPr>
            <w:tcW w:w="1128" w:type="dxa"/>
            <w:tcBorders>
              <w:top w:val="nil"/>
              <w:left w:val="nil"/>
              <w:bottom w:val="single" w:sz="4" w:space="0" w:color="ACB9CA"/>
              <w:right w:val="single" w:sz="4" w:space="0" w:color="ACB9CA"/>
            </w:tcBorders>
            <w:shd w:val="clear" w:color="000000" w:fill="FFFFFF"/>
            <w:vAlign w:val="center"/>
            <w:tcPrChange w:id="61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29BD5A0F" w14:textId="2504316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61AD0536" w14:textId="77777777" w:rsidTr="00C23052">
        <w:trPr>
          <w:trHeight w:val="300"/>
          <w:trPrChange w:id="61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1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6082346E" w14:textId="39D93BB5"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Click_Save_Contact</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61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7E2243E9" w14:textId="3A07F20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2900</w:t>
            </w:r>
          </w:p>
        </w:tc>
        <w:tc>
          <w:tcPr>
            <w:tcW w:w="1319" w:type="dxa"/>
            <w:tcBorders>
              <w:top w:val="nil"/>
              <w:left w:val="nil"/>
              <w:bottom w:val="single" w:sz="4" w:space="0" w:color="ACB9CA"/>
              <w:right w:val="single" w:sz="4" w:space="0" w:color="ACB9CA"/>
            </w:tcBorders>
            <w:shd w:val="clear" w:color="000000" w:fill="FFFFFF"/>
            <w:vAlign w:val="center"/>
            <w:tcPrChange w:id="61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03944DB1" w14:textId="6D9A0DE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172996.9</w:t>
            </w:r>
          </w:p>
        </w:tc>
        <w:tc>
          <w:tcPr>
            <w:tcW w:w="1438" w:type="dxa"/>
            <w:tcBorders>
              <w:top w:val="nil"/>
              <w:left w:val="nil"/>
              <w:bottom w:val="single" w:sz="4" w:space="0" w:color="ACB9CA"/>
              <w:right w:val="single" w:sz="4" w:space="0" w:color="ACB9CA"/>
            </w:tcBorders>
            <w:shd w:val="clear" w:color="000000" w:fill="FFFFFF"/>
            <w:vAlign w:val="center"/>
            <w:tcPrChange w:id="61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6B751F25" w14:textId="6D10781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171703.2</w:t>
            </w:r>
          </w:p>
        </w:tc>
        <w:tc>
          <w:tcPr>
            <w:tcW w:w="1438" w:type="dxa"/>
            <w:tcBorders>
              <w:top w:val="nil"/>
              <w:left w:val="nil"/>
              <w:bottom w:val="single" w:sz="4" w:space="0" w:color="ACB9CA"/>
              <w:right w:val="single" w:sz="4" w:space="0" w:color="ACB9CA"/>
            </w:tcBorders>
            <w:shd w:val="clear" w:color="000000" w:fill="FFFFFF"/>
            <w:vAlign w:val="center"/>
            <w:tcPrChange w:id="61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0738AFDA" w14:textId="513B2BF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313843.4</w:t>
            </w:r>
          </w:p>
        </w:tc>
        <w:tc>
          <w:tcPr>
            <w:tcW w:w="1600" w:type="dxa"/>
            <w:tcBorders>
              <w:top w:val="nil"/>
              <w:left w:val="nil"/>
              <w:bottom w:val="single" w:sz="4" w:space="0" w:color="ACB9CA"/>
              <w:right w:val="single" w:sz="4" w:space="0" w:color="ACB9CA"/>
            </w:tcBorders>
            <w:shd w:val="clear" w:color="000000" w:fill="FFFFFF"/>
            <w:vAlign w:val="center"/>
            <w:tcPrChange w:id="61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24BEF6C5" w14:textId="6B03041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583885.7</w:t>
            </w:r>
          </w:p>
        </w:tc>
        <w:tc>
          <w:tcPr>
            <w:tcW w:w="1193" w:type="dxa"/>
            <w:tcBorders>
              <w:top w:val="nil"/>
              <w:left w:val="nil"/>
              <w:bottom w:val="single" w:sz="4" w:space="0" w:color="ACB9CA"/>
              <w:right w:val="single" w:sz="4" w:space="0" w:color="ACB9CA"/>
            </w:tcBorders>
            <w:shd w:val="clear" w:color="000000" w:fill="FFFFFF"/>
            <w:vAlign w:val="center"/>
            <w:tcPrChange w:id="62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4D0D9C5D" w14:textId="110B2FD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w:t>
            </w:r>
          </w:p>
        </w:tc>
        <w:tc>
          <w:tcPr>
            <w:tcW w:w="1356" w:type="dxa"/>
            <w:tcBorders>
              <w:top w:val="nil"/>
              <w:left w:val="nil"/>
              <w:bottom w:val="single" w:sz="4" w:space="0" w:color="ACB9CA"/>
              <w:right w:val="single" w:sz="4" w:space="0" w:color="ACB9CA"/>
            </w:tcBorders>
            <w:shd w:val="clear" w:color="000000" w:fill="FFFFFF"/>
            <w:vAlign w:val="center"/>
            <w:tcPrChange w:id="62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1E34697D" w14:textId="71C1D81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1861761</w:t>
            </w:r>
          </w:p>
        </w:tc>
        <w:tc>
          <w:tcPr>
            <w:tcW w:w="1128" w:type="dxa"/>
            <w:tcBorders>
              <w:top w:val="nil"/>
              <w:left w:val="nil"/>
              <w:bottom w:val="single" w:sz="4" w:space="0" w:color="ACB9CA"/>
              <w:right w:val="single" w:sz="4" w:space="0" w:color="ACB9CA"/>
            </w:tcBorders>
            <w:shd w:val="clear" w:color="000000" w:fill="FFFFFF"/>
            <w:vAlign w:val="center"/>
            <w:tcPrChange w:id="62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5BBFA1BF" w14:textId="5F854C9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0.45%</w:t>
            </w:r>
          </w:p>
        </w:tc>
      </w:tr>
      <w:tr w:rsidR="00546FC9" w:rsidRPr="00C47FE2" w14:paraId="7368DECB" w14:textId="77777777" w:rsidTr="00C23052">
        <w:trPr>
          <w:trHeight w:val="300"/>
          <w:trPrChange w:id="62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2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45ADC6E1" w14:textId="0B054FC7"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Click_Save_expense</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62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36B36C8C" w14:textId="4D7C87DE"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44</w:t>
            </w:r>
          </w:p>
        </w:tc>
        <w:tc>
          <w:tcPr>
            <w:tcW w:w="1319" w:type="dxa"/>
            <w:tcBorders>
              <w:top w:val="nil"/>
              <w:left w:val="nil"/>
              <w:bottom w:val="single" w:sz="4" w:space="0" w:color="ACB9CA"/>
              <w:right w:val="single" w:sz="4" w:space="0" w:color="ACB9CA"/>
            </w:tcBorders>
            <w:shd w:val="clear" w:color="000000" w:fill="FFFFFF"/>
            <w:vAlign w:val="center"/>
            <w:tcPrChange w:id="62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C58034A" w14:textId="51FF1B0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177420</w:t>
            </w:r>
          </w:p>
        </w:tc>
        <w:tc>
          <w:tcPr>
            <w:tcW w:w="1438" w:type="dxa"/>
            <w:tcBorders>
              <w:top w:val="nil"/>
              <w:left w:val="nil"/>
              <w:bottom w:val="single" w:sz="4" w:space="0" w:color="ACB9CA"/>
              <w:right w:val="single" w:sz="4" w:space="0" w:color="ACB9CA"/>
            </w:tcBorders>
            <w:shd w:val="clear" w:color="000000" w:fill="FFFFFF"/>
            <w:vAlign w:val="center"/>
            <w:tcPrChange w:id="62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7782EBD8" w14:textId="3C56150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217343</w:t>
            </w:r>
          </w:p>
        </w:tc>
        <w:tc>
          <w:tcPr>
            <w:tcW w:w="1438" w:type="dxa"/>
            <w:tcBorders>
              <w:top w:val="nil"/>
              <w:left w:val="nil"/>
              <w:bottom w:val="single" w:sz="4" w:space="0" w:color="ACB9CA"/>
              <w:right w:val="single" w:sz="4" w:space="0" w:color="ACB9CA"/>
            </w:tcBorders>
            <w:shd w:val="clear" w:color="000000" w:fill="FFFFFF"/>
            <w:vAlign w:val="center"/>
            <w:tcPrChange w:id="62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749EC5FC" w14:textId="39B1212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237183</w:t>
            </w:r>
          </w:p>
        </w:tc>
        <w:tc>
          <w:tcPr>
            <w:tcW w:w="1600" w:type="dxa"/>
            <w:tcBorders>
              <w:top w:val="nil"/>
              <w:left w:val="nil"/>
              <w:bottom w:val="single" w:sz="4" w:space="0" w:color="ACB9CA"/>
              <w:right w:val="single" w:sz="4" w:space="0" w:color="ACB9CA"/>
            </w:tcBorders>
            <w:shd w:val="clear" w:color="000000" w:fill="FFFFFF"/>
            <w:vAlign w:val="center"/>
            <w:tcPrChange w:id="62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0A1E52F4" w14:textId="14A08BF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244991</w:t>
            </w:r>
          </w:p>
        </w:tc>
        <w:tc>
          <w:tcPr>
            <w:tcW w:w="1193" w:type="dxa"/>
            <w:tcBorders>
              <w:top w:val="nil"/>
              <w:left w:val="nil"/>
              <w:bottom w:val="single" w:sz="4" w:space="0" w:color="ACB9CA"/>
              <w:right w:val="single" w:sz="4" w:space="0" w:color="ACB9CA"/>
            </w:tcBorders>
            <w:shd w:val="clear" w:color="000000" w:fill="FFFFFF"/>
            <w:vAlign w:val="center"/>
            <w:tcPrChange w:id="63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48611E9A" w14:textId="51D6B1E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106741</w:t>
            </w:r>
          </w:p>
        </w:tc>
        <w:tc>
          <w:tcPr>
            <w:tcW w:w="1356" w:type="dxa"/>
            <w:tcBorders>
              <w:top w:val="nil"/>
              <w:left w:val="nil"/>
              <w:bottom w:val="single" w:sz="4" w:space="0" w:color="ACB9CA"/>
              <w:right w:val="single" w:sz="4" w:space="0" w:color="ACB9CA"/>
            </w:tcBorders>
            <w:shd w:val="clear" w:color="000000" w:fill="FFFFFF"/>
            <w:vAlign w:val="center"/>
            <w:tcPrChange w:id="63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50DFCA1E" w14:textId="601AFE6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244908</w:t>
            </w:r>
          </w:p>
        </w:tc>
        <w:tc>
          <w:tcPr>
            <w:tcW w:w="1128" w:type="dxa"/>
            <w:tcBorders>
              <w:top w:val="nil"/>
              <w:left w:val="nil"/>
              <w:bottom w:val="single" w:sz="4" w:space="0" w:color="ACB9CA"/>
              <w:right w:val="single" w:sz="4" w:space="0" w:color="ACB9CA"/>
            </w:tcBorders>
            <w:shd w:val="clear" w:color="000000" w:fill="FFFFFF"/>
            <w:vAlign w:val="center"/>
            <w:tcPrChange w:id="63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3459C860" w14:textId="02EF101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60F21D14" w14:textId="77777777" w:rsidTr="00C23052">
        <w:trPr>
          <w:trHeight w:val="300"/>
          <w:trPrChange w:id="63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3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1937FC5F" w14:textId="341CF5AE"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Click_Save_Expense</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63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13D98E46" w14:textId="5418704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1032</w:t>
            </w:r>
          </w:p>
        </w:tc>
        <w:tc>
          <w:tcPr>
            <w:tcW w:w="1319" w:type="dxa"/>
            <w:tcBorders>
              <w:top w:val="nil"/>
              <w:left w:val="nil"/>
              <w:bottom w:val="single" w:sz="4" w:space="0" w:color="ACB9CA"/>
              <w:right w:val="single" w:sz="4" w:space="0" w:color="ACB9CA"/>
            </w:tcBorders>
            <w:shd w:val="clear" w:color="000000" w:fill="FFFFFF"/>
            <w:vAlign w:val="center"/>
            <w:tcPrChange w:id="63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C33CB07" w14:textId="69AF179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730432</w:t>
            </w:r>
          </w:p>
        </w:tc>
        <w:tc>
          <w:tcPr>
            <w:tcW w:w="1438" w:type="dxa"/>
            <w:tcBorders>
              <w:top w:val="nil"/>
              <w:left w:val="nil"/>
              <w:bottom w:val="single" w:sz="4" w:space="0" w:color="ACB9CA"/>
              <w:right w:val="single" w:sz="4" w:space="0" w:color="ACB9CA"/>
            </w:tcBorders>
            <w:shd w:val="clear" w:color="000000" w:fill="FFFFFF"/>
            <w:vAlign w:val="center"/>
            <w:tcPrChange w:id="63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0A009CD8" w14:textId="1DB2B7D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804435.3</w:t>
            </w:r>
          </w:p>
        </w:tc>
        <w:tc>
          <w:tcPr>
            <w:tcW w:w="1438" w:type="dxa"/>
            <w:tcBorders>
              <w:top w:val="nil"/>
              <w:left w:val="nil"/>
              <w:bottom w:val="single" w:sz="4" w:space="0" w:color="ACB9CA"/>
              <w:right w:val="single" w:sz="4" w:space="0" w:color="ACB9CA"/>
            </w:tcBorders>
            <w:shd w:val="clear" w:color="000000" w:fill="FFFFFF"/>
            <w:vAlign w:val="center"/>
            <w:tcPrChange w:id="63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48DC104" w14:textId="07606F5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921189.7</w:t>
            </w:r>
          </w:p>
        </w:tc>
        <w:tc>
          <w:tcPr>
            <w:tcW w:w="1600" w:type="dxa"/>
            <w:tcBorders>
              <w:top w:val="nil"/>
              <w:left w:val="nil"/>
              <w:bottom w:val="single" w:sz="4" w:space="0" w:color="ACB9CA"/>
              <w:right w:val="single" w:sz="4" w:space="0" w:color="ACB9CA"/>
            </w:tcBorders>
            <w:shd w:val="clear" w:color="000000" w:fill="FFFFFF"/>
            <w:vAlign w:val="center"/>
            <w:tcPrChange w:id="63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5D329948" w14:textId="16D09CE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1009292</w:t>
            </w:r>
          </w:p>
        </w:tc>
        <w:tc>
          <w:tcPr>
            <w:tcW w:w="1193" w:type="dxa"/>
            <w:tcBorders>
              <w:top w:val="nil"/>
              <w:left w:val="nil"/>
              <w:bottom w:val="single" w:sz="4" w:space="0" w:color="ACB9CA"/>
              <w:right w:val="single" w:sz="4" w:space="0" w:color="ACB9CA"/>
            </w:tcBorders>
            <w:shd w:val="clear" w:color="000000" w:fill="FFFFFF"/>
            <w:vAlign w:val="center"/>
            <w:tcPrChange w:id="64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792F4F65" w14:textId="39DFB68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20753</w:t>
            </w:r>
          </w:p>
        </w:tc>
        <w:tc>
          <w:tcPr>
            <w:tcW w:w="1356" w:type="dxa"/>
            <w:tcBorders>
              <w:top w:val="nil"/>
              <w:left w:val="nil"/>
              <w:bottom w:val="single" w:sz="4" w:space="0" w:color="ACB9CA"/>
              <w:right w:val="single" w:sz="4" w:space="0" w:color="ACB9CA"/>
            </w:tcBorders>
            <w:shd w:val="clear" w:color="000000" w:fill="FFFFFF"/>
            <w:vAlign w:val="center"/>
            <w:tcPrChange w:id="64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2705D9A4" w14:textId="34F1FDC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2235731</w:t>
            </w:r>
          </w:p>
        </w:tc>
        <w:tc>
          <w:tcPr>
            <w:tcW w:w="1128" w:type="dxa"/>
            <w:tcBorders>
              <w:top w:val="nil"/>
              <w:left w:val="nil"/>
              <w:bottom w:val="single" w:sz="4" w:space="0" w:color="ACB9CA"/>
              <w:right w:val="single" w:sz="4" w:space="0" w:color="ACB9CA"/>
            </w:tcBorders>
            <w:shd w:val="clear" w:color="000000" w:fill="FFFFFF"/>
            <w:vAlign w:val="center"/>
            <w:tcPrChange w:id="64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267B3D79" w14:textId="304988E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22.58%</w:t>
            </w:r>
          </w:p>
        </w:tc>
      </w:tr>
      <w:tr w:rsidR="00546FC9" w:rsidRPr="00C47FE2" w14:paraId="605936E0" w14:textId="77777777" w:rsidTr="00C23052">
        <w:trPr>
          <w:trHeight w:val="300"/>
          <w:trPrChange w:id="64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4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4352651A" w14:textId="3823A2DD"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Click_Save_Invoice</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64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4AFD724F" w14:textId="0FB5957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947</w:t>
            </w:r>
          </w:p>
        </w:tc>
        <w:tc>
          <w:tcPr>
            <w:tcW w:w="1319" w:type="dxa"/>
            <w:tcBorders>
              <w:top w:val="nil"/>
              <w:left w:val="nil"/>
              <w:bottom w:val="single" w:sz="4" w:space="0" w:color="ACB9CA"/>
              <w:right w:val="single" w:sz="4" w:space="0" w:color="ACB9CA"/>
            </w:tcBorders>
            <w:shd w:val="clear" w:color="000000" w:fill="FFFFFF"/>
            <w:vAlign w:val="center"/>
            <w:tcPrChange w:id="64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78170EB2" w14:textId="7CB4923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118276.8</w:t>
            </w:r>
          </w:p>
        </w:tc>
        <w:tc>
          <w:tcPr>
            <w:tcW w:w="1438" w:type="dxa"/>
            <w:tcBorders>
              <w:top w:val="nil"/>
              <w:left w:val="nil"/>
              <w:bottom w:val="single" w:sz="4" w:space="0" w:color="ACB9CA"/>
              <w:right w:val="single" w:sz="4" w:space="0" w:color="ACB9CA"/>
            </w:tcBorders>
            <w:shd w:val="clear" w:color="000000" w:fill="FFFFFF"/>
            <w:vAlign w:val="center"/>
            <w:tcPrChange w:id="64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79BC63D" w14:textId="2F1D0DC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183039</w:t>
            </w:r>
          </w:p>
        </w:tc>
        <w:tc>
          <w:tcPr>
            <w:tcW w:w="1438" w:type="dxa"/>
            <w:tcBorders>
              <w:top w:val="nil"/>
              <w:left w:val="nil"/>
              <w:bottom w:val="single" w:sz="4" w:space="0" w:color="ACB9CA"/>
              <w:right w:val="single" w:sz="4" w:space="0" w:color="ACB9CA"/>
            </w:tcBorders>
            <w:shd w:val="clear" w:color="000000" w:fill="FFFFFF"/>
            <w:vAlign w:val="center"/>
            <w:tcPrChange w:id="64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E10EA81" w14:textId="0A19EB5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203903</w:t>
            </w:r>
          </w:p>
        </w:tc>
        <w:tc>
          <w:tcPr>
            <w:tcW w:w="1600" w:type="dxa"/>
            <w:tcBorders>
              <w:top w:val="nil"/>
              <w:left w:val="nil"/>
              <w:bottom w:val="single" w:sz="4" w:space="0" w:color="ACB9CA"/>
              <w:right w:val="single" w:sz="4" w:space="0" w:color="ACB9CA"/>
            </w:tcBorders>
            <w:shd w:val="clear" w:color="000000" w:fill="FFFFFF"/>
            <w:vAlign w:val="center"/>
            <w:tcPrChange w:id="64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0A011043" w14:textId="04C3FF4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242559</w:t>
            </w:r>
          </w:p>
        </w:tc>
        <w:tc>
          <w:tcPr>
            <w:tcW w:w="1193" w:type="dxa"/>
            <w:tcBorders>
              <w:top w:val="nil"/>
              <w:left w:val="nil"/>
              <w:bottom w:val="single" w:sz="4" w:space="0" w:color="ACB9CA"/>
              <w:right w:val="single" w:sz="4" w:space="0" w:color="ACB9CA"/>
            </w:tcBorders>
            <w:shd w:val="clear" w:color="000000" w:fill="FFFFFF"/>
            <w:vAlign w:val="center"/>
            <w:tcPrChange w:id="65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65D9930F" w14:textId="200BA7E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113</w:t>
            </w:r>
          </w:p>
        </w:tc>
        <w:tc>
          <w:tcPr>
            <w:tcW w:w="1356" w:type="dxa"/>
            <w:tcBorders>
              <w:top w:val="nil"/>
              <w:left w:val="nil"/>
              <w:bottom w:val="single" w:sz="4" w:space="0" w:color="ACB9CA"/>
              <w:right w:val="single" w:sz="4" w:space="0" w:color="ACB9CA"/>
            </w:tcBorders>
            <w:shd w:val="clear" w:color="000000" w:fill="FFFFFF"/>
            <w:vAlign w:val="center"/>
            <w:tcPrChange w:id="65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66EB938B" w14:textId="7375068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248898</w:t>
            </w:r>
          </w:p>
        </w:tc>
        <w:tc>
          <w:tcPr>
            <w:tcW w:w="1128" w:type="dxa"/>
            <w:tcBorders>
              <w:top w:val="nil"/>
              <w:left w:val="nil"/>
              <w:bottom w:val="single" w:sz="4" w:space="0" w:color="ACB9CA"/>
              <w:right w:val="single" w:sz="4" w:space="0" w:color="ACB9CA"/>
            </w:tcBorders>
            <w:shd w:val="clear" w:color="000000" w:fill="FFFFFF"/>
            <w:vAlign w:val="center"/>
            <w:tcPrChange w:id="65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76882751" w14:textId="4597192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0.11%</w:t>
            </w:r>
          </w:p>
        </w:tc>
      </w:tr>
      <w:tr w:rsidR="00546FC9" w:rsidRPr="00C47FE2" w14:paraId="18EB09A4" w14:textId="77777777" w:rsidTr="00C23052">
        <w:trPr>
          <w:trHeight w:val="300"/>
          <w:trPrChange w:id="65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5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599B114E" w14:textId="740CA3EB" w:rsidR="00546FC9" w:rsidRPr="00C47FE2" w:rsidRDefault="00546FC9" w:rsidP="00546FC9">
            <w:pPr>
              <w:spacing w:before="0" w:after="0" w:line="240" w:lineRule="auto"/>
              <w:ind w:firstLineChars="100" w:firstLine="200"/>
              <w:rPr>
                <w:rFonts w:eastAsia="Times New Roman" w:cs="Arial"/>
                <w:color w:val="4B4B63"/>
                <w:sz w:val="20"/>
                <w:szCs w:val="20"/>
                <w:lang w:val="en-US"/>
              </w:rPr>
            </w:pPr>
            <w:r>
              <w:rPr>
                <w:rFonts w:cs="Arial"/>
                <w:color w:val="4B4B63"/>
                <w:sz w:val="20"/>
                <w:szCs w:val="20"/>
              </w:rPr>
              <w:t>Click_Save_Invoice01</w:t>
            </w:r>
          </w:p>
        </w:tc>
        <w:tc>
          <w:tcPr>
            <w:tcW w:w="1170" w:type="dxa"/>
            <w:tcBorders>
              <w:top w:val="nil"/>
              <w:left w:val="nil"/>
              <w:bottom w:val="single" w:sz="4" w:space="0" w:color="ACB9CA"/>
              <w:right w:val="single" w:sz="4" w:space="0" w:color="ACB9CA"/>
            </w:tcBorders>
            <w:shd w:val="clear" w:color="000000" w:fill="FFFFFF"/>
            <w:vAlign w:val="center"/>
            <w:tcPrChange w:id="65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2CF3C6B0" w14:textId="2EB2C19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254</w:t>
            </w:r>
          </w:p>
        </w:tc>
        <w:tc>
          <w:tcPr>
            <w:tcW w:w="1319" w:type="dxa"/>
            <w:tcBorders>
              <w:top w:val="nil"/>
              <w:left w:val="nil"/>
              <w:bottom w:val="single" w:sz="4" w:space="0" w:color="ACB9CA"/>
              <w:right w:val="single" w:sz="4" w:space="0" w:color="ACB9CA"/>
            </w:tcBorders>
            <w:shd w:val="clear" w:color="000000" w:fill="FFFFFF"/>
            <w:vAlign w:val="center"/>
            <w:tcPrChange w:id="65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F1A1040" w14:textId="579C774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142563.3</w:t>
            </w:r>
          </w:p>
        </w:tc>
        <w:tc>
          <w:tcPr>
            <w:tcW w:w="1438" w:type="dxa"/>
            <w:tcBorders>
              <w:top w:val="nil"/>
              <w:left w:val="nil"/>
              <w:bottom w:val="single" w:sz="4" w:space="0" w:color="ACB9CA"/>
              <w:right w:val="single" w:sz="4" w:space="0" w:color="ACB9CA"/>
            </w:tcBorders>
            <w:shd w:val="clear" w:color="000000" w:fill="FFFFFF"/>
            <w:vAlign w:val="center"/>
            <w:tcPrChange w:id="65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45EE3793" w14:textId="0E3C30F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228863</w:t>
            </w:r>
          </w:p>
        </w:tc>
        <w:tc>
          <w:tcPr>
            <w:tcW w:w="1438" w:type="dxa"/>
            <w:tcBorders>
              <w:top w:val="nil"/>
              <w:left w:val="nil"/>
              <w:bottom w:val="single" w:sz="4" w:space="0" w:color="ACB9CA"/>
              <w:right w:val="single" w:sz="4" w:space="0" w:color="ACB9CA"/>
            </w:tcBorders>
            <w:shd w:val="clear" w:color="000000" w:fill="FFFFFF"/>
            <w:vAlign w:val="center"/>
            <w:tcPrChange w:id="65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ED6D173" w14:textId="3C38EC9C"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236543</w:t>
            </w:r>
          </w:p>
        </w:tc>
        <w:tc>
          <w:tcPr>
            <w:tcW w:w="1600" w:type="dxa"/>
            <w:tcBorders>
              <w:top w:val="nil"/>
              <w:left w:val="nil"/>
              <w:bottom w:val="single" w:sz="4" w:space="0" w:color="ACB9CA"/>
              <w:right w:val="single" w:sz="4" w:space="0" w:color="ACB9CA"/>
            </w:tcBorders>
            <w:shd w:val="clear" w:color="000000" w:fill="FFFFFF"/>
            <w:vAlign w:val="center"/>
            <w:tcPrChange w:id="65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722E1AD1" w14:textId="39A4FED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243583</w:t>
            </w:r>
          </w:p>
        </w:tc>
        <w:tc>
          <w:tcPr>
            <w:tcW w:w="1193" w:type="dxa"/>
            <w:tcBorders>
              <w:top w:val="nil"/>
              <w:left w:val="nil"/>
              <w:bottom w:val="single" w:sz="4" w:space="0" w:color="ACB9CA"/>
              <w:right w:val="single" w:sz="4" w:space="0" w:color="ACB9CA"/>
            </w:tcBorders>
            <w:shd w:val="clear" w:color="000000" w:fill="FFFFFF"/>
            <w:vAlign w:val="center"/>
            <w:tcPrChange w:id="66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6DC7AF4C" w14:textId="40B45EB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9528</w:t>
            </w:r>
          </w:p>
        </w:tc>
        <w:tc>
          <w:tcPr>
            <w:tcW w:w="1356" w:type="dxa"/>
            <w:tcBorders>
              <w:top w:val="nil"/>
              <w:left w:val="nil"/>
              <w:bottom w:val="single" w:sz="4" w:space="0" w:color="ACB9CA"/>
              <w:right w:val="single" w:sz="4" w:space="0" w:color="ACB9CA"/>
            </w:tcBorders>
            <w:shd w:val="clear" w:color="000000" w:fill="FFFFFF"/>
            <w:vAlign w:val="center"/>
            <w:tcPrChange w:id="66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209CDBB1" w14:textId="2F923F4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247674</w:t>
            </w:r>
          </w:p>
        </w:tc>
        <w:tc>
          <w:tcPr>
            <w:tcW w:w="1128" w:type="dxa"/>
            <w:tcBorders>
              <w:top w:val="nil"/>
              <w:left w:val="nil"/>
              <w:bottom w:val="single" w:sz="4" w:space="0" w:color="ACB9CA"/>
              <w:right w:val="single" w:sz="4" w:space="0" w:color="ACB9CA"/>
            </w:tcBorders>
            <w:shd w:val="clear" w:color="000000" w:fill="FFFFFF"/>
            <w:vAlign w:val="center"/>
            <w:tcPrChange w:id="66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3CA4CA20" w14:textId="705C292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1D9864D3" w14:textId="77777777" w:rsidTr="00C23052">
        <w:trPr>
          <w:trHeight w:val="300"/>
          <w:trPrChange w:id="66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6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0BDD8E28" w14:textId="73B349B8" w:rsidR="00546FC9" w:rsidRPr="00C47FE2" w:rsidRDefault="00546FC9" w:rsidP="00546FC9">
            <w:pPr>
              <w:spacing w:before="0" w:after="0" w:line="240" w:lineRule="auto"/>
              <w:ind w:firstLineChars="100" w:firstLine="200"/>
              <w:rPr>
                <w:rFonts w:eastAsia="Times New Roman" w:cs="Arial"/>
                <w:color w:val="4B4B63"/>
                <w:sz w:val="20"/>
                <w:szCs w:val="20"/>
                <w:lang w:val="en-US"/>
              </w:rPr>
            </w:pPr>
            <w:r>
              <w:rPr>
                <w:rFonts w:cs="Arial"/>
                <w:color w:val="4B4B63"/>
                <w:sz w:val="20"/>
                <w:szCs w:val="20"/>
              </w:rPr>
              <w:t>Click_Save_Invoice02</w:t>
            </w:r>
          </w:p>
        </w:tc>
        <w:tc>
          <w:tcPr>
            <w:tcW w:w="1170" w:type="dxa"/>
            <w:tcBorders>
              <w:top w:val="nil"/>
              <w:left w:val="nil"/>
              <w:bottom w:val="single" w:sz="4" w:space="0" w:color="ACB9CA"/>
              <w:right w:val="single" w:sz="4" w:space="0" w:color="ACB9CA"/>
            </w:tcBorders>
            <w:shd w:val="clear" w:color="000000" w:fill="FFFFFF"/>
            <w:vAlign w:val="center"/>
            <w:tcPrChange w:id="66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4DA34323" w14:textId="2736997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124</w:t>
            </w:r>
          </w:p>
        </w:tc>
        <w:tc>
          <w:tcPr>
            <w:tcW w:w="1319" w:type="dxa"/>
            <w:tcBorders>
              <w:top w:val="nil"/>
              <w:left w:val="nil"/>
              <w:bottom w:val="single" w:sz="4" w:space="0" w:color="ACB9CA"/>
              <w:right w:val="single" w:sz="4" w:space="0" w:color="ACB9CA"/>
            </w:tcBorders>
            <w:shd w:val="clear" w:color="000000" w:fill="FFFFFF"/>
            <w:vAlign w:val="center"/>
            <w:tcPrChange w:id="66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0B536ECF" w14:textId="63A6604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149598.7</w:t>
            </w:r>
          </w:p>
        </w:tc>
        <w:tc>
          <w:tcPr>
            <w:tcW w:w="1438" w:type="dxa"/>
            <w:tcBorders>
              <w:top w:val="nil"/>
              <w:left w:val="nil"/>
              <w:bottom w:val="single" w:sz="4" w:space="0" w:color="ACB9CA"/>
              <w:right w:val="single" w:sz="4" w:space="0" w:color="ACB9CA"/>
            </w:tcBorders>
            <w:shd w:val="clear" w:color="000000" w:fill="FFFFFF"/>
            <w:vAlign w:val="center"/>
            <w:tcPrChange w:id="66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ACEAD8E" w14:textId="091A3D4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231679</w:t>
            </w:r>
          </w:p>
        </w:tc>
        <w:tc>
          <w:tcPr>
            <w:tcW w:w="1438" w:type="dxa"/>
            <w:tcBorders>
              <w:top w:val="nil"/>
              <w:left w:val="nil"/>
              <w:bottom w:val="single" w:sz="4" w:space="0" w:color="ACB9CA"/>
              <w:right w:val="single" w:sz="4" w:space="0" w:color="ACB9CA"/>
            </w:tcBorders>
            <w:shd w:val="clear" w:color="000000" w:fill="FFFFFF"/>
            <w:vAlign w:val="center"/>
            <w:tcPrChange w:id="66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05E4D677" w14:textId="63BC4E6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235647</w:t>
            </w:r>
          </w:p>
        </w:tc>
        <w:tc>
          <w:tcPr>
            <w:tcW w:w="1600" w:type="dxa"/>
            <w:tcBorders>
              <w:top w:val="nil"/>
              <w:left w:val="nil"/>
              <w:bottom w:val="single" w:sz="4" w:space="0" w:color="ACB9CA"/>
              <w:right w:val="single" w:sz="4" w:space="0" w:color="ACB9CA"/>
            </w:tcBorders>
            <w:shd w:val="clear" w:color="000000" w:fill="FFFFFF"/>
            <w:vAlign w:val="center"/>
            <w:tcPrChange w:id="66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37043759" w14:textId="24874189"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242047</w:t>
            </w:r>
          </w:p>
        </w:tc>
        <w:tc>
          <w:tcPr>
            <w:tcW w:w="1193" w:type="dxa"/>
            <w:tcBorders>
              <w:top w:val="nil"/>
              <w:left w:val="nil"/>
              <w:bottom w:val="single" w:sz="4" w:space="0" w:color="ACB9CA"/>
              <w:right w:val="single" w:sz="4" w:space="0" w:color="ACB9CA"/>
            </w:tcBorders>
            <w:shd w:val="clear" w:color="000000" w:fill="FFFFFF"/>
            <w:vAlign w:val="center"/>
            <w:tcPrChange w:id="67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37CC19F0" w14:textId="6DB7D37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35297</w:t>
            </w:r>
          </w:p>
        </w:tc>
        <w:tc>
          <w:tcPr>
            <w:tcW w:w="1356" w:type="dxa"/>
            <w:tcBorders>
              <w:top w:val="nil"/>
              <w:left w:val="nil"/>
              <w:bottom w:val="single" w:sz="4" w:space="0" w:color="ACB9CA"/>
              <w:right w:val="single" w:sz="4" w:space="0" w:color="ACB9CA"/>
            </w:tcBorders>
            <w:shd w:val="clear" w:color="000000" w:fill="FFFFFF"/>
            <w:vAlign w:val="center"/>
            <w:tcPrChange w:id="67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2C0BE667" w14:textId="3004C7EE"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242676</w:t>
            </w:r>
          </w:p>
        </w:tc>
        <w:tc>
          <w:tcPr>
            <w:tcW w:w="1128" w:type="dxa"/>
            <w:tcBorders>
              <w:top w:val="nil"/>
              <w:left w:val="nil"/>
              <w:bottom w:val="single" w:sz="4" w:space="0" w:color="ACB9CA"/>
              <w:right w:val="single" w:sz="4" w:space="0" w:color="ACB9CA"/>
            </w:tcBorders>
            <w:shd w:val="clear" w:color="000000" w:fill="FFFFFF"/>
            <w:vAlign w:val="center"/>
            <w:tcPrChange w:id="67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5F92CB91" w14:textId="6104854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2C942B75" w14:textId="77777777" w:rsidTr="00C23052">
        <w:trPr>
          <w:trHeight w:val="300"/>
          <w:trPrChange w:id="67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7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7A60C2BF" w14:textId="2BBF9C9F" w:rsidR="00546FC9" w:rsidRPr="00C47FE2" w:rsidRDefault="00546FC9" w:rsidP="00546FC9">
            <w:pPr>
              <w:spacing w:before="0" w:after="0" w:line="240" w:lineRule="auto"/>
              <w:ind w:firstLineChars="100" w:firstLine="200"/>
              <w:rPr>
                <w:rFonts w:eastAsia="Times New Roman" w:cs="Arial"/>
                <w:color w:val="4B4B63"/>
                <w:sz w:val="20"/>
                <w:szCs w:val="20"/>
                <w:lang w:val="en-US"/>
              </w:rPr>
            </w:pPr>
            <w:r>
              <w:rPr>
                <w:rFonts w:cs="Arial"/>
                <w:color w:val="4B4B63"/>
                <w:sz w:val="20"/>
                <w:szCs w:val="20"/>
              </w:rPr>
              <w:lastRenderedPageBreak/>
              <w:t>Click_Save_Invoice03</w:t>
            </w:r>
          </w:p>
        </w:tc>
        <w:tc>
          <w:tcPr>
            <w:tcW w:w="1170" w:type="dxa"/>
            <w:tcBorders>
              <w:top w:val="nil"/>
              <w:left w:val="nil"/>
              <w:bottom w:val="single" w:sz="4" w:space="0" w:color="ACB9CA"/>
              <w:right w:val="single" w:sz="4" w:space="0" w:color="ACB9CA"/>
            </w:tcBorders>
            <w:shd w:val="clear" w:color="000000" w:fill="FFFFFF"/>
            <w:vAlign w:val="center"/>
            <w:tcPrChange w:id="67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6D1C2041" w14:textId="1B04AEA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29</w:t>
            </w:r>
          </w:p>
        </w:tc>
        <w:tc>
          <w:tcPr>
            <w:tcW w:w="1319" w:type="dxa"/>
            <w:tcBorders>
              <w:top w:val="nil"/>
              <w:left w:val="nil"/>
              <w:bottom w:val="single" w:sz="4" w:space="0" w:color="ACB9CA"/>
              <w:right w:val="single" w:sz="4" w:space="0" w:color="ACB9CA"/>
            </w:tcBorders>
            <w:shd w:val="clear" w:color="000000" w:fill="FFFFFF"/>
            <w:vAlign w:val="center"/>
            <w:tcPrChange w:id="67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6B0E5C04" w14:textId="23739C0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182206.1</w:t>
            </w:r>
          </w:p>
        </w:tc>
        <w:tc>
          <w:tcPr>
            <w:tcW w:w="1438" w:type="dxa"/>
            <w:tcBorders>
              <w:top w:val="nil"/>
              <w:left w:val="nil"/>
              <w:bottom w:val="single" w:sz="4" w:space="0" w:color="ACB9CA"/>
              <w:right w:val="single" w:sz="4" w:space="0" w:color="ACB9CA"/>
            </w:tcBorders>
            <w:shd w:val="clear" w:color="000000" w:fill="FFFFFF"/>
            <w:vAlign w:val="center"/>
            <w:tcPrChange w:id="67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0ECEFC7" w14:textId="3451CE4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227327</w:t>
            </w:r>
          </w:p>
        </w:tc>
        <w:tc>
          <w:tcPr>
            <w:tcW w:w="1438" w:type="dxa"/>
            <w:tcBorders>
              <w:top w:val="nil"/>
              <w:left w:val="nil"/>
              <w:bottom w:val="single" w:sz="4" w:space="0" w:color="ACB9CA"/>
              <w:right w:val="single" w:sz="4" w:space="0" w:color="ACB9CA"/>
            </w:tcBorders>
            <w:shd w:val="clear" w:color="000000" w:fill="FFFFFF"/>
            <w:vAlign w:val="center"/>
            <w:tcPrChange w:id="67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CB7758B" w14:textId="1D8E9CDE"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241023</w:t>
            </w:r>
          </w:p>
        </w:tc>
        <w:tc>
          <w:tcPr>
            <w:tcW w:w="1600" w:type="dxa"/>
            <w:tcBorders>
              <w:top w:val="nil"/>
              <w:left w:val="nil"/>
              <w:bottom w:val="single" w:sz="4" w:space="0" w:color="ACB9CA"/>
              <w:right w:val="single" w:sz="4" w:space="0" w:color="ACB9CA"/>
            </w:tcBorders>
            <w:shd w:val="clear" w:color="000000" w:fill="FFFFFF"/>
            <w:vAlign w:val="center"/>
            <w:tcPrChange w:id="67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65251D93" w14:textId="30DE641B"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241279</w:t>
            </w:r>
          </w:p>
        </w:tc>
        <w:tc>
          <w:tcPr>
            <w:tcW w:w="1193" w:type="dxa"/>
            <w:tcBorders>
              <w:top w:val="nil"/>
              <w:left w:val="nil"/>
              <w:bottom w:val="single" w:sz="4" w:space="0" w:color="ACB9CA"/>
              <w:right w:val="single" w:sz="4" w:space="0" w:color="ACB9CA"/>
            </w:tcBorders>
            <w:shd w:val="clear" w:color="000000" w:fill="FFFFFF"/>
            <w:vAlign w:val="center"/>
            <w:tcPrChange w:id="68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5BEC8690" w14:textId="1CE57BE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120156</w:t>
            </w:r>
          </w:p>
        </w:tc>
        <w:tc>
          <w:tcPr>
            <w:tcW w:w="1356" w:type="dxa"/>
            <w:tcBorders>
              <w:top w:val="nil"/>
              <w:left w:val="nil"/>
              <w:bottom w:val="single" w:sz="4" w:space="0" w:color="ACB9CA"/>
              <w:right w:val="single" w:sz="4" w:space="0" w:color="ACB9CA"/>
            </w:tcBorders>
            <w:shd w:val="clear" w:color="000000" w:fill="FFFFFF"/>
            <w:vAlign w:val="center"/>
            <w:tcPrChange w:id="68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1BF32D50" w14:textId="73BF0B8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241278</w:t>
            </w:r>
          </w:p>
        </w:tc>
        <w:tc>
          <w:tcPr>
            <w:tcW w:w="1128" w:type="dxa"/>
            <w:tcBorders>
              <w:top w:val="nil"/>
              <w:left w:val="nil"/>
              <w:bottom w:val="single" w:sz="4" w:space="0" w:color="ACB9CA"/>
              <w:right w:val="single" w:sz="4" w:space="0" w:color="ACB9CA"/>
            </w:tcBorders>
            <w:shd w:val="clear" w:color="000000" w:fill="FFFFFF"/>
            <w:vAlign w:val="center"/>
            <w:tcPrChange w:id="68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5B1E1839" w14:textId="75B8B09E"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379AD4A3" w14:textId="77777777" w:rsidTr="00C23052">
        <w:trPr>
          <w:trHeight w:val="300"/>
          <w:trPrChange w:id="68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8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4B53FECC" w14:textId="7DD84B11"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Click_Save_Note</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68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7062A309" w14:textId="319B7B5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5176</w:t>
            </w:r>
          </w:p>
        </w:tc>
        <w:tc>
          <w:tcPr>
            <w:tcW w:w="1319" w:type="dxa"/>
            <w:tcBorders>
              <w:top w:val="nil"/>
              <w:left w:val="nil"/>
              <w:bottom w:val="single" w:sz="4" w:space="0" w:color="ACB9CA"/>
              <w:right w:val="single" w:sz="4" w:space="0" w:color="ACB9CA"/>
            </w:tcBorders>
            <w:shd w:val="clear" w:color="000000" w:fill="FFFFFF"/>
            <w:vAlign w:val="center"/>
            <w:tcPrChange w:id="68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31582B0" w14:textId="42976A2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253271.1</w:t>
            </w:r>
          </w:p>
        </w:tc>
        <w:tc>
          <w:tcPr>
            <w:tcW w:w="1438" w:type="dxa"/>
            <w:tcBorders>
              <w:top w:val="nil"/>
              <w:left w:val="nil"/>
              <w:bottom w:val="single" w:sz="4" w:space="0" w:color="ACB9CA"/>
              <w:right w:val="single" w:sz="4" w:space="0" w:color="ACB9CA"/>
            </w:tcBorders>
            <w:shd w:val="clear" w:color="000000" w:fill="FFFFFF"/>
            <w:vAlign w:val="center"/>
            <w:tcPrChange w:id="68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B435B80" w14:textId="45BCEA0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370706</w:t>
            </w:r>
          </w:p>
        </w:tc>
        <w:tc>
          <w:tcPr>
            <w:tcW w:w="1438" w:type="dxa"/>
            <w:tcBorders>
              <w:top w:val="nil"/>
              <w:left w:val="nil"/>
              <w:bottom w:val="single" w:sz="4" w:space="0" w:color="ACB9CA"/>
              <w:right w:val="single" w:sz="4" w:space="0" w:color="ACB9CA"/>
            </w:tcBorders>
            <w:shd w:val="clear" w:color="000000" w:fill="FFFFFF"/>
            <w:vAlign w:val="center"/>
            <w:tcPrChange w:id="68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21A14DE" w14:textId="5E11A01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513234.1</w:t>
            </w:r>
          </w:p>
        </w:tc>
        <w:tc>
          <w:tcPr>
            <w:tcW w:w="1600" w:type="dxa"/>
            <w:tcBorders>
              <w:top w:val="nil"/>
              <w:left w:val="nil"/>
              <w:bottom w:val="single" w:sz="4" w:space="0" w:color="ACB9CA"/>
              <w:right w:val="single" w:sz="4" w:space="0" w:color="ACB9CA"/>
            </w:tcBorders>
            <w:shd w:val="clear" w:color="000000" w:fill="FFFFFF"/>
            <w:vAlign w:val="center"/>
            <w:tcPrChange w:id="68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5D9F5A8B" w14:textId="3F85DE79"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664539.3</w:t>
            </w:r>
          </w:p>
        </w:tc>
        <w:tc>
          <w:tcPr>
            <w:tcW w:w="1193" w:type="dxa"/>
            <w:tcBorders>
              <w:top w:val="nil"/>
              <w:left w:val="nil"/>
              <w:bottom w:val="single" w:sz="4" w:space="0" w:color="ACB9CA"/>
              <w:right w:val="single" w:sz="4" w:space="0" w:color="ACB9CA"/>
            </w:tcBorders>
            <w:shd w:val="clear" w:color="000000" w:fill="FFFFFF"/>
            <w:vAlign w:val="center"/>
            <w:tcPrChange w:id="69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456174CA" w14:textId="67AF89C2"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w:t>
            </w:r>
          </w:p>
        </w:tc>
        <w:tc>
          <w:tcPr>
            <w:tcW w:w="1356" w:type="dxa"/>
            <w:tcBorders>
              <w:top w:val="nil"/>
              <w:left w:val="nil"/>
              <w:bottom w:val="single" w:sz="4" w:space="0" w:color="ACB9CA"/>
              <w:right w:val="single" w:sz="4" w:space="0" w:color="ACB9CA"/>
            </w:tcBorders>
            <w:shd w:val="clear" w:color="000000" w:fill="FFFFFF"/>
            <w:vAlign w:val="center"/>
            <w:tcPrChange w:id="69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46CA519C" w14:textId="6F4F88A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2022596</w:t>
            </w:r>
          </w:p>
        </w:tc>
        <w:tc>
          <w:tcPr>
            <w:tcW w:w="1128" w:type="dxa"/>
            <w:tcBorders>
              <w:top w:val="nil"/>
              <w:left w:val="nil"/>
              <w:bottom w:val="single" w:sz="4" w:space="0" w:color="ACB9CA"/>
              <w:right w:val="single" w:sz="4" w:space="0" w:color="ACB9CA"/>
            </w:tcBorders>
            <w:shd w:val="clear" w:color="000000" w:fill="FFFFFF"/>
            <w:vAlign w:val="center"/>
            <w:tcPrChange w:id="69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5AA99A8C" w14:textId="502A1449"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9.02%</w:t>
            </w:r>
          </w:p>
        </w:tc>
      </w:tr>
      <w:tr w:rsidR="00546FC9" w:rsidRPr="00C47FE2" w14:paraId="00515E67" w14:textId="77777777" w:rsidTr="00C23052">
        <w:trPr>
          <w:trHeight w:val="300"/>
          <w:trPrChange w:id="69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69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49DC3AA5" w14:textId="68DC0D57"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r>
              <w:rPr>
                <w:rFonts w:cs="Arial"/>
                <w:color w:val="4B4B63"/>
                <w:sz w:val="20"/>
                <w:szCs w:val="20"/>
              </w:rPr>
              <w:t>Click_Save_Project</w:t>
            </w:r>
            <w:proofErr w:type="spellEnd"/>
          </w:p>
        </w:tc>
        <w:tc>
          <w:tcPr>
            <w:tcW w:w="1170" w:type="dxa"/>
            <w:tcBorders>
              <w:top w:val="nil"/>
              <w:left w:val="nil"/>
              <w:bottom w:val="single" w:sz="4" w:space="0" w:color="ACB9CA"/>
              <w:right w:val="single" w:sz="4" w:space="0" w:color="ACB9CA"/>
            </w:tcBorders>
            <w:shd w:val="clear" w:color="000000" w:fill="FFFFFF"/>
            <w:vAlign w:val="center"/>
            <w:tcPrChange w:id="69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20C2A615" w14:textId="4D9E592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256</w:t>
            </w:r>
          </w:p>
        </w:tc>
        <w:tc>
          <w:tcPr>
            <w:tcW w:w="1319" w:type="dxa"/>
            <w:tcBorders>
              <w:top w:val="nil"/>
              <w:left w:val="nil"/>
              <w:bottom w:val="single" w:sz="4" w:space="0" w:color="ACB9CA"/>
              <w:right w:val="single" w:sz="4" w:space="0" w:color="ACB9CA"/>
            </w:tcBorders>
            <w:shd w:val="clear" w:color="000000" w:fill="FFFFFF"/>
            <w:vAlign w:val="center"/>
            <w:tcPrChange w:id="69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666A3ACF" w14:textId="70C3B4AA"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273761.7</w:t>
            </w:r>
          </w:p>
        </w:tc>
        <w:tc>
          <w:tcPr>
            <w:tcW w:w="1438" w:type="dxa"/>
            <w:tcBorders>
              <w:top w:val="nil"/>
              <w:left w:val="nil"/>
              <w:bottom w:val="single" w:sz="4" w:space="0" w:color="ACB9CA"/>
              <w:right w:val="single" w:sz="4" w:space="0" w:color="ACB9CA"/>
            </w:tcBorders>
            <w:shd w:val="clear" w:color="000000" w:fill="FFFFFF"/>
            <w:vAlign w:val="center"/>
            <w:tcPrChange w:id="69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45F0679" w14:textId="7CD998B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413951</w:t>
            </w:r>
          </w:p>
        </w:tc>
        <w:tc>
          <w:tcPr>
            <w:tcW w:w="1438" w:type="dxa"/>
            <w:tcBorders>
              <w:top w:val="nil"/>
              <w:left w:val="nil"/>
              <w:bottom w:val="single" w:sz="4" w:space="0" w:color="ACB9CA"/>
              <w:right w:val="single" w:sz="4" w:space="0" w:color="ACB9CA"/>
            </w:tcBorders>
            <w:shd w:val="clear" w:color="000000" w:fill="FFFFFF"/>
            <w:vAlign w:val="center"/>
            <w:tcPrChange w:id="69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C87F952" w14:textId="7751385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417279</w:t>
            </w:r>
          </w:p>
        </w:tc>
        <w:tc>
          <w:tcPr>
            <w:tcW w:w="1600" w:type="dxa"/>
            <w:tcBorders>
              <w:top w:val="nil"/>
              <w:left w:val="nil"/>
              <w:bottom w:val="single" w:sz="4" w:space="0" w:color="ACB9CA"/>
              <w:right w:val="single" w:sz="4" w:space="0" w:color="ACB9CA"/>
            </w:tcBorders>
            <w:shd w:val="clear" w:color="000000" w:fill="FFFFFF"/>
            <w:vAlign w:val="center"/>
            <w:tcPrChange w:id="69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27747C75" w14:textId="449FE8A0"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429823</w:t>
            </w:r>
          </w:p>
        </w:tc>
        <w:tc>
          <w:tcPr>
            <w:tcW w:w="1193" w:type="dxa"/>
            <w:tcBorders>
              <w:top w:val="nil"/>
              <w:left w:val="nil"/>
              <w:bottom w:val="single" w:sz="4" w:space="0" w:color="ACB9CA"/>
              <w:right w:val="single" w:sz="4" w:space="0" w:color="ACB9CA"/>
            </w:tcBorders>
            <w:shd w:val="clear" w:color="000000" w:fill="FFFFFF"/>
            <w:vAlign w:val="center"/>
            <w:tcPrChange w:id="70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3AD75ACA" w14:textId="75246DA3"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28392</w:t>
            </w:r>
          </w:p>
        </w:tc>
        <w:tc>
          <w:tcPr>
            <w:tcW w:w="1356" w:type="dxa"/>
            <w:tcBorders>
              <w:top w:val="nil"/>
              <w:left w:val="nil"/>
              <w:bottom w:val="single" w:sz="4" w:space="0" w:color="ACB9CA"/>
              <w:right w:val="single" w:sz="4" w:space="0" w:color="ACB9CA"/>
            </w:tcBorders>
            <w:shd w:val="clear" w:color="000000" w:fill="FFFFFF"/>
            <w:vAlign w:val="center"/>
            <w:tcPrChange w:id="70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72C2B964" w14:textId="36608F58"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436355</w:t>
            </w:r>
          </w:p>
        </w:tc>
        <w:tc>
          <w:tcPr>
            <w:tcW w:w="1128" w:type="dxa"/>
            <w:tcBorders>
              <w:top w:val="nil"/>
              <w:left w:val="nil"/>
              <w:bottom w:val="single" w:sz="4" w:space="0" w:color="ACB9CA"/>
              <w:right w:val="single" w:sz="4" w:space="0" w:color="ACB9CA"/>
            </w:tcBorders>
            <w:shd w:val="clear" w:color="000000" w:fill="FFFFFF"/>
            <w:vAlign w:val="center"/>
            <w:tcPrChange w:id="70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334F3281" w14:textId="7BF31309"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p>
        </w:tc>
      </w:tr>
      <w:tr w:rsidR="00546FC9" w:rsidRPr="00C47FE2" w14:paraId="4D865338" w14:textId="77777777" w:rsidTr="00C23052">
        <w:trPr>
          <w:trHeight w:val="300"/>
          <w:trPrChange w:id="70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70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DE2FA73" w14:textId="0110BA4D" w:rsidR="00546FC9" w:rsidRPr="00C47FE2" w:rsidRDefault="00546FC9" w:rsidP="00546FC9">
            <w:pPr>
              <w:spacing w:before="0" w:after="0" w:line="240" w:lineRule="auto"/>
              <w:ind w:firstLineChars="100" w:firstLine="200"/>
              <w:rPr>
                <w:rFonts w:eastAsia="Times New Roman" w:cs="Arial"/>
                <w:color w:val="4B4B63"/>
                <w:sz w:val="20"/>
                <w:szCs w:val="20"/>
                <w:lang w:val="en-US"/>
              </w:rPr>
            </w:pPr>
            <w:r>
              <w:rPr>
                <w:rFonts w:cs="Arial"/>
                <w:color w:val="4B4B63"/>
                <w:sz w:val="20"/>
                <w:szCs w:val="20"/>
              </w:rPr>
              <w:t>Click_Save_Project01</w:t>
            </w:r>
            <w:del w:id="705" w:author="khanguyen" w:date="2017-03-17T23:07:00Z">
              <w:r w:rsidRPr="00C47FE2" w:rsidDel="005D5052">
                <w:rPr>
                  <w:rFonts w:eastAsia="Times New Roman" w:cs="Arial"/>
                  <w:color w:val="4B4B63"/>
                  <w:sz w:val="20"/>
                  <w:szCs w:val="20"/>
                  <w:lang w:val="en-US"/>
                </w:rPr>
                <w:delText>Click_Add_Sale</w:delText>
              </w:r>
            </w:del>
          </w:p>
        </w:tc>
        <w:tc>
          <w:tcPr>
            <w:tcW w:w="1170" w:type="dxa"/>
            <w:tcBorders>
              <w:top w:val="nil"/>
              <w:left w:val="nil"/>
              <w:bottom w:val="single" w:sz="4" w:space="0" w:color="ACB9CA"/>
              <w:right w:val="single" w:sz="4" w:space="0" w:color="ACB9CA"/>
            </w:tcBorders>
            <w:shd w:val="clear" w:color="000000" w:fill="FFFFFF"/>
            <w:vAlign w:val="center"/>
            <w:hideMark/>
            <w:tcPrChange w:id="706"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57AED1F6" w14:textId="020C5957"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358</w:t>
            </w:r>
            <w:del w:id="707" w:author="khanguyen" w:date="2017-03-17T23:07:00Z">
              <w:r w:rsidRPr="00C47FE2" w:rsidDel="005D5052">
                <w:rPr>
                  <w:rFonts w:eastAsia="Times New Roman" w:cs="Arial"/>
                  <w:color w:val="4B4B63"/>
                  <w:sz w:val="20"/>
                  <w:szCs w:val="20"/>
                  <w:lang w:val="en-US"/>
                </w:rPr>
                <w:delText>2704</w:delText>
              </w:r>
            </w:del>
          </w:p>
        </w:tc>
        <w:tc>
          <w:tcPr>
            <w:tcW w:w="1319" w:type="dxa"/>
            <w:tcBorders>
              <w:top w:val="nil"/>
              <w:left w:val="nil"/>
              <w:bottom w:val="single" w:sz="4" w:space="0" w:color="ACB9CA"/>
              <w:right w:val="single" w:sz="4" w:space="0" w:color="ACB9CA"/>
            </w:tcBorders>
            <w:shd w:val="clear" w:color="000000" w:fill="FFFFFF"/>
            <w:vAlign w:val="center"/>
            <w:hideMark/>
            <w:tcPrChange w:id="708"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68B9AF71" w14:textId="6811E7F4"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136725.9</w:t>
            </w:r>
            <w:del w:id="709" w:author="khanguyen" w:date="2017-03-17T23:07:00Z">
              <w:r w:rsidRPr="00C47FE2" w:rsidDel="005D5052">
                <w:rPr>
                  <w:rFonts w:eastAsia="Times New Roman" w:cs="Arial"/>
                  <w:color w:val="4B4B63"/>
                  <w:sz w:val="20"/>
                  <w:szCs w:val="20"/>
                  <w:lang w:val="en-US"/>
                </w:rPr>
                <w:delText>63.63</w:delText>
              </w:r>
            </w:del>
          </w:p>
        </w:tc>
        <w:tc>
          <w:tcPr>
            <w:tcW w:w="1438" w:type="dxa"/>
            <w:tcBorders>
              <w:top w:val="nil"/>
              <w:left w:val="nil"/>
              <w:bottom w:val="single" w:sz="4" w:space="0" w:color="ACB9CA"/>
              <w:right w:val="single" w:sz="4" w:space="0" w:color="ACB9CA"/>
            </w:tcBorders>
            <w:shd w:val="clear" w:color="000000" w:fill="FFFFFF"/>
            <w:vAlign w:val="center"/>
            <w:hideMark/>
            <w:tcPrChange w:id="71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368C8387" w14:textId="1B78DE0D"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216319</w:t>
            </w:r>
            <w:del w:id="711" w:author="khanguyen" w:date="2017-03-17T23:07:00Z">
              <w:r w:rsidRPr="00C47FE2" w:rsidDel="005D5052">
                <w:rPr>
                  <w:rFonts w:eastAsia="Times New Roman" w:cs="Arial"/>
                  <w:color w:val="4B4B63"/>
                  <w:sz w:val="20"/>
                  <w:szCs w:val="20"/>
                  <w:lang w:val="en-US"/>
                </w:rPr>
                <w:delText>160.03</w:delText>
              </w:r>
            </w:del>
          </w:p>
        </w:tc>
        <w:tc>
          <w:tcPr>
            <w:tcW w:w="1438" w:type="dxa"/>
            <w:tcBorders>
              <w:top w:val="nil"/>
              <w:left w:val="nil"/>
              <w:bottom w:val="single" w:sz="4" w:space="0" w:color="ACB9CA"/>
              <w:right w:val="single" w:sz="4" w:space="0" w:color="ACB9CA"/>
            </w:tcBorders>
            <w:shd w:val="clear" w:color="000000" w:fill="FFFFFF"/>
            <w:vAlign w:val="center"/>
            <w:hideMark/>
            <w:tcPrChange w:id="71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79EA716" w14:textId="0FA5865C"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235263</w:t>
            </w:r>
            <w:del w:id="713" w:author="khanguyen" w:date="2017-03-17T23:07:00Z">
              <w:r w:rsidRPr="00C47FE2" w:rsidDel="005D5052">
                <w:rPr>
                  <w:rFonts w:eastAsia="Times New Roman" w:cs="Arial"/>
                  <w:color w:val="4B4B63"/>
                  <w:sz w:val="20"/>
                  <w:szCs w:val="20"/>
                  <w:lang w:val="en-US"/>
                </w:rPr>
                <w:delText>265.76</w:delText>
              </w:r>
            </w:del>
          </w:p>
        </w:tc>
        <w:tc>
          <w:tcPr>
            <w:tcW w:w="1600" w:type="dxa"/>
            <w:tcBorders>
              <w:top w:val="nil"/>
              <w:left w:val="nil"/>
              <w:bottom w:val="single" w:sz="4" w:space="0" w:color="ACB9CA"/>
              <w:right w:val="single" w:sz="4" w:space="0" w:color="ACB9CA"/>
            </w:tcBorders>
            <w:shd w:val="clear" w:color="000000" w:fill="FFFFFF"/>
            <w:vAlign w:val="center"/>
            <w:hideMark/>
            <w:tcPrChange w:id="714"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2C7CD70D" w14:textId="5C64C555"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242559</w:t>
            </w:r>
            <w:del w:id="715" w:author="khanguyen" w:date="2017-03-17T23:07:00Z">
              <w:r w:rsidRPr="00C47FE2" w:rsidDel="005D5052">
                <w:rPr>
                  <w:rFonts w:eastAsia="Times New Roman" w:cs="Arial"/>
                  <w:color w:val="4B4B63"/>
                  <w:sz w:val="20"/>
                  <w:szCs w:val="20"/>
                  <w:lang w:val="en-US"/>
                </w:rPr>
                <w:delText>707.84</w:delText>
              </w:r>
            </w:del>
          </w:p>
        </w:tc>
        <w:tc>
          <w:tcPr>
            <w:tcW w:w="1193" w:type="dxa"/>
            <w:tcBorders>
              <w:top w:val="nil"/>
              <w:left w:val="nil"/>
              <w:bottom w:val="single" w:sz="4" w:space="0" w:color="ACB9CA"/>
              <w:right w:val="single" w:sz="4" w:space="0" w:color="ACB9CA"/>
            </w:tcBorders>
            <w:shd w:val="clear" w:color="000000" w:fill="FFFFFF"/>
            <w:vAlign w:val="center"/>
            <w:hideMark/>
            <w:tcPrChange w:id="716"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4C52E251" w14:textId="2E3B8D81"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251</w:t>
            </w:r>
            <w:del w:id="717" w:author="khanguyen" w:date="2017-03-17T23:07:00Z">
              <w:r w:rsidRPr="00C47FE2" w:rsidDel="005D5052">
                <w:rPr>
                  <w:rFonts w:eastAsia="Times New Roman" w:cs="Arial"/>
                  <w:color w:val="4B4B63"/>
                  <w:sz w:val="20"/>
                  <w:szCs w:val="20"/>
                  <w:lang w:val="en-US"/>
                </w:rPr>
                <w:delText>1</w:delText>
              </w:r>
            </w:del>
          </w:p>
        </w:tc>
        <w:tc>
          <w:tcPr>
            <w:tcW w:w="1356" w:type="dxa"/>
            <w:tcBorders>
              <w:top w:val="nil"/>
              <w:left w:val="nil"/>
              <w:bottom w:val="single" w:sz="4" w:space="0" w:color="ACB9CA"/>
              <w:right w:val="single" w:sz="4" w:space="0" w:color="ACB9CA"/>
            </w:tcBorders>
            <w:shd w:val="clear" w:color="000000" w:fill="FFFFFF"/>
            <w:vAlign w:val="center"/>
            <w:hideMark/>
            <w:tcPrChange w:id="718"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22C11A0A" w14:textId="32032786"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250095</w:t>
            </w:r>
            <w:del w:id="719" w:author="khanguyen" w:date="2017-03-17T23:07:00Z">
              <w:r w:rsidRPr="00C47FE2" w:rsidDel="005D5052">
                <w:rPr>
                  <w:rFonts w:eastAsia="Times New Roman" w:cs="Arial"/>
                  <w:color w:val="4B4B63"/>
                  <w:sz w:val="20"/>
                  <w:szCs w:val="20"/>
                  <w:lang w:val="en-US"/>
                </w:rPr>
                <w:delText>6150</w:delText>
              </w:r>
            </w:del>
          </w:p>
        </w:tc>
        <w:tc>
          <w:tcPr>
            <w:tcW w:w="1128" w:type="dxa"/>
            <w:tcBorders>
              <w:top w:val="nil"/>
              <w:left w:val="nil"/>
              <w:bottom w:val="single" w:sz="4" w:space="0" w:color="ACB9CA"/>
              <w:right w:val="single" w:sz="4" w:space="0" w:color="ACB9CA"/>
            </w:tcBorders>
            <w:shd w:val="clear" w:color="000000" w:fill="FFFFFF"/>
            <w:vAlign w:val="center"/>
            <w:hideMark/>
            <w:tcPrChange w:id="720"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6510B897" w14:textId="07C196BF" w:rsidR="00546FC9" w:rsidRPr="00C47FE2" w:rsidRDefault="00546FC9" w:rsidP="00546FC9">
            <w:pPr>
              <w:spacing w:before="0" w:after="0" w:line="240" w:lineRule="auto"/>
              <w:jc w:val="right"/>
              <w:rPr>
                <w:rFonts w:eastAsia="Times New Roman" w:cs="Arial"/>
                <w:color w:val="4B4B63"/>
                <w:sz w:val="20"/>
                <w:szCs w:val="20"/>
                <w:lang w:val="en-US"/>
              </w:rPr>
            </w:pPr>
            <w:r>
              <w:rPr>
                <w:rFonts w:cs="Arial"/>
                <w:color w:val="4B4B63"/>
                <w:sz w:val="20"/>
                <w:szCs w:val="20"/>
              </w:rPr>
              <w:t>0%</w:t>
            </w:r>
            <w:del w:id="721" w:author="khanguyen" w:date="2017-03-17T23:07:00Z">
              <w:r w:rsidRPr="00C47FE2" w:rsidDel="005D5052">
                <w:rPr>
                  <w:rFonts w:eastAsia="Times New Roman" w:cs="Arial"/>
                  <w:color w:val="4B4B63"/>
                  <w:sz w:val="20"/>
                  <w:szCs w:val="20"/>
                  <w:lang w:val="en-US"/>
                </w:rPr>
                <w:delText>0%</w:delText>
              </w:r>
            </w:del>
          </w:p>
        </w:tc>
      </w:tr>
      <w:tr w:rsidR="00546FC9" w:rsidRPr="00C47FE2" w14:paraId="13519AF7" w14:textId="77777777" w:rsidTr="00C23052">
        <w:trPr>
          <w:trHeight w:val="300"/>
          <w:trPrChange w:id="72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72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533676E" w14:textId="083EDE48"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724" w:author="khanguyen" w:date="2017-03-17T23:08:00Z">
              <w:r>
                <w:rPr>
                  <w:rFonts w:cs="Arial"/>
                  <w:color w:val="4B4B63"/>
                  <w:sz w:val="20"/>
                  <w:szCs w:val="20"/>
                </w:rPr>
                <w:t>Click_Save_Reminder</w:t>
              </w:r>
            </w:ins>
            <w:proofErr w:type="spellEnd"/>
            <w:del w:id="725" w:author="khanguyen" w:date="2017-03-17T23:07:00Z">
              <w:r w:rsidRPr="00C47FE2" w:rsidDel="005D5052">
                <w:rPr>
                  <w:rFonts w:eastAsia="Times New Roman" w:cs="Arial"/>
                  <w:color w:val="4B4B63"/>
                  <w:sz w:val="20"/>
                  <w:szCs w:val="20"/>
                  <w:lang w:val="en-US"/>
                </w:rPr>
                <w:delText>Click_Add_Task</w:delText>
              </w:r>
            </w:del>
          </w:p>
        </w:tc>
        <w:tc>
          <w:tcPr>
            <w:tcW w:w="1170" w:type="dxa"/>
            <w:tcBorders>
              <w:top w:val="nil"/>
              <w:left w:val="nil"/>
              <w:bottom w:val="single" w:sz="4" w:space="0" w:color="ACB9CA"/>
              <w:right w:val="single" w:sz="4" w:space="0" w:color="ACB9CA"/>
            </w:tcBorders>
            <w:shd w:val="clear" w:color="000000" w:fill="FFFFFF"/>
            <w:vAlign w:val="center"/>
            <w:hideMark/>
            <w:tcPrChange w:id="726"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1013C9DF" w14:textId="72250A8D" w:rsidR="00546FC9" w:rsidRPr="00C47FE2" w:rsidRDefault="00546FC9" w:rsidP="00546FC9">
            <w:pPr>
              <w:spacing w:before="0" w:after="0" w:line="240" w:lineRule="auto"/>
              <w:jc w:val="right"/>
              <w:rPr>
                <w:rFonts w:eastAsia="Times New Roman" w:cs="Arial"/>
                <w:color w:val="4B4B63"/>
                <w:sz w:val="20"/>
                <w:szCs w:val="20"/>
                <w:lang w:val="en-US"/>
              </w:rPr>
            </w:pPr>
            <w:ins w:id="727" w:author="khanguyen" w:date="2017-03-17T23:08:00Z">
              <w:r>
                <w:rPr>
                  <w:rFonts w:cs="Arial"/>
                  <w:color w:val="4B4B63"/>
                  <w:sz w:val="20"/>
                  <w:szCs w:val="20"/>
                </w:rPr>
                <w:t>4925</w:t>
              </w:r>
            </w:ins>
            <w:del w:id="728" w:author="khanguyen" w:date="2017-03-17T23:07:00Z">
              <w:r w:rsidRPr="00C47FE2" w:rsidDel="005D5052">
                <w:rPr>
                  <w:rFonts w:eastAsia="Times New Roman" w:cs="Arial"/>
                  <w:color w:val="4B4B63"/>
                  <w:sz w:val="20"/>
                  <w:szCs w:val="20"/>
                  <w:lang w:val="en-US"/>
                </w:rPr>
                <w:delText>194</w:delText>
              </w:r>
            </w:del>
          </w:p>
        </w:tc>
        <w:tc>
          <w:tcPr>
            <w:tcW w:w="1319" w:type="dxa"/>
            <w:tcBorders>
              <w:top w:val="nil"/>
              <w:left w:val="nil"/>
              <w:bottom w:val="single" w:sz="4" w:space="0" w:color="ACB9CA"/>
              <w:right w:val="single" w:sz="4" w:space="0" w:color="ACB9CA"/>
            </w:tcBorders>
            <w:shd w:val="clear" w:color="000000" w:fill="FFFFFF"/>
            <w:vAlign w:val="center"/>
            <w:hideMark/>
            <w:tcPrChange w:id="729"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62341A7F" w14:textId="71A9E354" w:rsidR="00546FC9" w:rsidRPr="00C47FE2" w:rsidRDefault="00546FC9" w:rsidP="00546FC9">
            <w:pPr>
              <w:spacing w:before="0" w:after="0" w:line="240" w:lineRule="auto"/>
              <w:jc w:val="right"/>
              <w:rPr>
                <w:rFonts w:eastAsia="Times New Roman" w:cs="Arial"/>
                <w:color w:val="4B4B63"/>
                <w:sz w:val="20"/>
                <w:szCs w:val="20"/>
                <w:lang w:val="en-US"/>
              </w:rPr>
            </w:pPr>
            <w:ins w:id="730" w:author="khanguyen" w:date="2017-03-17T23:08:00Z">
              <w:r>
                <w:rPr>
                  <w:rFonts w:cs="Arial"/>
                  <w:color w:val="4B4B63"/>
                  <w:sz w:val="20"/>
                  <w:szCs w:val="20"/>
                </w:rPr>
                <w:t>198011.6</w:t>
              </w:r>
            </w:ins>
            <w:del w:id="731" w:author="khanguyen" w:date="2017-03-17T23:07:00Z">
              <w:r w:rsidRPr="00C47FE2" w:rsidDel="005D5052">
                <w:rPr>
                  <w:rFonts w:eastAsia="Times New Roman" w:cs="Arial"/>
                  <w:color w:val="4B4B63"/>
                  <w:sz w:val="20"/>
                  <w:szCs w:val="20"/>
                  <w:lang w:val="en-US"/>
                </w:rPr>
                <w:delText>128.25</w:delText>
              </w:r>
            </w:del>
          </w:p>
        </w:tc>
        <w:tc>
          <w:tcPr>
            <w:tcW w:w="1438" w:type="dxa"/>
            <w:tcBorders>
              <w:top w:val="nil"/>
              <w:left w:val="nil"/>
              <w:bottom w:val="single" w:sz="4" w:space="0" w:color="ACB9CA"/>
              <w:right w:val="single" w:sz="4" w:space="0" w:color="ACB9CA"/>
            </w:tcBorders>
            <w:shd w:val="clear" w:color="000000" w:fill="FFFFFF"/>
            <w:vAlign w:val="center"/>
            <w:hideMark/>
            <w:tcPrChange w:id="73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3E9539B" w14:textId="471404A1" w:rsidR="00546FC9" w:rsidRPr="00C47FE2" w:rsidRDefault="00546FC9" w:rsidP="00546FC9">
            <w:pPr>
              <w:spacing w:before="0" w:after="0" w:line="240" w:lineRule="auto"/>
              <w:jc w:val="right"/>
              <w:rPr>
                <w:rFonts w:eastAsia="Times New Roman" w:cs="Arial"/>
                <w:color w:val="4B4B63"/>
                <w:sz w:val="20"/>
                <w:szCs w:val="20"/>
                <w:lang w:val="en-US"/>
              </w:rPr>
            </w:pPr>
            <w:ins w:id="733" w:author="khanguyen" w:date="2017-03-17T23:08:00Z">
              <w:r>
                <w:rPr>
                  <w:rFonts w:cs="Arial"/>
                  <w:color w:val="4B4B63"/>
                  <w:sz w:val="20"/>
                  <w:szCs w:val="20"/>
                </w:rPr>
                <w:t>422751.6</w:t>
              </w:r>
            </w:ins>
            <w:del w:id="734" w:author="khanguyen" w:date="2017-03-17T23:07:00Z">
              <w:r w:rsidRPr="00C47FE2" w:rsidDel="005D5052">
                <w:rPr>
                  <w:rFonts w:eastAsia="Times New Roman" w:cs="Arial"/>
                  <w:color w:val="4B4B63"/>
                  <w:sz w:val="20"/>
                  <w:szCs w:val="20"/>
                  <w:lang w:val="en-US"/>
                </w:rPr>
                <w:delText>282</w:delText>
              </w:r>
            </w:del>
          </w:p>
        </w:tc>
        <w:tc>
          <w:tcPr>
            <w:tcW w:w="1438" w:type="dxa"/>
            <w:tcBorders>
              <w:top w:val="nil"/>
              <w:left w:val="nil"/>
              <w:bottom w:val="single" w:sz="4" w:space="0" w:color="ACB9CA"/>
              <w:right w:val="single" w:sz="4" w:space="0" w:color="ACB9CA"/>
            </w:tcBorders>
            <w:shd w:val="clear" w:color="000000" w:fill="FFFFFF"/>
            <w:vAlign w:val="center"/>
            <w:hideMark/>
            <w:tcPrChange w:id="73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29391024" w14:textId="05B7050C" w:rsidR="00546FC9" w:rsidRPr="00C47FE2" w:rsidRDefault="00546FC9" w:rsidP="00546FC9">
            <w:pPr>
              <w:spacing w:before="0" w:after="0" w:line="240" w:lineRule="auto"/>
              <w:jc w:val="right"/>
              <w:rPr>
                <w:rFonts w:eastAsia="Times New Roman" w:cs="Arial"/>
                <w:color w:val="4B4B63"/>
                <w:sz w:val="20"/>
                <w:szCs w:val="20"/>
                <w:lang w:val="en-US"/>
              </w:rPr>
            </w:pPr>
            <w:ins w:id="736" w:author="khanguyen" w:date="2017-03-17T23:08:00Z">
              <w:r>
                <w:rPr>
                  <w:rFonts w:cs="Arial"/>
                  <w:color w:val="4B4B63"/>
                  <w:sz w:val="20"/>
                  <w:szCs w:val="20"/>
                </w:rPr>
                <w:t>528497.7</w:t>
              </w:r>
            </w:ins>
            <w:del w:id="737" w:author="khanguyen" w:date="2017-03-17T23:07:00Z">
              <w:r w:rsidRPr="00C47FE2" w:rsidDel="005D5052">
                <w:rPr>
                  <w:rFonts w:eastAsia="Times New Roman" w:cs="Arial"/>
                  <w:color w:val="4B4B63"/>
                  <w:sz w:val="20"/>
                  <w:szCs w:val="20"/>
                  <w:lang w:val="en-US"/>
                </w:rPr>
                <w:delText>378</w:delText>
              </w:r>
            </w:del>
          </w:p>
        </w:tc>
        <w:tc>
          <w:tcPr>
            <w:tcW w:w="1600" w:type="dxa"/>
            <w:tcBorders>
              <w:top w:val="nil"/>
              <w:left w:val="nil"/>
              <w:bottom w:val="single" w:sz="4" w:space="0" w:color="ACB9CA"/>
              <w:right w:val="single" w:sz="4" w:space="0" w:color="ACB9CA"/>
            </w:tcBorders>
            <w:shd w:val="clear" w:color="000000" w:fill="FFFFFF"/>
            <w:vAlign w:val="center"/>
            <w:hideMark/>
            <w:tcPrChange w:id="738"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0D2CFCB7" w14:textId="6ADA687E" w:rsidR="00546FC9" w:rsidRPr="00C47FE2" w:rsidRDefault="00546FC9" w:rsidP="00546FC9">
            <w:pPr>
              <w:spacing w:before="0" w:after="0" w:line="240" w:lineRule="auto"/>
              <w:jc w:val="right"/>
              <w:rPr>
                <w:rFonts w:eastAsia="Times New Roman" w:cs="Arial"/>
                <w:color w:val="4B4B63"/>
                <w:sz w:val="20"/>
                <w:szCs w:val="20"/>
                <w:lang w:val="en-US"/>
              </w:rPr>
            </w:pPr>
            <w:ins w:id="739" w:author="khanguyen" w:date="2017-03-17T23:08:00Z">
              <w:r>
                <w:rPr>
                  <w:rFonts w:cs="Arial"/>
                  <w:color w:val="4B4B63"/>
                  <w:sz w:val="20"/>
                  <w:szCs w:val="20"/>
                </w:rPr>
                <w:t>633702.5</w:t>
              </w:r>
            </w:ins>
            <w:del w:id="740" w:author="khanguyen" w:date="2017-03-17T23:07:00Z">
              <w:r w:rsidRPr="00C47FE2" w:rsidDel="005D5052">
                <w:rPr>
                  <w:rFonts w:eastAsia="Times New Roman" w:cs="Arial"/>
                  <w:color w:val="4B4B63"/>
                  <w:sz w:val="20"/>
                  <w:szCs w:val="20"/>
                  <w:lang w:val="en-US"/>
                </w:rPr>
                <w:delText>829</w:delText>
              </w:r>
            </w:del>
          </w:p>
        </w:tc>
        <w:tc>
          <w:tcPr>
            <w:tcW w:w="1193" w:type="dxa"/>
            <w:tcBorders>
              <w:top w:val="nil"/>
              <w:left w:val="nil"/>
              <w:bottom w:val="single" w:sz="4" w:space="0" w:color="ACB9CA"/>
              <w:right w:val="single" w:sz="4" w:space="0" w:color="ACB9CA"/>
            </w:tcBorders>
            <w:shd w:val="clear" w:color="000000" w:fill="FFFFFF"/>
            <w:vAlign w:val="center"/>
            <w:hideMark/>
            <w:tcPrChange w:id="741"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11E79E79" w14:textId="6A8DEEE0" w:rsidR="00546FC9" w:rsidRPr="00C47FE2" w:rsidRDefault="00546FC9" w:rsidP="00546FC9">
            <w:pPr>
              <w:spacing w:before="0" w:after="0" w:line="240" w:lineRule="auto"/>
              <w:jc w:val="right"/>
              <w:rPr>
                <w:rFonts w:eastAsia="Times New Roman" w:cs="Arial"/>
                <w:color w:val="4B4B63"/>
                <w:sz w:val="20"/>
                <w:szCs w:val="20"/>
                <w:lang w:val="en-US"/>
              </w:rPr>
            </w:pPr>
            <w:ins w:id="742" w:author="khanguyen" w:date="2017-03-17T23:08:00Z">
              <w:r>
                <w:rPr>
                  <w:rFonts w:cs="Arial"/>
                  <w:color w:val="4B4B63"/>
                  <w:sz w:val="20"/>
                  <w:szCs w:val="20"/>
                </w:rPr>
                <w:t>3</w:t>
              </w:r>
            </w:ins>
            <w:del w:id="743"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744"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7DB73EF3" w14:textId="687D2D27" w:rsidR="00546FC9" w:rsidRPr="00C47FE2" w:rsidRDefault="00546FC9" w:rsidP="00546FC9">
            <w:pPr>
              <w:spacing w:before="0" w:after="0" w:line="240" w:lineRule="auto"/>
              <w:jc w:val="right"/>
              <w:rPr>
                <w:rFonts w:eastAsia="Times New Roman" w:cs="Arial"/>
                <w:color w:val="4B4B63"/>
                <w:sz w:val="20"/>
                <w:szCs w:val="20"/>
                <w:lang w:val="en-US"/>
              </w:rPr>
            </w:pPr>
            <w:ins w:id="745" w:author="khanguyen" w:date="2017-03-17T23:08:00Z">
              <w:r>
                <w:rPr>
                  <w:rFonts w:cs="Arial"/>
                  <w:color w:val="4B4B63"/>
                  <w:sz w:val="20"/>
                  <w:szCs w:val="20"/>
                </w:rPr>
                <w:t>2009181</w:t>
              </w:r>
            </w:ins>
            <w:del w:id="746" w:author="khanguyen" w:date="2017-03-17T23:07:00Z">
              <w:r w:rsidRPr="00C47FE2" w:rsidDel="005D5052">
                <w:rPr>
                  <w:rFonts w:eastAsia="Times New Roman" w:cs="Arial"/>
                  <w:color w:val="4B4B63"/>
                  <w:sz w:val="20"/>
                  <w:szCs w:val="20"/>
                  <w:lang w:val="en-US"/>
                </w:rPr>
                <w:delText>1300</w:delText>
              </w:r>
            </w:del>
          </w:p>
        </w:tc>
        <w:tc>
          <w:tcPr>
            <w:tcW w:w="1128" w:type="dxa"/>
            <w:tcBorders>
              <w:top w:val="nil"/>
              <w:left w:val="nil"/>
              <w:bottom w:val="single" w:sz="4" w:space="0" w:color="ACB9CA"/>
              <w:right w:val="single" w:sz="4" w:space="0" w:color="ACB9CA"/>
            </w:tcBorders>
            <w:shd w:val="clear" w:color="000000" w:fill="FFFFFF"/>
            <w:vAlign w:val="center"/>
            <w:hideMark/>
            <w:tcPrChange w:id="747"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79F6FCEA" w14:textId="402C6D3C" w:rsidR="00546FC9" w:rsidRPr="00C47FE2" w:rsidRDefault="00546FC9" w:rsidP="00546FC9">
            <w:pPr>
              <w:spacing w:before="0" w:after="0" w:line="240" w:lineRule="auto"/>
              <w:jc w:val="right"/>
              <w:rPr>
                <w:rFonts w:eastAsia="Times New Roman" w:cs="Arial"/>
                <w:color w:val="4B4B63"/>
                <w:sz w:val="20"/>
                <w:szCs w:val="20"/>
                <w:lang w:val="en-US"/>
              </w:rPr>
            </w:pPr>
            <w:ins w:id="748" w:author="khanguyen" w:date="2017-03-17T23:08:00Z">
              <w:r>
                <w:rPr>
                  <w:rFonts w:cs="Arial"/>
                  <w:color w:val="4B4B63"/>
                  <w:sz w:val="20"/>
                  <w:szCs w:val="20"/>
                </w:rPr>
                <w:t>11.41%</w:t>
              </w:r>
            </w:ins>
            <w:del w:id="749" w:author="khanguyen" w:date="2017-03-17T23:07:00Z">
              <w:r w:rsidRPr="00C47FE2" w:rsidDel="005D5052">
                <w:rPr>
                  <w:rFonts w:eastAsia="Times New Roman" w:cs="Arial"/>
                  <w:color w:val="4B4B63"/>
                  <w:sz w:val="20"/>
                  <w:szCs w:val="20"/>
                  <w:lang w:val="en-US"/>
                </w:rPr>
                <w:delText>0%</w:delText>
              </w:r>
            </w:del>
          </w:p>
        </w:tc>
      </w:tr>
      <w:tr w:rsidR="00546FC9" w:rsidRPr="00C47FE2" w14:paraId="2D84D02B" w14:textId="77777777" w:rsidTr="00C23052">
        <w:trPr>
          <w:trHeight w:val="300"/>
          <w:trPrChange w:id="750"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751"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CB2B63F" w14:textId="2FD22BFC"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752" w:author="khanguyen" w:date="2017-03-17T23:08:00Z">
              <w:r>
                <w:rPr>
                  <w:rFonts w:cs="Arial"/>
                  <w:color w:val="4B4B63"/>
                  <w:sz w:val="20"/>
                  <w:szCs w:val="20"/>
                </w:rPr>
                <w:t>Click_Save_Sale</w:t>
              </w:r>
            </w:ins>
            <w:proofErr w:type="spellEnd"/>
            <w:del w:id="753" w:author="khanguyen" w:date="2017-03-17T23:07:00Z">
              <w:r w:rsidRPr="00C47FE2" w:rsidDel="005D5052">
                <w:rPr>
                  <w:rFonts w:eastAsia="Times New Roman" w:cs="Arial"/>
                  <w:color w:val="4B4B63"/>
                  <w:sz w:val="20"/>
                  <w:szCs w:val="20"/>
                  <w:lang w:val="en-US"/>
                </w:rPr>
                <w:delText>Click_Add_Timesheet</w:delText>
              </w:r>
            </w:del>
          </w:p>
        </w:tc>
        <w:tc>
          <w:tcPr>
            <w:tcW w:w="1170" w:type="dxa"/>
            <w:tcBorders>
              <w:top w:val="nil"/>
              <w:left w:val="nil"/>
              <w:bottom w:val="single" w:sz="4" w:space="0" w:color="ACB9CA"/>
              <w:right w:val="single" w:sz="4" w:space="0" w:color="ACB9CA"/>
            </w:tcBorders>
            <w:shd w:val="clear" w:color="000000" w:fill="FFFFFF"/>
            <w:vAlign w:val="center"/>
            <w:hideMark/>
            <w:tcPrChange w:id="754"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2F06516D" w14:textId="4B784929" w:rsidR="00546FC9" w:rsidRPr="00C47FE2" w:rsidRDefault="00546FC9" w:rsidP="00546FC9">
            <w:pPr>
              <w:spacing w:before="0" w:after="0" w:line="240" w:lineRule="auto"/>
              <w:jc w:val="right"/>
              <w:rPr>
                <w:rFonts w:eastAsia="Times New Roman" w:cs="Arial"/>
                <w:color w:val="4B4B63"/>
                <w:sz w:val="20"/>
                <w:szCs w:val="20"/>
                <w:lang w:val="en-US"/>
              </w:rPr>
            </w:pPr>
            <w:ins w:id="755" w:author="khanguyen" w:date="2017-03-17T23:08:00Z">
              <w:r>
                <w:rPr>
                  <w:rFonts w:cs="Arial"/>
                  <w:color w:val="4B4B63"/>
                  <w:sz w:val="20"/>
                  <w:szCs w:val="20"/>
                </w:rPr>
                <w:t>498</w:t>
              </w:r>
            </w:ins>
            <w:del w:id="756" w:author="khanguyen" w:date="2017-03-17T23:07:00Z">
              <w:r w:rsidRPr="00C47FE2" w:rsidDel="005D5052">
                <w:rPr>
                  <w:rFonts w:eastAsia="Times New Roman" w:cs="Arial"/>
                  <w:color w:val="4B4B63"/>
                  <w:sz w:val="20"/>
                  <w:szCs w:val="20"/>
                  <w:lang w:val="en-US"/>
                </w:rPr>
                <w:delText>2180</w:delText>
              </w:r>
            </w:del>
          </w:p>
        </w:tc>
        <w:tc>
          <w:tcPr>
            <w:tcW w:w="1319" w:type="dxa"/>
            <w:tcBorders>
              <w:top w:val="nil"/>
              <w:left w:val="nil"/>
              <w:bottom w:val="single" w:sz="4" w:space="0" w:color="ACB9CA"/>
              <w:right w:val="single" w:sz="4" w:space="0" w:color="ACB9CA"/>
            </w:tcBorders>
            <w:shd w:val="clear" w:color="000000" w:fill="FFFFFF"/>
            <w:vAlign w:val="center"/>
            <w:hideMark/>
            <w:tcPrChange w:id="757"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206E8177" w14:textId="4AC021F5" w:rsidR="00546FC9" w:rsidRPr="00C47FE2" w:rsidRDefault="00546FC9" w:rsidP="00546FC9">
            <w:pPr>
              <w:spacing w:before="0" w:after="0" w:line="240" w:lineRule="auto"/>
              <w:jc w:val="right"/>
              <w:rPr>
                <w:rFonts w:eastAsia="Times New Roman" w:cs="Arial"/>
                <w:color w:val="4B4B63"/>
                <w:sz w:val="20"/>
                <w:szCs w:val="20"/>
                <w:lang w:val="en-US"/>
              </w:rPr>
            </w:pPr>
            <w:ins w:id="758" w:author="khanguyen" w:date="2017-03-17T23:08:00Z">
              <w:r>
                <w:rPr>
                  <w:rFonts w:cs="Arial"/>
                  <w:color w:val="4B4B63"/>
                  <w:sz w:val="20"/>
                  <w:szCs w:val="20"/>
                </w:rPr>
                <w:t>126774.1</w:t>
              </w:r>
            </w:ins>
            <w:del w:id="759" w:author="khanguyen" w:date="2017-03-17T23:07:00Z">
              <w:r w:rsidRPr="00C47FE2" w:rsidDel="005D5052">
                <w:rPr>
                  <w:rFonts w:eastAsia="Times New Roman" w:cs="Arial"/>
                  <w:color w:val="4B4B63"/>
                  <w:sz w:val="20"/>
                  <w:szCs w:val="20"/>
                  <w:lang w:val="en-US"/>
                </w:rPr>
                <w:delText>147.04</w:delText>
              </w:r>
            </w:del>
          </w:p>
        </w:tc>
        <w:tc>
          <w:tcPr>
            <w:tcW w:w="1438" w:type="dxa"/>
            <w:tcBorders>
              <w:top w:val="nil"/>
              <w:left w:val="nil"/>
              <w:bottom w:val="single" w:sz="4" w:space="0" w:color="ACB9CA"/>
              <w:right w:val="single" w:sz="4" w:space="0" w:color="ACB9CA"/>
            </w:tcBorders>
            <w:shd w:val="clear" w:color="000000" w:fill="FFFFFF"/>
            <w:vAlign w:val="center"/>
            <w:hideMark/>
            <w:tcPrChange w:id="76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A6974EB" w14:textId="00E7BC15" w:rsidR="00546FC9" w:rsidRPr="00C47FE2" w:rsidRDefault="00546FC9" w:rsidP="00546FC9">
            <w:pPr>
              <w:spacing w:before="0" w:after="0" w:line="240" w:lineRule="auto"/>
              <w:jc w:val="right"/>
              <w:rPr>
                <w:rFonts w:eastAsia="Times New Roman" w:cs="Arial"/>
                <w:color w:val="4B4B63"/>
                <w:sz w:val="20"/>
                <w:szCs w:val="20"/>
                <w:lang w:val="en-US"/>
              </w:rPr>
            </w:pPr>
            <w:ins w:id="761" w:author="khanguyen" w:date="2017-03-17T23:08:00Z">
              <w:r>
                <w:rPr>
                  <w:rFonts w:cs="Arial"/>
                  <w:color w:val="4B4B63"/>
                  <w:sz w:val="20"/>
                  <w:szCs w:val="20"/>
                </w:rPr>
                <w:t>203135</w:t>
              </w:r>
            </w:ins>
            <w:del w:id="762" w:author="khanguyen" w:date="2017-03-17T23:07:00Z">
              <w:r w:rsidRPr="00C47FE2" w:rsidDel="005D5052">
                <w:rPr>
                  <w:rFonts w:eastAsia="Times New Roman" w:cs="Arial"/>
                  <w:color w:val="4B4B63"/>
                  <w:sz w:val="20"/>
                  <w:szCs w:val="20"/>
                  <w:lang w:val="en-US"/>
                </w:rPr>
                <w:delText>328.03</w:delText>
              </w:r>
            </w:del>
          </w:p>
        </w:tc>
        <w:tc>
          <w:tcPr>
            <w:tcW w:w="1438" w:type="dxa"/>
            <w:tcBorders>
              <w:top w:val="nil"/>
              <w:left w:val="nil"/>
              <w:bottom w:val="single" w:sz="4" w:space="0" w:color="ACB9CA"/>
              <w:right w:val="single" w:sz="4" w:space="0" w:color="ACB9CA"/>
            </w:tcBorders>
            <w:shd w:val="clear" w:color="000000" w:fill="FFFFFF"/>
            <w:vAlign w:val="center"/>
            <w:hideMark/>
            <w:tcPrChange w:id="76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AB7282C" w14:textId="5A93654C" w:rsidR="00546FC9" w:rsidRPr="00C47FE2" w:rsidRDefault="00546FC9" w:rsidP="00546FC9">
            <w:pPr>
              <w:spacing w:before="0" w:after="0" w:line="240" w:lineRule="auto"/>
              <w:jc w:val="right"/>
              <w:rPr>
                <w:rFonts w:eastAsia="Times New Roman" w:cs="Arial"/>
                <w:color w:val="4B4B63"/>
                <w:sz w:val="20"/>
                <w:szCs w:val="20"/>
                <w:lang w:val="en-US"/>
              </w:rPr>
            </w:pPr>
            <w:ins w:id="764" w:author="khanguyen" w:date="2017-03-17T23:08:00Z">
              <w:r>
                <w:rPr>
                  <w:rFonts w:cs="Arial"/>
                  <w:color w:val="4B4B63"/>
                  <w:sz w:val="20"/>
                  <w:szCs w:val="20"/>
                </w:rPr>
                <w:t>233343</w:t>
              </w:r>
            </w:ins>
            <w:del w:id="765" w:author="khanguyen" w:date="2017-03-17T23:07:00Z">
              <w:r w:rsidRPr="00C47FE2" w:rsidDel="005D5052">
                <w:rPr>
                  <w:rFonts w:eastAsia="Times New Roman" w:cs="Arial"/>
                  <w:color w:val="4B4B63"/>
                  <w:sz w:val="20"/>
                  <w:szCs w:val="20"/>
                  <w:lang w:val="en-US"/>
                </w:rPr>
                <w:delText>592.46</w:delText>
              </w:r>
            </w:del>
          </w:p>
        </w:tc>
        <w:tc>
          <w:tcPr>
            <w:tcW w:w="1600" w:type="dxa"/>
            <w:tcBorders>
              <w:top w:val="nil"/>
              <w:left w:val="nil"/>
              <w:bottom w:val="single" w:sz="4" w:space="0" w:color="ACB9CA"/>
              <w:right w:val="single" w:sz="4" w:space="0" w:color="ACB9CA"/>
            </w:tcBorders>
            <w:shd w:val="clear" w:color="000000" w:fill="FFFFFF"/>
            <w:vAlign w:val="center"/>
            <w:hideMark/>
            <w:tcPrChange w:id="766"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6F8D00CA" w14:textId="5A1117BC" w:rsidR="00546FC9" w:rsidRPr="00C47FE2" w:rsidRDefault="00546FC9" w:rsidP="00546FC9">
            <w:pPr>
              <w:spacing w:before="0" w:after="0" w:line="240" w:lineRule="auto"/>
              <w:jc w:val="right"/>
              <w:rPr>
                <w:rFonts w:eastAsia="Times New Roman" w:cs="Arial"/>
                <w:color w:val="4B4B63"/>
                <w:sz w:val="20"/>
                <w:szCs w:val="20"/>
                <w:lang w:val="en-US"/>
              </w:rPr>
            </w:pPr>
            <w:ins w:id="767" w:author="khanguyen" w:date="2017-03-17T23:08:00Z">
              <w:r>
                <w:rPr>
                  <w:rFonts w:cs="Arial"/>
                  <w:color w:val="4B4B63"/>
                  <w:sz w:val="20"/>
                  <w:szCs w:val="20"/>
                </w:rPr>
                <w:t>241791</w:t>
              </w:r>
            </w:ins>
            <w:del w:id="768" w:author="khanguyen" w:date="2017-03-17T23:07:00Z">
              <w:r w:rsidRPr="00C47FE2" w:rsidDel="005D5052">
                <w:rPr>
                  <w:rFonts w:eastAsia="Times New Roman" w:cs="Arial"/>
                  <w:color w:val="4B4B63"/>
                  <w:sz w:val="20"/>
                  <w:szCs w:val="20"/>
                  <w:lang w:val="en-US"/>
                </w:rPr>
                <w:delText>1602.5</w:delText>
              </w:r>
            </w:del>
          </w:p>
        </w:tc>
        <w:tc>
          <w:tcPr>
            <w:tcW w:w="1193" w:type="dxa"/>
            <w:tcBorders>
              <w:top w:val="nil"/>
              <w:left w:val="nil"/>
              <w:bottom w:val="single" w:sz="4" w:space="0" w:color="ACB9CA"/>
              <w:right w:val="single" w:sz="4" w:space="0" w:color="ACB9CA"/>
            </w:tcBorders>
            <w:shd w:val="clear" w:color="000000" w:fill="FFFFFF"/>
            <w:vAlign w:val="center"/>
            <w:hideMark/>
            <w:tcPrChange w:id="769"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0F64394D" w14:textId="122BA062" w:rsidR="00546FC9" w:rsidRPr="00C47FE2" w:rsidRDefault="00546FC9" w:rsidP="00546FC9">
            <w:pPr>
              <w:spacing w:before="0" w:after="0" w:line="240" w:lineRule="auto"/>
              <w:jc w:val="right"/>
              <w:rPr>
                <w:rFonts w:eastAsia="Times New Roman" w:cs="Arial"/>
                <w:color w:val="4B4B63"/>
                <w:sz w:val="20"/>
                <w:szCs w:val="20"/>
                <w:lang w:val="en-US"/>
              </w:rPr>
            </w:pPr>
            <w:ins w:id="770" w:author="khanguyen" w:date="2017-03-17T23:08:00Z">
              <w:r>
                <w:rPr>
                  <w:rFonts w:cs="Arial"/>
                  <w:color w:val="4B4B63"/>
                  <w:sz w:val="20"/>
                  <w:szCs w:val="20"/>
                </w:rPr>
                <w:t>76</w:t>
              </w:r>
            </w:ins>
            <w:del w:id="771" w:author="khanguyen" w:date="2017-03-17T23:07:00Z">
              <w:r w:rsidRPr="00C47FE2" w:rsidDel="005D5052">
                <w:rPr>
                  <w:rFonts w:eastAsia="Times New Roman" w:cs="Arial"/>
                  <w:color w:val="4B4B63"/>
                  <w:sz w:val="20"/>
                  <w:szCs w:val="20"/>
                  <w:lang w:val="en-US"/>
                </w:rPr>
                <w:delText>1</w:delText>
              </w:r>
            </w:del>
          </w:p>
        </w:tc>
        <w:tc>
          <w:tcPr>
            <w:tcW w:w="1356" w:type="dxa"/>
            <w:tcBorders>
              <w:top w:val="nil"/>
              <w:left w:val="nil"/>
              <w:bottom w:val="single" w:sz="4" w:space="0" w:color="ACB9CA"/>
              <w:right w:val="single" w:sz="4" w:space="0" w:color="ACB9CA"/>
            </w:tcBorders>
            <w:shd w:val="clear" w:color="000000" w:fill="FFFFFF"/>
            <w:vAlign w:val="center"/>
            <w:hideMark/>
            <w:tcPrChange w:id="772"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12F6F274" w14:textId="61907FD8" w:rsidR="00546FC9" w:rsidRPr="00C47FE2" w:rsidRDefault="00546FC9" w:rsidP="00546FC9">
            <w:pPr>
              <w:spacing w:before="0" w:after="0" w:line="240" w:lineRule="auto"/>
              <w:jc w:val="right"/>
              <w:rPr>
                <w:rFonts w:eastAsia="Times New Roman" w:cs="Arial"/>
                <w:color w:val="4B4B63"/>
                <w:sz w:val="20"/>
                <w:szCs w:val="20"/>
                <w:lang w:val="en-US"/>
              </w:rPr>
            </w:pPr>
            <w:ins w:id="773" w:author="khanguyen" w:date="2017-03-17T23:08:00Z">
              <w:r>
                <w:rPr>
                  <w:rFonts w:cs="Arial"/>
                  <w:color w:val="4B4B63"/>
                  <w:sz w:val="20"/>
                  <w:szCs w:val="20"/>
                </w:rPr>
                <w:t>255328</w:t>
              </w:r>
            </w:ins>
            <w:del w:id="774" w:author="khanguyen" w:date="2017-03-17T23:07:00Z">
              <w:r w:rsidRPr="00C47FE2" w:rsidDel="005D5052">
                <w:rPr>
                  <w:rFonts w:eastAsia="Times New Roman" w:cs="Arial"/>
                  <w:color w:val="4B4B63"/>
                  <w:sz w:val="20"/>
                  <w:szCs w:val="20"/>
                  <w:lang w:val="en-US"/>
                </w:rPr>
                <w:delText>18710</w:delText>
              </w:r>
            </w:del>
          </w:p>
        </w:tc>
        <w:tc>
          <w:tcPr>
            <w:tcW w:w="1128" w:type="dxa"/>
            <w:tcBorders>
              <w:top w:val="nil"/>
              <w:left w:val="nil"/>
              <w:bottom w:val="single" w:sz="4" w:space="0" w:color="ACB9CA"/>
              <w:right w:val="single" w:sz="4" w:space="0" w:color="ACB9CA"/>
            </w:tcBorders>
            <w:shd w:val="clear" w:color="000000" w:fill="FFFFFF"/>
            <w:vAlign w:val="center"/>
            <w:hideMark/>
            <w:tcPrChange w:id="775"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26BFF773" w14:textId="3E0089D9" w:rsidR="00546FC9" w:rsidRPr="00C47FE2" w:rsidRDefault="00546FC9" w:rsidP="00546FC9">
            <w:pPr>
              <w:spacing w:before="0" w:after="0" w:line="240" w:lineRule="auto"/>
              <w:jc w:val="right"/>
              <w:rPr>
                <w:rFonts w:eastAsia="Times New Roman" w:cs="Arial"/>
                <w:color w:val="4B4B63"/>
                <w:sz w:val="20"/>
                <w:szCs w:val="20"/>
                <w:lang w:val="en-US"/>
              </w:rPr>
            </w:pPr>
            <w:ins w:id="776" w:author="khanguyen" w:date="2017-03-17T23:08:00Z">
              <w:r>
                <w:rPr>
                  <w:rFonts w:cs="Arial"/>
                  <w:color w:val="4B4B63"/>
                  <w:sz w:val="20"/>
                  <w:szCs w:val="20"/>
                </w:rPr>
                <w:t>0%</w:t>
              </w:r>
            </w:ins>
            <w:del w:id="777" w:author="khanguyen" w:date="2017-03-17T23:07:00Z">
              <w:r w:rsidRPr="00C47FE2" w:rsidDel="005D5052">
                <w:rPr>
                  <w:rFonts w:eastAsia="Times New Roman" w:cs="Arial"/>
                  <w:color w:val="4B4B63"/>
                  <w:sz w:val="20"/>
                  <w:szCs w:val="20"/>
                  <w:lang w:val="en-US"/>
                </w:rPr>
                <w:delText>0%</w:delText>
              </w:r>
            </w:del>
          </w:p>
        </w:tc>
      </w:tr>
      <w:tr w:rsidR="00546FC9" w:rsidRPr="00C47FE2" w14:paraId="5B4E7341" w14:textId="77777777" w:rsidTr="00C23052">
        <w:trPr>
          <w:trHeight w:val="300"/>
          <w:trPrChange w:id="77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77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B32CFD8" w14:textId="022EC343"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780" w:author="khanguyen" w:date="2017-03-17T23:08:00Z">
              <w:r>
                <w:rPr>
                  <w:rFonts w:cs="Arial"/>
                  <w:color w:val="4B4B63"/>
                  <w:sz w:val="20"/>
                  <w:szCs w:val="20"/>
                </w:rPr>
                <w:t>Click_Save_SaleProposal</w:t>
              </w:r>
            </w:ins>
            <w:proofErr w:type="spellEnd"/>
            <w:del w:id="781" w:author="khanguyen" w:date="2017-03-17T23:07:00Z">
              <w:r w:rsidRPr="00C47FE2" w:rsidDel="005D5052">
                <w:rPr>
                  <w:rFonts w:eastAsia="Times New Roman" w:cs="Arial"/>
                  <w:color w:val="4B4B63"/>
                  <w:sz w:val="20"/>
                  <w:szCs w:val="20"/>
                  <w:lang w:val="en-US"/>
                </w:rPr>
                <w:delText>Click_Invoice_icon</w:delText>
              </w:r>
            </w:del>
          </w:p>
        </w:tc>
        <w:tc>
          <w:tcPr>
            <w:tcW w:w="1170" w:type="dxa"/>
            <w:tcBorders>
              <w:top w:val="nil"/>
              <w:left w:val="nil"/>
              <w:bottom w:val="single" w:sz="4" w:space="0" w:color="ACB9CA"/>
              <w:right w:val="single" w:sz="4" w:space="0" w:color="ACB9CA"/>
            </w:tcBorders>
            <w:shd w:val="clear" w:color="000000" w:fill="FFFFFF"/>
            <w:vAlign w:val="center"/>
            <w:hideMark/>
            <w:tcPrChange w:id="782"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75C8396" w14:textId="0CC6209F" w:rsidR="00546FC9" w:rsidRPr="00C47FE2" w:rsidRDefault="00546FC9" w:rsidP="00546FC9">
            <w:pPr>
              <w:spacing w:before="0" w:after="0" w:line="240" w:lineRule="auto"/>
              <w:jc w:val="right"/>
              <w:rPr>
                <w:rFonts w:eastAsia="Times New Roman" w:cs="Arial"/>
                <w:color w:val="4B4B63"/>
                <w:sz w:val="20"/>
                <w:szCs w:val="20"/>
                <w:lang w:val="en-US"/>
              </w:rPr>
            </w:pPr>
            <w:ins w:id="783" w:author="khanguyen" w:date="2017-03-17T23:08:00Z">
              <w:r>
                <w:rPr>
                  <w:rFonts w:cs="Arial"/>
                  <w:color w:val="4B4B63"/>
                  <w:sz w:val="20"/>
                  <w:szCs w:val="20"/>
                </w:rPr>
                <w:t>2201</w:t>
              </w:r>
            </w:ins>
            <w:del w:id="784" w:author="khanguyen" w:date="2017-03-17T23:07:00Z">
              <w:r w:rsidRPr="00C47FE2" w:rsidDel="005D5052">
                <w:rPr>
                  <w:rFonts w:eastAsia="Times New Roman" w:cs="Arial"/>
                  <w:color w:val="4B4B63"/>
                  <w:sz w:val="20"/>
                  <w:szCs w:val="20"/>
                  <w:lang w:val="en-US"/>
                </w:rPr>
                <w:delText>1468</w:delText>
              </w:r>
            </w:del>
          </w:p>
        </w:tc>
        <w:tc>
          <w:tcPr>
            <w:tcW w:w="1319" w:type="dxa"/>
            <w:tcBorders>
              <w:top w:val="nil"/>
              <w:left w:val="nil"/>
              <w:bottom w:val="single" w:sz="4" w:space="0" w:color="ACB9CA"/>
              <w:right w:val="single" w:sz="4" w:space="0" w:color="ACB9CA"/>
            </w:tcBorders>
            <w:shd w:val="clear" w:color="000000" w:fill="FFFFFF"/>
            <w:vAlign w:val="center"/>
            <w:hideMark/>
            <w:tcPrChange w:id="785"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4330DD78" w14:textId="0F5ACEEF" w:rsidR="00546FC9" w:rsidRPr="00C47FE2" w:rsidRDefault="00546FC9" w:rsidP="00546FC9">
            <w:pPr>
              <w:spacing w:before="0" w:after="0" w:line="240" w:lineRule="auto"/>
              <w:jc w:val="right"/>
              <w:rPr>
                <w:rFonts w:eastAsia="Times New Roman" w:cs="Arial"/>
                <w:color w:val="4B4B63"/>
                <w:sz w:val="20"/>
                <w:szCs w:val="20"/>
                <w:lang w:val="en-US"/>
              </w:rPr>
            </w:pPr>
            <w:ins w:id="786" w:author="khanguyen" w:date="2017-03-17T23:08:00Z">
              <w:r>
                <w:rPr>
                  <w:rFonts w:cs="Arial"/>
                  <w:color w:val="4B4B63"/>
                  <w:sz w:val="20"/>
                  <w:szCs w:val="20"/>
                </w:rPr>
                <w:t>233909.5</w:t>
              </w:r>
            </w:ins>
            <w:del w:id="787" w:author="khanguyen" w:date="2017-03-17T23:07:00Z">
              <w:r w:rsidRPr="00C47FE2" w:rsidDel="005D5052">
                <w:rPr>
                  <w:rFonts w:eastAsia="Times New Roman" w:cs="Arial"/>
                  <w:color w:val="4B4B63"/>
                  <w:sz w:val="20"/>
                  <w:szCs w:val="20"/>
                  <w:lang w:val="en-US"/>
                </w:rPr>
                <w:delText>282</w:delText>
              </w:r>
            </w:del>
          </w:p>
        </w:tc>
        <w:tc>
          <w:tcPr>
            <w:tcW w:w="1438" w:type="dxa"/>
            <w:tcBorders>
              <w:top w:val="nil"/>
              <w:left w:val="nil"/>
              <w:bottom w:val="single" w:sz="4" w:space="0" w:color="ACB9CA"/>
              <w:right w:val="single" w:sz="4" w:space="0" w:color="ACB9CA"/>
            </w:tcBorders>
            <w:shd w:val="clear" w:color="000000" w:fill="FFFFFF"/>
            <w:vAlign w:val="center"/>
            <w:hideMark/>
            <w:tcPrChange w:id="78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4AD257A" w14:textId="77F481B0" w:rsidR="00546FC9" w:rsidRPr="00C47FE2" w:rsidRDefault="00546FC9" w:rsidP="00546FC9">
            <w:pPr>
              <w:spacing w:before="0" w:after="0" w:line="240" w:lineRule="auto"/>
              <w:jc w:val="right"/>
              <w:rPr>
                <w:rFonts w:eastAsia="Times New Roman" w:cs="Arial"/>
                <w:color w:val="4B4B63"/>
                <w:sz w:val="20"/>
                <w:szCs w:val="20"/>
                <w:lang w:val="en-US"/>
              </w:rPr>
            </w:pPr>
            <w:ins w:id="789" w:author="khanguyen" w:date="2017-03-17T23:08:00Z">
              <w:r>
                <w:rPr>
                  <w:rFonts w:cs="Arial"/>
                  <w:color w:val="4B4B63"/>
                  <w:sz w:val="20"/>
                  <w:szCs w:val="20"/>
                </w:rPr>
                <w:t>502103.8</w:t>
              </w:r>
            </w:ins>
            <w:del w:id="790" w:author="khanguyen" w:date="2017-03-17T23:07:00Z">
              <w:r w:rsidRPr="00C47FE2" w:rsidDel="005D5052">
                <w:rPr>
                  <w:rFonts w:eastAsia="Times New Roman" w:cs="Arial"/>
                  <w:color w:val="4B4B63"/>
                  <w:sz w:val="20"/>
                  <w:szCs w:val="20"/>
                  <w:lang w:val="en-US"/>
                </w:rPr>
                <w:delText>675</w:delText>
              </w:r>
            </w:del>
          </w:p>
        </w:tc>
        <w:tc>
          <w:tcPr>
            <w:tcW w:w="1438" w:type="dxa"/>
            <w:tcBorders>
              <w:top w:val="nil"/>
              <w:left w:val="nil"/>
              <w:bottom w:val="single" w:sz="4" w:space="0" w:color="ACB9CA"/>
              <w:right w:val="single" w:sz="4" w:space="0" w:color="ACB9CA"/>
            </w:tcBorders>
            <w:shd w:val="clear" w:color="000000" w:fill="FFFFFF"/>
            <w:vAlign w:val="center"/>
            <w:hideMark/>
            <w:tcPrChange w:id="79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1838DD7" w14:textId="3FC297D3" w:rsidR="00546FC9" w:rsidRPr="00C47FE2" w:rsidRDefault="00546FC9" w:rsidP="00546FC9">
            <w:pPr>
              <w:spacing w:before="0" w:after="0" w:line="240" w:lineRule="auto"/>
              <w:jc w:val="right"/>
              <w:rPr>
                <w:rFonts w:eastAsia="Times New Roman" w:cs="Arial"/>
                <w:color w:val="4B4B63"/>
                <w:sz w:val="20"/>
                <w:szCs w:val="20"/>
                <w:lang w:val="en-US"/>
              </w:rPr>
            </w:pPr>
            <w:ins w:id="792" w:author="khanguyen" w:date="2017-03-17T23:08:00Z">
              <w:r>
                <w:rPr>
                  <w:rFonts w:cs="Arial"/>
                  <w:color w:val="4B4B63"/>
                  <w:sz w:val="20"/>
                  <w:szCs w:val="20"/>
                </w:rPr>
                <w:t>613758.8</w:t>
              </w:r>
            </w:ins>
            <w:del w:id="793" w:author="khanguyen" w:date="2017-03-17T23:07:00Z">
              <w:r w:rsidRPr="00C47FE2" w:rsidDel="005D5052">
                <w:rPr>
                  <w:rFonts w:eastAsia="Times New Roman" w:cs="Arial"/>
                  <w:color w:val="4B4B63"/>
                  <w:sz w:val="20"/>
                  <w:szCs w:val="20"/>
                  <w:lang w:val="en-US"/>
                </w:rPr>
                <w:delText>952</w:delText>
              </w:r>
            </w:del>
          </w:p>
        </w:tc>
        <w:tc>
          <w:tcPr>
            <w:tcW w:w="1600" w:type="dxa"/>
            <w:tcBorders>
              <w:top w:val="nil"/>
              <w:left w:val="nil"/>
              <w:bottom w:val="single" w:sz="4" w:space="0" w:color="ACB9CA"/>
              <w:right w:val="single" w:sz="4" w:space="0" w:color="ACB9CA"/>
            </w:tcBorders>
            <w:shd w:val="clear" w:color="000000" w:fill="FFFFFF"/>
            <w:vAlign w:val="center"/>
            <w:hideMark/>
            <w:tcPrChange w:id="794"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6EE546BF" w14:textId="77A84B71" w:rsidR="00546FC9" w:rsidRPr="00C47FE2" w:rsidRDefault="00546FC9" w:rsidP="00546FC9">
            <w:pPr>
              <w:spacing w:before="0" w:after="0" w:line="240" w:lineRule="auto"/>
              <w:jc w:val="right"/>
              <w:rPr>
                <w:rFonts w:eastAsia="Times New Roman" w:cs="Arial"/>
                <w:color w:val="4B4B63"/>
                <w:sz w:val="20"/>
                <w:szCs w:val="20"/>
                <w:lang w:val="en-US"/>
              </w:rPr>
            </w:pPr>
            <w:ins w:id="795" w:author="khanguyen" w:date="2017-03-17T23:08:00Z">
              <w:r>
                <w:rPr>
                  <w:rFonts w:cs="Arial"/>
                  <w:color w:val="4B4B63"/>
                  <w:sz w:val="20"/>
                  <w:szCs w:val="20"/>
                </w:rPr>
                <w:t>680332.8</w:t>
              </w:r>
            </w:ins>
            <w:del w:id="796" w:author="khanguyen" w:date="2017-03-17T23:07:00Z">
              <w:r w:rsidRPr="00C47FE2" w:rsidDel="005D5052">
                <w:rPr>
                  <w:rFonts w:eastAsia="Times New Roman" w:cs="Arial"/>
                  <w:color w:val="4B4B63"/>
                  <w:sz w:val="20"/>
                  <w:szCs w:val="20"/>
                  <w:lang w:val="en-US"/>
                </w:rPr>
                <w:delText>1392</w:delText>
              </w:r>
            </w:del>
          </w:p>
        </w:tc>
        <w:tc>
          <w:tcPr>
            <w:tcW w:w="1193" w:type="dxa"/>
            <w:tcBorders>
              <w:top w:val="nil"/>
              <w:left w:val="nil"/>
              <w:bottom w:val="single" w:sz="4" w:space="0" w:color="ACB9CA"/>
              <w:right w:val="single" w:sz="4" w:space="0" w:color="ACB9CA"/>
            </w:tcBorders>
            <w:shd w:val="clear" w:color="000000" w:fill="FFFFFF"/>
            <w:vAlign w:val="center"/>
            <w:hideMark/>
            <w:tcPrChange w:id="797"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6CD7FED3" w14:textId="0B3AA4A9" w:rsidR="00546FC9" w:rsidRPr="00C47FE2" w:rsidRDefault="00546FC9" w:rsidP="00546FC9">
            <w:pPr>
              <w:spacing w:before="0" w:after="0" w:line="240" w:lineRule="auto"/>
              <w:jc w:val="right"/>
              <w:rPr>
                <w:rFonts w:eastAsia="Times New Roman" w:cs="Arial"/>
                <w:color w:val="4B4B63"/>
                <w:sz w:val="20"/>
                <w:szCs w:val="20"/>
                <w:lang w:val="en-US"/>
              </w:rPr>
            </w:pPr>
            <w:ins w:id="798" w:author="khanguyen" w:date="2017-03-17T23:08:00Z">
              <w:r>
                <w:rPr>
                  <w:rFonts w:cs="Arial"/>
                  <w:color w:val="4B4B63"/>
                  <w:sz w:val="20"/>
                  <w:szCs w:val="20"/>
                </w:rPr>
                <w:t>68</w:t>
              </w:r>
            </w:ins>
            <w:del w:id="799" w:author="khanguyen" w:date="2017-03-17T23:07:00Z">
              <w:r w:rsidRPr="00C47FE2" w:rsidDel="005D5052">
                <w:rPr>
                  <w:rFonts w:eastAsia="Times New Roman" w:cs="Arial"/>
                  <w:color w:val="4B4B63"/>
                  <w:sz w:val="20"/>
                  <w:szCs w:val="20"/>
                  <w:lang w:val="en-US"/>
                </w:rPr>
                <w:delText>1</w:delText>
              </w:r>
            </w:del>
          </w:p>
        </w:tc>
        <w:tc>
          <w:tcPr>
            <w:tcW w:w="1356" w:type="dxa"/>
            <w:tcBorders>
              <w:top w:val="nil"/>
              <w:left w:val="nil"/>
              <w:bottom w:val="single" w:sz="4" w:space="0" w:color="ACB9CA"/>
              <w:right w:val="single" w:sz="4" w:space="0" w:color="ACB9CA"/>
            </w:tcBorders>
            <w:shd w:val="clear" w:color="000000" w:fill="FFFFFF"/>
            <w:vAlign w:val="center"/>
            <w:hideMark/>
            <w:tcPrChange w:id="800"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3557E528" w14:textId="15F583B2" w:rsidR="00546FC9" w:rsidRPr="00C47FE2" w:rsidRDefault="00546FC9" w:rsidP="00546FC9">
            <w:pPr>
              <w:spacing w:before="0" w:after="0" w:line="240" w:lineRule="auto"/>
              <w:jc w:val="right"/>
              <w:rPr>
                <w:rFonts w:eastAsia="Times New Roman" w:cs="Arial"/>
                <w:color w:val="4B4B63"/>
                <w:sz w:val="20"/>
                <w:szCs w:val="20"/>
                <w:lang w:val="en-US"/>
              </w:rPr>
            </w:pPr>
            <w:ins w:id="801" w:author="khanguyen" w:date="2017-03-17T23:08:00Z">
              <w:r>
                <w:rPr>
                  <w:rFonts w:cs="Arial"/>
                  <w:color w:val="4B4B63"/>
                  <w:sz w:val="20"/>
                  <w:szCs w:val="20"/>
                </w:rPr>
                <w:t>2017326</w:t>
              </w:r>
            </w:ins>
            <w:del w:id="802" w:author="khanguyen" w:date="2017-03-17T23:07:00Z">
              <w:r w:rsidRPr="00C47FE2" w:rsidDel="005D5052">
                <w:rPr>
                  <w:rFonts w:eastAsia="Times New Roman" w:cs="Arial"/>
                  <w:color w:val="4B4B63"/>
                  <w:sz w:val="20"/>
                  <w:szCs w:val="20"/>
                  <w:lang w:val="en-US"/>
                </w:rPr>
                <w:delText>2246</w:delText>
              </w:r>
            </w:del>
          </w:p>
        </w:tc>
        <w:tc>
          <w:tcPr>
            <w:tcW w:w="1128" w:type="dxa"/>
            <w:tcBorders>
              <w:top w:val="nil"/>
              <w:left w:val="nil"/>
              <w:bottom w:val="single" w:sz="4" w:space="0" w:color="ACB9CA"/>
              <w:right w:val="single" w:sz="4" w:space="0" w:color="ACB9CA"/>
            </w:tcBorders>
            <w:shd w:val="clear" w:color="000000" w:fill="FFFFFF"/>
            <w:vAlign w:val="center"/>
            <w:hideMark/>
            <w:tcPrChange w:id="803"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07FEF6CB" w14:textId="0C491B32" w:rsidR="00546FC9" w:rsidRPr="00C47FE2" w:rsidRDefault="00546FC9" w:rsidP="00546FC9">
            <w:pPr>
              <w:spacing w:before="0" w:after="0" w:line="240" w:lineRule="auto"/>
              <w:jc w:val="right"/>
              <w:rPr>
                <w:rFonts w:eastAsia="Times New Roman" w:cs="Arial"/>
                <w:color w:val="4B4B63"/>
                <w:sz w:val="20"/>
                <w:szCs w:val="20"/>
                <w:lang w:val="en-US"/>
              </w:rPr>
            </w:pPr>
            <w:ins w:id="804" w:author="khanguyen" w:date="2017-03-17T23:08:00Z">
              <w:r>
                <w:rPr>
                  <w:rFonts w:cs="Arial"/>
                  <w:color w:val="4B4B63"/>
                  <w:sz w:val="20"/>
                  <w:szCs w:val="20"/>
                </w:rPr>
                <w:t>9.13%</w:t>
              </w:r>
            </w:ins>
            <w:del w:id="805" w:author="khanguyen" w:date="2017-03-17T23:07:00Z">
              <w:r w:rsidRPr="00C47FE2" w:rsidDel="005D5052">
                <w:rPr>
                  <w:rFonts w:eastAsia="Times New Roman" w:cs="Arial"/>
                  <w:color w:val="4B4B63"/>
                  <w:sz w:val="20"/>
                  <w:szCs w:val="20"/>
                  <w:lang w:val="en-US"/>
                </w:rPr>
                <w:delText>0%</w:delText>
              </w:r>
            </w:del>
          </w:p>
        </w:tc>
      </w:tr>
      <w:tr w:rsidR="00546FC9" w:rsidRPr="00C47FE2" w14:paraId="73F1CDAB" w14:textId="77777777" w:rsidTr="00C23052">
        <w:trPr>
          <w:trHeight w:val="300"/>
          <w:trPrChange w:id="806"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807"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BA87694" w14:textId="331C5081"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808" w:author="khanguyen" w:date="2017-03-17T23:08:00Z">
              <w:r>
                <w:rPr>
                  <w:rFonts w:cs="Arial"/>
                  <w:color w:val="4B4B63"/>
                  <w:sz w:val="20"/>
                  <w:szCs w:val="20"/>
                </w:rPr>
                <w:t>Click_Save_Task</w:t>
              </w:r>
            </w:ins>
            <w:proofErr w:type="spellEnd"/>
            <w:del w:id="809" w:author="khanguyen" w:date="2017-03-17T23:07:00Z">
              <w:r w:rsidRPr="00C47FE2" w:rsidDel="005D5052">
                <w:rPr>
                  <w:rFonts w:eastAsia="Times New Roman" w:cs="Arial"/>
                  <w:color w:val="4B4B63"/>
                  <w:sz w:val="20"/>
                  <w:szCs w:val="20"/>
                  <w:lang w:val="en-US"/>
                </w:rPr>
                <w:delText>Click_Login</w:delText>
              </w:r>
            </w:del>
          </w:p>
        </w:tc>
        <w:tc>
          <w:tcPr>
            <w:tcW w:w="1170" w:type="dxa"/>
            <w:tcBorders>
              <w:top w:val="nil"/>
              <w:left w:val="nil"/>
              <w:bottom w:val="single" w:sz="4" w:space="0" w:color="ACB9CA"/>
              <w:right w:val="single" w:sz="4" w:space="0" w:color="ACB9CA"/>
            </w:tcBorders>
            <w:shd w:val="clear" w:color="000000" w:fill="FFFFFF"/>
            <w:vAlign w:val="center"/>
            <w:hideMark/>
            <w:tcPrChange w:id="810"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38D9F02C" w14:textId="7125FD08" w:rsidR="00546FC9" w:rsidRPr="00C47FE2" w:rsidRDefault="00546FC9" w:rsidP="00546FC9">
            <w:pPr>
              <w:spacing w:before="0" w:after="0" w:line="240" w:lineRule="auto"/>
              <w:jc w:val="right"/>
              <w:rPr>
                <w:rFonts w:eastAsia="Times New Roman" w:cs="Arial"/>
                <w:color w:val="4B4B63"/>
                <w:sz w:val="20"/>
                <w:szCs w:val="20"/>
                <w:lang w:val="en-US"/>
              </w:rPr>
            </w:pPr>
            <w:ins w:id="811" w:author="khanguyen" w:date="2017-03-17T23:08:00Z">
              <w:r>
                <w:rPr>
                  <w:rFonts w:cs="Arial"/>
                  <w:color w:val="4B4B63"/>
                  <w:sz w:val="20"/>
                  <w:szCs w:val="20"/>
                </w:rPr>
                <w:t>166</w:t>
              </w:r>
            </w:ins>
            <w:del w:id="812" w:author="khanguyen" w:date="2017-03-17T23:07:00Z">
              <w:r w:rsidRPr="00C47FE2" w:rsidDel="005D5052">
                <w:rPr>
                  <w:rFonts w:eastAsia="Times New Roman" w:cs="Arial"/>
                  <w:color w:val="4B4B63"/>
                  <w:sz w:val="20"/>
                  <w:szCs w:val="20"/>
                  <w:lang w:val="en-US"/>
                </w:rPr>
                <w:delText>3104</w:delText>
              </w:r>
            </w:del>
          </w:p>
        </w:tc>
        <w:tc>
          <w:tcPr>
            <w:tcW w:w="1319" w:type="dxa"/>
            <w:tcBorders>
              <w:top w:val="nil"/>
              <w:left w:val="nil"/>
              <w:bottom w:val="single" w:sz="4" w:space="0" w:color="ACB9CA"/>
              <w:right w:val="single" w:sz="4" w:space="0" w:color="ACB9CA"/>
            </w:tcBorders>
            <w:shd w:val="clear" w:color="000000" w:fill="FFFFFF"/>
            <w:vAlign w:val="center"/>
            <w:hideMark/>
            <w:tcPrChange w:id="813"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BDF8ABF" w14:textId="2D999040" w:rsidR="00546FC9" w:rsidRPr="00C47FE2" w:rsidRDefault="00546FC9" w:rsidP="00546FC9">
            <w:pPr>
              <w:spacing w:before="0" w:after="0" w:line="240" w:lineRule="auto"/>
              <w:jc w:val="right"/>
              <w:rPr>
                <w:rFonts w:eastAsia="Times New Roman" w:cs="Arial"/>
                <w:color w:val="4B4B63"/>
                <w:sz w:val="20"/>
                <w:szCs w:val="20"/>
                <w:lang w:val="en-US"/>
              </w:rPr>
            </w:pPr>
            <w:ins w:id="814" w:author="khanguyen" w:date="2017-03-17T23:08:00Z">
              <w:r>
                <w:rPr>
                  <w:rFonts w:cs="Arial"/>
                  <w:color w:val="4B4B63"/>
                  <w:sz w:val="20"/>
                  <w:szCs w:val="20"/>
                </w:rPr>
                <w:t>142036</w:t>
              </w:r>
            </w:ins>
            <w:del w:id="815" w:author="khanguyen" w:date="2017-03-17T23:07:00Z">
              <w:r w:rsidRPr="00C47FE2" w:rsidDel="005D5052">
                <w:rPr>
                  <w:rFonts w:eastAsia="Times New Roman" w:cs="Arial"/>
                  <w:color w:val="4B4B63"/>
                  <w:sz w:val="20"/>
                  <w:szCs w:val="20"/>
                  <w:lang w:val="en-US"/>
                </w:rPr>
                <w:delText>146030.36</w:delText>
              </w:r>
            </w:del>
          </w:p>
        </w:tc>
        <w:tc>
          <w:tcPr>
            <w:tcW w:w="1438" w:type="dxa"/>
            <w:tcBorders>
              <w:top w:val="nil"/>
              <w:left w:val="nil"/>
              <w:bottom w:val="single" w:sz="4" w:space="0" w:color="ACB9CA"/>
              <w:right w:val="single" w:sz="4" w:space="0" w:color="ACB9CA"/>
            </w:tcBorders>
            <w:shd w:val="clear" w:color="000000" w:fill="FFFFFF"/>
            <w:vAlign w:val="center"/>
            <w:hideMark/>
            <w:tcPrChange w:id="816"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9DA9528" w14:textId="6404BF58" w:rsidR="00546FC9" w:rsidRPr="00C47FE2" w:rsidRDefault="00546FC9" w:rsidP="00546FC9">
            <w:pPr>
              <w:spacing w:before="0" w:after="0" w:line="240" w:lineRule="auto"/>
              <w:jc w:val="right"/>
              <w:rPr>
                <w:rFonts w:eastAsia="Times New Roman" w:cs="Arial"/>
                <w:color w:val="4B4B63"/>
                <w:sz w:val="20"/>
                <w:szCs w:val="20"/>
                <w:lang w:val="en-US"/>
              </w:rPr>
            </w:pPr>
            <w:ins w:id="817" w:author="khanguyen" w:date="2017-03-17T23:08:00Z">
              <w:r>
                <w:rPr>
                  <w:rFonts w:cs="Arial"/>
                  <w:color w:val="4B4B63"/>
                  <w:sz w:val="20"/>
                  <w:szCs w:val="20"/>
                </w:rPr>
                <w:t>204927</w:t>
              </w:r>
            </w:ins>
            <w:del w:id="818" w:author="khanguyen" w:date="2017-03-17T23:07:00Z">
              <w:r w:rsidRPr="00C47FE2" w:rsidDel="005D5052">
                <w:rPr>
                  <w:rFonts w:eastAsia="Times New Roman" w:cs="Arial"/>
                  <w:color w:val="4B4B63"/>
                  <w:sz w:val="20"/>
                  <w:szCs w:val="20"/>
                  <w:lang w:val="en-US"/>
                </w:rPr>
                <w:delText>162265.8</w:delText>
              </w:r>
            </w:del>
          </w:p>
        </w:tc>
        <w:tc>
          <w:tcPr>
            <w:tcW w:w="1438" w:type="dxa"/>
            <w:tcBorders>
              <w:top w:val="nil"/>
              <w:left w:val="nil"/>
              <w:bottom w:val="single" w:sz="4" w:space="0" w:color="ACB9CA"/>
              <w:right w:val="single" w:sz="4" w:space="0" w:color="ACB9CA"/>
            </w:tcBorders>
            <w:shd w:val="clear" w:color="000000" w:fill="FFFFFF"/>
            <w:vAlign w:val="center"/>
            <w:hideMark/>
            <w:tcPrChange w:id="819"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198FC39" w14:textId="5E1DEB8E" w:rsidR="00546FC9" w:rsidRPr="00C47FE2" w:rsidRDefault="00546FC9" w:rsidP="00546FC9">
            <w:pPr>
              <w:spacing w:before="0" w:after="0" w:line="240" w:lineRule="auto"/>
              <w:jc w:val="right"/>
              <w:rPr>
                <w:rFonts w:eastAsia="Times New Roman" w:cs="Arial"/>
                <w:color w:val="4B4B63"/>
                <w:sz w:val="20"/>
                <w:szCs w:val="20"/>
                <w:lang w:val="en-US"/>
              </w:rPr>
            </w:pPr>
            <w:ins w:id="820" w:author="khanguyen" w:date="2017-03-17T23:08:00Z">
              <w:r>
                <w:rPr>
                  <w:rFonts w:cs="Arial"/>
                  <w:color w:val="4B4B63"/>
                  <w:sz w:val="20"/>
                  <w:szCs w:val="20"/>
                </w:rPr>
                <w:t>232575</w:t>
              </w:r>
            </w:ins>
            <w:del w:id="821" w:author="khanguyen" w:date="2017-03-17T23:07:00Z">
              <w:r w:rsidRPr="00C47FE2" w:rsidDel="005D5052">
                <w:rPr>
                  <w:rFonts w:eastAsia="Times New Roman" w:cs="Arial"/>
                  <w:color w:val="4B4B63"/>
                  <w:sz w:val="20"/>
                  <w:szCs w:val="20"/>
                  <w:lang w:val="en-US"/>
                </w:rPr>
                <w:delText>261481.9</w:delText>
              </w:r>
            </w:del>
          </w:p>
        </w:tc>
        <w:tc>
          <w:tcPr>
            <w:tcW w:w="1600" w:type="dxa"/>
            <w:tcBorders>
              <w:top w:val="nil"/>
              <w:left w:val="nil"/>
              <w:bottom w:val="single" w:sz="4" w:space="0" w:color="ACB9CA"/>
              <w:right w:val="single" w:sz="4" w:space="0" w:color="ACB9CA"/>
            </w:tcBorders>
            <w:shd w:val="clear" w:color="000000" w:fill="FFFFFF"/>
            <w:vAlign w:val="center"/>
            <w:hideMark/>
            <w:tcPrChange w:id="822"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6510BE44" w14:textId="5A4E5148" w:rsidR="00546FC9" w:rsidRPr="00C47FE2" w:rsidRDefault="00546FC9" w:rsidP="00546FC9">
            <w:pPr>
              <w:spacing w:before="0" w:after="0" w:line="240" w:lineRule="auto"/>
              <w:jc w:val="right"/>
              <w:rPr>
                <w:rFonts w:eastAsia="Times New Roman" w:cs="Arial"/>
                <w:color w:val="4B4B63"/>
                <w:sz w:val="20"/>
                <w:szCs w:val="20"/>
                <w:lang w:val="en-US"/>
              </w:rPr>
            </w:pPr>
            <w:ins w:id="823" w:author="khanguyen" w:date="2017-03-17T23:08:00Z">
              <w:r>
                <w:rPr>
                  <w:rFonts w:cs="Arial"/>
                  <w:color w:val="4B4B63"/>
                  <w:sz w:val="20"/>
                  <w:szCs w:val="20"/>
                </w:rPr>
                <w:t>241151</w:t>
              </w:r>
            </w:ins>
            <w:del w:id="824" w:author="khanguyen" w:date="2017-03-17T23:07:00Z">
              <w:r w:rsidRPr="00C47FE2" w:rsidDel="005D5052">
                <w:rPr>
                  <w:rFonts w:eastAsia="Times New Roman" w:cs="Arial"/>
                  <w:color w:val="4B4B63"/>
                  <w:sz w:val="20"/>
                  <w:szCs w:val="20"/>
                  <w:lang w:val="en-US"/>
                </w:rPr>
                <w:delText>478092.19</w:delText>
              </w:r>
            </w:del>
          </w:p>
        </w:tc>
        <w:tc>
          <w:tcPr>
            <w:tcW w:w="1193" w:type="dxa"/>
            <w:tcBorders>
              <w:top w:val="nil"/>
              <w:left w:val="nil"/>
              <w:bottom w:val="single" w:sz="4" w:space="0" w:color="ACB9CA"/>
              <w:right w:val="single" w:sz="4" w:space="0" w:color="ACB9CA"/>
            </w:tcBorders>
            <w:shd w:val="clear" w:color="000000" w:fill="FFFFFF"/>
            <w:vAlign w:val="center"/>
            <w:hideMark/>
            <w:tcPrChange w:id="825"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4E60334F" w14:textId="21732834" w:rsidR="00546FC9" w:rsidRPr="00C47FE2" w:rsidRDefault="00546FC9" w:rsidP="00546FC9">
            <w:pPr>
              <w:spacing w:before="0" w:after="0" w:line="240" w:lineRule="auto"/>
              <w:jc w:val="right"/>
              <w:rPr>
                <w:rFonts w:eastAsia="Times New Roman" w:cs="Arial"/>
                <w:color w:val="4B4B63"/>
                <w:sz w:val="20"/>
                <w:szCs w:val="20"/>
                <w:lang w:val="en-US"/>
              </w:rPr>
            </w:pPr>
            <w:ins w:id="826" w:author="khanguyen" w:date="2017-03-17T23:08:00Z">
              <w:r>
                <w:rPr>
                  <w:rFonts w:cs="Arial"/>
                  <w:color w:val="4B4B63"/>
                  <w:sz w:val="20"/>
                  <w:szCs w:val="20"/>
                </w:rPr>
                <w:t>39586</w:t>
              </w:r>
            </w:ins>
            <w:del w:id="827" w:author="khanguyen" w:date="2017-03-17T23:07:00Z">
              <w:r w:rsidRPr="00C47FE2" w:rsidDel="005D5052">
                <w:rPr>
                  <w:rFonts w:eastAsia="Times New Roman" w:cs="Arial"/>
                  <w:color w:val="4B4B63"/>
                  <w:sz w:val="20"/>
                  <w:szCs w:val="20"/>
                  <w:lang w:val="en-US"/>
                </w:rPr>
                <w:delText>1</w:delText>
              </w:r>
            </w:del>
          </w:p>
        </w:tc>
        <w:tc>
          <w:tcPr>
            <w:tcW w:w="1356" w:type="dxa"/>
            <w:tcBorders>
              <w:top w:val="nil"/>
              <w:left w:val="nil"/>
              <w:bottom w:val="single" w:sz="4" w:space="0" w:color="ACB9CA"/>
              <w:right w:val="single" w:sz="4" w:space="0" w:color="ACB9CA"/>
            </w:tcBorders>
            <w:shd w:val="clear" w:color="000000" w:fill="FFFFFF"/>
            <w:vAlign w:val="center"/>
            <w:hideMark/>
            <w:tcPrChange w:id="828"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5B9D45A0" w14:textId="1C5B5403" w:rsidR="00546FC9" w:rsidRPr="00C47FE2" w:rsidRDefault="00546FC9" w:rsidP="00546FC9">
            <w:pPr>
              <w:spacing w:before="0" w:after="0" w:line="240" w:lineRule="auto"/>
              <w:jc w:val="right"/>
              <w:rPr>
                <w:rFonts w:eastAsia="Times New Roman" w:cs="Arial"/>
                <w:color w:val="4B4B63"/>
                <w:sz w:val="20"/>
                <w:szCs w:val="20"/>
                <w:lang w:val="en-US"/>
              </w:rPr>
            </w:pPr>
            <w:ins w:id="829" w:author="khanguyen" w:date="2017-03-17T23:08:00Z">
              <w:r>
                <w:rPr>
                  <w:rFonts w:cs="Arial"/>
                  <w:color w:val="4B4B63"/>
                  <w:sz w:val="20"/>
                  <w:szCs w:val="20"/>
                </w:rPr>
                <w:t>243140</w:t>
              </w:r>
            </w:ins>
            <w:del w:id="830" w:author="khanguyen" w:date="2017-03-17T23:07:00Z">
              <w:r w:rsidRPr="00C47FE2" w:rsidDel="005D5052">
                <w:rPr>
                  <w:rFonts w:eastAsia="Times New Roman" w:cs="Arial"/>
                  <w:color w:val="4B4B63"/>
                  <w:sz w:val="20"/>
                  <w:szCs w:val="20"/>
                  <w:lang w:val="en-US"/>
                </w:rPr>
                <w:delText>1952359</w:delText>
              </w:r>
            </w:del>
          </w:p>
        </w:tc>
        <w:tc>
          <w:tcPr>
            <w:tcW w:w="1128" w:type="dxa"/>
            <w:tcBorders>
              <w:top w:val="nil"/>
              <w:left w:val="nil"/>
              <w:bottom w:val="single" w:sz="4" w:space="0" w:color="ACB9CA"/>
              <w:right w:val="single" w:sz="4" w:space="0" w:color="ACB9CA"/>
            </w:tcBorders>
            <w:shd w:val="clear" w:color="000000" w:fill="FFFFFF"/>
            <w:vAlign w:val="center"/>
            <w:hideMark/>
            <w:tcPrChange w:id="831"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3B84E27E" w14:textId="420F2E46" w:rsidR="00546FC9" w:rsidRPr="00C47FE2" w:rsidRDefault="00546FC9" w:rsidP="00546FC9">
            <w:pPr>
              <w:spacing w:before="0" w:after="0" w:line="240" w:lineRule="auto"/>
              <w:jc w:val="right"/>
              <w:rPr>
                <w:rFonts w:eastAsia="Times New Roman" w:cs="Arial"/>
                <w:color w:val="4B4B63"/>
                <w:sz w:val="20"/>
                <w:szCs w:val="20"/>
                <w:lang w:val="en-US"/>
              </w:rPr>
            </w:pPr>
            <w:ins w:id="832" w:author="khanguyen" w:date="2017-03-17T23:08:00Z">
              <w:r>
                <w:rPr>
                  <w:rFonts w:cs="Arial"/>
                  <w:color w:val="4B4B63"/>
                  <w:sz w:val="20"/>
                  <w:szCs w:val="20"/>
                </w:rPr>
                <w:t>0%</w:t>
              </w:r>
            </w:ins>
            <w:del w:id="833" w:author="khanguyen" w:date="2017-03-17T23:07:00Z">
              <w:r w:rsidRPr="00C47FE2" w:rsidDel="005D5052">
                <w:rPr>
                  <w:rFonts w:eastAsia="Times New Roman" w:cs="Arial"/>
                  <w:color w:val="4B4B63"/>
                  <w:sz w:val="20"/>
                  <w:szCs w:val="20"/>
                  <w:lang w:val="en-US"/>
                </w:rPr>
                <w:delText>1.29%</w:delText>
              </w:r>
            </w:del>
          </w:p>
        </w:tc>
      </w:tr>
      <w:tr w:rsidR="00546FC9" w:rsidRPr="00C47FE2" w14:paraId="4D8D1494" w14:textId="77777777" w:rsidTr="00C23052">
        <w:trPr>
          <w:trHeight w:val="300"/>
          <w:trPrChange w:id="834"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835"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E6C076B" w14:textId="50624A75"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836" w:author="khanguyen" w:date="2017-03-17T23:08:00Z">
              <w:r>
                <w:rPr>
                  <w:rFonts w:cs="Arial"/>
                  <w:color w:val="4B4B63"/>
                  <w:sz w:val="20"/>
                  <w:szCs w:val="20"/>
                </w:rPr>
                <w:t>Click_Save_Timesheet</w:t>
              </w:r>
            </w:ins>
            <w:proofErr w:type="spellEnd"/>
            <w:del w:id="837" w:author="khanguyen" w:date="2017-03-17T23:07:00Z">
              <w:r w:rsidRPr="00C47FE2" w:rsidDel="005D5052">
                <w:rPr>
                  <w:rFonts w:eastAsia="Times New Roman" w:cs="Arial"/>
                  <w:color w:val="4B4B63"/>
                  <w:sz w:val="20"/>
                  <w:szCs w:val="20"/>
                  <w:lang w:val="en-US"/>
                </w:rPr>
                <w:delText>Click_Note_icon</w:delText>
              </w:r>
            </w:del>
          </w:p>
        </w:tc>
        <w:tc>
          <w:tcPr>
            <w:tcW w:w="1170" w:type="dxa"/>
            <w:tcBorders>
              <w:top w:val="nil"/>
              <w:left w:val="nil"/>
              <w:bottom w:val="single" w:sz="4" w:space="0" w:color="ACB9CA"/>
              <w:right w:val="single" w:sz="4" w:space="0" w:color="ACB9CA"/>
            </w:tcBorders>
            <w:shd w:val="clear" w:color="000000" w:fill="FFFFFF"/>
            <w:vAlign w:val="center"/>
            <w:hideMark/>
            <w:tcPrChange w:id="838"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316555BC" w14:textId="5F3DCA72" w:rsidR="00546FC9" w:rsidRPr="00C47FE2" w:rsidRDefault="00546FC9" w:rsidP="00546FC9">
            <w:pPr>
              <w:spacing w:before="0" w:after="0" w:line="240" w:lineRule="auto"/>
              <w:jc w:val="right"/>
              <w:rPr>
                <w:rFonts w:eastAsia="Times New Roman" w:cs="Arial"/>
                <w:color w:val="4B4B63"/>
                <w:sz w:val="20"/>
                <w:szCs w:val="20"/>
                <w:lang w:val="en-US"/>
              </w:rPr>
            </w:pPr>
            <w:ins w:id="839" w:author="khanguyen" w:date="2017-03-17T23:08:00Z">
              <w:r>
                <w:rPr>
                  <w:rFonts w:cs="Arial"/>
                  <w:color w:val="4B4B63"/>
                  <w:sz w:val="20"/>
                  <w:szCs w:val="20"/>
                </w:rPr>
                <w:t>53</w:t>
              </w:r>
            </w:ins>
            <w:del w:id="840" w:author="khanguyen" w:date="2017-03-17T23:07:00Z">
              <w:r w:rsidRPr="00C47FE2" w:rsidDel="005D5052">
                <w:rPr>
                  <w:rFonts w:eastAsia="Times New Roman" w:cs="Arial"/>
                  <w:color w:val="4B4B63"/>
                  <w:sz w:val="20"/>
                  <w:szCs w:val="20"/>
                  <w:lang w:val="en-US"/>
                </w:rPr>
                <w:delText>5176</w:delText>
              </w:r>
            </w:del>
          </w:p>
        </w:tc>
        <w:tc>
          <w:tcPr>
            <w:tcW w:w="1319" w:type="dxa"/>
            <w:tcBorders>
              <w:top w:val="nil"/>
              <w:left w:val="nil"/>
              <w:bottom w:val="single" w:sz="4" w:space="0" w:color="ACB9CA"/>
              <w:right w:val="single" w:sz="4" w:space="0" w:color="ACB9CA"/>
            </w:tcBorders>
            <w:shd w:val="clear" w:color="000000" w:fill="FFFFFF"/>
            <w:vAlign w:val="center"/>
            <w:hideMark/>
            <w:tcPrChange w:id="841"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796DA2D" w14:textId="02B6F50C" w:rsidR="00546FC9" w:rsidRPr="00C47FE2" w:rsidRDefault="00546FC9" w:rsidP="00546FC9">
            <w:pPr>
              <w:spacing w:before="0" w:after="0" w:line="240" w:lineRule="auto"/>
              <w:jc w:val="right"/>
              <w:rPr>
                <w:rFonts w:eastAsia="Times New Roman" w:cs="Arial"/>
                <w:color w:val="4B4B63"/>
                <w:sz w:val="20"/>
                <w:szCs w:val="20"/>
                <w:lang w:val="en-US"/>
              </w:rPr>
            </w:pPr>
            <w:ins w:id="842" w:author="khanguyen" w:date="2017-03-17T23:08:00Z">
              <w:r>
                <w:rPr>
                  <w:rFonts w:cs="Arial"/>
                  <w:color w:val="4B4B63"/>
                  <w:sz w:val="20"/>
                  <w:szCs w:val="20"/>
                </w:rPr>
                <w:t>167012.3</w:t>
              </w:r>
            </w:ins>
            <w:del w:id="843" w:author="khanguyen" w:date="2017-03-17T23:07:00Z">
              <w:r w:rsidRPr="00C47FE2" w:rsidDel="005D5052">
                <w:rPr>
                  <w:rFonts w:eastAsia="Times New Roman" w:cs="Arial"/>
                  <w:color w:val="4B4B63"/>
                  <w:sz w:val="20"/>
                  <w:szCs w:val="20"/>
                  <w:lang w:val="en-US"/>
                </w:rPr>
                <w:delText>404.28</w:delText>
              </w:r>
            </w:del>
          </w:p>
        </w:tc>
        <w:tc>
          <w:tcPr>
            <w:tcW w:w="1438" w:type="dxa"/>
            <w:tcBorders>
              <w:top w:val="nil"/>
              <w:left w:val="nil"/>
              <w:bottom w:val="single" w:sz="4" w:space="0" w:color="ACB9CA"/>
              <w:right w:val="single" w:sz="4" w:space="0" w:color="ACB9CA"/>
            </w:tcBorders>
            <w:shd w:val="clear" w:color="000000" w:fill="FFFFFF"/>
            <w:vAlign w:val="center"/>
            <w:hideMark/>
            <w:tcPrChange w:id="844"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13CB1C3" w14:textId="15AA253B" w:rsidR="00546FC9" w:rsidRPr="00C47FE2" w:rsidRDefault="00546FC9" w:rsidP="00546FC9">
            <w:pPr>
              <w:spacing w:before="0" w:after="0" w:line="240" w:lineRule="auto"/>
              <w:jc w:val="right"/>
              <w:rPr>
                <w:rFonts w:eastAsia="Times New Roman" w:cs="Arial"/>
                <w:color w:val="4B4B63"/>
                <w:sz w:val="20"/>
                <w:szCs w:val="20"/>
                <w:lang w:val="en-US"/>
              </w:rPr>
            </w:pPr>
            <w:ins w:id="845" w:author="khanguyen" w:date="2017-03-17T23:08:00Z">
              <w:r>
                <w:rPr>
                  <w:rFonts w:cs="Arial"/>
                  <w:color w:val="4B4B63"/>
                  <w:sz w:val="20"/>
                  <w:szCs w:val="20"/>
                </w:rPr>
                <w:t>232831</w:t>
              </w:r>
            </w:ins>
            <w:del w:id="846" w:author="khanguyen" w:date="2017-03-17T23:07:00Z">
              <w:r w:rsidRPr="00C47FE2" w:rsidDel="005D5052">
                <w:rPr>
                  <w:rFonts w:eastAsia="Times New Roman" w:cs="Arial"/>
                  <w:color w:val="4B4B63"/>
                  <w:sz w:val="20"/>
                  <w:szCs w:val="20"/>
                  <w:lang w:val="en-US"/>
                </w:rPr>
                <w:delText>580.44</w:delText>
              </w:r>
            </w:del>
          </w:p>
        </w:tc>
        <w:tc>
          <w:tcPr>
            <w:tcW w:w="1438" w:type="dxa"/>
            <w:tcBorders>
              <w:top w:val="nil"/>
              <w:left w:val="nil"/>
              <w:bottom w:val="single" w:sz="4" w:space="0" w:color="ACB9CA"/>
              <w:right w:val="single" w:sz="4" w:space="0" w:color="ACB9CA"/>
            </w:tcBorders>
            <w:shd w:val="clear" w:color="000000" w:fill="FFFFFF"/>
            <w:vAlign w:val="center"/>
            <w:hideMark/>
            <w:tcPrChange w:id="847"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07C4F45" w14:textId="5FEE053D" w:rsidR="00546FC9" w:rsidRPr="00C47FE2" w:rsidRDefault="00546FC9" w:rsidP="00546FC9">
            <w:pPr>
              <w:spacing w:before="0" w:after="0" w:line="240" w:lineRule="auto"/>
              <w:jc w:val="right"/>
              <w:rPr>
                <w:rFonts w:eastAsia="Times New Roman" w:cs="Arial"/>
                <w:color w:val="4B4B63"/>
                <w:sz w:val="20"/>
                <w:szCs w:val="20"/>
                <w:lang w:val="en-US"/>
              </w:rPr>
            </w:pPr>
            <w:ins w:id="848" w:author="khanguyen" w:date="2017-03-17T23:08:00Z">
              <w:r>
                <w:rPr>
                  <w:rFonts w:cs="Arial"/>
                  <w:color w:val="4B4B63"/>
                  <w:sz w:val="20"/>
                  <w:szCs w:val="20"/>
                </w:rPr>
                <w:t>233727</w:t>
              </w:r>
            </w:ins>
            <w:del w:id="849" w:author="khanguyen" w:date="2017-03-17T23:07:00Z">
              <w:r w:rsidRPr="00C47FE2" w:rsidDel="005D5052">
                <w:rPr>
                  <w:rFonts w:eastAsia="Times New Roman" w:cs="Arial"/>
                  <w:color w:val="4B4B63"/>
                  <w:sz w:val="20"/>
                  <w:szCs w:val="20"/>
                  <w:lang w:val="en-US"/>
                </w:rPr>
                <w:delText>1106.09</w:delText>
              </w:r>
            </w:del>
          </w:p>
        </w:tc>
        <w:tc>
          <w:tcPr>
            <w:tcW w:w="1600" w:type="dxa"/>
            <w:tcBorders>
              <w:top w:val="nil"/>
              <w:left w:val="nil"/>
              <w:bottom w:val="single" w:sz="4" w:space="0" w:color="ACB9CA"/>
              <w:right w:val="single" w:sz="4" w:space="0" w:color="ACB9CA"/>
            </w:tcBorders>
            <w:shd w:val="clear" w:color="000000" w:fill="FFFFFF"/>
            <w:vAlign w:val="center"/>
            <w:hideMark/>
            <w:tcPrChange w:id="850"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1BF9E435" w14:textId="7BF7E8AD" w:rsidR="00546FC9" w:rsidRPr="00C47FE2" w:rsidRDefault="00546FC9" w:rsidP="00546FC9">
            <w:pPr>
              <w:spacing w:before="0" w:after="0" w:line="240" w:lineRule="auto"/>
              <w:jc w:val="right"/>
              <w:rPr>
                <w:rFonts w:eastAsia="Times New Roman" w:cs="Arial"/>
                <w:color w:val="4B4B63"/>
                <w:sz w:val="20"/>
                <w:szCs w:val="20"/>
                <w:lang w:val="en-US"/>
              </w:rPr>
            </w:pPr>
            <w:ins w:id="851" w:author="khanguyen" w:date="2017-03-17T23:08:00Z">
              <w:r>
                <w:rPr>
                  <w:rFonts w:cs="Arial"/>
                  <w:color w:val="4B4B63"/>
                  <w:sz w:val="20"/>
                  <w:szCs w:val="20"/>
                </w:rPr>
                <w:t>241791</w:t>
              </w:r>
            </w:ins>
            <w:del w:id="852" w:author="khanguyen" w:date="2017-03-17T23:07:00Z">
              <w:r w:rsidRPr="00C47FE2" w:rsidDel="005D5052">
                <w:rPr>
                  <w:rFonts w:eastAsia="Times New Roman" w:cs="Arial"/>
                  <w:color w:val="4B4B63"/>
                  <w:sz w:val="20"/>
                  <w:szCs w:val="20"/>
                  <w:lang w:val="en-US"/>
                </w:rPr>
                <w:delText>6798.06</w:delText>
              </w:r>
            </w:del>
          </w:p>
        </w:tc>
        <w:tc>
          <w:tcPr>
            <w:tcW w:w="1193" w:type="dxa"/>
            <w:tcBorders>
              <w:top w:val="nil"/>
              <w:left w:val="nil"/>
              <w:bottom w:val="single" w:sz="4" w:space="0" w:color="ACB9CA"/>
              <w:right w:val="single" w:sz="4" w:space="0" w:color="ACB9CA"/>
            </w:tcBorders>
            <w:shd w:val="clear" w:color="000000" w:fill="FFFFFF"/>
            <w:vAlign w:val="center"/>
            <w:hideMark/>
            <w:tcPrChange w:id="853"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5CB48C6F" w14:textId="35229077" w:rsidR="00546FC9" w:rsidRPr="00C47FE2" w:rsidRDefault="00546FC9" w:rsidP="00546FC9">
            <w:pPr>
              <w:spacing w:before="0" w:after="0" w:line="240" w:lineRule="auto"/>
              <w:jc w:val="right"/>
              <w:rPr>
                <w:rFonts w:eastAsia="Times New Roman" w:cs="Arial"/>
                <w:color w:val="4B4B63"/>
                <w:sz w:val="20"/>
                <w:szCs w:val="20"/>
                <w:lang w:val="en-US"/>
              </w:rPr>
            </w:pPr>
            <w:ins w:id="854" w:author="khanguyen" w:date="2017-03-17T23:08:00Z">
              <w:r>
                <w:rPr>
                  <w:rFonts w:cs="Arial"/>
                  <w:color w:val="4B4B63"/>
                  <w:sz w:val="20"/>
                  <w:szCs w:val="20"/>
                </w:rPr>
                <w:t>89697</w:t>
              </w:r>
            </w:ins>
            <w:del w:id="855" w:author="khanguyen" w:date="2017-03-17T23:07:00Z">
              <w:r w:rsidRPr="00C47FE2" w:rsidDel="005D5052">
                <w:rPr>
                  <w:rFonts w:eastAsia="Times New Roman" w:cs="Arial"/>
                  <w:color w:val="4B4B63"/>
                  <w:sz w:val="20"/>
                  <w:szCs w:val="20"/>
                  <w:lang w:val="en-US"/>
                </w:rPr>
                <w:delText>1</w:delText>
              </w:r>
            </w:del>
          </w:p>
        </w:tc>
        <w:tc>
          <w:tcPr>
            <w:tcW w:w="1356" w:type="dxa"/>
            <w:tcBorders>
              <w:top w:val="nil"/>
              <w:left w:val="nil"/>
              <w:bottom w:val="single" w:sz="4" w:space="0" w:color="ACB9CA"/>
              <w:right w:val="single" w:sz="4" w:space="0" w:color="ACB9CA"/>
            </w:tcBorders>
            <w:shd w:val="clear" w:color="000000" w:fill="FFFFFF"/>
            <w:vAlign w:val="center"/>
            <w:hideMark/>
            <w:tcPrChange w:id="856"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157C6D98" w14:textId="2EBC318F" w:rsidR="00546FC9" w:rsidRPr="00C47FE2" w:rsidRDefault="00546FC9" w:rsidP="00546FC9">
            <w:pPr>
              <w:spacing w:before="0" w:after="0" w:line="240" w:lineRule="auto"/>
              <w:jc w:val="right"/>
              <w:rPr>
                <w:rFonts w:eastAsia="Times New Roman" w:cs="Arial"/>
                <w:color w:val="4B4B63"/>
                <w:sz w:val="20"/>
                <w:szCs w:val="20"/>
                <w:lang w:val="en-US"/>
              </w:rPr>
            </w:pPr>
            <w:ins w:id="857" w:author="khanguyen" w:date="2017-03-17T23:08:00Z">
              <w:r>
                <w:rPr>
                  <w:rFonts w:cs="Arial"/>
                  <w:color w:val="4B4B63"/>
                  <w:sz w:val="20"/>
                  <w:szCs w:val="20"/>
                </w:rPr>
                <w:t>244279</w:t>
              </w:r>
            </w:ins>
            <w:del w:id="858" w:author="khanguyen" w:date="2017-03-17T23:07:00Z">
              <w:r w:rsidRPr="00C47FE2" w:rsidDel="005D5052">
                <w:rPr>
                  <w:rFonts w:eastAsia="Times New Roman" w:cs="Arial"/>
                  <w:color w:val="4B4B63"/>
                  <w:sz w:val="20"/>
                  <w:szCs w:val="20"/>
                  <w:lang w:val="en-US"/>
                </w:rPr>
                <w:delText>26555</w:delText>
              </w:r>
            </w:del>
          </w:p>
        </w:tc>
        <w:tc>
          <w:tcPr>
            <w:tcW w:w="1128" w:type="dxa"/>
            <w:tcBorders>
              <w:top w:val="nil"/>
              <w:left w:val="nil"/>
              <w:bottom w:val="single" w:sz="4" w:space="0" w:color="ACB9CA"/>
              <w:right w:val="single" w:sz="4" w:space="0" w:color="ACB9CA"/>
            </w:tcBorders>
            <w:shd w:val="clear" w:color="000000" w:fill="FFFFFF"/>
            <w:vAlign w:val="center"/>
            <w:hideMark/>
            <w:tcPrChange w:id="859"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61852FF1" w14:textId="3BB136BB" w:rsidR="00546FC9" w:rsidRPr="00C47FE2" w:rsidRDefault="00546FC9" w:rsidP="00546FC9">
            <w:pPr>
              <w:spacing w:before="0" w:after="0" w:line="240" w:lineRule="auto"/>
              <w:jc w:val="right"/>
              <w:rPr>
                <w:rFonts w:eastAsia="Times New Roman" w:cs="Arial"/>
                <w:color w:val="4B4B63"/>
                <w:sz w:val="20"/>
                <w:szCs w:val="20"/>
                <w:lang w:val="en-US"/>
              </w:rPr>
            </w:pPr>
            <w:ins w:id="860" w:author="khanguyen" w:date="2017-03-17T23:08:00Z">
              <w:r>
                <w:rPr>
                  <w:rFonts w:cs="Arial"/>
                  <w:color w:val="4B4B63"/>
                  <w:sz w:val="20"/>
                  <w:szCs w:val="20"/>
                </w:rPr>
                <w:t>0%</w:t>
              </w:r>
            </w:ins>
            <w:del w:id="861" w:author="khanguyen" w:date="2017-03-17T23:07:00Z">
              <w:r w:rsidRPr="00C47FE2" w:rsidDel="005D5052">
                <w:rPr>
                  <w:rFonts w:eastAsia="Times New Roman" w:cs="Arial"/>
                  <w:color w:val="4B4B63"/>
                  <w:sz w:val="20"/>
                  <w:szCs w:val="20"/>
                  <w:lang w:val="en-US"/>
                </w:rPr>
                <w:delText>0%</w:delText>
              </w:r>
            </w:del>
          </w:p>
        </w:tc>
      </w:tr>
      <w:tr w:rsidR="00546FC9" w:rsidRPr="00C47FE2" w14:paraId="0700C2B1" w14:textId="77777777" w:rsidTr="00C23052">
        <w:trPr>
          <w:trHeight w:val="300"/>
          <w:trPrChange w:id="86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86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85B5E6A" w14:textId="06FC6828"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864" w:author="khanguyen" w:date="2017-03-17T23:08:00Z">
              <w:r>
                <w:rPr>
                  <w:rFonts w:cs="Arial"/>
                  <w:color w:val="4B4B63"/>
                  <w:sz w:val="20"/>
                  <w:szCs w:val="20"/>
                </w:rPr>
                <w:t>Click_Save_TimeSheet</w:t>
              </w:r>
            </w:ins>
            <w:proofErr w:type="spellEnd"/>
            <w:del w:id="865" w:author="khanguyen" w:date="2017-03-17T23:07:00Z">
              <w:r w:rsidRPr="00C47FE2" w:rsidDel="005D5052">
                <w:rPr>
                  <w:rFonts w:eastAsia="Times New Roman" w:cs="Arial"/>
                  <w:color w:val="4B4B63"/>
                  <w:sz w:val="20"/>
                  <w:szCs w:val="20"/>
                  <w:lang w:val="en-US"/>
                </w:rPr>
                <w:delText>Click_Reminder_icon</w:delText>
              </w:r>
            </w:del>
          </w:p>
        </w:tc>
        <w:tc>
          <w:tcPr>
            <w:tcW w:w="1170" w:type="dxa"/>
            <w:tcBorders>
              <w:top w:val="nil"/>
              <w:left w:val="nil"/>
              <w:bottom w:val="single" w:sz="4" w:space="0" w:color="ACB9CA"/>
              <w:right w:val="single" w:sz="4" w:space="0" w:color="ACB9CA"/>
            </w:tcBorders>
            <w:shd w:val="clear" w:color="000000" w:fill="FFFFFF"/>
            <w:vAlign w:val="center"/>
            <w:hideMark/>
            <w:tcPrChange w:id="866"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2441CA86" w14:textId="25D19E09" w:rsidR="00546FC9" w:rsidRPr="00C47FE2" w:rsidRDefault="00546FC9" w:rsidP="00546FC9">
            <w:pPr>
              <w:spacing w:before="0" w:after="0" w:line="240" w:lineRule="auto"/>
              <w:jc w:val="right"/>
              <w:rPr>
                <w:rFonts w:eastAsia="Times New Roman" w:cs="Arial"/>
                <w:color w:val="4B4B63"/>
                <w:sz w:val="20"/>
                <w:szCs w:val="20"/>
                <w:lang w:val="en-US"/>
              </w:rPr>
            </w:pPr>
            <w:ins w:id="867" w:author="khanguyen" w:date="2017-03-17T23:08:00Z">
              <w:r>
                <w:rPr>
                  <w:rFonts w:cs="Arial"/>
                  <w:color w:val="4B4B63"/>
                  <w:sz w:val="20"/>
                  <w:szCs w:val="20"/>
                </w:rPr>
                <w:t>926</w:t>
              </w:r>
            </w:ins>
            <w:del w:id="868" w:author="khanguyen" w:date="2017-03-17T23:07:00Z">
              <w:r w:rsidRPr="00C47FE2" w:rsidDel="005D5052">
                <w:rPr>
                  <w:rFonts w:eastAsia="Times New Roman" w:cs="Arial"/>
                  <w:color w:val="4B4B63"/>
                  <w:sz w:val="20"/>
                  <w:szCs w:val="20"/>
                  <w:lang w:val="en-US"/>
                </w:rPr>
                <w:delText>4925</w:delText>
              </w:r>
            </w:del>
          </w:p>
        </w:tc>
        <w:tc>
          <w:tcPr>
            <w:tcW w:w="1319" w:type="dxa"/>
            <w:tcBorders>
              <w:top w:val="nil"/>
              <w:left w:val="nil"/>
              <w:bottom w:val="single" w:sz="4" w:space="0" w:color="ACB9CA"/>
              <w:right w:val="single" w:sz="4" w:space="0" w:color="ACB9CA"/>
            </w:tcBorders>
            <w:shd w:val="clear" w:color="000000" w:fill="FFFFFF"/>
            <w:vAlign w:val="center"/>
            <w:hideMark/>
            <w:tcPrChange w:id="869"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0B032B22" w14:textId="5E7FAA6E" w:rsidR="00546FC9" w:rsidRPr="00C47FE2" w:rsidRDefault="00546FC9" w:rsidP="00546FC9">
            <w:pPr>
              <w:spacing w:before="0" w:after="0" w:line="240" w:lineRule="auto"/>
              <w:jc w:val="right"/>
              <w:rPr>
                <w:rFonts w:eastAsia="Times New Roman" w:cs="Arial"/>
                <w:color w:val="4B4B63"/>
                <w:sz w:val="20"/>
                <w:szCs w:val="20"/>
                <w:lang w:val="en-US"/>
              </w:rPr>
            </w:pPr>
            <w:ins w:id="870" w:author="khanguyen" w:date="2017-03-17T23:08:00Z">
              <w:r>
                <w:rPr>
                  <w:rFonts w:cs="Arial"/>
                  <w:color w:val="4B4B63"/>
                  <w:sz w:val="20"/>
                  <w:szCs w:val="20"/>
                </w:rPr>
                <w:t>574401.1</w:t>
              </w:r>
            </w:ins>
            <w:del w:id="871" w:author="khanguyen" w:date="2017-03-17T23:07:00Z">
              <w:r w:rsidRPr="00C47FE2" w:rsidDel="005D5052">
                <w:rPr>
                  <w:rFonts w:eastAsia="Times New Roman" w:cs="Arial"/>
                  <w:color w:val="4B4B63"/>
                  <w:sz w:val="20"/>
                  <w:szCs w:val="20"/>
                  <w:lang w:val="en-US"/>
                </w:rPr>
                <w:delText>769.1</w:delText>
              </w:r>
            </w:del>
          </w:p>
        </w:tc>
        <w:tc>
          <w:tcPr>
            <w:tcW w:w="1438" w:type="dxa"/>
            <w:tcBorders>
              <w:top w:val="nil"/>
              <w:left w:val="nil"/>
              <w:bottom w:val="single" w:sz="4" w:space="0" w:color="ACB9CA"/>
              <w:right w:val="single" w:sz="4" w:space="0" w:color="ACB9CA"/>
            </w:tcBorders>
            <w:shd w:val="clear" w:color="000000" w:fill="FFFFFF"/>
            <w:vAlign w:val="center"/>
            <w:hideMark/>
            <w:tcPrChange w:id="87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39A7086" w14:textId="1BA53D51" w:rsidR="00546FC9" w:rsidRPr="00C47FE2" w:rsidRDefault="00546FC9" w:rsidP="00546FC9">
            <w:pPr>
              <w:spacing w:before="0" w:after="0" w:line="240" w:lineRule="auto"/>
              <w:jc w:val="right"/>
              <w:rPr>
                <w:rFonts w:eastAsia="Times New Roman" w:cs="Arial"/>
                <w:color w:val="4B4B63"/>
                <w:sz w:val="20"/>
                <w:szCs w:val="20"/>
                <w:lang w:val="en-US"/>
              </w:rPr>
            </w:pPr>
            <w:ins w:id="873" w:author="khanguyen" w:date="2017-03-17T23:08:00Z">
              <w:r>
                <w:rPr>
                  <w:rFonts w:cs="Arial"/>
                  <w:color w:val="4B4B63"/>
                  <w:sz w:val="20"/>
                  <w:szCs w:val="20"/>
                </w:rPr>
                <w:t>563739.8</w:t>
              </w:r>
            </w:ins>
            <w:del w:id="874" w:author="khanguyen" w:date="2017-03-17T23:07:00Z">
              <w:r w:rsidRPr="00C47FE2" w:rsidDel="005D5052">
                <w:rPr>
                  <w:rFonts w:eastAsia="Times New Roman" w:cs="Arial"/>
                  <w:color w:val="4B4B63"/>
                  <w:sz w:val="20"/>
                  <w:szCs w:val="20"/>
                  <w:lang w:val="en-US"/>
                </w:rPr>
                <w:delText>647.62</w:delText>
              </w:r>
            </w:del>
          </w:p>
        </w:tc>
        <w:tc>
          <w:tcPr>
            <w:tcW w:w="1438" w:type="dxa"/>
            <w:tcBorders>
              <w:top w:val="nil"/>
              <w:left w:val="nil"/>
              <w:bottom w:val="single" w:sz="4" w:space="0" w:color="ACB9CA"/>
              <w:right w:val="single" w:sz="4" w:space="0" w:color="ACB9CA"/>
            </w:tcBorders>
            <w:shd w:val="clear" w:color="000000" w:fill="FFFFFF"/>
            <w:vAlign w:val="center"/>
            <w:hideMark/>
            <w:tcPrChange w:id="87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26DB8EDC" w14:textId="582F590E" w:rsidR="00546FC9" w:rsidRPr="00C47FE2" w:rsidRDefault="00546FC9" w:rsidP="00546FC9">
            <w:pPr>
              <w:spacing w:before="0" w:after="0" w:line="240" w:lineRule="auto"/>
              <w:jc w:val="right"/>
              <w:rPr>
                <w:rFonts w:eastAsia="Times New Roman" w:cs="Arial"/>
                <w:color w:val="4B4B63"/>
                <w:sz w:val="20"/>
                <w:szCs w:val="20"/>
                <w:lang w:val="en-US"/>
              </w:rPr>
            </w:pPr>
            <w:ins w:id="876" w:author="khanguyen" w:date="2017-03-17T23:08:00Z">
              <w:r>
                <w:rPr>
                  <w:rFonts w:cs="Arial"/>
                  <w:color w:val="4B4B63"/>
                  <w:sz w:val="20"/>
                  <w:szCs w:val="20"/>
                </w:rPr>
                <w:t>655556.9</w:t>
              </w:r>
            </w:ins>
            <w:del w:id="877" w:author="khanguyen" w:date="2017-03-17T23:07:00Z">
              <w:r w:rsidRPr="00C47FE2" w:rsidDel="005D5052">
                <w:rPr>
                  <w:rFonts w:eastAsia="Times New Roman" w:cs="Arial"/>
                  <w:color w:val="4B4B63"/>
                  <w:sz w:val="20"/>
                  <w:szCs w:val="20"/>
                  <w:lang w:val="en-US"/>
                </w:rPr>
                <w:delText>2498.85</w:delText>
              </w:r>
            </w:del>
          </w:p>
        </w:tc>
        <w:tc>
          <w:tcPr>
            <w:tcW w:w="1600" w:type="dxa"/>
            <w:tcBorders>
              <w:top w:val="nil"/>
              <w:left w:val="nil"/>
              <w:bottom w:val="single" w:sz="4" w:space="0" w:color="ACB9CA"/>
              <w:right w:val="single" w:sz="4" w:space="0" w:color="ACB9CA"/>
            </w:tcBorders>
            <w:shd w:val="clear" w:color="000000" w:fill="FFFFFF"/>
            <w:vAlign w:val="center"/>
            <w:hideMark/>
            <w:tcPrChange w:id="878"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50046104" w14:textId="427D08F9" w:rsidR="00546FC9" w:rsidRPr="00C47FE2" w:rsidRDefault="00546FC9" w:rsidP="00546FC9">
            <w:pPr>
              <w:spacing w:before="0" w:after="0" w:line="240" w:lineRule="auto"/>
              <w:jc w:val="right"/>
              <w:rPr>
                <w:rFonts w:eastAsia="Times New Roman" w:cs="Arial"/>
                <w:color w:val="4B4B63"/>
                <w:sz w:val="20"/>
                <w:szCs w:val="20"/>
                <w:lang w:val="en-US"/>
              </w:rPr>
            </w:pPr>
            <w:ins w:id="879" w:author="khanguyen" w:date="2017-03-17T23:08:00Z">
              <w:r>
                <w:rPr>
                  <w:rFonts w:cs="Arial"/>
                  <w:color w:val="4B4B63"/>
                  <w:sz w:val="20"/>
                  <w:szCs w:val="20"/>
                </w:rPr>
                <w:t>699036</w:t>
              </w:r>
            </w:ins>
            <w:del w:id="880" w:author="khanguyen" w:date="2017-03-17T23:07:00Z">
              <w:r w:rsidRPr="00C47FE2" w:rsidDel="005D5052">
                <w:rPr>
                  <w:rFonts w:eastAsia="Times New Roman" w:cs="Arial"/>
                  <w:color w:val="4B4B63"/>
                  <w:sz w:val="20"/>
                  <w:szCs w:val="20"/>
                  <w:lang w:val="en-US"/>
                </w:rPr>
                <w:delText>18424.93</w:delText>
              </w:r>
            </w:del>
          </w:p>
        </w:tc>
        <w:tc>
          <w:tcPr>
            <w:tcW w:w="1193" w:type="dxa"/>
            <w:tcBorders>
              <w:top w:val="nil"/>
              <w:left w:val="nil"/>
              <w:bottom w:val="single" w:sz="4" w:space="0" w:color="ACB9CA"/>
              <w:right w:val="single" w:sz="4" w:space="0" w:color="ACB9CA"/>
            </w:tcBorders>
            <w:shd w:val="clear" w:color="000000" w:fill="FFFFFF"/>
            <w:vAlign w:val="center"/>
            <w:hideMark/>
            <w:tcPrChange w:id="881"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530AC126" w14:textId="6AE87089" w:rsidR="00546FC9" w:rsidRPr="00C47FE2" w:rsidRDefault="00546FC9" w:rsidP="00546FC9">
            <w:pPr>
              <w:spacing w:before="0" w:after="0" w:line="240" w:lineRule="auto"/>
              <w:jc w:val="right"/>
              <w:rPr>
                <w:rFonts w:eastAsia="Times New Roman" w:cs="Arial"/>
                <w:color w:val="4B4B63"/>
                <w:sz w:val="20"/>
                <w:szCs w:val="20"/>
                <w:lang w:val="en-US"/>
              </w:rPr>
            </w:pPr>
            <w:ins w:id="882" w:author="khanguyen" w:date="2017-03-17T23:08:00Z">
              <w:r>
                <w:rPr>
                  <w:rFonts w:cs="Arial"/>
                  <w:color w:val="4B4B63"/>
                  <w:sz w:val="20"/>
                  <w:szCs w:val="20"/>
                </w:rPr>
                <w:t>4252</w:t>
              </w:r>
            </w:ins>
            <w:del w:id="883" w:author="khanguyen" w:date="2017-03-17T23:07:00Z">
              <w:r w:rsidRPr="00C47FE2" w:rsidDel="005D5052">
                <w:rPr>
                  <w:rFonts w:eastAsia="Times New Roman" w:cs="Arial"/>
                  <w:color w:val="4B4B63"/>
                  <w:sz w:val="20"/>
                  <w:szCs w:val="20"/>
                  <w:lang w:val="en-US"/>
                </w:rPr>
                <w:delText>1</w:delText>
              </w:r>
            </w:del>
          </w:p>
        </w:tc>
        <w:tc>
          <w:tcPr>
            <w:tcW w:w="1356" w:type="dxa"/>
            <w:tcBorders>
              <w:top w:val="nil"/>
              <w:left w:val="nil"/>
              <w:bottom w:val="single" w:sz="4" w:space="0" w:color="ACB9CA"/>
              <w:right w:val="single" w:sz="4" w:space="0" w:color="ACB9CA"/>
            </w:tcBorders>
            <w:shd w:val="clear" w:color="000000" w:fill="FFFFFF"/>
            <w:vAlign w:val="center"/>
            <w:hideMark/>
            <w:tcPrChange w:id="884"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5EA0C1D1" w14:textId="0A1EAE47" w:rsidR="00546FC9" w:rsidRPr="00C47FE2" w:rsidRDefault="00546FC9" w:rsidP="00546FC9">
            <w:pPr>
              <w:spacing w:before="0" w:after="0" w:line="240" w:lineRule="auto"/>
              <w:jc w:val="right"/>
              <w:rPr>
                <w:rFonts w:eastAsia="Times New Roman" w:cs="Arial"/>
                <w:color w:val="4B4B63"/>
                <w:sz w:val="20"/>
                <w:szCs w:val="20"/>
                <w:lang w:val="en-US"/>
              </w:rPr>
            </w:pPr>
            <w:ins w:id="885" w:author="khanguyen" w:date="2017-03-17T23:08:00Z">
              <w:r>
                <w:rPr>
                  <w:rFonts w:cs="Arial"/>
                  <w:color w:val="4B4B63"/>
                  <w:sz w:val="20"/>
                  <w:szCs w:val="20"/>
                </w:rPr>
                <w:t>2166778</w:t>
              </w:r>
            </w:ins>
            <w:del w:id="886" w:author="khanguyen" w:date="2017-03-17T23:07:00Z">
              <w:r w:rsidRPr="00C47FE2" w:rsidDel="005D5052">
                <w:rPr>
                  <w:rFonts w:eastAsia="Times New Roman" w:cs="Arial"/>
                  <w:color w:val="4B4B63"/>
                  <w:sz w:val="20"/>
                  <w:szCs w:val="20"/>
                  <w:lang w:val="en-US"/>
                </w:rPr>
                <w:delText>26198</w:delText>
              </w:r>
            </w:del>
          </w:p>
        </w:tc>
        <w:tc>
          <w:tcPr>
            <w:tcW w:w="1128" w:type="dxa"/>
            <w:tcBorders>
              <w:top w:val="nil"/>
              <w:left w:val="nil"/>
              <w:bottom w:val="single" w:sz="4" w:space="0" w:color="ACB9CA"/>
              <w:right w:val="single" w:sz="4" w:space="0" w:color="ACB9CA"/>
            </w:tcBorders>
            <w:shd w:val="clear" w:color="000000" w:fill="FFFFFF"/>
            <w:vAlign w:val="center"/>
            <w:hideMark/>
            <w:tcPrChange w:id="887"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58386829" w14:textId="560DCA75" w:rsidR="00546FC9" w:rsidRPr="00C47FE2" w:rsidRDefault="00546FC9" w:rsidP="00546FC9">
            <w:pPr>
              <w:spacing w:before="0" w:after="0" w:line="240" w:lineRule="auto"/>
              <w:jc w:val="right"/>
              <w:rPr>
                <w:rFonts w:eastAsia="Times New Roman" w:cs="Arial"/>
                <w:color w:val="4B4B63"/>
                <w:sz w:val="20"/>
                <w:szCs w:val="20"/>
                <w:lang w:val="en-US"/>
              </w:rPr>
            </w:pPr>
            <w:ins w:id="888" w:author="khanguyen" w:date="2017-03-17T23:08:00Z">
              <w:r>
                <w:rPr>
                  <w:rFonts w:cs="Arial"/>
                  <w:color w:val="4B4B63"/>
                  <w:sz w:val="20"/>
                  <w:szCs w:val="20"/>
                </w:rPr>
                <w:t>20.63%</w:t>
              </w:r>
            </w:ins>
            <w:del w:id="889" w:author="khanguyen" w:date="2017-03-17T23:07:00Z">
              <w:r w:rsidRPr="00C47FE2" w:rsidDel="005D5052">
                <w:rPr>
                  <w:rFonts w:eastAsia="Times New Roman" w:cs="Arial"/>
                  <w:color w:val="4B4B63"/>
                  <w:sz w:val="20"/>
                  <w:szCs w:val="20"/>
                  <w:lang w:val="en-US"/>
                </w:rPr>
                <w:delText>0%</w:delText>
              </w:r>
            </w:del>
          </w:p>
        </w:tc>
      </w:tr>
      <w:tr w:rsidR="00546FC9" w:rsidRPr="00C47FE2" w14:paraId="5FCABE85" w14:textId="77777777" w:rsidTr="00C23052">
        <w:trPr>
          <w:trHeight w:val="300"/>
          <w:trPrChange w:id="890"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891"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339B2F4" w14:textId="70654A71"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892" w:author="khanguyen" w:date="2017-03-17T23:08:00Z">
              <w:r>
                <w:rPr>
                  <w:rFonts w:cs="Arial"/>
                  <w:color w:val="4B4B63"/>
                  <w:sz w:val="20"/>
                  <w:szCs w:val="20"/>
                </w:rPr>
                <w:t>Click_Tasks_button</w:t>
              </w:r>
            </w:ins>
            <w:proofErr w:type="spellEnd"/>
            <w:del w:id="893" w:author="khanguyen" w:date="2017-03-17T23:07:00Z">
              <w:r w:rsidRPr="00C47FE2" w:rsidDel="005D5052">
                <w:rPr>
                  <w:rFonts w:eastAsia="Times New Roman" w:cs="Arial"/>
                  <w:color w:val="4B4B63"/>
                  <w:sz w:val="20"/>
                  <w:szCs w:val="20"/>
                  <w:lang w:val="en-US"/>
                </w:rPr>
                <w:delText>Click_Save_Contact</w:delText>
              </w:r>
            </w:del>
          </w:p>
        </w:tc>
        <w:tc>
          <w:tcPr>
            <w:tcW w:w="1170" w:type="dxa"/>
            <w:tcBorders>
              <w:top w:val="nil"/>
              <w:left w:val="nil"/>
              <w:bottom w:val="single" w:sz="4" w:space="0" w:color="ACB9CA"/>
              <w:right w:val="single" w:sz="4" w:space="0" w:color="ACB9CA"/>
            </w:tcBorders>
            <w:shd w:val="clear" w:color="000000" w:fill="FFFFFF"/>
            <w:vAlign w:val="center"/>
            <w:hideMark/>
            <w:tcPrChange w:id="894"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17930C64" w14:textId="243A751F" w:rsidR="00546FC9" w:rsidRPr="00C47FE2" w:rsidRDefault="00546FC9" w:rsidP="00546FC9">
            <w:pPr>
              <w:spacing w:before="0" w:after="0" w:line="240" w:lineRule="auto"/>
              <w:jc w:val="right"/>
              <w:rPr>
                <w:rFonts w:eastAsia="Times New Roman" w:cs="Arial"/>
                <w:color w:val="4B4B63"/>
                <w:sz w:val="20"/>
                <w:szCs w:val="20"/>
                <w:lang w:val="en-US"/>
              </w:rPr>
            </w:pPr>
            <w:ins w:id="895" w:author="khanguyen" w:date="2017-03-17T23:08:00Z">
              <w:r>
                <w:rPr>
                  <w:rFonts w:cs="Arial"/>
                  <w:color w:val="4B4B63"/>
                  <w:sz w:val="20"/>
                  <w:szCs w:val="20"/>
                </w:rPr>
                <w:t>554</w:t>
              </w:r>
            </w:ins>
            <w:del w:id="896" w:author="khanguyen" w:date="2017-03-17T23:07:00Z">
              <w:r w:rsidRPr="00C47FE2" w:rsidDel="005D5052">
                <w:rPr>
                  <w:rFonts w:eastAsia="Times New Roman" w:cs="Arial"/>
                  <w:color w:val="4B4B63"/>
                  <w:sz w:val="20"/>
                  <w:szCs w:val="20"/>
                  <w:lang w:val="en-US"/>
                </w:rPr>
                <w:delText>2900</w:delText>
              </w:r>
            </w:del>
          </w:p>
        </w:tc>
        <w:tc>
          <w:tcPr>
            <w:tcW w:w="1319" w:type="dxa"/>
            <w:tcBorders>
              <w:top w:val="nil"/>
              <w:left w:val="nil"/>
              <w:bottom w:val="single" w:sz="4" w:space="0" w:color="ACB9CA"/>
              <w:right w:val="single" w:sz="4" w:space="0" w:color="ACB9CA"/>
            </w:tcBorders>
            <w:shd w:val="clear" w:color="000000" w:fill="FFFFFF"/>
            <w:vAlign w:val="center"/>
            <w:hideMark/>
            <w:tcPrChange w:id="897"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7F4F1252" w14:textId="69B2EEFC" w:rsidR="00546FC9" w:rsidRPr="00C47FE2" w:rsidRDefault="00546FC9" w:rsidP="00546FC9">
            <w:pPr>
              <w:spacing w:before="0" w:after="0" w:line="240" w:lineRule="auto"/>
              <w:jc w:val="right"/>
              <w:rPr>
                <w:rFonts w:eastAsia="Times New Roman" w:cs="Arial"/>
                <w:color w:val="4B4B63"/>
                <w:sz w:val="20"/>
                <w:szCs w:val="20"/>
                <w:lang w:val="en-US"/>
              </w:rPr>
            </w:pPr>
            <w:ins w:id="898" w:author="khanguyen" w:date="2017-03-17T23:08:00Z">
              <w:r>
                <w:rPr>
                  <w:rFonts w:cs="Arial"/>
                  <w:color w:val="4B4B63"/>
                  <w:sz w:val="20"/>
                  <w:szCs w:val="20"/>
                </w:rPr>
                <w:t>123.33</w:t>
              </w:r>
            </w:ins>
            <w:del w:id="899" w:author="khanguyen" w:date="2017-03-17T23:07:00Z">
              <w:r w:rsidRPr="00C47FE2" w:rsidDel="005D5052">
                <w:rPr>
                  <w:rFonts w:eastAsia="Times New Roman" w:cs="Arial"/>
                  <w:color w:val="4B4B63"/>
                  <w:sz w:val="20"/>
                  <w:szCs w:val="20"/>
                  <w:lang w:val="en-US"/>
                </w:rPr>
                <w:delText>172996.86</w:delText>
              </w:r>
            </w:del>
          </w:p>
        </w:tc>
        <w:tc>
          <w:tcPr>
            <w:tcW w:w="1438" w:type="dxa"/>
            <w:tcBorders>
              <w:top w:val="nil"/>
              <w:left w:val="nil"/>
              <w:bottom w:val="single" w:sz="4" w:space="0" w:color="ACB9CA"/>
              <w:right w:val="single" w:sz="4" w:space="0" w:color="ACB9CA"/>
            </w:tcBorders>
            <w:shd w:val="clear" w:color="000000" w:fill="FFFFFF"/>
            <w:vAlign w:val="center"/>
            <w:hideMark/>
            <w:tcPrChange w:id="90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77EC442" w14:textId="2B49F441" w:rsidR="00546FC9" w:rsidRPr="00C47FE2" w:rsidRDefault="00546FC9" w:rsidP="00546FC9">
            <w:pPr>
              <w:spacing w:before="0" w:after="0" w:line="240" w:lineRule="auto"/>
              <w:jc w:val="right"/>
              <w:rPr>
                <w:rFonts w:eastAsia="Times New Roman" w:cs="Arial"/>
                <w:color w:val="4B4B63"/>
                <w:sz w:val="20"/>
                <w:szCs w:val="20"/>
                <w:lang w:val="en-US"/>
              </w:rPr>
            </w:pPr>
            <w:ins w:id="901" w:author="khanguyen" w:date="2017-03-17T23:08:00Z">
              <w:r>
                <w:rPr>
                  <w:rFonts w:cs="Arial"/>
                  <w:color w:val="4B4B63"/>
                  <w:sz w:val="20"/>
                  <w:szCs w:val="20"/>
                </w:rPr>
                <w:t>313</w:t>
              </w:r>
            </w:ins>
            <w:del w:id="902" w:author="khanguyen" w:date="2017-03-17T23:07:00Z">
              <w:r w:rsidRPr="00C47FE2" w:rsidDel="005D5052">
                <w:rPr>
                  <w:rFonts w:eastAsia="Times New Roman" w:cs="Arial"/>
                  <w:color w:val="4B4B63"/>
                  <w:sz w:val="20"/>
                  <w:szCs w:val="20"/>
                  <w:lang w:val="en-US"/>
                </w:rPr>
                <w:delText>171703.2</w:delText>
              </w:r>
            </w:del>
          </w:p>
        </w:tc>
        <w:tc>
          <w:tcPr>
            <w:tcW w:w="1438" w:type="dxa"/>
            <w:tcBorders>
              <w:top w:val="nil"/>
              <w:left w:val="nil"/>
              <w:bottom w:val="single" w:sz="4" w:space="0" w:color="ACB9CA"/>
              <w:right w:val="single" w:sz="4" w:space="0" w:color="ACB9CA"/>
            </w:tcBorders>
            <w:shd w:val="clear" w:color="000000" w:fill="FFFFFF"/>
            <w:vAlign w:val="center"/>
            <w:hideMark/>
            <w:tcPrChange w:id="90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753BE42D" w14:textId="6F5EDDE5" w:rsidR="00546FC9" w:rsidRPr="00C47FE2" w:rsidRDefault="00546FC9" w:rsidP="00546FC9">
            <w:pPr>
              <w:spacing w:before="0" w:after="0" w:line="240" w:lineRule="auto"/>
              <w:jc w:val="right"/>
              <w:rPr>
                <w:rFonts w:eastAsia="Times New Roman" w:cs="Arial"/>
                <w:color w:val="4B4B63"/>
                <w:sz w:val="20"/>
                <w:szCs w:val="20"/>
                <w:lang w:val="en-US"/>
              </w:rPr>
            </w:pPr>
            <w:ins w:id="904" w:author="khanguyen" w:date="2017-03-17T23:08:00Z">
              <w:r>
                <w:rPr>
                  <w:rFonts w:cs="Arial"/>
                  <w:color w:val="4B4B63"/>
                  <w:sz w:val="20"/>
                  <w:szCs w:val="20"/>
                </w:rPr>
                <w:t>407</w:t>
              </w:r>
            </w:ins>
            <w:del w:id="905" w:author="khanguyen" w:date="2017-03-17T23:07:00Z">
              <w:r w:rsidRPr="00C47FE2" w:rsidDel="005D5052">
                <w:rPr>
                  <w:rFonts w:eastAsia="Times New Roman" w:cs="Arial"/>
                  <w:color w:val="4B4B63"/>
                  <w:sz w:val="20"/>
                  <w:szCs w:val="20"/>
                  <w:lang w:val="en-US"/>
                </w:rPr>
                <w:delText>313843.4</w:delText>
              </w:r>
            </w:del>
          </w:p>
        </w:tc>
        <w:tc>
          <w:tcPr>
            <w:tcW w:w="1600" w:type="dxa"/>
            <w:tcBorders>
              <w:top w:val="nil"/>
              <w:left w:val="nil"/>
              <w:bottom w:val="single" w:sz="4" w:space="0" w:color="ACB9CA"/>
              <w:right w:val="single" w:sz="4" w:space="0" w:color="ACB9CA"/>
            </w:tcBorders>
            <w:shd w:val="clear" w:color="000000" w:fill="FFFFFF"/>
            <w:vAlign w:val="center"/>
            <w:hideMark/>
            <w:tcPrChange w:id="906"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15AD8823" w14:textId="5E6CECA5" w:rsidR="00546FC9" w:rsidRPr="00C47FE2" w:rsidRDefault="00546FC9" w:rsidP="00546FC9">
            <w:pPr>
              <w:spacing w:before="0" w:after="0" w:line="240" w:lineRule="auto"/>
              <w:jc w:val="right"/>
              <w:rPr>
                <w:rFonts w:eastAsia="Times New Roman" w:cs="Arial"/>
                <w:color w:val="4B4B63"/>
                <w:sz w:val="20"/>
                <w:szCs w:val="20"/>
                <w:lang w:val="en-US"/>
              </w:rPr>
            </w:pPr>
            <w:ins w:id="907" w:author="khanguyen" w:date="2017-03-17T23:08:00Z">
              <w:r>
                <w:rPr>
                  <w:rFonts w:cs="Arial"/>
                  <w:color w:val="4B4B63"/>
                  <w:sz w:val="20"/>
                  <w:szCs w:val="20"/>
                </w:rPr>
                <w:t>639</w:t>
              </w:r>
            </w:ins>
            <w:del w:id="908" w:author="khanguyen" w:date="2017-03-17T23:07:00Z">
              <w:r w:rsidRPr="00C47FE2" w:rsidDel="005D5052">
                <w:rPr>
                  <w:rFonts w:eastAsia="Times New Roman" w:cs="Arial"/>
                  <w:color w:val="4B4B63"/>
                  <w:sz w:val="20"/>
                  <w:szCs w:val="20"/>
                  <w:lang w:val="en-US"/>
                </w:rPr>
                <w:delText>583885.74</w:delText>
              </w:r>
            </w:del>
          </w:p>
        </w:tc>
        <w:tc>
          <w:tcPr>
            <w:tcW w:w="1193" w:type="dxa"/>
            <w:tcBorders>
              <w:top w:val="nil"/>
              <w:left w:val="nil"/>
              <w:bottom w:val="single" w:sz="4" w:space="0" w:color="ACB9CA"/>
              <w:right w:val="single" w:sz="4" w:space="0" w:color="ACB9CA"/>
            </w:tcBorders>
            <w:shd w:val="clear" w:color="000000" w:fill="FFFFFF"/>
            <w:vAlign w:val="center"/>
            <w:hideMark/>
            <w:tcPrChange w:id="909"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3D4C6EDF" w14:textId="2F4487BB" w:rsidR="00546FC9" w:rsidRPr="00C47FE2" w:rsidRDefault="00546FC9" w:rsidP="00546FC9">
            <w:pPr>
              <w:spacing w:before="0" w:after="0" w:line="240" w:lineRule="auto"/>
              <w:jc w:val="right"/>
              <w:rPr>
                <w:rFonts w:eastAsia="Times New Roman" w:cs="Arial"/>
                <w:color w:val="4B4B63"/>
                <w:sz w:val="20"/>
                <w:szCs w:val="20"/>
                <w:lang w:val="en-US"/>
              </w:rPr>
            </w:pPr>
            <w:ins w:id="910" w:author="khanguyen" w:date="2017-03-17T23:08:00Z">
              <w:r>
                <w:rPr>
                  <w:rFonts w:cs="Arial"/>
                  <w:color w:val="4B4B63"/>
                  <w:sz w:val="20"/>
                  <w:szCs w:val="20"/>
                </w:rPr>
                <w:t>3</w:t>
              </w:r>
            </w:ins>
            <w:del w:id="911" w:author="khanguyen" w:date="2017-03-17T23:07:00Z">
              <w:r w:rsidRPr="00C47FE2" w:rsidDel="005D5052">
                <w:rPr>
                  <w:rFonts w:eastAsia="Times New Roman" w:cs="Arial"/>
                  <w:color w:val="4B4B63"/>
                  <w:sz w:val="20"/>
                  <w:szCs w:val="20"/>
                  <w:lang w:val="en-US"/>
                </w:rPr>
                <w:delText>6</w:delText>
              </w:r>
            </w:del>
          </w:p>
        </w:tc>
        <w:tc>
          <w:tcPr>
            <w:tcW w:w="1356" w:type="dxa"/>
            <w:tcBorders>
              <w:top w:val="nil"/>
              <w:left w:val="nil"/>
              <w:bottom w:val="single" w:sz="4" w:space="0" w:color="ACB9CA"/>
              <w:right w:val="single" w:sz="4" w:space="0" w:color="ACB9CA"/>
            </w:tcBorders>
            <w:shd w:val="clear" w:color="000000" w:fill="FFFFFF"/>
            <w:vAlign w:val="center"/>
            <w:hideMark/>
            <w:tcPrChange w:id="912"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384637C8" w14:textId="77DE5C5E" w:rsidR="00546FC9" w:rsidRPr="00C47FE2" w:rsidRDefault="00546FC9" w:rsidP="00546FC9">
            <w:pPr>
              <w:spacing w:before="0" w:after="0" w:line="240" w:lineRule="auto"/>
              <w:jc w:val="right"/>
              <w:rPr>
                <w:rFonts w:eastAsia="Times New Roman" w:cs="Arial"/>
                <w:color w:val="4B4B63"/>
                <w:sz w:val="20"/>
                <w:szCs w:val="20"/>
                <w:lang w:val="en-US"/>
              </w:rPr>
            </w:pPr>
            <w:ins w:id="913" w:author="khanguyen" w:date="2017-03-17T23:08:00Z">
              <w:r>
                <w:rPr>
                  <w:rFonts w:cs="Arial"/>
                  <w:color w:val="4B4B63"/>
                  <w:sz w:val="20"/>
                  <w:szCs w:val="20"/>
                </w:rPr>
                <w:t>1529</w:t>
              </w:r>
            </w:ins>
            <w:del w:id="914" w:author="khanguyen" w:date="2017-03-17T23:07:00Z">
              <w:r w:rsidRPr="00C47FE2" w:rsidDel="005D5052">
                <w:rPr>
                  <w:rFonts w:eastAsia="Times New Roman" w:cs="Arial"/>
                  <w:color w:val="4B4B63"/>
                  <w:sz w:val="20"/>
                  <w:szCs w:val="20"/>
                  <w:lang w:val="en-US"/>
                </w:rPr>
                <w:delText>1861761</w:delText>
              </w:r>
            </w:del>
          </w:p>
        </w:tc>
        <w:tc>
          <w:tcPr>
            <w:tcW w:w="1128" w:type="dxa"/>
            <w:tcBorders>
              <w:top w:val="nil"/>
              <w:left w:val="nil"/>
              <w:bottom w:val="single" w:sz="4" w:space="0" w:color="ACB9CA"/>
              <w:right w:val="single" w:sz="4" w:space="0" w:color="ACB9CA"/>
            </w:tcBorders>
            <w:shd w:val="clear" w:color="000000" w:fill="FFFFFF"/>
            <w:vAlign w:val="center"/>
            <w:hideMark/>
            <w:tcPrChange w:id="915"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78D6B42B" w14:textId="60B8367B" w:rsidR="00546FC9" w:rsidRPr="00C47FE2" w:rsidRDefault="00546FC9" w:rsidP="00546FC9">
            <w:pPr>
              <w:spacing w:before="0" w:after="0" w:line="240" w:lineRule="auto"/>
              <w:jc w:val="right"/>
              <w:rPr>
                <w:rFonts w:eastAsia="Times New Roman" w:cs="Arial"/>
                <w:color w:val="4B4B63"/>
                <w:sz w:val="20"/>
                <w:szCs w:val="20"/>
                <w:lang w:val="en-US"/>
              </w:rPr>
            </w:pPr>
            <w:ins w:id="916" w:author="khanguyen" w:date="2017-03-17T23:08:00Z">
              <w:r>
                <w:rPr>
                  <w:rFonts w:cs="Arial"/>
                  <w:color w:val="4B4B63"/>
                  <w:sz w:val="20"/>
                  <w:szCs w:val="20"/>
                </w:rPr>
                <w:t>0%</w:t>
              </w:r>
            </w:ins>
            <w:del w:id="917" w:author="khanguyen" w:date="2017-03-17T23:07:00Z">
              <w:r w:rsidRPr="00C47FE2" w:rsidDel="005D5052">
                <w:rPr>
                  <w:rFonts w:eastAsia="Times New Roman" w:cs="Arial"/>
                  <w:color w:val="4B4B63"/>
                  <w:sz w:val="20"/>
                  <w:szCs w:val="20"/>
                  <w:lang w:val="en-US"/>
                </w:rPr>
                <w:delText>0.45%</w:delText>
              </w:r>
            </w:del>
          </w:p>
        </w:tc>
      </w:tr>
      <w:tr w:rsidR="00546FC9" w:rsidRPr="00C47FE2" w14:paraId="6BE74078" w14:textId="77777777" w:rsidTr="00C23052">
        <w:trPr>
          <w:trHeight w:val="300"/>
          <w:trPrChange w:id="91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91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FFBD98A" w14:textId="570CF910"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920" w:author="khanguyen" w:date="2017-03-17T23:08:00Z">
              <w:r>
                <w:rPr>
                  <w:rFonts w:cs="Arial"/>
                  <w:color w:val="4B4B63"/>
                  <w:sz w:val="20"/>
                  <w:szCs w:val="20"/>
                </w:rPr>
                <w:t>DEL Empty project</w:t>
              </w:r>
            </w:ins>
            <w:del w:id="921" w:author="khanguyen" w:date="2017-03-17T23:07:00Z">
              <w:r w:rsidRPr="00C47FE2" w:rsidDel="005D5052">
                <w:rPr>
                  <w:rFonts w:eastAsia="Times New Roman" w:cs="Arial"/>
                  <w:color w:val="4B4B63"/>
                  <w:sz w:val="20"/>
                  <w:szCs w:val="20"/>
                  <w:lang w:val="en-US"/>
                </w:rPr>
                <w:delText>Click_Save_expense</w:delText>
              </w:r>
            </w:del>
          </w:p>
        </w:tc>
        <w:tc>
          <w:tcPr>
            <w:tcW w:w="1170" w:type="dxa"/>
            <w:tcBorders>
              <w:top w:val="nil"/>
              <w:left w:val="nil"/>
              <w:bottom w:val="single" w:sz="4" w:space="0" w:color="ACB9CA"/>
              <w:right w:val="single" w:sz="4" w:space="0" w:color="ACB9CA"/>
            </w:tcBorders>
            <w:shd w:val="clear" w:color="000000" w:fill="FFFFFF"/>
            <w:vAlign w:val="center"/>
            <w:hideMark/>
            <w:tcPrChange w:id="922"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7BD5928B" w14:textId="68E88700" w:rsidR="00546FC9" w:rsidRPr="00C47FE2" w:rsidRDefault="00546FC9" w:rsidP="00546FC9">
            <w:pPr>
              <w:spacing w:before="0" w:after="0" w:line="240" w:lineRule="auto"/>
              <w:jc w:val="right"/>
              <w:rPr>
                <w:rFonts w:eastAsia="Times New Roman" w:cs="Arial"/>
                <w:color w:val="4B4B63"/>
                <w:sz w:val="20"/>
                <w:szCs w:val="20"/>
                <w:lang w:val="en-US"/>
              </w:rPr>
            </w:pPr>
            <w:ins w:id="923" w:author="khanguyen" w:date="2017-03-17T23:08:00Z">
              <w:r>
                <w:rPr>
                  <w:rFonts w:cs="Arial"/>
                  <w:color w:val="4B4B63"/>
                  <w:sz w:val="20"/>
                  <w:szCs w:val="20"/>
                </w:rPr>
                <w:t>2</w:t>
              </w:r>
            </w:ins>
            <w:del w:id="924" w:author="khanguyen" w:date="2017-03-17T23:07:00Z">
              <w:r w:rsidRPr="00C47FE2" w:rsidDel="005D5052">
                <w:rPr>
                  <w:rFonts w:eastAsia="Times New Roman" w:cs="Arial"/>
                  <w:color w:val="4B4B63"/>
                  <w:sz w:val="20"/>
                  <w:szCs w:val="20"/>
                  <w:lang w:val="en-US"/>
                </w:rPr>
                <w:delText>44</w:delText>
              </w:r>
            </w:del>
          </w:p>
        </w:tc>
        <w:tc>
          <w:tcPr>
            <w:tcW w:w="1319" w:type="dxa"/>
            <w:tcBorders>
              <w:top w:val="nil"/>
              <w:left w:val="nil"/>
              <w:bottom w:val="single" w:sz="4" w:space="0" w:color="ACB9CA"/>
              <w:right w:val="single" w:sz="4" w:space="0" w:color="ACB9CA"/>
            </w:tcBorders>
            <w:shd w:val="clear" w:color="000000" w:fill="FFFFFF"/>
            <w:vAlign w:val="center"/>
            <w:hideMark/>
            <w:tcPrChange w:id="925"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4B63D1CF" w14:textId="1BCEEC52" w:rsidR="00546FC9" w:rsidRPr="00C47FE2" w:rsidRDefault="00546FC9" w:rsidP="00546FC9">
            <w:pPr>
              <w:spacing w:before="0" w:after="0" w:line="240" w:lineRule="auto"/>
              <w:jc w:val="right"/>
              <w:rPr>
                <w:rFonts w:eastAsia="Times New Roman" w:cs="Arial"/>
                <w:color w:val="4B4B63"/>
                <w:sz w:val="20"/>
                <w:szCs w:val="20"/>
                <w:lang w:val="en-US"/>
              </w:rPr>
            </w:pPr>
            <w:ins w:id="926" w:author="khanguyen" w:date="2017-03-17T23:08:00Z">
              <w:r>
                <w:rPr>
                  <w:rFonts w:cs="Arial"/>
                  <w:color w:val="4B4B63"/>
                  <w:sz w:val="20"/>
                  <w:szCs w:val="20"/>
                </w:rPr>
                <w:t>188767</w:t>
              </w:r>
            </w:ins>
            <w:del w:id="927" w:author="khanguyen" w:date="2017-03-17T23:07:00Z">
              <w:r w:rsidRPr="00C47FE2" w:rsidDel="005D5052">
                <w:rPr>
                  <w:rFonts w:eastAsia="Times New Roman" w:cs="Arial"/>
                  <w:color w:val="4B4B63"/>
                  <w:sz w:val="20"/>
                  <w:szCs w:val="20"/>
                  <w:lang w:val="en-US"/>
                </w:rPr>
                <w:delText>177420</w:delText>
              </w:r>
            </w:del>
          </w:p>
        </w:tc>
        <w:tc>
          <w:tcPr>
            <w:tcW w:w="1438" w:type="dxa"/>
            <w:tcBorders>
              <w:top w:val="nil"/>
              <w:left w:val="nil"/>
              <w:bottom w:val="single" w:sz="4" w:space="0" w:color="ACB9CA"/>
              <w:right w:val="single" w:sz="4" w:space="0" w:color="ACB9CA"/>
            </w:tcBorders>
            <w:shd w:val="clear" w:color="000000" w:fill="FFFFFF"/>
            <w:vAlign w:val="center"/>
            <w:hideMark/>
            <w:tcPrChange w:id="92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F74E104" w14:textId="5937F72C" w:rsidR="00546FC9" w:rsidRPr="00C47FE2" w:rsidRDefault="00546FC9" w:rsidP="00546FC9">
            <w:pPr>
              <w:spacing w:before="0" w:after="0" w:line="240" w:lineRule="auto"/>
              <w:jc w:val="right"/>
              <w:rPr>
                <w:rFonts w:eastAsia="Times New Roman" w:cs="Arial"/>
                <w:color w:val="4B4B63"/>
                <w:sz w:val="20"/>
                <w:szCs w:val="20"/>
                <w:lang w:val="en-US"/>
              </w:rPr>
            </w:pPr>
            <w:ins w:id="929" w:author="khanguyen" w:date="2017-03-17T23:08:00Z">
              <w:r>
                <w:rPr>
                  <w:rFonts w:cs="Arial"/>
                  <w:color w:val="4B4B63"/>
                  <w:sz w:val="20"/>
                  <w:szCs w:val="20"/>
                </w:rPr>
                <w:t>204543</w:t>
              </w:r>
            </w:ins>
            <w:del w:id="930" w:author="khanguyen" w:date="2017-03-17T23:07:00Z">
              <w:r w:rsidRPr="00C47FE2" w:rsidDel="005D5052">
                <w:rPr>
                  <w:rFonts w:eastAsia="Times New Roman" w:cs="Arial"/>
                  <w:color w:val="4B4B63"/>
                  <w:sz w:val="20"/>
                  <w:szCs w:val="20"/>
                  <w:lang w:val="en-US"/>
                </w:rPr>
                <w:delText>217343</w:delText>
              </w:r>
            </w:del>
          </w:p>
        </w:tc>
        <w:tc>
          <w:tcPr>
            <w:tcW w:w="1438" w:type="dxa"/>
            <w:tcBorders>
              <w:top w:val="nil"/>
              <w:left w:val="nil"/>
              <w:bottom w:val="single" w:sz="4" w:space="0" w:color="ACB9CA"/>
              <w:right w:val="single" w:sz="4" w:space="0" w:color="ACB9CA"/>
            </w:tcBorders>
            <w:shd w:val="clear" w:color="000000" w:fill="FFFFFF"/>
            <w:vAlign w:val="center"/>
            <w:hideMark/>
            <w:tcPrChange w:id="93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1E94918" w14:textId="7CB2DC49" w:rsidR="00546FC9" w:rsidRPr="00C47FE2" w:rsidRDefault="00546FC9" w:rsidP="00546FC9">
            <w:pPr>
              <w:spacing w:before="0" w:after="0" w:line="240" w:lineRule="auto"/>
              <w:jc w:val="right"/>
              <w:rPr>
                <w:rFonts w:eastAsia="Times New Roman" w:cs="Arial"/>
                <w:color w:val="4B4B63"/>
                <w:sz w:val="20"/>
                <w:szCs w:val="20"/>
                <w:lang w:val="en-US"/>
              </w:rPr>
            </w:pPr>
            <w:ins w:id="932" w:author="khanguyen" w:date="2017-03-17T23:08:00Z">
              <w:r>
                <w:rPr>
                  <w:rFonts w:cs="Arial"/>
                  <w:color w:val="4B4B63"/>
                  <w:sz w:val="20"/>
                  <w:szCs w:val="20"/>
                </w:rPr>
                <w:t>204543</w:t>
              </w:r>
            </w:ins>
            <w:del w:id="933" w:author="khanguyen" w:date="2017-03-17T23:07:00Z">
              <w:r w:rsidRPr="00C47FE2" w:rsidDel="005D5052">
                <w:rPr>
                  <w:rFonts w:eastAsia="Times New Roman" w:cs="Arial"/>
                  <w:color w:val="4B4B63"/>
                  <w:sz w:val="20"/>
                  <w:szCs w:val="20"/>
                  <w:lang w:val="en-US"/>
                </w:rPr>
                <w:delText>237183</w:delText>
              </w:r>
            </w:del>
          </w:p>
        </w:tc>
        <w:tc>
          <w:tcPr>
            <w:tcW w:w="1600" w:type="dxa"/>
            <w:tcBorders>
              <w:top w:val="nil"/>
              <w:left w:val="nil"/>
              <w:bottom w:val="single" w:sz="4" w:space="0" w:color="ACB9CA"/>
              <w:right w:val="single" w:sz="4" w:space="0" w:color="ACB9CA"/>
            </w:tcBorders>
            <w:shd w:val="clear" w:color="000000" w:fill="FFFFFF"/>
            <w:vAlign w:val="center"/>
            <w:hideMark/>
            <w:tcPrChange w:id="934"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7DA5F41C" w14:textId="176CCCF1" w:rsidR="00546FC9" w:rsidRPr="00C47FE2" w:rsidRDefault="00546FC9" w:rsidP="00546FC9">
            <w:pPr>
              <w:spacing w:before="0" w:after="0" w:line="240" w:lineRule="auto"/>
              <w:jc w:val="right"/>
              <w:rPr>
                <w:rFonts w:eastAsia="Times New Roman" w:cs="Arial"/>
                <w:color w:val="4B4B63"/>
                <w:sz w:val="20"/>
                <w:szCs w:val="20"/>
                <w:lang w:val="en-US"/>
              </w:rPr>
            </w:pPr>
            <w:ins w:id="935" w:author="khanguyen" w:date="2017-03-17T23:08:00Z">
              <w:r>
                <w:rPr>
                  <w:rFonts w:cs="Arial"/>
                  <w:color w:val="4B4B63"/>
                  <w:sz w:val="20"/>
                  <w:szCs w:val="20"/>
                </w:rPr>
                <w:t>204543</w:t>
              </w:r>
            </w:ins>
            <w:del w:id="936" w:author="khanguyen" w:date="2017-03-17T23:07:00Z">
              <w:r w:rsidRPr="00C47FE2" w:rsidDel="005D5052">
                <w:rPr>
                  <w:rFonts w:eastAsia="Times New Roman" w:cs="Arial"/>
                  <w:color w:val="4B4B63"/>
                  <w:sz w:val="20"/>
                  <w:szCs w:val="20"/>
                  <w:lang w:val="en-US"/>
                </w:rPr>
                <w:delText>244991</w:delText>
              </w:r>
            </w:del>
          </w:p>
        </w:tc>
        <w:tc>
          <w:tcPr>
            <w:tcW w:w="1193" w:type="dxa"/>
            <w:tcBorders>
              <w:top w:val="nil"/>
              <w:left w:val="nil"/>
              <w:bottom w:val="single" w:sz="4" w:space="0" w:color="ACB9CA"/>
              <w:right w:val="single" w:sz="4" w:space="0" w:color="ACB9CA"/>
            </w:tcBorders>
            <w:shd w:val="clear" w:color="000000" w:fill="FFFFFF"/>
            <w:vAlign w:val="center"/>
            <w:hideMark/>
            <w:tcPrChange w:id="937"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6292C091" w14:textId="28561A82" w:rsidR="00546FC9" w:rsidRPr="00C47FE2" w:rsidRDefault="00546FC9" w:rsidP="00546FC9">
            <w:pPr>
              <w:spacing w:before="0" w:after="0" w:line="240" w:lineRule="auto"/>
              <w:jc w:val="right"/>
              <w:rPr>
                <w:rFonts w:eastAsia="Times New Roman" w:cs="Arial"/>
                <w:color w:val="4B4B63"/>
                <w:sz w:val="20"/>
                <w:szCs w:val="20"/>
                <w:lang w:val="en-US"/>
              </w:rPr>
            </w:pPr>
            <w:ins w:id="938" w:author="khanguyen" w:date="2017-03-17T23:08:00Z">
              <w:r>
                <w:rPr>
                  <w:rFonts w:cs="Arial"/>
                  <w:color w:val="4B4B63"/>
                  <w:sz w:val="20"/>
                  <w:szCs w:val="20"/>
                </w:rPr>
                <w:t>173034</w:t>
              </w:r>
            </w:ins>
            <w:del w:id="939" w:author="khanguyen" w:date="2017-03-17T23:07:00Z">
              <w:r w:rsidRPr="00C47FE2" w:rsidDel="005D5052">
                <w:rPr>
                  <w:rFonts w:eastAsia="Times New Roman" w:cs="Arial"/>
                  <w:color w:val="4B4B63"/>
                  <w:sz w:val="20"/>
                  <w:szCs w:val="20"/>
                  <w:lang w:val="en-US"/>
                </w:rPr>
                <w:delText>106741</w:delText>
              </w:r>
            </w:del>
          </w:p>
        </w:tc>
        <w:tc>
          <w:tcPr>
            <w:tcW w:w="1356" w:type="dxa"/>
            <w:tcBorders>
              <w:top w:val="nil"/>
              <w:left w:val="nil"/>
              <w:bottom w:val="single" w:sz="4" w:space="0" w:color="ACB9CA"/>
              <w:right w:val="single" w:sz="4" w:space="0" w:color="ACB9CA"/>
            </w:tcBorders>
            <w:shd w:val="clear" w:color="000000" w:fill="FFFFFF"/>
            <w:vAlign w:val="center"/>
            <w:hideMark/>
            <w:tcPrChange w:id="940"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32F2782F" w14:textId="6047E1C0" w:rsidR="00546FC9" w:rsidRPr="00C47FE2" w:rsidRDefault="00546FC9" w:rsidP="00546FC9">
            <w:pPr>
              <w:spacing w:before="0" w:after="0" w:line="240" w:lineRule="auto"/>
              <w:jc w:val="right"/>
              <w:rPr>
                <w:rFonts w:eastAsia="Times New Roman" w:cs="Arial"/>
                <w:color w:val="4B4B63"/>
                <w:sz w:val="20"/>
                <w:szCs w:val="20"/>
                <w:lang w:val="en-US"/>
              </w:rPr>
            </w:pPr>
            <w:ins w:id="941" w:author="khanguyen" w:date="2017-03-17T23:08:00Z">
              <w:r>
                <w:rPr>
                  <w:rFonts w:cs="Arial"/>
                  <w:color w:val="4B4B63"/>
                  <w:sz w:val="20"/>
                  <w:szCs w:val="20"/>
                </w:rPr>
                <w:t>204500</w:t>
              </w:r>
            </w:ins>
            <w:del w:id="942" w:author="khanguyen" w:date="2017-03-17T23:07:00Z">
              <w:r w:rsidRPr="00C47FE2" w:rsidDel="005D5052">
                <w:rPr>
                  <w:rFonts w:eastAsia="Times New Roman" w:cs="Arial"/>
                  <w:color w:val="4B4B63"/>
                  <w:sz w:val="20"/>
                  <w:szCs w:val="20"/>
                  <w:lang w:val="en-US"/>
                </w:rPr>
                <w:delText>244908</w:delText>
              </w:r>
            </w:del>
          </w:p>
        </w:tc>
        <w:tc>
          <w:tcPr>
            <w:tcW w:w="1128" w:type="dxa"/>
            <w:tcBorders>
              <w:top w:val="nil"/>
              <w:left w:val="nil"/>
              <w:bottom w:val="single" w:sz="4" w:space="0" w:color="ACB9CA"/>
              <w:right w:val="single" w:sz="4" w:space="0" w:color="ACB9CA"/>
            </w:tcBorders>
            <w:shd w:val="clear" w:color="000000" w:fill="FFFFFF"/>
            <w:vAlign w:val="center"/>
            <w:hideMark/>
            <w:tcPrChange w:id="943"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1AF96012" w14:textId="30DE8DB7" w:rsidR="00546FC9" w:rsidRPr="00C47FE2" w:rsidRDefault="00546FC9" w:rsidP="00546FC9">
            <w:pPr>
              <w:spacing w:before="0" w:after="0" w:line="240" w:lineRule="auto"/>
              <w:jc w:val="right"/>
              <w:rPr>
                <w:rFonts w:eastAsia="Times New Roman" w:cs="Arial"/>
                <w:color w:val="4B4B63"/>
                <w:sz w:val="20"/>
                <w:szCs w:val="20"/>
                <w:lang w:val="en-US"/>
              </w:rPr>
            </w:pPr>
            <w:ins w:id="944" w:author="khanguyen" w:date="2017-03-17T23:08:00Z">
              <w:r>
                <w:rPr>
                  <w:rFonts w:cs="Arial"/>
                  <w:color w:val="4B4B63"/>
                  <w:sz w:val="20"/>
                  <w:szCs w:val="20"/>
                </w:rPr>
                <w:t>0%</w:t>
              </w:r>
            </w:ins>
            <w:del w:id="945" w:author="khanguyen" w:date="2017-03-17T23:07:00Z">
              <w:r w:rsidRPr="00C47FE2" w:rsidDel="005D5052">
                <w:rPr>
                  <w:rFonts w:eastAsia="Times New Roman" w:cs="Arial"/>
                  <w:color w:val="4B4B63"/>
                  <w:sz w:val="20"/>
                  <w:szCs w:val="20"/>
                  <w:lang w:val="en-US"/>
                </w:rPr>
                <w:delText>0%</w:delText>
              </w:r>
            </w:del>
          </w:p>
        </w:tc>
      </w:tr>
      <w:tr w:rsidR="00546FC9" w:rsidRPr="00C47FE2" w14:paraId="3F7D1406" w14:textId="77777777" w:rsidTr="00C23052">
        <w:trPr>
          <w:trHeight w:val="300"/>
          <w:trPrChange w:id="946"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947"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1A122B2" w14:textId="5316BCE8"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948" w:author="khanguyen" w:date="2017-03-17T23:08:00Z">
              <w:r>
                <w:rPr>
                  <w:rFonts w:cs="Arial"/>
                  <w:color w:val="4B4B63"/>
                  <w:sz w:val="20"/>
                  <w:szCs w:val="20"/>
                </w:rPr>
                <w:t xml:space="preserve">DELETE </w:t>
              </w:r>
              <w:proofErr w:type="spellStart"/>
              <w:r>
                <w:rPr>
                  <w:rFonts w:cs="Arial"/>
                  <w:color w:val="4B4B63"/>
                  <w:sz w:val="20"/>
                  <w:szCs w:val="20"/>
                </w:rPr>
                <w:t>CompanyContact</w:t>
              </w:r>
            </w:ins>
            <w:proofErr w:type="spellEnd"/>
            <w:del w:id="949" w:author="khanguyen" w:date="2017-03-17T23:07:00Z">
              <w:r w:rsidRPr="00C47FE2" w:rsidDel="005D5052">
                <w:rPr>
                  <w:rFonts w:eastAsia="Times New Roman" w:cs="Arial"/>
                  <w:color w:val="4B4B63"/>
                  <w:sz w:val="20"/>
                  <w:szCs w:val="20"/>
                  <w:lang w:val="en-US"/>
                </w:rPr>
                <w:delText>Click_Save_Expense</w:delText>
              </w:r>
            </w:del>
          </w:p>
        </w:tc>
        <w:tc>
          <w:tcPr>
            <w:tcW w:w="1170" w:type="dxa"/>
            <w:tcBorders>
              <w:top w:val="nil"/>
              <w:left w:val="nil"/>
              <w:bottom w:val="single" w:sz="4" w:space="0" w:color="ACB9CA"/>
              <w:right w:val="single" w:sz="4" w:space="0" w:color="ACB9CA"/>
            </w:tcBorders>
            <w:shd w:val="clear" w:color="000000" w:fill="FFFFFF"/>
            <w:vAlign w:val="center"/>
            <w:hideMark/>
            <w:tcPrChange w:id="950"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3DBCDE1B" w14:textId="5A7C8AA2" w:rsidR="00546FC9" w:rsidRPr="00C47FE2" w:rsidRDefault="00546FC9" w:rsidP="00546FC9">
            <w:pPr>
              <w:spacing w:before="0" w:after="0" w:line="240" w:lineRule="auto"/>
              <w:jc w:val="right"/>
              <w:rPr>
                <w:rFonts w:eastAsia="Times New Roman" w:cs="Arial"/>
                <w:color w:val="4B4B63"/>
                <w:sz w:val="20"/>
                <w:szCs w:val="20"/>
                <w:lang w:val="en-US"/>
              </w:rPr>
            </w:pPr>
            <w:ins w:id="951" w:author="khanguyen" w:date="2017-03-17T23:08:00Z">
              <w:r>
                <w:rPr>
                  <w:rFonts w:cs="Arial"/>
                  <w:color w:val="4B4B63"/>
                  <w:sz w:val="20"/>
                  <w:szCs w:val="20"/>
                </w:rPr>
                <w:t>667</w:t>
              </w:r>
            </w:ins>
            <w:del w:id="952" w:author="khanguyen" w:date="2017-03-17T23:07:00Z">
              <w:r w:rsidRPr="00C47FE2" w:rsidDel="005D5052">
                <w:rPr>
                  <w:rFonts w:eastAsia="Times New Roman" w:cs="Arial"/>
                  <w:color w:val="4B4B63"/>
                  <w:sz w:val="20"/>
                  <w:szCs w:val="20"/>
                  <w:lang w:val="en-US"/>
                </w:rPr>
                <w:delText>1032</w:delText>
              </w:r>
            </w:del>
          </w:p>
        </w:tc>
        <w:tc>
          <w:tcPr>
            <w:tcW w:w="1319" w:type="dxa"/>
            <w:tcBorders>
              <w:top w:val="nil"/>
              <w:left w:val="nil"/>
              <w:bottom w:val="single" w:sz="4" w:space="0" w:color="ACB9CA"/>
              <w:right w:val="single" w:sz="4" w:space="0" w:color="ACB9CA"/>
            </w:tcBorders>
            <w:shd w:val="clear" w:color="000000" w:fill="FFFFFF"/>
            <w:vAlign w:val="center"/>
            <w:hideMark/>
            <w:tcPrChange w:id="953"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1A18AAD" w14:textId="711C2ECB" w:rsidR="00546FC9" w:rsidRPr="00C47FE2" w:rsidRDefault="00546FC9" w:rsidP="00546FC9">
            <w:pPr>
              <w:spacing w:before="0" w:after="0" w:line="240" w:lineRule="auto"/>
              <w:jc w:val="right"/>
              <w:rPr>
                <w:rFonts w:eastAsia="Times New Roman" w:cs="Arial"/>
                <w:color w:val="4B4B63"/>
                <w:sz w:val="20"/>
                <w:szCs w:val="20"/>
                <w:lang w:val="en-US"/>
              </w:rPr>
            </w:pPr>
            <w:ins w:id="954" w:author="khanguyen" w:date="2017-03-17T23:08:00Z">
              <w:r>
                <w:rPr>
                  <w:rFonts w:cs="Arial"/>
                  <w:color w:val="4B4B63"/>
                  <w:sz w:val="20"/>
                  <w:szCs w:val="20"/>
                </w:rPr>
                <w:t>519663.2</w:t>
              </w:r>
            </w:ins>
            <w:del w:id="955" w:author="khanguyen" w:date="2017-03-17T23:07:00Z">
              <w:r w:rsidRPr="00C47FE2" w:rsidDel="005D5052">
                <w:rPr>
                  <w:rFonts w:eastAsia="Times New Roman" w:cs="Arial"/>
                  <w:color w:val="4B4B63"/>
                  <w:sz w:val="20"/>
                  <w:szCs w:val="20"/>
                  <w:lang w:val="en-US"/>
                </w:rPr>
                <w:delText>730432</w:delText>
              </w:r>
            </w:del>
          </w:p>
        </w:tc>
        <w:tc>
          <w:tcPr>
            <w:tcW w:w="1438" w:type="dxa"/>
            <w:tcBorders>
              <w:top w:val="nil"/>
              <w:left w:val="nil"/>
              <w:bottom w:val="single" w:sz="4" w:space="0" w:color="ACB9CA"/>
              <w:right w:val="single" w:sz="4" w:space="0" w:color="ACB9CA"/>
            </w:tcBorders>
            <w:shd w:val="clear" w:color="000000" w:fill="FFFFFF"/>
            <w:vAlign w:val="center"/>
            <w:hideMark/>
            <w:tcPrChange w:id="956"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7D51D2A8" w14:textId="59A1C806" w:rsidR="00546FC9" w:rsidRPr="00C47FE2" w:rsidRDefault="00546FC9" w:rsidP="00546FC9">
            <w:pPr>
              <w:spacing w:before="0" w:after="0" w:line="240" w:lineRule="auto"/>
              <w:jc w:val="right"/>
              <w:rPr>
                <w:rFonts w:eastAsia="Times New Roman" w:cs="Arial"/>
                <w:color w:val="4B4B63"/>
                <w:sz w:val="20"/>
                <w:szCs w:val="20"/>
                <w:lang w:val="en-US"/>
              </w:rPr>
            </w:pPr>
            <w:ins w:id="957" w:author="khanguyen" w:date="2017-03-17T23:08:00Z">
              <w:r>
                <w:rPr>
                  <w:rFonts w:cs="Arial"/>
                  <w:color w:val="4B4B63"/>
                  <w:sz w:val="20"/>
                  <w:szCs w:val="20"/>
                </w:rPr>
                <w:t>630549.7</w:t>
              </w:r>
            </w:ins>
            <w:del w:id="958" w:author="khanguyen" w:date="2017-03-17T23:07:00Z">
              <w:r w:rsidRPr="00C47FE2" w:rsidDel="005D5052">
                <w:rPr>
                  <w:rFonts w:eastAsia="Times New Roman" w:cs="Arial"/>
                  <w:color w:val="4B4B63"/>
                  <w:sz w:val="20"/>
                  <w:szCs w:val="20"/>
                  <w:lang w:val="en-US"/>
                </w:rPr>
                <w:delText>804435.3</w:delText>
              </w:r>
            </w:del>
          </w:p>
        </w:tc>
        <w:tc>
          <w:tcPr>
            <w:tcW w:w="1438" w:type="dxa"/>
            <w:tcBorders>
              <w:top w:val="nil"/>
              <w:left w:val="nil"/>
              <w:bottom w:val="single" w:sz="4" w:space="0" w:color="ACB9CA"/>
              <w:right w:val="single" w:sz="4" w:space="0" w:color="ACB9CA"/>
            </w:tcBorders>
            <w:shd w:val="clear" w:color="000000" w:fill="FFFFFF"/>
            <w:vAlign w:val="center"/>
            <w:hideMark/>
            <w:tcPrChange w:id="959"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70B5FA2" w14:textId="05DACFB8" w:rsidR="00546FC9" w:rsidRPr="00C47FE2" w:rsidRDefault="00546FC9" w:rsidP="00546FC9">
            <w:pPr>
              <w:spacing w:before="0" w:after="0" w:line="240" w:lineRule="auto"/>
              <w:jc w:val="right"/>
              <w:rPr>
                <w:rFonts w:eastAsia="Times New Roman" w:cs="Arial"/>
                <w:color w:val="4B4B63"/>
                <w:sz w:val="20"/>
                <w:szCs w:val="20"/>
                <w:lang w:val="en-US"/>
              </w:rPr>
            </w:pPr>
            <w:ins w:id="960" w:author="khanguyen" w:date="2017-03-17T23:08:00Z">
              <w:r>
                <w:rPr>
                  <w:rFonts w:cs="Arial"/>
                  <w:color w:val="4B4B63"/>
                  <w:sz w:val="20"/>
                  <w:szCs w:val="20"/>
                </w:rPr>
                <w:t>764566.2</w:t>
              </w:r>
            </w:ins>
            <w:del w:id="961" w:author="khanguyen" w:date="2017-03-17T23:07:00Z">
              <w:r w:rsidRPr="00C47FE2" w:rsidDel="005D5052">
                <w:rPr>
                  <w:rFonts w:eastAsia="Times New Roman" w:cs="Arial"/>
                  <w:color w:val="4B4B63"/>
                  <w:sz w:val="20"/>
                  <w:szCs w:val="20"/>
                  <w:lang w:val="en-US"/>
                </w:rPr>
                <w:delText>921189.7</w:delText>
              </w:r>
            </w:del>
          </w:p>
        </w:tc>
        <w:tc>
          <w:tcPr>
            <w:tcW w:w="1600" w:type="dxa"/>
            <w:tcBorders>
              <w:top w:val="nil"/>
              <w:left w:val="nil"/>
              <w:bottom w:val="single" w:sz="4" w:space="0" w:color="ACB9CA"/>
              <w:right w:val="single" w:sz="4" w:space="0" w:color="ACB9CA"/>
            </w:tcBorders>
            <w:shd w:val="clear" w:color="000000" w:fill="FFFFFF"/>
            <w:vAlign w:val="center"/>
            <w:hideMark/>
            <w:tcPrChange w:id="962"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1A609335" w14:textId="096A5D32" w:rsidR="00546FC9" w:rsidRPr="00C47FE2" w:rsidRDefault="00546FC9" w:rsidP="00546FC9">
            <w:pPr>
              <w:spacing w:before="0" w:after="0" w:line="240" w:lineRule="auto"/>
              <w:jc w:val="right"/>
              <w:rPr>
                <w:rFonts w:eastAsia="Times New Roman" w:cs="Arial"/>
                <w:color w:val="4B4B63"/>
                <w:sz w:val="20"/>
                <w:szCs w:val="20"/>
                <w:lang w:val="en-US"/>
              </w:rPr>
            </w:pPr>
            <w:ins w:id="963" w:author="khanguyen" w:date="2017-03-17T23:08:00Z">
              <w:r>
                <w:rPr>
                  <w:rFonts w:cs="Arial"/>
                  <w:color w:val="4B4B63"/>
                  <w:sz w:val="20"/>
                  <w:szCs w:val="20"/>
                </w:rPr>
                <w:t>942330.8</w:t>
              </w:r>
            </w:ins>
            <w:del w:id="964" w:author="khanguyen" w:date="2017-03-17T23:07:00Z">
              <w:r w:rsidRPr="00C47FE2" w:rsidDel="005D5052">
                <w:rPr>
                  <w:rFonts w:eastAsia="Times New Roman" w:cs="Arial"/>
                  <w:color w:val="4B4B63"/>
                  <w:sz w:val="20"/>
                  <w:szCs w:val="20"/>
                  <w:lang w:val="en-US"/>
                </w:rPr>
                <w:delText>1009292.39</w:delText>
              </w:r>
            </w:del>
          </w:p>
        </w:tc>
        <w:tc>
          <w:tcPr>
            <w:tcW w:w="1193" w:type="dxa"/>
            <w:tcBorders>
              <w:top w:val="nil"/>
              <w:left w:val="nil"/>
              <w:bottom w:val="single" w:sz="4" w:space="0" w:color="ACB9CA"/>
              <w:right w:val="single" w:sz="4" w:space="0" w:color="ACB9CA"/>
            </w:tcBorders>
            <w:shd w:val="clear" w:color="000000" w:fill="FFFFFF"/>
            <w:vAlign w:val="center"/>
            <w:hideMark/>
            <w:tcPrChange w:id="965"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05FC2B6E" w14:textId="3ED3586A" w:rsidR="00546FC9" w:rsidRPr="00C47FE2" w:rsidRDefault="00546FC9" w:rsidP="00546FC9">
            <w:pPr>
              <w:spacing w:before="0" w:after="0" w:line="240" w:lineRule="auto"/>
              <w:jc w:val="right"/>
              <w:rPr>
                <w:rFonts w:eastAsia="Times New Roman" w:cs="Arial"/>
                <w:color w:val="4B4B63"/>
                <w:sz w:val="20"/>
                <w:szCs w:val="20"/>
                <w:lang w:val="en-US"/>
              </w:rPr>
            </w:pPr>
            <w:ins w:id="966" w:author="khanguyen" w:date="2017-03-17T23:08:00Z">
              <w:r>
                <w:rPr>
                  <w:rFonts w:cs="Arial"/>
                  <w:color w:val="4B4B63"/>
                  <w:sz w:val="20"/>
                  <w:szCs w:val="20"/>
                </w:rPr>
                <w:t>4</w:t>
              </w:r>
            </w:ins>
            <w:del w:id="967" w:author="khanguyen" w:date="2017-03-17T23:07:00Z">
              <w:r w:rsidRPr="00C47FE2" w:rsidDel="005D5052">
                <w:rPr>
                  <w:rFonts w:eastAsia="Times New Roman" w:cs="Arial"/>
                  <w:color w:val="4B4B63"/>
                  <w:sz w:val="20"/>
                  <w:szCs w:val="20"/>
                  <w:lang w:val="en-US"/>
                </w:rPr>
                <w:delText>20753</w:delText>
              </w:r>
            </w:del>
          </w:p>
        </w:tc>
        <w:tc>
          <w:tcPr>
            <w:tcW w:w="1356" w:type="dxa"/>
            <w:tcBorders>
              <w:top w:val="nil"/>
              <w:left w:val="nil"/>
              <w:bottom w:val="single" w:sz="4" w:space="0" w:color="ACB9CA"/>
              <w:right w:val="single" w:sz="4" w:space="0" w:color="ACB9CA"/>
            </w:tcBorders>
            <w:shd w:val="clear" w:color="000000" w:fill="FFFFFF"/>
            <w:vAlign w:val="center"/>
            <w:hideMark/>
            <w:tcPrChange w:id="968"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361ABFE7" w14:textId="3C186EFB" w:rsidR="00546FC9" w:rsidRPr="00C47FE2" w:rsidRDefault="00546FC9" w:rsidP="00546FC9">
            <w:pPr>
              <w:spacing w:before="0" w:after="0" w:line="240" w:lineRule="auto"/>
              <w:jc w:val="right"/>
              <w:rPr>
                <w:rFonts w:eastAsia="Times New Roman" w:cs="Arial"/>
                <w:color w:val="4B4B63"/>
                <w:sz w:val="20"/>
                <w:szCs w:val="20"/>
                <w:lang w:val="en-US"/>
              </w:rPr>
            </w:pPr>
            <w:ins w:id="969" w:author="khanguyen" w:date="2017-03-17T23:08:00Z">
              <w:r>
                <w:rPr>
                  <w:rFonts w:cs="Arial"/>
                  <w:color w:val="4B4B63"/>
                  <w:sz w:val="20"/>
                  <w:szCs w:val="20"/>
                </w:rPr>
                <w:t>1993883</w:t>
              </w:r>
            </w:ins>
            <w:del w:id="970" w:author="khanguyen" w:date="2017-03-17T23:07:00Z">
              <w:r w:rsidRPr="00C47FE2" w:rsidDel="005D5052">
                <w:rPr>
                  <w:rFonts w:eastAsia="Times New Roman" w:cs="Arial"/>
                  <w:color w:val="4B4B63"/>
                  <w:sz w:val="20"/>
                  <w:szCs w:val="20"/>
                  <w:lang w:val="en-US"/>
                </w:rPr>
                <w:delText>2235731</w:delText>
              </w:r>
            </w:del>
          </w:p>
        </w:tc>
        <w:tc>
          <w:tcPr>
            <w:tcW w:w="1128" w:type="dxa"/>
            <w:tcBorders>
              <w:top w:val="nil"/>
              <w:left w:val="nil"/>
              <w:bottom w:val="single" w:sz="4" w:space="0" w:color="ACB9CA"/>
              <w:right w:val="single" w:sz="4" w:space="0" w:color="ACB9CA"/>
            </w:tcBorders>
            <w:shd w:val="clear" w:color="000000" w:fill="FFFFFF"/>
            <w:vAlign w:val="center"/>
            <w:hideMark/>
            <w:tcPrChange w:id="971"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3B40C973" w14:textId="415514AD" w:rsidR="00546FC9" w:rsidRPr="00C47FE2" w:rsidRDefault="00546FC9" w:rsidP="00546FC9">
            <w:pPr>
              <w:spacing w:before="0" w:after="0" w:line="240" w:lineRule="auto"/>
              <w:jc w:val="right"/>
              <w:rPr>
                <w:rFonts w:eastAsia="Times New Roman" w:cs="Arial"/>
                <w:color w:val="4B4B63"/>
                <w:sz w:val="20"/>
                <w:szCs w:val="20"/>
                <w:lang w:val="en-US"/>
              </w:rPr>
            </w:pPr>
            <w:ins w:id="972" w:author="khanguyen" w:date="2017-03-17T23:08:00Z">
              <w:r>
                <w:rPr>
                  <w:rFonts w:cs="Arial"/>
                  <w:color w:val="4B4B63"/>
                  <w:sz w:val="20"/>
                  <w:szCs w:val="20"/>
                </w:rPr>
                <w:t>7.95%</w:t>
              </w:r>
            </w:ins>
            <w:del w:id="973" w:author="khanguyen" w:date="2017-03-17T23:07:00Z">
              <w:r w:rsidRPr="00C47FE2" w:rsidDel="005D5052">
                <w:rPr>
                  <w:rFonts w:eastAsia="Times New Roman" w:cs="Arial"/>
                  <w:color w:val="4B4B63"/>
                  <w:sz w:val="20"/>
                  <w:szCs w:val="20"/>
                  <w:lang w:val="en-US"/>
                </w:rPr>
                <w:delText>22.58%</w:delText>
              </w:r>
            </w:del>
          </w:p>
        </w:tc>
      </w:tr>
      <w:tr w:rsidR="00546FC9" w:rsidRPr="00C47FE2" w14:paraId="5731F97D" w14:textId="77777777" w:rsidTr="00C23052">
        <w:trPr>
          <w:trHeight w:val="300"/>
          <w:trPrChange w:id="974"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975"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C75FC74" w14:textId="3FB9448D"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976" w:author="khanguyen" w:date="2017-03-17T23:08:00Z">
              <w:r>
                <w:rPr>
                  <w:rFonts w:cs="Arial"/>
                  <w:color w:val="4B4B63"/>
                  <w:sz w:val="20"/>
                  <w:szCs w:val="20"/>
                </w:rPr>
                <w:t>DELETE Expenses</w:t>
              </w:r>
            </w:ins>
            <w:del w:id="977" w:author="khanguyen" w:date="2017-03-17T23:07:00Z">
              <w:r w:rsidRPr="00C47FE2" w:rsidDel="005D5052">
                <w:rPr>
                  <w:rFonts w:eastAsia="Times New Roman" w:cs="Arial"/>
                  <w:color w:val="4B4B63"/>
                  <w:sz w:val="20"/>
                  <w:szCs w:val="20"/>
                  <w:lang w:val="en-US"/>
                </w:rPr>
                <w:delText>Click_Save_Invoice</w:delText>
              </w:r>
            </w:del>
          </w:p>
        </w:tc>
        <w:tc>
          <w:tcPr>
            <w:tcW w:w="1170" w:type="dxa"/>
            <w:tcBorders>
              <w:top w:val="nil"/>
              <w:left w:val="nil"/>
              <w:bottom w:val="single" w:sz="4" w:space="0" w:color="ACB9CA"/>
              <w:right w:val="single" w:sz="4" w:space="0" w:color="ACB9CA"/>
            </w:tcBorders>
            <w:shd w:val="clear" w:color="000000" w:fill="FFFFFF"/>
            <w:vAlign w:val="center"/>
            <w:hideMark/>
            <w:tcPrChange w:id="978"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1562B28E" w14:textId="0DAFC659" w:rsidR="00546FC9" w:rsidRPr="00C47FE2" w:rsidRDefault="00546FC9" w:rsidP="00546FC9">
            <w:pPr>
              <w:spacing w:before="0" w:after="0" w:line="240" w:lineRule="auto"/>
              <w:jc w:val="right"/>
              <w:rPr>
                <w:rFonts w:eastAsia="Times New Roman" w:cs="Arial"/>
                <w:color w:val="4B4B63"/>
                <w:sz w:val="20"/>
                <w:szCs w:val="20"/>
                <w:lang w:val="en-US"/>
              </w:rPr>
            </w:pPr>
            <w:ins w:id="979" w:author="khanguyen" w:date="2017-03-17T23:08:00Z">
              <w:r>
                <w:rPr>
                  <w:rFonts w:cs="Arial"/>
                  <w:color w:val="4B4B63"/>
                  <w:sz w:val="20"/>
                  <w:szCs w:val="20"/>
                </w:rPr>
                <w:t>503</w:t>
              </w:r>
            </w:ins>
            <w:del w:id="980" w:author="khanguyen" w:date="2017-03-17T23:07:00Z">
              <w:r w:rsidRPr="00C47FE2" w:rsidDel="005D5052">
                <w:rPr>
                  <w:rFonts w:eastAsia="Times New Roman" w:cs="Arial"/>
                  <w:color w:val="4B4B63"/>
                  <w:sz w:val="20"/>
                  <w:szCs w:val="20"/>
                  <w:lang w:val="en-US"/>
                </w:rPr>
                <w:delText>947</w:delText>
              </w:r>
            </w:del>
          </w:p>
        </w:tc>
        <w:tc>
          <w:tcPr>
            <w:tcW w:w="1319" w:type="dxa"/>
            <w:tcBorders>
              <w:top w:val="nil"/>
              <w:left w:val="nil"/>
              <w:bottom w:val="single" w:sz="4" w:space="0" w:color="ACB9CA"/>
              <w:right w:val="single" w:sz="4" w:space="0" w:color="ACB9CA"/>
            </w:tcBorders>
            <w:shd w:val="clear" w:color="000000" w:fill="FFFFFF"/>
            <w:vAlign w:val="center"/>
            <w:hideMark/>
            <w:tcPrChange w:id="981"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06689ED9" w14:textId="12522D67" w:rsidR="00546FC9" w:rsidRPr="00C47FE2" w:rsidRDefault="00546FC9" w:rsidP="00546FC9">
            <w:pPr>
              <w:spacing w:before="0" w:after="0" w:line="240" w:lineRule="auto"/>
              <w:jc w:val="right"/>
              <w:rPr>
                <w:rFonts w:eastAsia="Times New Roman" w:cs="Arial"/>
                <w:color w:val="4B4B63"/>
                <w:sz w:val="20"/>
                <w:szCs w:val="20"/>
                <w:lang w:val="en-US"/>
              </w:rPr>
            </w:pPr>
            <w:ins w:id="982" w:author="khanguyen" w:date="2017-03-17T23:08:00Z">
              <w:r>
                <w:rPr>
                  <w:rFonts w:cs="Arial"/>
                  <w:color w:val="4B4B63"/>
                  <w:sz w:val="20"/>
                  <w:szCs w:val="20"/>
                </w:rPr>
                <w:t>177197.7</w:t>
              </w:r>
            </w:ins>
            <w:del w:id="983" w:author="khanguyen" w:date="2017-03-17T23:07:00Z">
              <w:r w:rsidRPr="00C47FE2" w:rsidDel="005D5052">
                <w:rPr>
                  <w:rFonts w:eastAsia="Times New Roman" w:cs="Arial"/>
                  <w:color w:val="4B4B63"/>
                  <w:sz w:val="20"/>
                  <w:szCs w:val="20"/>
                  <w:lang w:val="en-US"/>
                </w:rPr>
                <w:delText>118276.75</w:delText>
              </w:r>
            </w:del>
          </w:p>
        </w:tc>
        <w:tc>
          <w:tcPr>
            <w:tcW w:w="1438" w:type="dxa"/>
            <w:tcBorders>
              <w:top w:val="nil"/>
              <w:left w:val="nil"/>
              <w:bottom w:val="single" w:sz="4" w:space="0" w:color="ACB9CA"/>
              <w:right w:val="single" w:sz="4" w:space="0" w:color="ACB9CA"/>
            </w:tcBorders>
            <w:shd w:val="clear" w:color="000000" w:fill="FFFFFF"/>
            <w:vAlign w:val="center"/>
            <w:hideMark/>
            <w:tcPrChange w:id="984"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76A29337" w14:textId="463123D3" w:rsidR="00546FC9" w:rsidRPr="00C47FE2" w:rsidRDefault="00546FC9" w:rsidP="00546FC9">
            <w:pPr>
              <w:spacing w:before="0" w:after="0" w:line="240" w:lineRule="auto"/>
              <w:jc w:val="right"/>
              <w:rPr>
                <w:rFonts w:eastAsia="Times New Roman" w:cs="Arial"/>
                <w:color w:val="4B4B63"/>
                <w:sz w:val="20"/>
                <w:szCs w:val="20"/>
                <w:lang w:val="en-US"/>
              </w:rPr>
            </w:pPr>
            <w:ins w:id="985" w:author="khanguyen" w:date="2017-03-17T23:08:00Z">
              <w:r>
                <w:rPr>
                  <w:rFonts w:cs="Arial"/>
                  <w:color w:val="4B4B63"/>
                  <w:sz w:val="20"/>
                  <w:szCs w:val="20"/>
                </w:rPr>
                <w:t>426626.8</w:t>
              </w:r>
            </w:ins>
            <w:del w:id="986" w:author="khanguyen" w:date="2017-03-17T23:07:00Z">
              <w:r w:rsidRPr="00C47FE2" w:rsidDel="005D5052">
                <w:rPr>
                  <w:rFonts w:eastAsia="Times New Roman" w:cs="Arial"/>
                  <w:color w:val="4B4B63"/>
                  <w:sz w:val="20"/>
                  <w:szCs w:val="20"/>
                  <w:lang w:val="en-US"/>
                </w:rPr>
                <w:delText>183039</w:delText>
              </w:r>
            </w:del>
          </w:p>
        </w:tc>
        <w:tc>
          <w:tcPr>
            <w:tcW w:w="1438" w:type="dxa"/>
            <w:tcBorders>
              <w:top w:val="nil"/>
              <w:left w:val="nil"/>
              <w:bottom w:val="single" w:sz="4" w:space="0" w:color="ACB9CA"/>
              <w:right w:val="single" w:sz="4" w:space="0" w:color="ACB9CA"/>
            </w:tcBorders>
            <w:shd w:val="clear" w:color="000000" w:fill="FFFFFF"/>
            <w:vAlign w:val="center"/>
            <w:hideMark/>
            <w:tcPrChange w:id="987"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5F6A183" w14:textId="1312D701" w:rsidR="00546FC9" w:rsidRPr="00C47FE2" w:rsidRDefault="00546FC9" w:rsidP="00546FC9">
            <w:pPr>
              <w:spacing w:before="0" w:after="0" w:line="240" w:lineRule="auto"/>
              <w:jc w:val="right"/>
              <w:rPr>
                <w:rFonts w:eastAsia="Times New Roman" w:cs="Arial"/>
                <w:color w:val="4B4B63"/>
                <w:sz w:val="20"/>
                <w:szCs w:val="20"/>
                <w:lang w:val="en-US"/>
              </w:rPr>
            </w:pPr>
            <w:ins w:id="988" w:author="khanguyen" w:date="2017-03-17T23:08:00Z">
              <w:r>
                <w:rPr>
                  <w:rFonts w:cs="Arial"/>
                  <w:color w:val="4B4B63"/>
                  <w:sz w:val="20"/>
                  <w:szCs w:val="20"/>
                </w:rPr>
                <w:t>562725.7</w:t>
              </w:r>
            </w:ins>
            <w:del w:id="989" w:author="khanguyen" w:date="2017-03-17T23:07:00Z">
              <w:r w:rsidRPr="00C47FE2" w:rsidDel="005D5052">
                <w:rPr>
                  <w:rFonts w:eastAsia="Times New Roman" w:cs="Arial"/>
                  <w:color w:val="4B4B63"/>
                  <w:sz w:val="20"/>
                  <w:szCs w:val="20"/>
                  <w:lang w:val="en-US"/>
                </w:rPr>
                <w:delText>203903</w:delText>
              </w:r>
            </w:del>
          </w:p>
        </w:tc>
        <w:tc>
          <w:tcPr>
            <w:tcW w:w="1600" w:type="dxa"/>
            <w:tcBorders>
              <w:top w:val="nil"/>
              <w:left w:val="nil"/>
              <w:bottom w:val="single" w:sz="4" w:space="0" w:color="ACB9CA"/>
              <w:right w:val="single" w:sz="4" w:space="0" w:color="ACB9CA"/>
            </w:tcBorders>
            <w:shd w:val="clear" w:color="000000" w:fill="FFFFFF"/>
            <w:vAlign w:val="center"/>
            <w:hideMark/>
            <w:tcPrChange w:id="990"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719EF43B" w14:textId="21127F1C" w:rsidR="00546FC9" w:rsidRPr="00C47FE2" w:rsidRDefault="00546FC9" w:rsidP="00546FC9">
            <w:pPr>
              <w:spacing w:before="0" w:after="0" w:line="240" w:lineRule="auto"/>
              <w:jc w:val="right"/>
              <w:rPr>
                <w:rFonts w:eastAsia="Times New Roman" w:cs="Arial"/>
                <w:color w:val="4B4B63"/>
                <w:sz w:val="20"/>
                <w:szCs w:val="20"/>
                <w:lang w:val="en-US"/>
              </w:rPr>
            </w:pPr>
            <w:ins w:id="991" w:author="khanguyen" w:date="2017-03-17T23:08:00Z">
              <w:r>
                <w:rPr>
                  <w:rFonts w:cs="Arial"/>
                  <w:color w:val="4B4B63"/>
                  <w:sz w:val="20"/>
                  <w:szCs w:val="20"/>
                </w:rPr>
                <w:t>654628.2</w:t>
              </w:r>
            </w:ins>
            <w:del w:id="992" w:author="khanguyen" w:date="2017-03-17T23:07:00Z">
              <w:r w:rsidRPr="00C47FE2" w:rsidDel="005D5052">
                <w:rPr>
                  <w:rFonts w:eastAsia="Times New Roman" w:cs="Arial"/>
                  <w:color w:val="4B4B63"/>
                  <w:sz w:val="20"/>
                  <w:szCs w:val="20"/>
                  <w:lang w:val="en-US"/>
                </w:rPr>
                <w:delText>242559</w:delText>
              </w:r>
            </w:del>
          </w:p>
        </w:tc>
        <w:tc>
          <w:tcPr>
            <w:tcW w:w="1193" w:type="dxa"/>
            <w:tcBorders>
              <w:top w:val="nil"/>
              <w:left w:val="nil"/>
              <w:bottom w:val="single" w:sz="4" w:space="0" w:color="ACB9CA"/>
              <w:right w:val="single" w:sz="4" w:space="0" w:color="ACB9CA"/>
            </w:tcBorders>
            <w:shd w:val="clear" w:color="000000" w:fill="FFFFFF"/>
            <w:vAlign w:val="center"/>
            <w:hideMark/>
            <w:tcPrChange w:id="993"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7A0C6CDF" w14:textId="54C300A1" w:rsidR="00546FC9" w:rsidRPr="00C47FE2" w:rsidRDefault="00546FC9" w:rsidP="00546FC9">
            <w:pPr>
              <w:spacing w:before="0" w:after="0" w:line="240" w:lineRule="auto"/>
              <w:jc w:val="right"/>
              <w:rPr>
                <w:rFonts w:eastAsia="Times New Roman" w:cs="Arial"/>
                <w:color w:val="4B4B63"/>
                <w:sz w:val="20"/>
                <w:szCs w:val="20"/>
                <w:lang w:val="en-US"/>
              </w:rPr>
            </w:pPr>
            <w:ins w:id="994" w:author="khanguyen" w:date="2017-03-17T23:08:00Z">
              <w:r>
                <w:rPr>
                  <w:rFonts w:cs="Arial"/>
                  <w:color w:val="4B4B63"/>
                  <w:sz w:val="20"/>
                  <w:szCs w:val="20"/>
                </w:rPr>
                <w:t>0</w:t>
              </w:r>
            </w:ins>
            <w:del w:id="995" w:author="khanguyen" w:date="2017-03-17T23:07:00Z">
              <w:r w:rsidRPr="00C47FE2" w:rsidDel="005D5052">
                <w:rPr>
                  <w:rFonts w:eastAsia="Times New Roman" w:cs="Arial"/>
                  <w:color w:val="4B4B63"/>
                  <w:sz w:val="20"/>
                  <w:szCs w:val="20"/>
                  <w:lang w:val="en-US"/>
                </w:rPr>
                <w:delText>113</w:delText>
              </w:r>
            </w:del>
          </w:p>
        </w:tc>
        <w:tc>
          <w:tcPr>
            <w:tcW w:w="1356" w:type="dxa"/>
            <w:tcBorders>
              <w:top w:val="nil"/>
              <w:left w:val="nil"/>
              <w:bottom w:val="single" w:sz="4" w:space="0" w:color="ACB9CA"/>
              <w:right w:val="single" w:sz="4" w:space="0" w:color="ACB9CA"/>
            </w:tcBorders>
            <w:shd w:val="clear" w:color="000000" w:fill="FFFFFF"/>
            <w:vAlign w:val="center"/>
            <w:hideMark/>
            <w:tcPrChange w:id="996"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49B9A783" w14:textId="785D7E95" w:rsidR="00546FC9" w:rsidRPr="00C47FE2" w:rsidRDefault="00546FC9" w:rsidP="00546FC9">
            <w:pPr>
              <w:spacing w:before="0" w:after="0" w:line="240" w:lineRule="auto"/>
              <w:jc w:val="right"/>
              <w:rPr>
                <w:rFonts w:eastAsia="Times New Roman" w:cs="Arial"/>
                <w:color w:val="4B4B63"/>
                <w:sz w:val="20"/>
                <w:szCs w:val="20"/>
                <w:lang w:val="en-US"/>
              </w:rPr>
            </w:pPr>
            <w:ins w:id="997" w:author="khanguyen" w:date="2017-03-17T23:08:00Z">
              <w:r>
                <w:rPr>
                  <w:rFonts w:cs="Arial"/>
                  <w:color w:val="4B4B63"/>
                  <w:sz w:val="20"/>
                  <w:szCs w:val="20"/>
                </w:rPr>
                <w:t>1101700</w:t>
              </w:r>
            </w:ins>
            <w:del w:id="998" w:author="khanguyen" w:date="2017-03-17T23:07:00Z">
              <w:r w:rsidRPr="00C47FE2" w:rsidDel="005D5052">
                <w:rPr>
                  <w:rFonts w:eastAsia="Times New Roman" w:cs="Arial"/>
                  <w:color w:val="4B4B63"/>
                  <w:sz w:val="20"/>
                  <w:szCs w:val="20"/>
                  <w:lang w:val="en-US"/>
                </w:rPr>
                <w:delText>248898</w:delText>
              </w:r>
            </w:del>
          </w:p>
        </w:tc>
        <w:tc>
          <w:tcPr>
            <w:tcW w:w="1128" w:type="dxa"/>
            <w:tcBorders>
              <w:top w:val="nil"/>
              <w:left w:val="nil"/>
              <w:bottom w:val="single" w:sz="4" w:space="0" w:color="ACB9CA"/>
              <w:right w:val="single" w:sz="4" w:space="0" w:color="ACB9CA"/>
            </w:tcBorders>
            <w:shd w:val="clear" w:color="000000" w:fill="FFFFFF"/>
            <w:vAlign w:val="center"/>
            <w:hideMark/>
            <w:tcPrChange w:id="999"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725C3A35" w14:textId="3CC4186C" w:rsidR="00546FC9" w:rsidRPr="00C47FE2" w:rsidRDefault="00546FC9" w:rsidP="00546FC9">
            <w:pPr>
              <w:spacing w:before="0" w:after="0" w:line="240" w:lineRule="auto"/>
              <w:jc w:val="right"/>
              <w:rPr>
                <w:rFonts w:eastAsia="Times New Roman" w:cs="Arial"/>
                <w:color w:val="4B4B63"/>
                <w:sz w:val="20"/>
                <w:szCs w:val="20"/>
                <w:lang w:val="en-US"/>
              </w:rPr>
            </w:pPr>
            <w:ins w:id="1000" w:author="khanguyen" w:date="2017-03-17T23:08:00Z">
              <w:r>
                <w:rPr>
                  <w:rFonts w:cs="Arial"/>
                  <w:color w:val="4B4B63"/>
                  <w:sz w:val="20"/>
                  <w:szCs w:val="20"/>
                </w:rPr>
                <w:t>26.64%</w:t>
              </w:r>
            </w:ins>
            <w:del w:id="1001" w:author="khanguyen" w:date="2017-03-17T23:07:00Z">
              <w:r w:rsidRPr="00C47FE2" w:rsidDel="005D5052">
                <w:rPr>
                  <w:rFonts w:eastAsia="Times New Roman" w:cs="Arial"/>
                  <w:color w:val="4B4B63"/>
                  <w:sz w:val="20"/>
                  <w:szCs w:val="20"/>
                  <w:lang w:val="en-US"/>
                </w:rPr>
                <w:delText>0.11%</w:delText>
              </w:r>
            </w:del>
          </w:p>
        </w:tc>
      </w:tr>
      <w:tr w:rsidR="00546FC9" w:rsidRPr="00C47FE2" w14:paraId="223789DA" w14:textId="77777777" w:rsidTr="00C23052">
        <w:trPr>
          <w:trHeight w:val="300"/>
          <w:trPrChange w:id="100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00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33D2287" w14:textId="2741EBD8"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1004" w:author="khanguyen" w:date="2017-03-17T23:08:00Z">
              <w:r>
                <w:rPr>
                  <w:rFonts w:cs="Arial"/>
                  <w:color w:val="4B4B63"/>
                  <w:sz w:val="20"/>
                  <w:szCs w:val="20"/>
                </w:rPr>
                <w:t>DELETE Invoice for Contact</w:t>
              </w:r>
            </w:ins>
            <w:del w:id="1005" w:author="khanguyen" w:date="2017-03-17T23:07:00Z">
              <w:r w:rsidRPr="00C47FE2" w:rsidDel="005D5052">
                <w:rPr>
                  <w:rFonts w:eastAsia="Times New Roman" w:cs="Arial"/>
                  <w:color w:val="4B4B63"/>
                  <w:sz w:val="20"/>
                  <w:szCs w:val="20"/>
                  <w:lang w:val="en-US"/>
                </w:rPr>
                <w:delText>Click_Save_Invoice01</w:delText>
              </w:r>
            </w:del>
          </w:p>
        </w:tc>
        <w:tc>
          <w:tcPr>
            <w:tcW w:w="1170" w:type="dxa"/>
            <w:tcBorders>
              <w:top w:val="nil"/>
              <w:left w:val="nil"/>
              <w:bottom w:val="single" w:sz="4" w:space="0" w:color="ACB9CA"/>
              <w:right w:val="single" w:sz="4" w:space="0" w:color="ACB9CA"/>
            </w:tcBorders>
            <w:shd w:val="clear" w:color="000000" w:fill="FFFFFF"/>
            <w:vAlign w:val="center"/>
            <w:hideMark/>
            <w:tcPrChange w:id="1006"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B626105" w14:textId="00678249" w:rsidR="00546FC9" w:rsidRPr="00C47FE2" w:rsidRDefault="00546FC9" w:rsidP="00546FC9">
            <w:pPr>
              <w:spacing w:before="0" w:after="0" w:line="240" w:lineRule="auto"/>
              <w:jc w:val="right"/>
              <w:rPr>
                <w:rFonts w:eastAsia="Times New Roman" w:cs="Arial"/>
                <w:color w:val="4B4B63"/>
                <w:sz w:val="20"/>
                <w:szCs w:val="20"/>
                <w:lang w:val="en-US"/>
              </w:rPr>
            </w:pPr>
            <w:ins w:id="1007" w:author="khanguyen" w:date="2017-03-17T23:08:00Z">
              <w:r>
                <w:rPr>
                  <w:rFonts w:cs="Arial"/>
                  <w:color w:val="4B4B63"/>
                  <w:sz w:val="20"/>
                  <w:szCs w:val="20"/>
                </w:rPr>
                <w:t>25</w:t>
              </w:r>
            </w:ins>
            <w:del w:id="1008" w:author="khanguyen" w:date="2017-03-17T23:07:00Z">
              <w:r w:rsidRPr="00C47FE2" w:rsidDel="005D5052">
                <w:rPr>
                  <w:rFonts w:eastAsia="Times New Roman" w:cs="Arial"/>
                  <w:color w:val="4B4B63"/>
                  <w:sz w:val="20"/>
                  <w:szCs w:val="20"/>
                  <w:lang w:val="en-US"/>
                </w:rPr>
                <w:delText>254</w:delText>
              </w:r>
            </w:del>
          </w:p>
        </w:tc>
        <w:tc>
          <w:tcPr>
            <w:tcW w:w="1319" w:type="dxa"/>
            <w:tcBorders>
              <w:top w:val="nil"/>
              <w:left w:val="nil"/>
              <w:bottom w:val="single" w:sz="4" w:space="0" w:color="ACB9CA"/>
              <w:right w:val="single" w:sz="4" w:space="0" w:color="ACB9CA"/>
            </w:tcBorders>
            <w:shd w:val="clear" w:color="000000" w:fill="FFFFFF"/>
            <w:vAlign w:val="center"/>
            <w:hideMark/>
            <w:tcPrChange w:id="1009"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830DDB4" w14:textId="2D4907AF" w:rsidR="00546FC9" w:rsidRPr="00C47FE2" w:rsidRDefault="00546FC9" w:rsidP="00546FC9">
            <w:pPr>
              <w:spacing w:before="0" w:after="0" w:line="240" w:lineRule="auto"/>
              <w:jc w:val="right"/>
              <w:rPr>
                <w:rFonts w:eastAsia="Times New Roman" w:cs="Arial"/>
                <w:color w:val="4B4B63"/>
                <w:sz w:val="20"/>
                <w:szCs w:val="20"/>
                <w:lang w:val="en-US"/>
              </w:rPr>
            </w:pPr>
            <w:ins w:id="1010" w:author="khanguyen" w:date="2017-03-17T23:08:00Z">
              <w:r>
                <w:rPr>
                  <w:rFonts w:cs="Arial"/>
                  <w:color w:val="4B4B63"/>
                  <w:sz w:val="20"/>
                  <w:szCs w:val="20"/>
                </w:rPr>
                <w:t>174783</w:t>
              </w:r>
            </w:ins>
            <w:del w:id="1011" w:author="khanguyen" w:date="2017-03-17T23:07:00Z">
              <w:r w:rsidRPr="00C47FE2" w:rsidDel="005D5052">
                <w:rPr>
                  <w:rFonts w:eastAsia="Times New Roman" w:cs="Arial"/>
                  <w:color w:val="4B4B63"/>
                  <w:sz w:val="20"/>
                  <w:szCs w:val="20"/>
                  <w:lang w:val="en-US"/>
                </w:rPr>
                <w:delText>142563.27</w:delText>
              </w:r>
            </w:del>
          </w:p>
        </w:tc>
        <w:tc>
          <w:tcPr>
            <w:tcW w:w="1438" w:type="dxa"/>
            <w:tcBorders>
              <w:top w:val="nil"/>
              <w:left w:val="nil"/>
              <w:bottom w:val="single" w:sz="4" w:space="0" w:color="ACB9CA"/>
              <w:right w:val="single" w:sz="4" w:space="0" w:color="ACB9CA"/>
            </w:tcBorders>
            <w:shd w:val="clear" w:color="000000" w:fill="FFFFFF"/>
            <w:vAlign w:val="center"/>
            <w:hideMark/>
            <w:tcPrChange w:id="101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25B5F08C" w14:textId="76547DAB" w:rsidR="00546FC9" w:rsidRPr="00C47FE2" w:rsidRDefault="00546FC9" w:rsidP="00546FC9">
            <w:pPr>
              <w:spacing w:before="0" w:after="0" w:line="240" w:lineRule="auto"/>
              <w:jc w:val="right"/>
              <w:rPr>
                <w:rFonts w:eastAsia="Times New Roman" w:cs="Arial"/>
                <w:color w:val="4B4B63"/>
                <w:sz w:val="20"/>
                <w:szCs w:val="20"/>
                <w:lang w:val="en-US"/>
              </w:rPr>
            </w:pPr>
            <w:ins w:id="1013" w:author="khanguyen" w:date="2017-03-17T23:08:00Z">
              <w:r>
                <w:rPr>
                  <w:rFonts w:cs="Arial"/>
                  <w:color w:val="4B4B63"/>
                  <w:sz w:val="20"/>
                  <w:szCs w:val="20"/>
                </w:rPr>
                <w:t>225023</w:t>
              </w:r>
            </w:ins>
            <w:del w:id="1014" w:author="khanguyen" w:date="2017-03-17T23:07:00Z">
              <w:r w:rsidRPr="00C47FE2" w:rsidDel="005D5052">
                <w:rPr>
                  <w:rFonts w:eastAsia="Times New Roman" w:cs="Arial"/>
                  <w:color w:val="4B4B63"/>
                  <w:sz w:val="20"/>
                  <w:szCs w:val="20"/>
                  <w:lang w:val="en-US"/>
                </w:rPr>
                <w:delText>228863</w:delText>
              </w:r>
            </w:del>
          </w:p>
        </w:tc>
        <w:tc>
          <w:tcPr>
            <w:tcW w:w="1438" w:type="dxa"/>
            <w:tcBorders>
              <w:top w:val="nil"/>
              <w:left w:val="nil"/>
              <w:bottom w:val="single" w:sz="4" w:space="0" w:color="ACB9CA"/>
              <w:right w:val="single" w:sz="4" w:space="0" w:color="ACB9CA"/>
            </w:tcBorders>
            <w:shd w:val="clear" w:color="000000" w:fill="FFFFFF"/>
            <w:vAlign w:val="center"/>
            <w:hideMark/>
            <w:tcPrChange w:id="101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FDA0080" w14:textId="3EDCAE59" w:rsidR="00546FC9" w:rsidRPr="00C47FE2" w:rsidRDefault="00546FC9" w:rsidP="00546FC9">
            <w:pPr>
              <w:spacing w:before="0" w:after="0" w:line="240" w:lineRule="auto"/>
              <w:jc w:val="right"/>
              <w:rPr>
                <w:rFonts w:eastAsia="Times New Roman" w:cs="Arial"/>
                <w:color w:val="4B4B63"/>
                <w:sz w:val="20"/>
                <w:szCs w:val="20"/>
                <w:lang w:val="en-US"/>
              </w:rPr>
            </w:pPr>
            <w:ins w:id="1016" w:author="khanguyen" w:date="2017-03-17T23:08:00Z">
              <w:r>
                <w:rPr>
                  <w:rFonts w:cs="Arial"/>
                  <w:color w:val="4B4B63"/>
                  <w:sz w:val="20"/>
                  <w:szCs w:val="20"/>
                </w:rPr>
                <w:t>225151</w:t>
              </w:r>
            </w:ins>
            <w:del w:id="1017" w:author="khanguyen" w:date="2017-03-17T23:07:00Z">
              <w:r w:rsidRPr="00C47FE2" w:rsidDel="005D5052">
                <w:rPr>
                  <w:rFonts w:eastAsia="Times New Roman" w:cs="Arial"/>
                  <w:color w:val="4B4B63"/>
                  <w:sz w:val="20"/>
                  <w:szCs w:val="20"/>
                  <w:lang w:val="en-US"/>
                </w:rPr>
                <w:delText>236543</w:delText>
              </w:r>
            </w:del>
          </w:p>
        </w:tc>
        <w:tc>
          <w:tcPr>
            <w:tcW w:w="1600" w:type="dxa"/>
            <w:tcBorders>
              <w:top w:val="nil"/>
              <w:left w:val="nil"/>
              <w:bottom w:val="single" w:sz="4" w:space="0" w:color="ACB9CA"/>
              <w:right w:val="single" w:sz="4" w:space="0" w:color="ACB9CA"/>
            </w:tcBorders>
            <w:shd w:val="clear" w:color="000000" w:fill="FFFFFF"/>
            <w:vAlign w:val="center"/>
            <w:hideMark/>
            <w:tcPrChange w:id="1018"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79521FF0" w14:textId="6D6C3A71" w:rsidR="00546FC9" w:rsidRPr="00C47FE2" w:rsidRDefault="00546FC9" w:rsidP="00546FC9">
            <w:pPr>
              <w:spacing w:before="0" w:after="0" w:line="240" w:lineRule="auto"/>
              <w:jc w:val="right"/>
              <w:rPr>
                <w:rFonts w:eastAsia="Times New Roman" w:cs="Arial"/>
                <w:color w:val="4B4B63"/>
                <w:sz w:val="20"/>
                <w:szCs w:val="20"/>
                <w:lang w:val="en-US"/>
              </w:rPr>
            </w:pPr>
            <w:ins w:id="1019" w:author="khanguyen" w:date="2017-03-17T23:08:00Z">
              <w:r>
                <w:rPr>
                  <w:rFonts w:cs="Arial"/>
                  <w:color w:val="4B4B63"/>
                  <w:sz w:val="20"/>
                  <w:szCs w:val="20"/>
                </w:rPr>
                <w:t>225663</w:t>
              </w:r>
            </w:ins>
            <w:del w:id="1020" w:author="khanguyen" w:date="2017-03-17T23:07:00Z">
              <w:r w:rsidRPr="00C47FE2" w:rsidDel="005D5052">
                <w:rPr>
                  <w:rFonts w:eastAsia="Times New Roman" w:cs="Arial"/>
                  <w:color w:val="4B4B63"/>
                  <w:sz w:val="20"/>
                  <w:szCs w:val="20"/>
                  <w:lang w:val="en-US"/>
                </w:rPr>
                <w:delText>243583</w:delText>
              </w:r>
            </w:del>
          </w:p>
        </w:tc>
        <w:tc>
          <w:tcPr>
            <w:tcW w:w="1193" w:type="dxa"/>
            <w:tcBorders>
              <w:top w:val="nil"/>
              <w:left w:val="nil"/>
              <w:bottom w:val="single" w:sz="4" w:space="0" w:color="ACB9CA"/>
              <w:right w:val="single" w:sz="4" w:space="0" w:color="ACB9CA"/>
            </w:tcBorders>
            <w:shd w:val="clear" w:color="000000" w:fill="FFFFFF"/>
            <w:vAlign w:val="center"/>
            <w:hideMark/>
            <w:tcPrChange w:id="1021"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5EA03A8A" w14:textId="7C9253E9" w:rsidR="00546FC9" w:rsidRPr="00C47FE2" w:rsidRDefault="00546FC9" w:rsidP="00546FC9">
            <w:pPr>
              <w:spacing w:before="0" w:after="0" w:line="240" w:lineRule="auto"/>
              <w:jc w:val="right"/>
              <w:rPr>
                <w:rFonts w:eastAsia="Times New Roman" w:cs="Arial"/>
                <w:color w:val="4B4B63"/>
                <w:sz w:val="20"/>
                <w:szCs w:val="20"/>
                <w:lang w:val="en-US"/>
              </w:rPr>
            </w:pPr>
            <w:ins w:id="1022" w:author="khanguyen" w:date="2017-03-17T23:08:00Z">
              <w:r>
                <w:rPr>
                  <w:rFonts w:cs="Arial"/>
                  <w:color w:val="4B4B63"/>
                  <w:sz w:val="20"/>
                  <w:szCs w:val="20"/>
                </w:rPr>
                <w:t>121368</w:t>
              </w:r>
            </w:ins>
            <w:del w:id="1023" w:author="khanguyen" w:date="2017-03-17T23:07:00Z">
              <w:r w:rsidRPr="00C47FE2" w:rsidDel="005D5052">
                <w:rPr>
                  <w:rFonts w:eastAsia="Times New Roman" w:cs="Arial"/>
                  <w:color w:val="4B4B63"/>
                  <w:sz w:val="20"/>
                  <w:szCs w:val="20"/>
                  <w:lang w:val="en-US"/>
                </w:rPr>
                <w:delText>9528</w:delText>
              </w:r>
            </w:del>
          </w:p>
        </w:tc>
        <w:tc>
          <w:tcPr>
            <w:tcW w:w="1356" w:type="dxa"/>
            <w:tcBorders>
              <w:top w:val="nil"/>
              <w:left w:val="nil"/>
              <w:bottom w:val="single" w:sz="4" w:space="0" w:color="ACB9CA"/>
              <w:right w:val="single" w:sz="4" w:space="0" w:color="ACB9CA"/>
            </w:tcBorders>
            <w:shd w:val="clear" w:color="000000" w:fill="FFFFFF"/>
            <w:vAlign w:val="center"/>
            <w:hideMark/>
            <w:tcPrChange w:id="1024"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43F29FD1" w14:textId="5D5E6DDA" w:rsidR="00546FC9" w:rsidRPr="00C47FE2" w:rsidRDefault="00546FC9" w:rsidP="00546FC9">
            <w:pPr>
              <w:spacing w:before="0" w:after="0" w:line="240" w:lineRule="auto"/>
              <w:jc w:val="right"/>
              <w:rPr>
                <w:rFonts w:eastAsia="Times New Roman" w:cs="Arial"/>
                <w:color w:val="4B4B63"/>
                <w:sz w:val="20"/>
                <w:szCs w:val="20"/>
                <w:lang w:val="en-US"/>
              </w:rPr>
            </w:pPr>
            <w:ins w:id="1025" w:author="khanguyen" w:date="2017-03-17T23:08:00Z">
              <w:r>
                <w:rPr>
                  <w:rFonts w:cs="Arial"/>
                  <w:color w:val="4B4B63"/>
                  <w:sz w:val="20"/>
                  <w:szCs w:val="20"/>
                </w:rPr>
                <w:t>225551</w:t>
              </w:r>
            </w:ins>
            <w:del w:id="1026" w:author="khanguyen" w:date="2017-03-17T23:07:00Z">
              <w:r w:rsidRPr="00C47FE2" w:rsidDel="005D5052">
                <w:rPr>
                  <w:rFonts w:eastAsia="Times New Roman" w:cs="Arial"/>
                  <w:color w:val="4B4B63"/>
                  <w:sz w:val="20"/>
                  <w:szCs w:val="20"/>
                  <w:lang w:val="en-US"/>
                </w:rPr>
                <w:delText>247674</w:delText>
              </w:r>
            </w:del>
          </w:p>
        </w:tc>
        <w:tc>
          <w:tcPr>
            <w:tcW w:w="1128" w:type="dxa"/>
            <w:tcBorders>
              <w:top w:val="nil"/>
              <w:left w:val="nil"/>
              <w:bottom w:val="single" w:sz="4" w:space="0" w:color="ACB9CA"/>
              <w:right w:val="single" w:sz="4" w:space="0" w:color="ACB9CA"/>
            </w:tcBorders>
            <w:shd w:val="clear" w:color="000000" w:fill="FFFFFF"/>
            <w:vAlign w:val="center"/>
            <w:hideMark/>
            <w:tcPrChange w:id="1027"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4DE9ED0A" w14:textId="15A728CC" w:rsidR="00546FC9" w:rsidRPr="00C47FE2" w:rsidRDefault="00546FC9" w:rsidP="00546FC9">
            <w:pPr>
              <w:spacing w:before="0" w:after="0" w:line="240" w:lineRule="auto"/>
              <w:jc w:val="right"/>
              <w:rPr>
                <w:rFonts w:eastAsia="Times New Roman" w:cs="Arial"/>
                <w:color w:val="4B4B63"/>
                <w:sz w:val="20"/>
                <w:szCs w:val="20"/>
                <w:lang w:val="en-US"/>
              </w:rPr>
            </w:pPr>
            <w:ins w:id="1028" w:author="khanguyen" w:date="2017-03-17T23:08:00Z">
              <w:r>
                <w:rPr>
                  <w:rFonts w:cs="Arial"/>
                  <w:color w:val="4B4B63"/>
                  <w:sz w:val="20"/>
                  <w:szCs w:val="20"/>
                </w:rPr>
                <w:t>0%</w:t>
              </w:r>
            </w:ins>
            <w:del w:id="1029" w:author="khanguyen" w:date="2017-03-17T23:07:00Z">
              <w:r w:rsidRPr="00C47FE2" w:rsidDel="005D5052">
                <w:rPr>
                  <w:rFonts w:eastAsia="Times New Roman" w:cs="Arial"/>
                  <w:color w:val="4B4B63"/>
                  <w:sz w:val="20"/>
                  <w:szCs w:val="20"/>
                  <w:lang w:val="en-US"/>
                </w:rPr>
                <w:delText>0%</w:delText>
              </w:r>
            </w:del>
          </w:p>
        </w:tc>
      </w:tr>
      <w:tr w:rsidR="00546FC9" w:rsidRPr="00C47FE2" w14:paraId="44769362" w14:textId="77777777" w:rsidTr="00C23052">
        <w:trPr>
          <w:trHeight w:val="300"/>
          <w:trPrChange w:id="1030"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031"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7B03547" w14:textId="1EB0734B"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1032" w:author="khanguyen" w:date="2017-03-17T23:08:00Z">
              <w:r>
                <w:rPr>
                  <w:rFonts w:cs="Arial"/>
                  <w:color w:val="4B4B63"/>
                  <w:sz w:val="20"/>
                  <w:szCs w:val="20"/>
                </w:rPr>
                <w:t>DELETE Invoice for Empty project</w:t>
              </w:r>
            </w:ins>
            <w:del w:id="1033" w:author="khanguyen" w:date="2017-03-17T23:07:00Z">
              <w:r w:rsidRPr="00C47FE2" w:rsidDel="005D5052">
                <w:rPr>
                  <w:rFonts w:eastAsia="Times New Roman" w:cs="Arial"/>
                  <w:color w:val="4B4B63"/>
                  <w:sz w:val="20"/>
                  <w:szCs w:val="20"/>
                  <w:lang w:val="en-US"/>
                </w:rPr>
                <w:delText>Click_Save_Invoice02</w:delText>
              </w:r>
            </w:del>
          </w:p>
        </w:tc>
        <w:tc>
          <w:tcPr>
            <w:tcW w:w="1170" w:type="dxa"/>
            <w:tcBorders>
              <w:top w:val="nil"/>
              <w:left w:val="nil"/>
              <w:bottom w:val="single" w:sz="4" w:space="0" w:color="ACB9CA"/>
              <w:right w:val="single" w:sz="4" w:space="0" w:color="ACB9CA"/>
            </w:tcBorders>
            <w:shd w:val="clear" w:color="000000" w:fill="FFFFFF"/>
            <w:vAlign w:val="center"/>
            <w:hideMark/>
            <w:tcPrChange w:id="1034"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DF8D0C4" w14:textId="2F8690DB" w:rsidR="00546FC9" w:rsidRPr="00C47FE2" w:rsidRDefault="00546FC9" w:rsidP="00546FC9">
            <w:pPr>
              <w:spacing w:before="0" w:after="0" w:line="240" w:lineRule="auto"/>
              <w:jc w:val="right"/>
              <w:rPr>
                <w:rFonts w:eastAsia="Times New Roman" w:cs="Arial"/>
                <w:color w:val="4B4B63"/>
                <w:sz w:val="20"/>
                <w:szCs w:val="20"/>
                <w:lang w:val="en-US"/>
              </w:rPr>
            </w:pPr>
            <w:ins w:id="1035" w:author="khanguyen" w:date="2017-03-17T23:08:00Z">
              <w:r>
                <w:rPr>
                  <w:rFonts w:cs="Arial"/>
                  <w:color w:val="4B4B63"/>
                  <w:sz w:val="20"/>
                  <w:szCs w:val="20"/>
                </w:rPr>
                <w:t>10</w:t>
              </w:r>
            </w:ins>
            <w:del w:id="1036" w:author="khanguyen" w:date="2017-03-17T23:07:00Z">
              <w:r w:rsidRPr="00C47FE2" w:rsidDel="005D5052">
                <w:rPr>
                  <w:rFonts w:eastAsia="Times New Roman" w:cs="Arial"/>
                  <w:color w:val="4B4B63"/>
                  <w:sz w:val="20"/>
                  <w:szCs w:val="20"/>
                  <w:lang w:val="en-US"/>
                </w:rPr>
                <w:delText>124</w:delText>
              </w:r>
            </w:del>
          </w:p>
        </w:tc>
        <w:tc>
          <w:tcPr>
            <w:tcW w:w="1319" w:type="dxa"/>
            <w:tcBorders>
              <w:top w:val="nil"/>
              <w:left w:val="nil"/>
              <w:bottom w:val="single" w:sz="4" w:space="0" w:color="ACB9CA"/>
              <w:right w:val="single" w:sz="4" w:space="0" w:color="ACB9CA"/>
            </w:tcBorders>
            <w:shd w:val="clear" w:color="000000" w:fill="FFFFFF"/>
            <w:vAlign w:val="center"/>
            <w:hideMark/>
            <w:tcPrChange w:id="1037"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5D6DBF3A" w14:textId="5ABBCD59" w:rsidR="00546FC9" w:rsidRPr="00C47FE2" w:rsidRDefault="00546FC9" w:rsidP="00546FC9">
            <w:pPr>
              <w:spacing w:before="0" w:after="0" w:line="240" w:lineRule="auto"/>
              <w:jc w:val="right"/>
              <w:rPr>
                <w:rFonts w:eastAsia="Times New Roman" w:cs="Arial"/>
                <w:color w:val="4B4B63"/>
                <w:sz w:val="20"/>
                <w:szCs w:val="20"/>
                <w:lang w:val="en-US"/>
              </w:rPr>
            </w:pPr>
            <w:ins w:id="1038" w:author="khanguyen" w:date="2017-03-17T23:08:00Z">
              <w:r>
                <w:rPr>
                  <w:rFonts w:cs="Arial"/>
                  <w:color w:val="4B4B63"/>
                  <w:sz w:val="20"/>
                  <w:szCs w:val="20"/>
                </w:rPr>
                <w:t>207740.3</w:t>
              </w:r>
            </w:ins>
            <w:del w:id="1039" w:author="khanguyen" w:date="2017-03-17T23:07:00Z">
              <w:r w:rsidRPr="00C47FE2" w:rsidDel="005D5052">
                <w:rPr>
                  <w:rFonts w:eastAsia="Times New Roman" w:cs="Arial"/>
                  <w:color w:val="4B4B63"/>
                  <w:sz w:val="20"/>
                  <w:szCs w:val="20"/>
                  <w:lang w:val="en-US"/>
                </w:rPr>
                <w:delText>149598.66</w:delText>
              </w:r>
            </w:del>
          </w:p>
        </w:tc>
        <w:tc>
          <w:tcPr>
            <w:tcW w:w="1438" w:type="dxa"/>
            <w:tcBorders>
              <w:top w:val="nil"/>
              <w:left w:val="nil"/>
              <w:bottom w:val="single" w:sz="4" w:space="0" w:color="ACB9CA"/>
              <w:right w:val="single" w:sz="4" w:space="0" w:color="ACB9CA"/>
            </w:tcBorders>
            <w:shd w:val="clear" w:color="000000" w:fill="FFFFFF"/>
            <w:vAlign w:val="center"/>
            <w:hideMark/>
            <w:tcPrChange w:id="104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64DED9C" w14:textId="2D7E0EEB" w:rsidR="00546FC9" w:rsidRPr="00C47FE2" w:rsidRDefault="00546FC9" w:rsidP="00546FC9">
            <w:pPr>
              <w:spacing w:before="0" w:after="0" w:line="240" w:lineRule="auto"/>
              <w:jc w:val="right"/>
              <w:rPr>
                <w:rFonts w:eastAsia="Times New Roman" w:cs="Arial"/>
                <w:color w:val="4B4B63"/>
                <w:sz w:val="20"/>
                <w:szCs w:val="20"/>
                <w:lang w:val="en-US"/>
              </w:rPr>
            </w:pPr>
            <w:ins w:id="1041" w:author="khanguyen" w:date="2017-03-17T23:08:00Z">
              <w:r>
                <w:rPr>
                  <w:rFonts w:cs="Arial"/>
                  <w:color w:val="4B4B63"/>
                  <w:sz w:val="20"/>
                  <w:szCs w:val="20"/>
                </w:rPr>
                <w:t>228479</w:t>
              </w:r>
            </w:ins>
            <w:del w:id="1042" w:author="khanguyen" w:date="2017-03-17T23:07:00Z">
              <w:r w:rsidRPr="00C47FE2" w:rsidDel="005D5052">
                <w:rPr>
                  <w:rFonts w:eastAsia="Times New Roman" w:cs="Arial"/>
                  <w:color w:val="4B4B63"/>
                  <w:sz w:val="20"/>
                  <w:szCs w:val="20"/>
                  <w:lang w:val="en-US"/>
                </w:rPr>
                <w:delText>231679</w:delText>
              </w:r>
            </w:del>
          </w:p>
        </w:tc>
        <w:tc>
          <w:tcPr>
            <w:tcW w:w="1438" w:type="dxa"/>
            <w:tcBorders>
              <w:top w:val="nil"/>
              <w:left w:val="nil"/>
              <w:bottom w:val="single" w:sz="4" w:space="0" w:color="ACB9CA"/>
              <w:right w:val="single" w:sz="4" w:space="0" w:color="ACB9CA"/>
            </w:tcBorders>
            <w:shd w:val="clear" w:color="000000" w:fill="FFFFFF"/>
            <w:vAlign w:val="center"/>
            <w:hideMark/>
            <w:tcPrChange w:id="104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6A155D6" w14:textId="53CB490E" w:rsidR="00546FC9" w:rsidRPr="00C47FE2" w:rsidRDefault="00546FC9" w:rsidP="00546FC9">
            <w:pPr>
              <w:spacing w:before="0" w:after="0" w:line="240" w:lineRule="auto"/>
              <w:jc w:val="right"/>
              <w:rPr>
                <w:rFonts w:eastAsia="Times New Roman" w:cs="Arial"/>
                <w:color w:val="4B4B63"/>
                <w:sz w:val="20"/>
                <w:szCs w:val="20"/>
                <w:lang w:val="en-US"/>
              </w:rPr>
            </w:pPr>
            <w:ins w:id="1044" w:author="khanguyen" w:date="2017-03-17T23:08:00Z">
              <w:r>
                <w:rPr>
                  <w:rFonts w:cs="Arial"/>
                  <w:color w:val="4B4B63"/>
                  <w:sz w:val="20"/>
                  <w:szCs w:val="20"/>
                </w:rPr>
                <w:t>240895</w:t>
              </w:r>
            </w:ins>
            <w:del w:id="1045" w:author="khanguyen" w:date="2017-03-17T23:07:00Z">
              <w:r w:rsidRPr="00C47FE2" w:rsidDel="005D5052">
                <w:rPr>
                  <w:rFonts w:eastAsia="Times New Roman" w:cs="Arial"/>
                  <w:color w:val="4B4B63"/>
                  <w:sz w:val="20"/>
                  <w:szCs w:val="20"/>
                  <w:lang w:val="en-US"/>
                </w:rPr>
                <w:delText>235647</w:delText>
              </w:r>
            </w:del>
          </w:p>
        </w:tc>
        <w:tc>
          <w:tcPr>
            <w:tcW w:w="1600" w:type="dxa"/>
            <w:tcBorders>
              <w:top w:val="nil"/>
              <w:left w:val="nil"/>
              <w:bottom w:val="single" w:sz="4" w:space="0" w:color="ACB9CA"/>
              <w:right w:val="single" w:sz="4" w:space="0" w:color="ACB9CA"/>
            </w:tcBorders>
            <w:shd w:val="clear" w:color="000000" w:fill="FFFFFF"/>
            <w:vAlign w:val="center"/>
            <w:hideMark/>
            <w:tcPrChange w:id="1046"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7666B640" w14:textId="7CFD5CEC" w:rsidR="00546FC9" w:rsidRPr="00C47FE2" w:rsidRDefault="00546FC9" w:rsidP="00546FC9">
            <w:pPr>
              <w:spacing w:before="0" w:after="0" w:line="240" w:lineRule="auto"/>
              <w:jc w:val="right"/>
              <w:rPr>
                <w:rFonts w:eastAsia="Times New Roman" w:cs="Arial"/>
                <w:color w:val="4B4B63"/>
                <w:sz w:val="20"/>
                <w:szCs w:val="20"/>
                <w:lang w:val="en-US"/>
              </w:rPr>
            </w:pPr>
            <w:ins w:id="1047" w:author="khanguyen" w:date="2017-03-17T23:08:00Z">
              <w:r>
                <w:rPr>
                  <w:rFonts w:cs="Arial"/>
                  <w:color w:val="4B4B63"/>
                  <w:sz w:val="20"/>
                  <w:szCs w:val="20"/>
                </w:rPr>
                <w:t>240895</w:t>
              </w:r>
            </w:ins>
            <w:del w:id="1048" w:author="khanguyen" w:date="2017-03-17T23:07:00Z">
              <w:r w:rsidRPr="00C47FE2" w:rsidDel="005D5052">
                <w:rPr>
                  <w:rFonts w:eastAsia="Times New Roman" w:cs="Arial"/>
                  <w:color w:val="4B4B63"/>
                  <w:sz w:val="20"/>
                  <w:szCs w:val="20"/>
                  <w:lang w:val="en-US"/>
                </w:rPr>
                <w:delText>242047</w:delText>
              </w:r>
            </w:del>
          </w:p>
        </w:tc>
        <w:tc>
          <w:tcPr>
            <w:tcW w:w="1193" w:type="dxa"/>
            <w:tcBorders>
              <w:top w:val="nil"/>
              <w:left w:val="nil"/>
              <w:bottom w:val="single" w:sz="4" w:space="0" w:color="ACB9CA"/>
              <w:right w:val="single" w:sz="4" w:space="0" w:color="ACB9CA"/>
            </w:tcBorders>
            <w:shd w:val="clear" w:color="000000" w:fill="FFFFFF"/>
            <w:vAlign w:val="center"/>
            <w:hideMark/>
            <w:tcPrChange w:id="1049"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5D6AA857" w14:textId="7DE8483E" w:rsidR="00546FC9" w:rsidRPr="00C47FE2" w:rsidRDefault="00546FC9" w:rsidP="00546FC9">
            <w:pPr>
              <w:spacing w:before="0" w:after="0" w:line="240" w:lineRule="auto"/>
              <w:jc w:val="right"/>
              <w:rPr>
                <w:rFonts w:eastAsia="Times New Roman" w:cs="Arial"/>
                <w:color w:val="4B4B63"/>
                <w:sz w:val="20"/>
                <w:szCs w:val="20"/>
                <w:lang w:val="en-US"/>
              </w:rPr>
            </w:pPr>
            <w:ins w:id="1050" w:author="khanguyen" w:date="2017-03-17T23:08:00Z">
              <w:r>
                <w:rPr>
                  <w:rFonts w:cs="Arial"/>
                  <w:color w:val="4B4B63"/>
                  <w:sz w:val="20"/>
                  <w:szCs w:val="20"/>
                </w:rPr>
                <w:t>154468</w:t>
              </w:r>
            </w:ins>
            <w:del w:id="1051" w:author="khanguyen" w:date="2017-03-17T23:07:00Z">
              <w:r w:rsidRPr="00C47FE2" w:rsidDel="005D5052">
                <w:rPr>
                  <w:rFonts w:eastAsia="Times New Roman" w:cs="Arial"/>
                  <w:color w:val="4B4B63"/>
                  <w:sz w:val="20"/>
                  <w:szCs w:val="20"/>
                  <w:lang w:val="en-US"/>
                </w:rPr>
                <w:delText>35297</w:delText>
              </w:r>
            </w:del>
          </w:p>
        </w:tc>
        <w:tc>
          <w:tcPr>
            <w:tcW w:w="1356" w:type="dxa"/>
            <w:tcBorders>
              <w:top w:val="nil"/>
              <w:left w:val="nil"/>
              <w:bottom w:val="single" w:sz="4" w:space="0" w:color="ACB9CA"/>
              <w:right w:val="single" w:sz="4" w:space="0" w:color="ACB9CA"/>
            </w:tcBorders>
            <w:shd w:val="clear" w:color="000000" w:fill="FFFFFF"/>
            <w:vAlign w:val="center"/>
            <w:hideMark/>
            <w:tcPrChange w:id="1052"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5FC8EB71" w14:textId="4E92E040" w:rsidR="00546FC9" w:rsidRPr="00C47FE2" w:rsidRDefault="00546FC9" w:rsidP="00546FC9">
            <w:pPr>
              <w:spacing w:before="0" w:after="0" w:line="240" w:lineRule="auto"/>
              <w:jc w:val="right"/>
              <w:rPr>
                <w:rFonts w:eastAsia="Times New Roman" w:cs="Arial"/>
                <w:color w:val="4B4B63"/>
                <w:sz w:val="20"/>
                <w:szCs w:val="20"/>
                <w:lang w:val="en-US"/>
              </w:rPr>
            </w:pPr>
            <w:ins w:id="1053" w:author="khanguyen" w:date="2017-03-17T23:08:00Z">
              <w:r>
                <w:rPr>
                  <w:rFonts w:cs="Arial"/>
                  <w:color w:val="4B4B63"/>
                  <w:sz w:val="20"/>
                  <w:szCs w:val="20"/>
                </w:rPr>
                <w:t>240849</w:t>
              </w:r>
            </w:ins>
            <w:del w:id="1054" w:author="khanguyen" w:date="2017-03-17T23:07:00Z">
              <w:r w:rsidRPr="00C47FE2" w:rsidDel="005D5052">
                <w:rPr>
                  <w:rFonts w:eastAsia="Times New Roman" w:cs="Arial"/>
                  <w:color w:val="4B4B63"/>
                  <w:sz w:val="20"/>
                  <w:szCs w:val="20"/>
                  <w:lang w:val="en-US"/>
                </w:rPr>
                <w:delText>242676</w:delText>
              </w:r>
            </w:del>
          </w:p>
        </w:tc>
        <w:tc>
          <w:tcPr>
            <w:tcW w:w="1128" w:type="dxa"/>
            <w:tcBorders>
              <w:top w:val="nil"/>
              <w:left w:val="nil"/>
              <w:bottom w:val="single" w:sz="4" w:space="0" w:color="ACB9CA"/>
              <w:right w:val="single" w:sz="4" w:space="0" w:color="ACB9CA"/>
            </w:tcBorders>
            <w:shd w:val="clear" w:color="000000" w:fill="FFFFFF"/>
            <w:vAlign w:val="center"/>
            <w:hideMark/>
            <w:tcPrChange w:id="1055"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39FD4616" w14:textId="077E533B" w:rsidR="00546FC9" w:rsidRPr="00C47FE2" w:rsidRDefault="00546FC9" w:rsidP="00546FC9">
            <w:pPr>
              <w:spacing w:before="0" w:after="0" w:line="240" w:lineRule="auto"/>
              <w:jc w:val="right"/>
              <w:rPr>
                <w:rFonts w:eastAsia="Times New Roman" w:cs="Arial"/>
                <w:color w:val="4B4B63"/>
                <w:sz w:val="20"/>
                <w:szCs w:val="20"/>
                <w:lang w:val="en-US"/>
              </w:rPr>
            </w:pPr>
            <w:ins w:id="1056" w:author="khanguyen" w:date="2017-03-17T23:08:00Z">
              <w:r>
                <w:rPr>
                  <w:rFonts w:cs="Arial"/>
                  <w:color w:val="4B4B63"/>
                  <w:sz w:val="20"/>
                  <w:szCs w:val="20"/>
                </w:rPr>
                <w:t>0%</w:t>
              </w:r>
            </w:ins>
            <w:del w:id="1057" w:author="khanguyen" w:date="2017-03-17T23:07:00Z">
              <w:r w:rsidRPr="00C47FE2" w:rsidDel="005D5052">
                <w:rPr>
                  <w:rFonts w:eastAsia="Times New Roman" w:cs="Arial"/>
                  <w:color w:val="4B4B63"/>
                  <w:sz w:val="20"/>
                  <w:szCs w:val="20"/>
                  <w:lang w:val="en-US"/>
                </w:rPr>
                <w:delText>0%</w:delText>
              </w:r>
            </w:del>
          </w:p>
        </w:tc>
      </w:tr>
      <w:tr w:rsidR="00546FC9" w:rsidRPr="00C47FE2" w14:paraId="0A816FDC" w14:textId="77777777" w:rsidTr="00C23052">
        <w:trPr>
          <w:trHeight w:val="300"/>
          <w:trPrChange w:id="105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05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400E4D4" w14:textId="35E6D579"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1060" w:author="khanguyen" w:date="2017-03-17T23:08:00Z">
              <w:r>
                <w:rPr>
                  <w:rFonts w:cs="Arial"/>
                  <w:color w:val="4B4B63"/>
                  <w:sz w:val="20"/>
                  <w:szCs w:val="20"/>
                </w:rPr>
                <w:t>DELETE Invoice for Project 02</w:t>
              </w:r>
            </w:ins>
            <w:del w:id="1061" w:author="khanguyen" w:date="2017-03-17T23:07:00Z">
              <w:r w:rsidRPr="00C47FE2" w:rsidDel="005D5052">
                <w:rPr>
                  <w:rFonts w:eastAsia="Times New Roman" w:cs="Arial"/>
                  <w:color w:val="4B4B63"/>
                  <w:sz w:val="20"/>
                  <w:szCs w:val="20"/>
                  <w:lang w:val="en-US"/>
                </w:rPr>
                <w:delText>Click_Save_Invoice03</w:delText>
              </w:r>
            </w:del>
          </w:p>
        </w:tc>
        <w:tc>
          <w:tcPr>
            <w:tcW w:w="1170" w:type="dxa"/>
            <w:tcBorders>
              <w:top w:val="nil"/>
              <w:left w:val="nil"/>
              <w:bottom w:val="single" w:sz="4" w:space="0" w:color="ACB9CA"/>
              <w:right w:val="single" w:sz="4" w:space="0" w:color="ACB9CA"/>
            </w:tcBorders>
            <w:shd w:val="clear" w:color="000000" w:fill="FFFFFF"/>
            <w:vAlign w:val="center"/>
            <w:hideMark/>
            <w:tcPrChange w:id="1062"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015764C6" w14:textId="37AB4A17" w:rsidR="00546FC9" w:rsidRPr="00C47FE2" w:rsidRDefault="00546FC9" w:rsidP="00546FC9">
            <w:pPr>
              <w:spacing w:before="0" w:after="0" w:line="240" w:lineRule="auto"/>
              <w:jc w:val="right"/>
              <w:rPr>
                <w:rFonts w:eastAsia="Times New Roman" w:cs="Arial"/>
                <w:color w:val="4B4B63"/>
                <w:sz w:val="20"/>
                <w:szCs w:val="20"/>
                <w:lang w:val="en-US"/>
              </w:rPr>
            </w:pPr>
            <w:ins w:id="1063" w:author="khanguyen" w:date="2017-03-17T23:08:00Z">
              <w:r>
                <w:rPr>
                  <w:rFonts w:cs="Arial"/>
                  <w:color w:val="4B4B63"/>
                  <w:sz w:val="20"/>
                  <w:szCs w:val="20"/>
                </w:rPr>
                <w:t>2</w:t>
              </w:r>
            </w:ins>
            <w:del w:id="1064" w:author="khanguyen" w:date="2017-03-17T23:07:00Z">
              <w:r w:rsidRPr="00C47FE2" w:rsidDel="005D5052">
                <w:rPr>
                  <w:rFonts w:eastAsia="Times New Roman" w:cs="Arial"/>
                  <w:color w:val="4B4B63"/>
                  <w:sz w:val="20"/>
                  <w:szCs w:val="20"/>
                  <w:lang w:val="en-US"/>
                </w:rPr>
                <w:delText>29</w:delText>
              </w:r>
            </w:del>
          </w:p>
        </w:tc>
        <w:tc>
          <w:tcPr>
            <w:tcW w:w="1319" w:type="dxa"/>
            <w:tcBorders>
              <w:top w:val="nil"/>
              <w:left w:val="nil"/>
              <w:bottom w:val="single" w:sz="4" w:space="0" w:color="ACB9CA"/>
              <w:right w:val="single" w:sz="4" w:space="0" w:color="ACB9CA"/>
            </w:tcBorders>
            <w:shd w:val="clear" w:color="000000" w:fill="FFFFFF"/>
            <w:vAlign w:val="center"/>
            <w:hideMark/>
            <w:tcPrChange w:id="1065"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0C1A58C" w14:textId="3DEDF43F" w:rsidR="00546FC9" w:rsidRPr="00C47FE2" w:rsidRDefault="00546FC9" w:rsidP="00546FC9">
            <w:pPr>
              <w:spacing w:before="0" w:after="0" w:line="240" w:lineRule="auto"/>
              <w:jc w:val="right"/>
              <w:rPr>
                <w:rFonts w:eastAsia="Times New Roman" w:cs="Arial"/>
                <w:color w:val="4B4B63"/>
                <w:sz w:val="20"/>
                <w:szCs w:val="20"/>
                <w:lang w:val="en-US"/>
              </w:rPr>
            </w:pPr>
            <w:ins w:id="1066" w:author="khanguyen" w:date="2017-03-17T23:08:00Z">
              <w:r>
                <w:rPr>
                  <w:rFonts w:cs="Arial"/>
                  <w:color w:val="4B4B63"/>
                  <w:sz w:val="20"/>
                  <w:szCs w:val="20"/>
                </w:rPr>
                <w:t>224334</w:t>
              </w:r>
            </w:ins>
            <w:del w:id="1067" w:author="khanguyen" w:date="2017-03-17T23:07:00Z">
              <w:r w:rsidRPr="00C47FE2" w:rsidDel="005D5052">
                <w:rPr>
                  <w:rFonts w:eastAsia="Times New Roman" w:cs="Arial"/>
                  <w:color w:val="4B4B63"/>
                  <w:sz w:val="20"/>
                  <w:szCs w:val="20"/>
                  <w:lang w:val="en-US"/>
                </w:rPr>
                <w:delText>182206.07</w:delText>
              </w:r>
            </w:del>
          </w:p>
        </w:tc>
        <w:tc>
          <w:tcPr>
            <w:tcW w:w="1438" w:type="dxa"/>
            <w:tcBorders>
              <w:top w:val="nil"/>
              <w:left w:val="nil"/>
              <w:bottom w:val="single" w:sz="4" w:space="0" w:color="ACB9CA"/>
              <w:right w:val="single" w:sz="4" w:space="0" w:color="ACB9CA"/>
            </w:tcBorders>
            <w:shd w:val="clear" w:color="000000" w:fill="FFFFFF"/>
            <w:vAlign w:val="center"/>
            <w:hideMark/>
            <w:tcPrChange w:id="106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FF8A660" w14:textId="1C63CE28" w:rsidR="00546FC9" w:rsidRPr="00C47FE2" w:rsidRDefault="00546FC9" w:rsidP="00546FC9">
            <w:pPr>
              <w:spacing w:before="0" w:after="0" w:line="240" w:lineRule="auto"/>
              <w:jc w:val="right"/>
              <w:rPr>
                <w:rFonts w:eastAsia="Times New Roman" w:cs="Arial"/>
                <w:color w:val="4B4B63"/>
                <w:sz w:val="20"/>
                <w:szCs w:val="20"/>
                <w:lang w:val="en-US"/>
              </w:rPr>
            </w:pPr>
            <w:ins w:id="1069" w:author="khanguyen" w:date="2017-03-17T23:08:00Z">
              <w:r>
                <w:rPr>
                  <w:rFonts w:cs="Arial"/>
                  <w:color w:val="4B4B63"/>
                  <w:sz w:val="20"/>
                  <w:szCs w:val="20"/>
                </w:rPr>
                <w:t>229759</w:t>
              </w:r>
            </w:ins>
            <w:del w:id="1070" w:author="khanguyen" w:date="2017-03-17T23:07:00Z">
              <w:r w:rsidRPr="00C47FE2" w:rsidDel="005D5052">
                <w:rPr>
                  <w:rFonts w:eastAsia="Times New Roman" w:cs="Arial"/>
                  <w:color w:val="4B4B63"/>
                  <w:sz w:val="20"/>
                  <w:szCs w:val="20"/>
                  <w:lang w:val="en-US"/>
                </w:rPr>
                <w:delText>227327</w:delText>
              </w:r>
            </w:del>
          </w:p>
        </w:tc>
        <w:tc>
          <w:tcPr>
            <w:tcW w:w="1438" w:type="dxa"/>
            <w:tcBorders>
              <w:top w:val="nil"/>
              <w:left w:val="nil"/>
              <w:bottom w:val="single" w:sz="4" w:space="0" w:color="ACB9CA"/>
              <w:right w:val="single" w:sz="4" w:space="0" w:color="ACB9CA"/>
            </w:tcBorders>
            <w:shd w:val="clear" w:color="000000" w:fill="FFFFFF"/>
            <w:vAlign w:val="center"/>
            <w:hideMark/>
            <w:tcPrChange w:id="107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3113B743" w14:textId="6390FC91" w:rsidR="00546FC9" w:rsidRPr="00C47FE2" w:rsidRDefault="00546FC9" w:rsidP="00546FC9">
            <w:pPr>
              <w:spacing w:before="0" w:after="0" w:line="240" w:lineRule="auto"/>
              <w:jc w:val="right"/>
              <w:rPr>
                <w:rFonts w:eastAsia="Times New Roman" w:cs="Arial"/>
                <w:color w:val="4B4B63"/>
                <w:sz w:val="20"/>
                <w:szCs w:val="20"/>
                <w:lang w:val="en-US"/>
              </w:rPr>
            </w:pPr>
            <w:ins w:id="1072" w:author="khanguyen" w:date="2017-03-17T23:08:00Z">
              <w:r>
                <w:rPr>
                  <w:rFonts w:cs="Arial"/>
                  <w:color w:val="4B4B63"/>
                  <w:sz w:val="20"/>
                  <w:szCs w:val="20"/>
                </w:rPr>
                <w:t>229759</w:t>
              </w:r>
            </w:ins>
            <w:del w:id="1073" w:author="khanguyen" w:date="2017-03-17T23:07:00Z">
              <w:r w:rsidRPr="00C47FE2" w:rsidDel="005D5052">
                <w:rPr>
                  <w:rFonts w:eastAsia="Times New Roman" w:cs="Arial"/>
                  <w:color w:val="4B4B63"/>
                  <w:sz w:val="20"/>
                  <w:szCs w:val="20"/>
                  <w:lang w:val="en-US"/>
                </w:rPr>
                <w:delText>241023</w:delText>
              </w:r>
            </w:del>
          </w:p>
        </w:tc>
        <w:tc>
          <w:tcPr>
            <w:tcW w:w="1600" w:type="dxa"/>
            <w:tcBorders>
              <w:top w:val="nil"/>
              <w:left w:val="nil"/>
              <w:bottom w:val="single" w:sz="4" w:space="0" w:color="ACB9CA"/>
              <w:right w:val="single" w:sz="4" w:space="0" w:color="ACB9CA"/>
            </w:tcBorders>
            <w:shd w:val="clear" w:color="000000" w:fill="FFFFFF"/>
            <w:vAlign w:val="center"/>
            <w:hideMark/>
            <w:tcPrChange w:id="1074"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5C6A434E" w14:textId="5847430C" w:rsidR="00546FC9" w:rsidRPr="00C47FE2" w:rsidRDefault="00546FC9" w:rsidP="00546FC9">
            <w:pPr>
              <w:spacing w:before="0" w:after="0" w:line="240" w:lineRule="auto"/>
              <w:jc w:val="right"/>
              <w:rPr>
                <w:rFonts w:eastAsia="Times New Roman" w:cs="Arial"/>
                <w:color w:val="4B4B63"/>
                <w:sz w:val="20"/>
                <w:szCs w:val="20"/>
                <w:lang w:val="en-US"/>
              </w:rPr>
            </w:pPr>
            <w:ins w:id="1075" w:author="khanguyen" w:date="2017-03-17T23:08:00Z">
              <w:r>
                <w:rPr>
                  <w:rFonts w:cs="Arial"/>
                  <w:color w:val="4B4B63"/>
                  <w:sz w:val="20"/>
                  <w:szCs w:val="20"/>
                </w:rPr>
                <w:t>229759</w:t>
              </w:r>
            </w:ins>
            <w:del w:id="1076" w:author="khanguyen" w:date="2017-03-17T23:07:00Z">
              <w:r w:rsidRPr="00C47FE2" w:rsidDel="005D5052">
                <w:rPr>
                  <w:rFonts w:eastAsia="Times New Roman" w:cs="Arial"/>
                  <w:color w:val="4B4B63"/>
                  <w:sz w:val="20"/>
                  <w:szCs w:val="20"/>
                  <w:lang w:val="en-US"/>
                </w:rPr>
                <w:delText>241279</w:delText>
              </w:r>
            </w:del>
          </w:p>
        </w:tc>
        <w:tc>
          <w:tcPr>
            <w:tcW w:w="1193" w:type="dxa"/>
            <w:tcBorders>
              <w:top w:val="nil"/>
              <w:left w:val="nil"/>
              <w:bottom w:val="single" w:sz="4" w:space="0" w:color="ACB9CA"/>
              <w:right w:val="single" w:sz="4" w:space="0" w:color="ACB9CA"/>
            </w:tcBorders>
            <w:shd w:val="clear" w:color="000000" w:fill="FFFFFF"/>
            <w:vAlign w:val="center"/>
            <w:hideMark/>
            <w:tcPrChange w:id="1077"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73A4E97D" w14:textId="093B33C0" w:rsidR="00546FC9" w:rsidRPr="00C47FE2" w:rsidRDefault="00546FC9" w:rsidP="00546FC9">
            <w:pPr>
              <w:spacing w:before="0" w:after="0" w:line="240" w:lineRule="auto"/>
              <w:jc w:val="right"/>
              <w:rPr>
                <w:rFonts w:eastAsia="Times New Roman" w:cs="Arial"/>
                <w:color w:val="4B4B63"/>
                <w:sz w:val="20"/>
                <w:szCs w:val="20"/>
                <w:lang w:val="en-US"/>
              </w:rPr>
            </w:pPr>
            <w:ins w:id="1078" w:author="khanguyen" w:date="2017-03-17T23:08:00Z">
              <w:r>
                <w:rPr>
                  <w:rFonts w:cs="Arial"/>
                  <w:color w:val="4B4B63"/>
                  <w:sz w:val="20"/>
                  <w:szCs w:val="20"/>
                </w:rPr>
                <w:t>219033</w:t>
              </w:r>
            </w:ins>
            <w:del w:id="1079" w:author="khanguyen" w:date="2017-03-17T23:07:00Z">
              <w:r w:rsidRPr="00C47FE2" w:rsidDel="005D5052">
                <w:rPr>
                  <w:rFonts w:eastAsia="Times New Roman" w:cs="Arial"/>
                  <w:color w:val="4B4B63"/>
                  <w:sz w:val="20"/>
                  <w:szCs w:val="20"/>
                  <w:lang w:val="en-US"/>
                </w:rPr>
                <w:delText>120156</w:delText>
              </w:r>
            </w:del>
          </w:p>
        </w:tc>
        <w:tc>
          <w:tcPr>
            <w:tcW w:w="1356" w:type="dxa"/>
            <w:tcBorders>
              <w:top w:val="nil"/>
              <w:left w:val="nil"/>
              <w:bottom w:val="single" w:sz="4" w:space="0" w:color="ACB9CA"/>
              <w:right w:val="single" w:sz="4" w:space="0" w:color="ACB9CA"/>
            </w:tcBorders>
            <w:shd w:val="clear" w:color="000000" w:fill="FFFFFF"/>
            <w:vAlign w:val="center"/>
            <w:hideMark/>
            <w:tcPrChange w:id="1080"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189E5EAB" w14:textId="21A349BA" w:rsidR="00546FC9" w:rsidRPr="00C47FE2" w:rsidRDefault="00546FC9" w:rsidP="00546FC9">
            <w:pPr>
              <w:spacing w:before="0" w:after="0" w:line="240" w:lineRule="auto"/>
              <w:jc w:val="right"/>
              <w:rPr>
                <w:rFonts w:eastAsia="Times New Roman" w:cs="Arial"/>
                <w:color w:val="4B4B63"/>
                <w:sz w:val="20"/>
                <w:szCs w:val="20"/>
                <w:lang w:val="en-US"/>
              </w:rPr>
            </w:pPr>
            <w:ins w:id="1081" w:author="khanguyen" w:date="2017-03-17T23:08:00Z">
              <w:r>
                <w:rPr>
                  <w:rFonts w:cs="Arial"/>
                  <w:color w:val="4B4B63"/>
                  <w:sz w:val="20"/>
                  <w:szCs w:val="20"/>
                </w:rPr>
                <w:t>229635</w:t>
              </w:r>
            </w:ins>
            <w:del w:id="1082" w:author="khanguyen" w:date="2017-03-17T23:07:00Z">
              <w:r w:rsidRPr="00C47FE2" w:rsidDel="005D5052">
                <w:rPr>
                  <w:rFonts w:eastAsia="Times New Roman" w:cs="Arial"/>
                  <w:color w:val="4B4B63"/>
                  <w:sz w:val="20"/>
                  <w:szCs w:val="20"/>
                  <w:lang w:val="en-US"/>
                </w:rPr>
                <w:delText>241278</w:delText>
              </w:r>
            </w:del>
          </w:p>
        </w:tc>
        <w:tc>
          <w:tcPr>
            <w:tcW w:w="1128" w:type="dxa"/>
            <w:tcBorders>
              <w:top w:val="nil"/>
              <w:left w:val="nil"/>
              <w:bottom w:val="single" w:sz="4" w:space="0" w:color="ACB9CA"/>
              <w:right w:val="single" w:sz="4" w:space="0" w:color="ACB9CA"/>
            </w:tcBorders>
            <w:shd w:val="clear" w:color="000000" w:fill="FFFFFF"/>
            <w:vAlign w:val="center"/>
            <w:hideMark/>
            <w:tcPrChange w:id="1083"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0EA27C26" w14:textId="7040A1C8" w:rsidR="00546FC9" w:rsidRPr="00C47FE2" w:rsidRDefault="00546FC9" w:rsidP="00546FC9">
            <w:pPr>
              <w:spacing w:before="0" w:after="0" w:line="240" w:lineRule="auto"/>
              <w:jc w:val="right"/>
              <w:rPr>
                <w:rFonts w:eastAsia="Times New Roman" w:cs="Arial"/>
                <w:color w:val="4B4B63"/>
                <w:sz w:val="20"/>
                <w:szCs w:val="20"/>
                <w:lang w:val="en-US"/>
              </w:rPr>
            </w:pPr>
            <w:ins w:id="1084" w:author="khanguyen" w:date="2017-03-17T23:08:00Z">
              <w:r>
                <w:rPr>
                  <w:rFonts w:cs="Arial"/>
                  <w:color w:val="4B4B63"/>
                  <w:sz w:val="20"/>
                  <w:szCs w:val="20"/>
                </w:rPr>
                <w:t>0%</w:t>
              </w:r>
            </w:ins>
            <w:del w:id="1085" w:author="khanguyen" w:date="2017-03-17T23:07:00Z">
              <w:r w:rsidRPr="00C47FE2" w:rsidDel="005D5052">
                <w:rPr>
                  <w:rFonts w:eastAsia="Times New Roman" w:cs="Arial"/>
                  <w:color w:val="4B4B63"/>
                  <w:sz w:val="20"/>
                  <w:szCs w:val="20"/>
                  <w:lang w:val="en-US"/>
                </w:rPr>
                <w:delText>0%</w:delText>
              </w:r>
            </w:del>
          </w:p>
        </w:tc>
      </w:tr>
      <w:tr w:rsidR="00546FC9" w:rsidRPr="00C47FE2" w14:paraId="4E042C9F" w14:textId="77777777" w:rsidTr="00C23052">
        <w:trPr>
          <w:trHeight w:val="300"/>
          <w:ins w:id="1086" w:author="khanguyen" w:date="2017-03-17T23:07:00Z"/>
          <w:trPrChange w:id="1087"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088"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6C9BF446" w14:textId="7A8B661F" w:rsidR="00546FC9" w:rsidRDefault="00546FC9" w:rsidP="00546FC9">
            <w:pPr>
              <w:spacing w:before="0" w:after="0" w:line="240" w:lineRule="auto"/>
              <w:ind w:firstLineChars="100" w:firstLine="200"/>
              <w:rPr>
                <w:ins w:id="1089" w:author="khanguyen" w:date="2017-03-17T23:07:00Z"/>
                <w:rFonts w:cs="Arial"/>
                <w:color w:val="4B4B63"/>
                <w:sz w:val="20"/>
                <w:szCs w:val="20"/>
              </w:rPr>
            </w:pPr>
            <w:ins w:id="1090" w:author="khanguyen" w:date="2017-03-17T23:08:00Z">
              <w:r>
                <w:rPr>
                  <w:rFonts w:cs="Arial"/>
                  <w:color w:val="4B4B63"/>
                  <w:sz w:val="20"/>
                  <w:szCs w:val="20"/>
                </w:rPr>
                <w:t>DELETE Invoice for Sale</w:t>
              </w:r>
            </w:ins>
          </w:p>
        </w:tc>
        <w:tc>
          <w:tcPr>
            <w:tcW w:w="1170" w:type="dxa"/>
            <w:tcBorders>
              <w:top w:val="nil"/>
              <w:left w:val="nil"/>
              <w:bottom w:val="single" w:sz="4" w:space="0" w:color="ACB9CA"/>
              <w:right w:val="single" w:sz="4" w:space="0" w:color="ACB9CA"/>
            </w:tcBorders>
            <w:shd w:val="clear" w:color="000000" w:fill="FFFFFF"/>
            <w:vAlign w:val="center"/>
            <w:tcPrChange w:id="1091"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35F71B30" w14:textId="50D9A5D4" w:rsidR="00546FC9" w:rsidRDefault="00546FC9" w:rsidP="00546FC9">
            <w:pPr>
              <w:spacing w:before="0" w:after="0" w:line="240" w:lineRule="auto"/>
              <w:jc w:val="right"/>
              <w:rPr>
                <w:ins w:id="1092" w:author="khanguyen" w:date="2017-03-17T23:07:00Z"/>
                <w:rFonts w:cs="Arial"/>
                <w:color w:val="4B4B63"/>
                <w:sz w:val="20"/>
                <w:szCs w:val="20"/>
              </w:rPr>
            </w:pPr>
            <w:ins w:id="1093" w:author="khanguyen" w:date="2017-03-17T23:08:00Z">
              <w:r>
                <w:rPr>
                  <w:rFonts w:cs="Arial"/>
                  <w:color w:val="4B4B63"/>
                  <w:sz w:val="20"/>
                  <w:szCs w:val="20"/>
                </w:rPr>
                <w:t>20</w:t>
              </w:r>
            </w:ins>
          </w:p>
        </w:tc>
        <w:tc>
          <w:tcPr>
            <w:tcW w:w="1319" w:type="dxa"/>
            <w:tcBorders>
              <w:top w:val="nil"/>
              <w:left w:val="nil"/>
              <w:bottom w:val="single" w:sz="4" w:space="0" w:color="ACB9CA"/>
              <w:right w:val="single" w:sz="4" w:space="0" w:color="ACB9CA"/>
            </w:tcBorders>
            <w:shd w:val="clear" w:color="000000" w:fill="FFFFFF"/>
            <w:vAlign w:val="center"/>
            <w:tcPrChange w:id="1094"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63DAE0B8" w14:textId="48BB8584" w:rsidR="00546FC9" w:rsidRDefault="00546FC9" w:rsidP="00546FC9">
            <w:pPr>
              <w:spacing w:before="0" w:after="0" w:line="240" w:lineRule="auto"/>
              <w:jc w:val="right"/>
              <w:rPr>
                <w:ins w:id="1095" w:author="khanguyen" w:date="2017-03-17T23:07:00Z"/>
                <w:rFonts w:cs="Arial"/>
                <w:color w:val="4B4B63"/>
                <w:sz w:val="20"/>
                <w:szCs w:val="20"/>
              </w:rPr>
            </w:pPr>
            <w:ins w:id="1096" w:author="khanguyen" w:date="2017-03-17T23:08:00Z">
              <w:r>
                <w:rPr>
                  <w:rFonts w:cs="Arial"/>
                  <w:color w:val="4B4B63"/>
                  <w:sz w:val="20"/>
                  <w:szCs w:val="20"/>
                </w:rPr>
                <w:t>185597.3</w:t>
              </w:r>
            </w:ins>
          </w:p>
        </w:tc>
        <w:tc>
          <w:tcPr>
            <w:tcW w:w="1438" w:type="dxa"/>
            <w:tcBorders>
              <w:top w:val="nil"/>
              <w:left w:val="nil"/>
              <w:bottom w:val="single" w:sz="4" w:space="0" w:color="ACB9CA"/>
              <w:right w:val="single" w:sz="4" w:space="0" w:color="ACB9CA"/>
            </w:tcBorders>
            <w:shd w:val="clear" w:color="000000" w:fill="FFFFFF"/>
            <w:vAlign w:val="center"/>
            <w:tcPrChange w:id="109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EEBDC57" w14:textId="5CFDE813" w:rsidR="00546FC9" w:rsidRDefault="00546FC9" w:rsidP="00546FC9">
            <w:pPr>
              <w:spacing w:before="0" w:after="0" w:line="240" w:lineRule="auto"/>
              <w:jc w:val="right"/>
              <w:rPr>
                <w:ins w:id="1098" w:author="khanguyen" w:date="2017-03-17T23:07:00Z"/>
                <w:rFonts w:cs="Arial"/>
                <w:color w:val="4B4B63"/>
                <w:sz w:val="20"/>
                <w:szCs w:val="20"/>
              </w:rPr>
            </w:pPr>
            <w:ins w:id="1099" w:author="khanguyen" w:date="2017-03-17T23:08:00Z">
              <w:r>
                <w:rPr>
                  <w:rFonts w:cs="Arial"/>
                  <w:color w:val="4B4B63"/>
                  <w:sz w:val="20"/>
                  <w:szCs w:val="20"/>
                </w:rPr>
                <w:t>221567</w:t>
              </w:r>
            </w:ins>
          </w:p>
        </w:tc>
        <w:tc>
          <w:tcPr>
            <w:tcW w:w="1438" w:type="dxa"/>
            <w:tcBorders>
              <w:top w:val="nil"/>
              <w:left w:val="nil"/>
              <w:bottom w:val="single" w:sz="4" w:space="0" w:color="ACB9CA"/>
              <w:right w:val="single" w:sz="4" w:space="0" w:color="ACB9CA"/>
            </w:tcBorders>
            <w:shd w:val="clear" w:color="000000" w:fill="FFFFFF"/>
            <w:vAlign w:val="center"/>
            <w:tcPrChange w:id="1100"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970EC38" w14:textId="13BD19EA" w:rsidR="00546FC9" w:rsidRDefault="00546FC9" w:rsidP="00546FC9">
            <w:pPr>
              <w:spacing w:before="0" w:after="0" w:line="240" w:lineRule="auto"/>
              <w:jc w:val="right"/>
              <w:rPr>
                <w:ins w:id="1101" w:author="khanguyen" w:date="2017-03-17T23:07:00Z"/>
                <w:rFonts w:cs="Arial"/>
                <w:color w:val="4B4B63"/>
                <w:sz w:val="20"/>
                <w:szCs w:val="20"/>
              </w:rPr>
            </w:pPr>
            <w:ins w:id="1102" w:author="khanguyen" w:date="2017-03-17T23:08:00Z">
              <w:r>
                <w:rPr>
                  <w:rFonts w:cs="Arial"/>
                  <w:color w:val="4B4B63"/>
                  <w:sz w:val="20"/>
                  <w:szCs w:val="20"/>
                </w:rPr>
                <w:t>223359</w:t>
              </w:r>
            </w:ins>
          </w:p>
        </w:tc>
        <w:tc>
          <w:tcPr>
            <w:tcW w:w="1600" w:type="dxa"/>
            <w:tcBorders>
              <w:top w:val="nil"/>
              <w:left w:val="nil"/>
              <w:bottom w:val="single" w:sz="4" w:space="0" w:color="ACB9CA"/>
              <w:right w:val="single" w:sz="4" w:space="0" w:color="ACB9CA"/>
            </w:tcBorders>
            <w:shd w:val="clear" w:color="000000" w:fill="FFFFFF"/>
            <w:vAlign w:val="center"/>
            <w:tcPrChange w:id="1103"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1C22E86D" w14:textId="5897E6E5" w:rsidR="00546FC9" w:rsidRDefault="00546FC9" w:rsidP="00546FC9">
            <w:pPr>
              <w:spacing w:before="0" w:after="0" w:line="240" w:lineRule="auto"/>
              <w:jc w:val="right"/>
              <w:rPr>
                <w:ins w:id="1104" w:author="khanguyen" w:date="2017-03-17T23:07:00Z"/>
                <w:rFonts w:cs="Arial"/>
                <w:color w:val="4B4B63"/>
                <w:sz w:val="20"/>
                <w:szCs w:val="20"/>
              </w:rPr>
            </w:pPr>
            <w:ins w:id="1105" w:author="khanguyen" w:date="2017-03-17T23:08:00Z">
              <w:r>
                <w:rPr>
                  <w:rFonts w:cs="Arial"/>
                  <w:color w:val="4B4B63"/>
                  <w:sz w:val="20"/>
                  <w:szCs w:val="20"/>
                </w:rPr>
                <w:t>229631</w:t>
              </w:r>
            </w:ins>
          </w:p>
        </w:tc>
        <w:tc>
          <w:tcPr>
            <w:tcW w:w="1193" w:type="dxa"/>
            <w:tcBorders>
              <w:top w:val="nil"/>
              <w:left w:val="nil"/>
              <w:bottom w:val="single" w:sz="4" w:space="0" w:color="ACB9CA"/>
              <w:right w:val="single" w:sz="4" w:space="0" w:color="ACB9CA"/>
            </w:tcBorders>
            <w:shd w:val="clear" w:color="000000" w:fill="FFFFFF"/>
            <w:vAlign w:val="center"/>
            <w:tcPrChange w:id="1106"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023B6D66" w14:textId="5681C491" w:rsidR="00546FC9" w:rsidRDefault="00546FC9" w:rsidP="00546FC9">
            <w:pPr>
              <w:spacing w:before="0" w:after="0" w:line="240" w:lineRule="auto"/>
              <w:jc w:val="right"/>
              <w:rPr>
                <w:ins w:id="1107" w:author="khanguyen" w:date="2017-03-17T23:07:00Z"/>
                <w:rFonts w:cs="Arial"/>
                <w:color w:val="4B4B63"/>
                <w:sz w:val="20"/>
                <w:szCs w:val="20"/>
              </w:rPr>
            </w:pPr>
            <w:ins w:id="1108" w:author="khanguyen" w:date="2017-03-17T23:08:00Z">
              <w:r>
                <w:rPr>
                  <w:rFonts w:cs="Arial"/>
                  <w:color w:val="4B4B63"/>
                  <w:sz w:val="20"/>
                  <w:szCs w:val="20"/>
                </w:rPr>
                <w:t>153711</w:t>
              </w:r>
            </w:ins>
          </w:p>
        </w:tc>
        <w:tc>
          <w:tcPr>
            <w:tcW w:w="1356" w:type="dxa"/>
            <w:tcBorders>
              <w:top w:val="nil"/>
              <w:left w:val="nil"/>
              <w:bottom w:val="single" w:sz="4" w:space="0" w:color="ACB9CA"/>
              <w:right w:val="single" w:sz="4" w:space="0" w:color="ACB9CA"/>
            </w:tcBorders>
            <w:shd w:val="clear" w:color="000000" w:fill="FFFFFF"/>
            <w:vAlign w:val="center"/>
            <w:tcPrChange w:id="1109"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3CE0A6B1" w14:textId="4B5EE5A9" w:rsidR="00546FC9" w:rsidRDefault="00546FC9" w:rsidP="00546FC9">
            <w:pPr>
              <w:spacing w:before="0" w:after="0" w:line="240" w:lineRule="auto"/>
              <w:jc w:val="right"/>
              <w:rPr>
                <w:ins w:id="1110" w:author="khanguyen" w:date="2017-03-17T23:07:00Z"/>
                <w:rFonts w:cs="Arial"/>
                <w:color w:val="4B4B63"/>
                <w:sz w:val="20"/>
                <w:szCs w:val="20"/>
              </w:rPr>
            </w:pPr>
            <w:ins w:id="1111" w:author="khanguyen" w:date="2017-03-17T23:08:00Z">
              <w:r>
                <w:rPr>
                  <w:rFonts w:cs="Arial"/>
                  <w:color w:val="4B4B63"/>
                  <w:sz w:val="20"/>
                  <w:szCs w:val="20"/>
                </w:rPr>
                <w:t>229567</w:t>
              </w:r>
            </w:ins>
          </w:p>
        </w:tc>
        <w:tc>
          <w:tcPr>
            <w:tcW w:w="1128" w:type="dxa"/>
            <w:tcBorders>
              <w:top w:val="nil"/>
              <w:left w:val="nil"/>
              <w:bottom w:val="single" w:sz="4" w:space="0" w:color="ACB9CA"/>
              <w:right w:val="single" w:sz="4" w:space="0" w:color="ACB9CA"/>
            </w:tcBorders>
            <w:shd w:val="clear" w:color="000000" w:fill="FFFFFF"/>
            <w:vAlign w:val="center"/>
            <w:tcPrChange w:id="111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11679678" w14:textId="129D6F52" w:rsidR="00546FC9" w:rsidRDefault="00546FC9" w:rsidP="00546FC9">
            <w:pPr>
              <w:spacing w:before="0" w:after="0" w:line="240" w:lineRule="auto"/>
              <w:jc w:val="right"/>
              <w:rPr>
                <w:ins w:id="1113" w:author="khanguyen" w:date="2017-03-17T23:07:00Z"/>
                <w:rFonts w:cs="Arial"/>
                <w:color w:val="4B4B63"/>
                <w:sz w:val="20"/>
                <w:szCs w:val="20"/>
              </w:rPr>
            </w:pPr>
            <w:ins w:id="1114" w:author="khanguyen" w:date="2017-03-17T23:08:00Z">
              <w:r>
                <w:rPr>
                  <w:rFonts w:cs="Arial"/>
                  <w:color w:val="4B4B63"/>
                  <w:sz w:val="20"/>
                  <w:szCs w:val="20"/>
                </w:rPr>
                <w:t>0%</w:t>
              </w:r>
            </w:ins>
          </w:p>
        </w:tc>
      </w:tr>
      <w:tr w:rsidR="00546FC9" w:rsidRPr="00C47FE2" w14:paraId="089DC730" w14:textId="77777777" w:rsidTr="00C23052">
        <w:trPr>
          <w:trHeight w:val="300"/>
          <w:ins w:id="1115" w:author="khanguyen" w:date="2017-03-17T23:07:00Z"/>
          <w:trPrChange w:id="1116"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117"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11309DFD" w14:textId="3CC457FC" w:rsidR="00546FC9" w:rsidRDefault="00546FC9" w:rsidP="00546FC9">
            <w:pPr>
              <w:spacing w:before="0" w:after="0" w:line="240" w:lineRule="auto"/>
              <w:ind w:firstLineChars="100" w:firstLine="200"/>
              <w:rPr>
                <w:ins w:id="1118" w:author="khanguyen" w:date="2017-03-17T23:07:00Z"/>
                <w:rFonts w:cs="Arial"/>
                <w:color w:val="4B4B63"/>
                <w:sz w:val="20"/>
                <w:szCs w:val="20"/>
              </w:rPr>
            </w:pPr>
            <w:ins w:id="1119" w:author="khanguyen" w:date="2017-03-17T23:08:00Z">
              <w:r>
                <w:rPr>
                  <w:rFonts w:cs="Arial"/>
                  <w:color w:val="4B4B63"/>
                  <w:sz w:val="20"/>
                  <w:szCs w:val="20"/>
                </w:rPr>
                <w:t>DELETE Note for a Sale</w:t>
              </w:r>
            </w:ins>
          </w:p>
        </w:tc>
        <w:tc>
          <w:tcPr>
            <w:tcW w:w="1170" w:type="dxa"/>
            <w:tcBorders>
              <w:top w:val="nil"/>
              <w:left w:val="nil"/>
              <w:bottom w:val="single" w:sz="4" w:space="0" w:color="ACB9CA"/>
              <w:right w:val="single" w:sz="4" w:space="0" w:color="ACB9CA"/>
            </w:tcBorders>
            <w:shd w:val="clear" w:color="000000" w:fill="FFFFFF"/>
            <w:vAlign w:val="center"/>
            <w:tcPrChange w:id="1120"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1129BEAA" w14:textId="5370250E" w:rsidR="00546FC9" w:rsidRDefault="00546FC9" w:rsidP="00546FC9">
            <w:pPr>
              <w:spacing w:before="0" w:after="0" w:line="240" w:lineRule="auto"/>
              <w:jc w:val="right"/>
              <w:rPr>
                <w:ins w:id="1121" w:author="khanguyen" w:date="2017-03-17T23:07:00Z"/>
                <w:rFonts w:cs="Arial"/>
                <w:color w:val="4B4B63"/>
                <w:sz w:val="20"/>
                <w:szCs w:val="20"/>
              </w:rPr>
            </w:pPr>
            <w:ins w:id="1122" w:author="khanguyen" w:date="2017-03-17T23:08:00Z">
              <w:r>
                <w:rPr>
                  <w:rFonts w:cs="Arial"/>
                  <w:color w:val="4B4B63"/>
                  <w:sz w:val="20"/>
                  <w:szCs w:val="20"/>
                </w:rPr>
                <w:t>1966</w:t>
              </w:r>
            </w:ins>
          </w:p>
        </w:tc>
        <w:tc>
          <w:tcPr>
            <w:tcW w:w="1319" w:type="dxa"/>
            <w:tcBorders>
              <w:top w:val="nil"/>
              <w:left w:val="nil"/>
              <w:bottom w:val="single" w:sz="4" w:space="0" w:color="ACB9CA"/>
              <w:right w:val="single" w:sz="4" w:space="0" w:color="ACB9CA"/>
            </w:tcBorders>
            <w:shd w:val="clear" w:color="000000" w:fill="FFFFFF"/>
            <w:vAlign w:val="center"/>
            <w:tcPrChange w:id="1123"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09844BBD" w14:textId="104A6102" w:rsidR="00546FC9" w:rsidRDefault="00546FC9" w:rsidP="00546FC9">
            <w:pPr>
              <w:spacing w:before="0" w:after="0" w:line="240" w:lineRule="auto"/>
              <w:jc w:val="right"/>
              <w:rPr>
                <w:ins w:id="1124" w:author="khanguyen" w:date="2017-03-17T23:07:00Z"/>
                <w:rFonts w:cs="Arial"/>
                <w:color w:val="4B4B63"/>
                <w:sz w:val="20"/>
                <w:szCs w:val="20"/>
              </w:rPr>
            </w:pPr>
            <w:ins w:id="1125" w:author="khanguyen" w:date="2017-03-17T23:08:00Z">
              <w:r>
                <w:rPr>
                  <w:rFonts w:cs="Arial"/>
                  <w:color w:val="4B4B63"/>
                  <w:sz w:val="20"/>
                  <w:szCs w:val="20"/>
                </w:rPr>
                <w:t>232146.1</w:t>
              </w:r>
            </w:ins>
          </w:p>
        </w:tc>
        <w:tc>
          <w:tcPr>
            <w:tcW w:w="1438" w:type="dxa"/>
            <w:tcBorders>
              <w:top w:val="nil"/>
              <w:left w:val="nil"/>
              <w:bottom w:val="single" w:sz="4" w:space="0" w:color="ACB9CA"/>
              <w:right w:val="single" w:sz="4" w:space="0" w:color="ACB9CA"/>
            </w:tcBorders>
            <w:shd w:val="clear" w:color="000000" w:fill="FFFFFF"/>
            <w:vAlign w:val="center"/>
            <w:tcPrChange w:id="1126"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35A4C2E" w14:textId="107831D1" w:rsidR="00546FC9" w:rsidRDefault="00546FC9" w:rsidP="00546FC9">
            <w:pPr>
              <w:spacing w:before="0" w:after="0" w:line="240" w:lineRule="auto"/>
              <w:jc w:val="right"/>
              <w:rPr>
                <w:ins w:id="1127" w:author="khanguyen" w:date="2017-03-17T23:07:00Z"/>
                <w:rFonts w:cs="Arial"/>
                <w:color w:val="4B4B63"/>
                <w:sz w:val="20"/>
                <w:szCs w:val="20"/>
              </w:rPr>
            </w:pPr>
            <w:ins w:id="1128" w:author="khanguyen" w:date="2017-03-17T23:08:00Z">
              <w:r>
                <w:rPr>
                  <w:rFonts w:cs="Arial"/>
                  <w:color w:val="4B4B63"/>
                  <w:sz w:val="20"/>
                  <w:szCs w:val="20"/>
                </w:rPr>
                <w:t>476632.1</w:t>
              </w:r>
            </w:ins>
          </w:p>
        </w:tc>
        <w:tc>
          <w:tcPr>
            <w:tcW w:w="1438" w:type="dxa"/>
            <w:tcBorders>
              <w:top w:val="nil"/>
              <w:left w:val="nil"/>
              <w:bottom w:val="single" w:sz="4" w:space="0" w:color="ACB9CA"/>
              <w:right w:val="single" w:sz="4" w:space="0" w:color="ACB9CA"/>
            </w:tcBorders>
            <w:shd w:val="clear" w:color="000000" w:fill="FFFFFF"/>
            <w:vAlign w:val="center"/>
            <w:tcPrChange w:id="1129"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A29553B" w14:textId="6E1BD938" w:rsidR="00546FC9" w:rsidRDefault="00546FC9" w:rsidP="00546FC9">
            <w:pPr>
              <w:spacing w:before="0" w:after="0" w:line="240" w:lineRule="auto"/>
              <w:jc w:val="right"/>
              <w:rPr>
                <w:ins w:id="1130" w:author="khanguyen" w:date="2017-03-17T23:07:00Z"/>
                <w:rFonts w:cs="Arial"/>
                <w:color w:val="4B4B63"/>
                <w:sz w:val="20"/>
                <w:szCs w:val="20"/>
              </w:rPr>
            </w:pPr>
            <w:ins w:id="1131" w:author="khanguyen" w:date="2017-03-17T23:08:00Z">
              <w:r>
                <w:rPr>
                  <w:rFonts w:cs="Arial"/>
                  <w:color w:val="4B4B63"/>
                  <w:sz w:val="20"/>
                  <w:szCs w:val="20"/>
                </w:rPr>
                <w:t>572668.1</w:t>
              </w:r>
            </w:ins>
          </w:p>
        </w:tc>
        <w:tc>
          <w:tcPr>
            <w:tcW w:w="1600" w:type="dxa"/>
            <w:tcBorders>
              <w:top w:val="nil"/>
              <w:left w:val="nil"/>
              <w:bottom w:val="single" w:sz="4" w:space="0" w:color="ACB9CA"/>
              <w:right w:val="single" w:sz="4" w:space="0" w:color="ACB9CA"/>
            </w:tcBorders>
            <w:shd w:val="clear" w:color="000000" w:fill="FFFFFF"/>
            <w:vAlign w:val="center"/>
            <w:tcPrChange w:id="1132"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0EB78E14" w14:textId="3D691F52" w:rsidR="00546FC9" w:rsidRDefault="00546FC9" w:rsidP="00546FC9">
            <w:pPr>
              <w:spacing w:before="0" w:after="0" w:line="240" w:lineRule="auto"/>
              <w:jc w:val="right"/>
              <w:rPr>
                <w:ins w:id="1133" w:author="khanguyen" w:date="2017-03-17T23:07:00Z"/>
                <w:rFonts w:cs="Arial"/>
                <w:color w:val="4B4B63"/>
                <w:sz w:val="20"/>
                <w:szCs w:val="20"/>
              </w:rPr>
            </w:pPr>
            <w:ins w:id="1134" w:author="khanguyen" w:date="2017-03-17T23:08:00Z">
              <w:r>
                <w:rPr>
                  <w:rFonts w:cs="Arial"/>
                  <w:color w:val="4B4B63"/>
                  <w:sz w:val="20"/>
                  <w:szCs w:val="20"/>
                </w:rPr>
                <w:t>629473.6</w:t>
              </w:r>
            </w:ins>
          </w:p>
        </w:tc>
        <w:tc>
          <w:tcPr>
            <w:tcW w:w="1193" w:type="dxa"/>
            <w:tcBorders>
              <w:top w:val="nil"/>
              <w:left w:val="nil"/>
              <w:bottom w:val="single" w:sz="4" w:space="0" w:color="ACB9CA"/>
              <w:right w:val="single" w:sz="4" w:space="0" w:color="ACB9CA"/>
            </w:tcBorders>
            <w:shd w:val="clear" w:color="000000" w:fill="FFFFFF"/>
            <w:vAlign w:val="center"/>
            <w:tcPrChange w:id="1135"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32D26058" w14:textId="04E36EE0" w:rsidR="00546FC9" w:rsidRDefault="00546FC9" w:rsidP="00546FC9">
            <w:pPr>
              <w:spacing w:before="0" w:after="0" w:line="240" w:lineRule="auto"/>
              <w:jc w:val="right"/>
              <w:rPr>
                <w:ins w:id="1136" w:author="khanguyen" w:date="2017-03-17T23:07:00Z"/>
                <w:rFonts w:cs="Arial"/>
                <w:color w:val="4B4B63"/>
                <w:sz w:val="20"/>
                <w:szCs w:val="20"/>
              </w:rPr>
            </w:pPr>
            <w:ins w:id="1137" w:author="khanguyen" w:date="2017-03-17T23:08:00Z">
              <w:r>
                <w:rPr>
                  <w:rFonts w:cs="Arial"/>
                  <w:color w:val="4B4B63"/>
                  <w:sz w:val="20"/>
                  <w:szCs w:val="20"/>
                </w:rPr>
                <w:t>3</w:t>
              </w:r>
            </w:ins>
          </w:p>
        </w:tc>
        <w:tc>
          <w:tcPr>
            <w:tcW w:w="1356" w:type="dxa"/>
            <w:tcBorders>
              <w:top w:val="nil"/>
              <w:left w:val="nil"/>
              <w:bottom w:val="single" w:sz="4" w:space="0" w:color="ACB9CA"/>
              <w:right w:val="single" w:sz="4" w:space="0" w:color="ACB9CA"/>
            </w:tcBorders>
            <w:shd w:val="clear" w:color="000000" w:fill="FFFFFF"/>
            <w:vAlign w:val="center"/>
            <w:tcPrChange w:id="1138"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4BC6E9F5" w14:textId="242131F0" w:rsidR="00546FC9" w:rsidRDefault="00546FC9" w:rsidP="00546FC9">
            <w:pPr>
              <w:spacing w:before="0" w:after="0" w:line="240" w:lineRule="auto"/>
              <w:jc w:val="right"/>
              <w:rPr>
                <w:ins w:id="1139" w:author="khanguyen" w:date="2017-03-17T23:07:00Z"/>
                <w:rFonts w:cs="Arial"/>
                <w:color w:val="4B4B63"/>
                <w:sz w:val="20"/>
                <w:szCs w:val="20"/>
              </w:rPr>
            </w:pPr>
            <w:ins w:id="1140" w:author="khanguyen" w:date="2017-03-17T23:08:00Z">
              <w:r>
                <w:rPr>
                  <w:rFonts w:cs="Arial"/>
                  <w:color w:val="4B4B63"/>
                  <w:sz w:val="20"/>
                  <w:szCs w:val="20"/>
                </w:rPr>
                <w:t>2021921</w:t>
              </w:r>
            </w:ins>
          </w:p>
        </w:tc>
        <w:tc>
          <w:tcPr>
            <w:tcW w:w="1128" w:type="dxa"/>
            <w:tcBorders>
              <w:top w:val="nil"/>
              <w:left w:val="nil"/>
              <w:bottom w:val="single" w:sz="4" w:space="0" w:color="ACB9CA"/>
              <w:right w:val="single" w:sz="4" w:space="0" w:color="ACB9CA"/>
            </w:tcBorders>
            <w:shd w:val="clear" w:color="000000" w:fill="FFFFFF"/>
            <w:vAlign w:val="center"/>
            <w:tcPrChange w:id="1141"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290A3B9D" w14:textId="28857E42" w:rsidR="00546FC9" w:rsidRDefault="00546FC9" w:rsidP="00546FC9">
            <w:pPr>
              <w:spacing w:before="0" w:after="0" w:line="240" w:lineRule="auto"/>
              <w:jc w:val="right"/>
              <w:rPr>
                <w:ins w:id="1142" w:author="khanguyen" w:date="2017-03-17T23:07:00Z"/>
                <w:rFonts w:cs="Arial"/>
                <w:color w:val="4B4B63"/>
                <w:sz w:val="20"/>
                <w:szCs w:val="20"/>
              </w:rPr>
            </w:pPr>
            <w:ins w:id="1143" w:author="khanguyen" w:date="2017-03-17T23:08:00Z">
              <w:r>
                <w:rPr>
                  <w:rFonts w:cs="Arial"/>
                  <w:color w:val="4B4B63"/>
                  <w:sz w:val="20"/>
                  <w:szCs w:val="20"/>
                </w:rPr>
                <w:t>19.48%</w:t>
              </w:r>
            </w:ins>
          </w:p>
        </w:tc>
      </w:tr>
      <w:tr w:rsidR="00546FC9" w:rsidRPr="00C47FE2" w14:paraId="7B6AD8FF" w14:textId="77777777" w:rsidTr="00C23052">
        <w:trPr>
          <w:trHeight w:val="300"/>
          <w:ins w:id="1144" w:author="khanguyen" w:date="2017-03-17T23:07:00Z"/>
          <w:trPrChange w:id="1145"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146"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27EF250D" w14:textId="24497B0D" w:rsidR="00546FC9" w:rsidRDefault="00546FC9" w:rsidP="00546FC9">
            <w:pPr>
              <w:spacing w:before="0" w:after="0" w:line="240" w:lineRule="auto"/>
              <w:ind w:firstLineChars="100" w:firstLine="200"/>
              <w:rPr>
                <w:ins w:id="1147" w:author="khanguyen" w:date="2017-03-17T23:07:00Z"/>
                <w:rFonts w:cs="Arial"/>
                <w:color w:val="4B4B63"/>
                <w:sz w:val="20"/>
                <w:szCs w:val="20"/>
              </w:rPr>
            </w:pPr>
            <w:ins w:id="1148" w:author="khanguyen" w:date="2017-03-17T23:08:00Z">
              <w:r>
                <w:rPr>
                  <w:rFonts w:cs="Arial"/>
                  <w:color w:val="4B4B63"/>
                  <w:sz w:val="20"/>
                  <w:szCs w:val="20"/>
                </w:rPr>
                <w:t>DELETE Note for an expense</w:t>
              </w:r>
            </w:ins>
          </w:p>
        </w:tc>
        <w:tc>
          <w:tcPr>
            <w:tcW w:w="1170" w:type="dxa"/>
            <w:tcBorders>
              <w:top w:val="nil"/>
              <w:left w:val="nil"/>
              <w:bottom w:val="single" w:sz="4" w:space="0" w:color="ACB9CA"/>
              <w:right w:val="single" w:sz="4" w:space="0" w:color="ACB9CA"/>
            </w:tcBorders>
            <w:shd w:val="clear" w:color="000000" w:fill="FFFFFF"/>
            <w:vAlign w:val="center"/>
            <w:tcPrChange w:id="1149"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1C6D286F" w14:textId="320269BB" w:rsidR="00546FC9" w:rsidRDefault="00546FC9" w:rsidP="00546FC9">
            <w:pPr>
              <w:spacing w:before="0" w:after="0" w:line="240" w:lineRule="auto"/>
              <w:jc w:val="right"/>
              <w:rPr>
                <w:ins w:id="1150" w:author="khanguyen" w:date="2017-03-17T23:07:00Z"/>
                <w:rFonts w:cs="Arial"/>
                <w:color w:val="4B4B63"/>
                <w:sz w:val="20"/>
                <w:szCs w:val="20"/>
              </w:rPr>
            </w:pPr>
            <w:ins w:id="1151" w:author="khanguyen" w:date="2017-03-17T23:08:00Z">
              <w:r>
                <w:rPr>
                  <w:rFonts w:cs="Arial"/>
                  <w:color w:val="4B4B63"/>
                  <w:sz w:val="20"/>
                  <w:szCs w:val="20"/>
                </w:rPr>
                <w:t>692</w:t>
              </w:r>
            </w:ins>
          </w:p>
        </w:tc>
        <w:tc>
          <w:tcPr>
            <w:tcW w:w="1319" w:type="dxa"/>
            <w:tcBorders>
              <w:top w:val="nil"/>
              <w:left w:val="nil"/>
              <w:bottom w:val="single" w:sz="4" w:space="0" w:color="ACB9CA"/>
              <w:right w:val="single" w:sz="4" w:space="0" w:color="ACB9CA"/>
            </w:tcBorders>
            <w:shd w:val="clear" w:color="000000" w:fill="FFFFFF"/>
            <w:vAlign w:val="center"/>
            <w:tcPrChange w:id="1152"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22B4F375" w14:textId="219EF3C4" w:rsidR="00546FC9" w:rsidRDefault="00546FC9" w:rsidP="00546FC9">
            <w:pPr>
              <w:spacing w:before="0" w:after="0" w:line="240" w:lineRule="auto"/>
              <w:jc w:val="right"/>
              <w:rPr>
                <w:ins w:id="1153" w:author="khanguyen" w:date="2017-03-17T23:07:00Z"/>
                <w:rFonts w:cs="Arial"/>
                <w:color w:val="4B4B63"/>
                <w:sz w:val="20"/>
                <w:szCs w:val="20"/>
              </w:rPr>
            </w:pPr>
            <w:ins w:id="1154" w:author="khanguyen" w:date="2017-03-17T23:08:00Z">
              <w:r>
                <w:rPr>
                  <w:rFonts w:cs="Arial"/>
                  <w:color w:val="4B4B63"/>
                  <w:sz w:val="20"/>
                  <w:szCs w:val="20"/>
                </w:rPr>
                <w:t>427116.5</w:t>
              </w:r>
            </w:ins>
          </w:p>
        </w:tc>
        <w:tc>
          <w:tcPr>
            <w:tcW w:w="1438" w:type="dxa"/>
            <w:tcBorders>
              <w:top w:val="nil"/>
              <w:left w:val="nil"/>
              <w:bottom w:val="single" w:sz="4" w:space="0" w:color="ACB9CA"/>
              <w:right w:val="single" w:sz="4" w:space="0" w:color="ACB9CA"/>
            </w:tcBorders>
            <w:shd w:val="clear" w:color="000000" w:fill="FFFFFF"/>
            <w:vAlign w:val="center"/>
            <w:tcPrChange w:id="1155"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2EC8DC6" w14:textId="69FA6EF5" w:rsidR="00546FC9" w:rsidRDefault="00546FC9" w:rsidP="00546FC9">
            <w:pPr>
              <w:spacing w:before="0" w:after="0" w:line="240" w:lineRule="auto"/>
              <w:jc w:val="right"/>
              <w:rPr>
                <w:ins w:id="1156" w:author="khanguyen" w:date="2017-03-17T23:07:00Z"/>
                <w:rFonts w:cs="Arial"/>
                <w:color w:val="4B4B63"/>
                <w:sz w:val="20"/>
                <w:szCs w:val="20"/>
              </w:rPr>
            </w:pPr>
            <w:ins w:id="1157" w:author="khanguyen" w:date="2017-03-17T23:08:00Z">
              <w:r>
                <w:rPr>
                  <w:rFonts w:cs="Arial"/>
                  <w:color w:val="4B4B63"/>
                  <w:sz w:val="20"/>
                  <w:szCs w:val="20"/>
                </w:rPr>
                <w:t>897111.1</w:t>
              </w:r>
            </w:ins>
          </w:p>
        </w:tc>
        <w:tc>
          <w:tcPr>
            <w:tcW w:w="1438" w:type="dxa"/>
            <w:tcBorders>
              <w:top w:val="nil"/>
              <w:left w:val="nil"/>
              <w:bottom w:val="single" w:sz="4" w:space="0" w:color="ACB9CA"/>
              <w:right w:val="single" w:sz="4" w:space="0" w:color="ACB9CA"/>
            </w:tcBorders>
            <w:shd w:val="clear" w:color="000000" w:fill="FFFFFF"/>
            <w:vAlign w:val="center"/>
            <w:tcPrChange w:id="115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807963C" w14:textId="477F9527" w:rsidR="00546FC9" w:rsidRDefault="00546FC9" w:rsidP="00546FC9">
            <w:pPr>
              <w:spacing w:before="0" w:after="0" w:line="240" w:lineRule="auto"/>
              <w:jc w:val="right"/>
              <w:rPr>
                <w:ins w:id="1159" w:author="khanguyen" w:date="2017-03-17T23:07:00Z"/>
                <w:rFonts w:cs="Arial"/>
                <w:color w:val="4B4B63"/>
                <w:sz w:val="20"/>
                <w:szCs w:val="20"/>
              </w:rPr>
            </w:pPr>
            <w:ins w:id="1160" w:author="khanguyen" w:date="2017-03-17T23:08:00Z">
              <w:r>
                <w:rPr>
                  <w:rFonts w:cs="Arial"/>
                  <w:color w:val="4B4B63"/>
                  <w:sz w:val="20"/>
                  <w:szCs w:val="20"/>
                </w:rPr>
                <w:t>966008.3</w:t>
              </w:r>
            </w:ins>
          </w:p>
        </w:tc>
        <w:tc>
          <w:tcPr>
            <w:tcW w:w="1600" w:type="dxa"/>
            <w:tcBorders>
              <w:top w:val="nil"/>
              <w:left w:val="nil"/>
              <w:bottom w:val="single" w:sz="4" w:space="0" w:color="ACB9CA"/>
              <w:right w:val="single" w:sz="4" w:space="0" w:color="ACB9CA"/>
            </w:tcBorders>
            <w:shd w:val="clear" w:color="000000" w:fill="FFFFFF"/>
            <w:vAlign w:val="center"/>
            <w:tcPrChange w:id="1161"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761B4333" w14:textId="0489E571" w:rsidR="00546FC9" w:rsidRDefault="00546FC9" w:rsidP="00546FC9">
            <w:pPr>
              <w:spacing w:before="0" w:after="0" w:line="240" w:lineRule="auto"/>
              <w:jc w:val="right"/>
              <w:rPr>
                <w:ins w:id="1162" w:author="khanguyen" w:date="2017-03-17T23:07:00Z"/>
                <w:rFonts w:cs="Arial"/>
                <w:color w:val="4B4B63"/>
                <w:sz w:val="20"/>
                <w:szCs w:val="20"/>
              </w:rPr>
            </w:pPr>
            <w:ins w:id="1163" w:author="khanguyen" w:date="2017-03-17T23:08:00Z">
              <w:r>
                <w:rPr>
                  <w:rFonts w:cs="Arial"/>
                  <w:color w:val="4B4B63"/>
                  <w:sz w:val="20"/>
                  <w:szCs w:val="20"/>
                </w:rPr>
                <w:t>985300.1</w:t>
              </w:r>
            </w:ins>
          </w:p>
        </w:tc>
        <w:tc>
          <w:tcPr>
            <w:tcW w:w="1193" w:type="dxa"/>
            <w:tcBorders>
              <w:top w:val="nil"/>
              <w:left w:val="nil"/>
              <w:bottom w:val="single" w:sz="4" w:space="0" w:color="ACB9CA"/>
              <w:right w:val="single" w:sz="4" w:space="0" w:color="ACB9CA"/>
            </w:tcBorders>
            <w:shd w:val="clear" w:color="000000" w:fill="FFFFFF"/>
            <w:vAlign w:val="center"/>
            <w:tcPrChange w:id="1164"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0EEDFFB4" w14:textId="3933E596" w:rsidR="00546FC9" w:rsidRDefault="00546FC9" w:rsidP="00546FC9">
            <w:pPr>
              <w:spacing w:before="0" w:after="0" w:line="240" w:lineRule="auto"/>
              <w:jc w:val="right"/>
              <w:rPr>
                <w:ins w:id="1165" w:author="khanguyen" w:date="2017-03-17T23:07:00Z"/>
                <w:rFonts w:cs="Arial"/>
                <w:color w:val="4B4B63"/>
                <w:sz w:val="20"/>
                <w:szCs w:val="20"/>
              </w:rPr>
            </w:pPr>
            <w:ins w:id="1166" w:author="khanguyen" w:date="2017-03-17T23:08:00Z">
              <w:r>
                <w:rPr>
                  <w:rFonts w:cs="Arial"/>
                  <w:color w:val="4B4B63"/>
                  <w:sz w:val="20"/>
                  <w:szCs w:val="20"/>
                </w:rPr>
                <w:t>3</w:t>
              </w:r>
            </w:ins>
          </w:p>
        </w:tc>
        <w:tc>
          <w:tcPr>
            <w:tcW w:w="1356" w:type="dxa"/>
            <w:tcBorders>
              <w:top w:val="nil"/>
              <w:left w:val="nil"/>
              <w:bottom w:val="single" w:sz="4" w:space="0" w:color="ACB9CA"/>
              <w:right w:val="single" w:sz="4" w:space="0" w:color="ACB9CA"/>
            </w:tcBorders>
            <w:shd w:val="clear" w:color="000000" w:fill="FFFFFF"/>
            <w:vAlign w:val="center"/>
            <w:tcPrChange w:id="1167"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5B775FC0" w14:textId="16FB748D" w:rsidR="00546FC9" w:rsidRDefault="00546FC9" w:rsidP="00546FC9">
            <w:pPr>
              <w:spacing w:before="0" w:after="0" w:line="240" w:lineRule="auto"/>
              <w:jc w:val="right"/>
              <w:rPr>
                <w:ins w:id="1168" w:author="khanguyen" w:date="2017-03-17T23:07:00Z"/>
                <w:rFonts w:cs="Arial"/>
                <w:color w:val="4B4B63"/>
                <w:sz w:val="20"/>
                <w:szCs w:val="20"/>
              </w:rPr>
            </w:pPr>
            <w:ins w:id="1169" w:author="khanguyen" w:date="2017-03-17T23:08:00Z">
              <w:r>
                <w:rPr>
                  <w:rFonts w:cs="Arial"/>
                  <w:color w:val="4B4B63"/>
                  <w:sz w:val="20"/>
                  <w:szCs w:val="20"/>
                </w:rPr>
                <w:t>1719866</w:t>
              </w:r>
            </w:ins>
          </w:p>
        </w:tc>
        <w:tc>
          <w:tcPr>
            <w:tcW w:w="1128" w:type="dxa"/>
            <w:tcBorders>
              <w:top w:val="nil"/>
              <w:left w:val="nil"/>
              <w:bottom w:val="single" w:sz="4" w:space="0" w:color="ACB9CA"/>
              <w:right w:val="single" w:sz="4" w:space="0" w:color="ACB9CA"/>
            </w:tcBorders>
            <w:shd w:val="clear" w:color="000000" w:fill="FFFFFF"/>
            <w:vAlign w:val="center"/>
            <w:tcPrChange w:id="1170"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0DA12DE8" w14:textId="47B2FC85" w:rsidR="00546FC9" w:rsidRDefault="00546FC9" w:rsidP="00546FC9">
            <w:pPr>
              <w:spacing w:before="0" w:after="0" w:line="240" w:lineRule="auto"/>
              <w:jc w:val="right"/>
              <w:rPr>
                <w:ins w:id="1171" w:author="khanguyen" w:date="2017-03-17T23:07:00Z"/>
                <w:rFonts w:cs="Arial"/>
                <w:color w:val="4B4B63"/>
                <w:sz w:val="20"/>
                <w:szCs w:val="20"/>
              </w:rPr>
            </w:pPr>
            <w:ins w:id="1172" w:author="khanguyen" w:date="2017-03-17T23:08:00Z">
              <w:r>
                <w:rPr>
                  <w:rFonts w:cs="Arial"/>
                  <w:color w:val="4B4B63"/>
                  <w:sz w:val="20"/>
                  <w:szCs w:val="20"/>
                </w:rPr>
                <w:t>46.39%</w:t>
              </w:r>
            </w:ins>
          </w:p>
        </w:tc>
      </w:tr>
      <w:tr w:rsidR="00546FC9" w:rsidRPr="00C47FE2" w14:paraId="356822DD" w14:textId="77777777" w:rsidTr="00C23052">
        <w:trPr>
          <w:trHeight w:val="300"/>
          <w:ins w:id="1173" w:author="khanguyen" w:date="2017-03-17T23:07:00Z"/>
          <w:trPrChange w:id="1174"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175"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4D13A5EC" w14:textId="388E561B" w:rsidR="00546FC9" w:rsidRDefault="00546FC9" w:rsidP="00546FC9">
            <w:pPr>
              <w:spacing w:before="0" w:after="0" w:line="240" w:lineRule="auto"/>
              <w:ind w:firstLineChars="100" w:firstLine="200"/>
              <w:rPr>
                <w:ins w:id="1176" w:author="khanguyen" w:date="2017-03-17T23:07:00Z"/>
                <w:rFonts w:cs="Arial"/>
                <w:color w:val="4B4B63"/>
                <w:sz w:val="20"/>
                <w:szCs w:val="20"/>
              </w:rPr>
            </w:pPr>
            <w:ins w:id="1177" w:author="khanguyen" w:date="2017-03-17T23:08:00Z">
              <w:r>
                <w:rPr>
                  <w:rFonts w:cs="Arial"/>
                  <w:color w:val="4B4B63"/>
                  <w:sz w:val="20"/>
                  <w:szCs w:val="20"/>
                </w:rPr>
                <w:t>DELETE Reminder for a Sale</w:t>
              </w:r>
            </w:ins>
          </w:p>
        </w:tc>
        <w:tc>
          <w:tcPr>
            <w:tcW w:w="1170" w:type="dxa"/>
            <w:tcBorders>
              <w:top w:val="nil"/>
              <w:left w:val="nil"/>
              <w:bottom w:val="single" w:sz="4" w:space="0" w:color="ACB9CA"/>
              <w:right w:val="single" w:sz="4" w:space="0" w:color="ACB9CA"/>
            </w:tcBorders>
            <w:shd w:val="clear" w:color="000000" w:fill="FFFFFF"/>
            <w:vAlign w:val="center"/>
            <w:tcPrChange w:id="1178"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05D12F2C" w14:textId="478A10D7" w:rsidR="00546FC9" w:rsidRDefault="00546FC9" w:rsidP="00546FC9">
            <w:pPr>
              <w:spacing w:before="0" w:after="0" w:line="240" w:lineRule="auto"/>
              <w:jc w:val="right"/>
              <w:rPr>
                <w:ins w:id="1179" w:author="khanguyen" w:date="2017-03-17T23:07:00Z"/>
                <w:rFonts w:cs="Arial"/>
                <w:color w:val="4B4B63"/>
                <w:sz w:val="20"/>
                <w:szCs w:val="20"/>
              </w:rPr>
            </w:pPr>
            <w:ins w:id="1180" w:author="khanguyen" w:date="2017-03-17T23:08:00Z">
              <w:r>
                <w:rPr>
                  <w:rFonts w:cs="Arial"/>
                  <w:color w:val="4B4B63"/>
                  <w:sz w:val="20"/>
                  <w:szCs w:val="20"/>
                </w:rPr>
                <w:t>1934</w:t>
              </w:r>
            </w:ins>
          </w:p>
        </w:tc>
        <w:tc>
          <w:tcPr>
            <w:tcW w:w="1319" w:type="dxa"/>
            <w:tcBorders>
              <w:top w:val="nil"/>
              <w:left w:val="nil"/>
              <w:bottom w:val="single" w:sz="4" w:space="0" w:color="ACB9CA"/>
              <w:right w:val="single" w:sz="4" w:space="0" w:color="ACB9CA"/>
            </w:tcBorders>
            <w:shd w:val="clear" w:color="000000" w:fill="FFFFFF"/>
            <w:vAlign w:val="center"/>
            <w:tcPrChange w:id="1181"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450B55B2" w14:textId="16B4E971" w:rsidR="00546FC9" w:rsidRDefault="00546FC9" w:rsidP="00546FC9">
            <w:pPr>
              <w:spacing w:before="0" w:after="0" w:line="240" w:lineRule="auto"/>
              <w:jc w:val="right"/>
              <w:rPr>
                <w:ins w:id="1182" w:author="khanguyen" w:date="2017-03-17T23:07:00Z"/>
                <w:rFonts w:cs="Arial"/>
                <w:color w:val="4B4B63"/>
                <w:sz w:val="20"/>
                <w:szCs w:val="20"/>
              </w:rPr>
            </w:pPr>
            <w:ins w:id="1183" w:author="khanguyen" w:date="2017-03-17T23:08:00Z">
              <w:r>
                <w:rPr>
                  <w:rFonts w:cs="Arial"/>
                  <w:color w:val="4B4B63"/>
                  <w:sz w:val="20"/>
                  <w:szCs w:val="20"/>
                </w:rPr>
                <w:t>215804.8</w:t>
              </w:r>
            </w:ins>
          </w:p>
        </w:tc>
        <w:tc>
          <w:tcPr>
            <w:tcW w:w="1438" w:type="dxa"/>
            <w:tcBorders>
              <w:top w:val="nil"/>
              <w:left w:val="nil"/>
              <w:bottom w:val="single" w:sz="4" w:space="0" w:color="ACB9CA"/>
              <w:right w:val="single" w:sz="4" w:space="0" w:color="ACB9CA"/>
            </w:tcBorders>
            <w:shd w:val="clear" w:color="000000" w:fill="FFFFFF"/>
            <w:vAlign w:val="center"/>
            <w:tcPrChange w:id="1184"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EE355AB" w14:textId="356C45A7" w:rsidR="00546FC9" w:rsidRDefault="00546FC9" w:rsidP="00546FC9">
            <w:pPr>
              <w:spacing w:before="0" w:after="0" w:line="240" w:lineRule="auto"/>
              <w:jc w:val="right"/>
              <w:rPr>
                <w:ins w:id="1185" w:author="khanguyen" w:date="2017-03-17T23:07:00Z"/>
                <w:rFonts w:cs="Arial"/>
                <w:color w:val="4B4B63"/>
                <w:sz w:val="20"/>
                <w:szCs w:val="20"/>
              </w:rPr>
            </w:pPr>
            <w:ins w:id="1186" w:author="khanguyen" w:date="2017-03-17T23:08:00Z">
              <w:r>
                <w:rPr>
                  <w:rFonts w:cs="Arial"/>
                  <w:color w:val="4B4B63"/>
                  <w:sz w:val="20"/>
                  <w:szCs w:val="20"/>
                </w:rPr>
                <w:t>470334</w:t>
              </w:r>
            </w:ins>
          </w:p>
        </w:tc>
        <w:tc>
          <w:tcPr>
            <w:tcW w:w="1438" w:type="dxa"/>
            <w:tcBorders>
              <w:top w:val="nil"/>
              <w:left w:val="nil"/>
              <w:bottom w:val="single" w:sz="4" w:space="0" w:color="ACB9CA"/>
              <w:right w:val="single" w:sz="4" w:space="0" w:color="ACB9CA"/>
            </w:tcBorders>
            <w:shd w:val="clear" w:color="000000" w:fill="FFFFFF"/>
            <w:vAlign w:val="center"/>
            <w:tcPrChange w:id="118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25A7050" w14:textId="15B8FAF3" w:rsidR="00546FC9" w:rsidRDefault="00546FC9" w:rsidP="00546FC9">
            <w:pPr>
              <w:spacing w:before="0" w:after="0" w:line="240" w:lineRule="auto"/>
              <w:jc w:val="right"/>
              <w:rPr>
                <w:ins w:id="1188" w:author="khanguyen" w:date="2017-03-17T23:07:00Z"/>
                <w:rFonts w:cs="Arial"/>
                <w:color w:val="4B4B63"/>
                <w:sz w:val="20"/>
                <w:szCs w:val="20"/>
              </w:rPr>
            </w:pPr>
            <w:ins w:id="1189" w:author="khanguyen" w:date="2017-03-17T23:08:00Z">
              <w:r>
                <w:rPr>
                  <w:rFonts w:cs="Arial"/>
                  <w:color w:val="4B4B63"/>
                  <w:sz w:val="20"/>
                  <w:szCs w:val="20"/>
                </w:rPr>
                <w:t>575747</w:t>
              </w:r>
            </w:ins>
          </w:p>
        </w:tc>
        <w:tc>
          <w:tcPr>
            <w:tcW w:w="1600" w:type="dxa"/>
            <w:tcBorders>
              <w:top w:val="nil"/>
              <w:left w:val="nil"/>
              <w:bottom w:val="single" w:sz="4" w:space="0" w:color="ACB9CA"/>
              <w:right w:val="single" w:sz="4" w:space="0" w:color="ACB9CA"/>
            </w:tcBorders>
            <w:shd w:val="clear" w:color="000000" w:fill="FFFFFF"/>
            <w:vAlign w:val="center"/>
            <w:tcPrChange w:id="1190"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72939C2E" w14:textId="7480099A" w:rsidR="00546FC9" w:rsidRDefault="00546FC9" w:rsidP="00546FC9">
            <w:pPr>
              <w:spacing w:before="0" w:after="0" w:line="240" w:lineRule="auto"/>
              <w:jc w:val="right"/>
              <w:rPr>
                <w:ins w:id="1191" w:author="khanguyen" w:date="2017-03-17T23:07:00Z"/>
                <w:rFonts w:cs="Arial"/>
                <w:color w:val="4B4B63"/>
                <w:sz w:val="20"/>
                <w:szCs w:val="20"/>
              </w:rPr>
            </w:pPr>
            <w:ins w:id="1192" w:author="khanguyen" w:date="2017-03-17T23:08:00Z">
              <w:r>
                <w:rPr>
                  <w:rFonts w:cs="Arial"/>
                  <w:color w:val="4B4B63"/>
                  <w:sz w:val="20"/>
                  <w:szCs w:val="20"/>
                </w:rPr>
                <w:t>638728.3</w:t>
              </w:r>
            </w:ins>
          </w:p>
        </w:tc>
        <w:tc>
          <w:tcPr>
            <w:tcW w:w="1193" w:type="dxa"/>
            <w:tcBorders>
              <w:top w:val="nil"/>
              <w:left w:val="nil"/>
              <w:bottom w:val="single" w:sz="4" w:space="0" w:color="ACB9CA"/>
              <w:right w:val="single" w:sz="4" w:space="0" w:color="ACB9CA"/>
            </w:tcBorders>
            <w:shd w:val="clear" w:color="000000" w:fill="FFFFFF"/>
            <w:vAlign w:val="center"/>
            <w:tcPrChange w:id="1193"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23DB78DD" w14:textId="6EFD442A" w:rsidR="00546FC9" w:rsidRDefault="00546FC9" w:rsidP="00546FC9">
            <w:pPr>
              <w:spacing w:before="0" w:after="0" w:line="240" w:lineRule="auto"/>
              <w:jc w:val="right"/>
              <w:rPr>
                <w:ins w:id="1194" w:author="khanguyen" w:date="2017-03-17T23:07:00Z"/>
                <w:rFonts w:cs="Arial"/>
                <w:color w:val="4B4B63"/>
                <w:sz w:val="20"/>
                <w:szCs w:val="20"/>
              </w:rPr>
            </w:pPr>
            <w:ins w:id="1195" w:author="khanguyen" w:date="2017-03-17T23:08:00Z">
              <w:r>
                <w:rPr>
                  <w:rFonts w:cs="Arial"/>
                  <w:color w:val="4B4B63"/>
                  <w:sz w:val="20"/>
                  <w:szCs w:val="20"/>
                </w:rPr>
                <w:t>3</w:t>
              </w:r>
            </w:ins>
          </w:p>
        </w:tc>
        <w:tc>
          <w:tcPr>
            <w:tcW w:w="1356" w:type="dxa"/>
            <w:tcBorders>
              <w:top w:val="nil"/>
              <w:left w:val="nil"/>
              <w:bottom w:val="single" w:sz="4" w:space="0" w:color="ACB9CA"/>
              <w:right w:val="single" w:sz="4" w:space="0" w:color="ACB9CA"/>
            </w:tcBorders>
            <w:shd w:val="clear" w:color="000000" w:fill="FFFFFF"/>
            <w:vAlign w:val="center"/>
            <w:tcPrChange w:id="1196"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35B87C58" w14:textId="052CFCC4" w:rsidR="00546FC9" w:rsidRDefault="00546FC9" w:rsidP="00546FC9">
            <w:pPr>
              <w:spacing w:before="0" w:after="0" w:line="240" w:lineRule="auto"/>
              <w:jc w:val="right"/>
              <w:rPr>
                <w:ins w:id="1197" w:author="khanguyen" w:date="2017-03-17T23:07:00Z"/>
                <w:rFonts w:cs="Arial"/>
                <w:color w:val="4B4B63"/>
                <w:sz w:val="20"/>
                <w:szCs w:val="20"/>
              </w:rPr>
            </w:pPr>
            <w:ins w:id="1198" w:author="khanguyen" w:date="2017-03-17T23:08:00Z">
              <w:r>
                <w:rPr>
                  <w:rFonts w:cs="Arial"/>
                  <w:color w:val="4B4B63"/>
                  <w:sz w:val="20"/>
                  <w:szCs w:val="20"/>
                </w:rPr>
                <w:t>1719895</w:t>
              </w:r>
            </w:ins>
          </w:p>
        </w:tc>
        <w:tc>
          <w:tcPr>
            <w:tcW w:w="1128" w:type="dxa"/>
            <w:tcBorders>
              <w:top w:val="nil"/>
              <w:left w:val="nil"/>
              <w:bottom w:val="single" w:sz="4" w:space="0" w:color="ACB9CA"/>
              <w:right w:val="single" w:sz="4" w:space="0" w:color="ACB9CA"/>
            </w:tcBorders>
            <w:shd w:val="clear" w:color="000000" w:fill="FFFFFF"/>
            <w:vAlign w:val="center"/>
            <w:tcPrChange w:id="1199"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01870F71" w14:textId="29E9A845" w:rsidR="00546FC9" w:rsidRDefault="00546FC9" w:rsidP="00546FC9">
            <w:pPr>
              <w:spacing w:before="0" w:after="0" w:line="240" w:lineRule="auto"/>
              <w:jc w:val="right"/>
              <w:rPr>
                <w:ins w:id="1200" w:author="khanguyen" w:date="2017-03-17T23:07:00Z"/>
                <w:rFonts w:cs="Arial"/>
                <w:color w:val="4B4B63"/>
                <w:sz w:val="20"/>
                <w:szCs w:val="20"/>
              </w:rPr>
            </w:pPr>
            <w:ins w:id="1201" w:author="khanguyen" w:date="2017-03-17T23:08:00Z">
              <w:r>
                <w:rPr>
                  <w:rFonts w:cs="Arial"/>
                  <w:color w:val="4B4B63"/>
                  <w:sz w:val="20"/>
                  <w:szCs w:val="20"/>
                </w:rPr>
                <w:t>24.46%</w:t>
              </w:r>
            </w:ins>
          </w:p>
        </w:tc>
      </w:tr>
      <w:tr w:rsidR="00546FC9" w:rsidRPr="00C47FE2" w14:paraId="29858EBA" w14:textId="77777777" w:rsidTr="00C23052">
        <w:trPr>
          <w:trHeight w:val="300"/>
          <w:ins w:id="1202" w:author="khanguyen" w:date="2017-03-17T23:07:00Z"/>
          <w:trPrChange w:id="120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20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770E56B1" w14:textId="03E93A55" w:rsidR="00546FC9" w:rsidRDefault="00546FC9" w:rsidP="00546FC9">
            <w:pPr>
              <w:spacing w:before="0" w:after="0" w:line="240" w:lineRule="auto"/>
              <w:ind w:firstLineChars="100" w:firstLine="200"/>
              <w:rPr>
                <w:ins w:id="1205" w:author="khanguyen" w:date="2017-03-17T23:07:00Z"/>
                <w:rFonts w:cs="Arial"/>
                <w:color w:val="4B4B63"/>
                <w:sz w:val="20"/>
                <w:szCs w:val="20"/>
              </w:rPr>
            </w:pPr>
            <w:ins w:id="1206" w:author="khanguyen" w:date="2017-03-17T23:08:00Z">
              <w:r>
                <w:rPr>
                  <w:rFonts w:cs="Arial"/>
                  <w:color w:val="4B4B63"/>
                  <w:sz w:val="20"/>
                  <w:szCs w:val="20"/>
                </w:rPr>
                <w:t>DELETE Reminder for an expense</w:t>
              </w:r>
            </w:ins>
          </w:p>
        </w:tc>
        <w:tc>
          <w:tcPr>
            <w:tcW w:w="1170" w:type="dxa"/>
            <w:tcBorders>
              <w:top w:val="nil"/>
              <w:left w:val="nil"/>
              <w:bottom w:val="single" w:sz="4" w:space="0" w:color="ACB9CA"/>
              <w:right w:val="single" w:sz="4" w:space="0" w:color="ACB9CA"/>
            </w:tcBorders>
            <w:shd w:val="clear" w:color="000000" w:fill="FFFFFF"/>
            <w:vAlign w:val="center"/>
            <w:tcPrChange w:id="1207"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7C20CADE" w14:textId="256F8B7F" w:rsidR="00546FC9" w:rsidRDefault="00546FC9" w:rsidP="00546FC9">
            <w:pPr>
              <w:spacing w:before="0" w:after="0" w:line="240" w:lineRule="auto"/>
              <w:jc w:val="right"/>
              <w:rPr>
                <w:ins w:id="1208" w:author="khanguyen" w:date="2017-03-17T23:07:00Z"/>
                <w:rFonts w:cs="Arial"/>
                <w:color w:val="4B4B63"/>
                <w:sz w:val="20"/>
                <w:szCs w:val="20"/>
              </w:rPr>
            </w:pPr>
            <w:ins w:id="1209" w:author="khanguyen" w:date="2017-03-17T23:08:00Z">
              <w:r>
                <w:rPr>
                  <w:rFonts w:cs="Arial"/>
                  <w:color w:val="4B4B63"/>
                  <w:sz w:val="20"/>
                  <w:szCs w:val="20"/>
                </w:rPr>
                <w:t>671</w:t>
              </w:r>
            </w:ins>
          </w:p>
        </w:tc>
        <w:tc>
          <w:tcPr>
            <w:tcW w:w="1319" w:type="dxa"/>
            <w:tcBorders>
              <w:top w:val="nil"/>
              <w:left w:val="nil"/>
              <w:bottom w:val="single" w:sz="4" w:space="0" w:color="ACB9CA"/>
              <w:right w:val="single" w:sz="4" w:space="0" w:color="ACB9CA"/>
            </w:tcBorders>
            <w:shd w:val="clear" w:color="000000" w:fill="FFFFFF"/>
            <w:vAlign w:val="center"/>
            <w:tcPrChange w:id="1210"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113AF8C" w14:textId="43475EF4" w:rsidR="00546FC9" w:rsidRDefault="00546FC9" w:rsidP="00546FC9">
            <w:pPr>
              <w:spacing w:before="0" w:after="0" w:line="240" w:lineRule="auto"/>
              <w:jc w:val="right"/>
              <w:rPr>
                <w:ins w:id="1211" w:author="khanguyen" w:date="2017-03-17T23:07:00Z"/>
                <w:rFonts w:cs="Arial"/>
                <w:color w:val="4B4B63"/>
                <w:sz w:val="20"/>
                <w:szCs w:val="20"/>
              </w:rPr>
            </w:pPr>
            <w:ins w:id="1212" w:author="khanguyen" w:date="2017-03-17T23:08:00Z">
              <w:r>
                <w:rPr>
                  <w:rFonts w:cs="Arial"/>
                  <w:color w:val="4B4B63"/>
                  <w:sz w:val="20"/>
                  <w:szCs w:val="20"/>
                </w:rPr>
                <w:t>617734.6</w:t>
              </w:r>
            </w:ins>
          </w:p>
        </w:tc>
        <w:tc>
          <w:tcPr>
            <w:tcW w:w="1438" w:type="dxa"/>
            <w:tcBorders>
              <w:top w:val="nil"/>
              <w:left w:val="nil"/>
              <w:bottom w:val="single" w:sz="4" w:space="0" w:color="ACB9CA"/>
              <w:right w:val="single" w:sz="4" w:space="0" w:color="ACB9CA"/>
            </w:tcBorders>
            <w:shd w:val="clear" w:color="000000" w:fill="FFFFFF"/>
            <w:vAlign w:val="center"/>
            <w:tcPrChange w:id="1213"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B423BF1" w14:textId="24128BFC" w:rsidR="00546FC9" w:rsidRDefault="00546FC9" w:rsidP="00546FC9">
            <w:pPr>
              <w:spacing w:before="0" w:after="0" w:line="240" w:lineRule="auto"/>
              <w:jc w:val="right"/>
              <w:rPr>
                <w:ins w:id="1214" w:author="khanguyen" w:date="2017-03-17T23:07:00Z"/>
                <w:rFonts w:cs="Arial"/>
                <w:color w:val="4B4B63"/>
                <w:sz w:val="20"/>
                <w:szCs w:val="20"/>
              </w:rPr>
            </w:pPr>
            <w:ins w:id="1215" w:author="khanguyen" w:date="2017-03-17T23:08:00Z">
              <w:r>
                <w:rPr>
                  <w:rFonts w:cs="Arial"/>
                  <w:color w:val="4B4B63"/>
                  <w:sz w:val="20"/>
                  <w:szCs w:val="20"/>
                </w:rPr>
                <w:t>551511.5</w:t>
              </w:r>
            </w:ins>
          </w:p>
        </w:tc>
        <w:tc>
          <w:tcPr>
            <w:tcW w:w="1438" w:type="dxa"/>
            <w:tcBorders>
              <w:top w:val="nil"/>
              <w:left w:val="nil"/>
              <w:bottom w:val="single" w:sz="4" w:space="0" w:color="ACB9CA"/>
              <w:right w:val="single" w:sz="4" w:space="0" w:color="ACB9CA"/>
            </w:tcBorders>
            <w:shd w:val="clear" w:color="000000" w:fill="FFFFFF"/>
            <w:vAlign w:val="center"/>
            <w:tcPrChange w:id="1216"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77025B39" w14:textId="7691181D" w:rsidR="00546FC9" w:rsidRDefault="00546FC9" w:rsidP="00546FC9">
            <w:pPr>
              <w:spacing w:before="0" w:after="0" w:line="240" w:lineRule="auto"/>
              <w:jc w:val="right"/>
              <w:rPr>
                <w:ins w:id="1217" w:author="khanguyen" w:date="2017-03-17T23:07:00Z"/>
                <w:rFonts w:cs="Arial"/>
                <w:color w:val="4B4B63"/>
                <w:sz w:val="20"/>
                <w:szCs w:val="20"/>
              </w:rPr>
            </w:pPr>
            <w:ins w:id="1218" w:author="khanguyen" w:date="2017-03-17T23:08:00Z">
              <w:r>
                <w:rPr>
                  <w:rFonts w:cs="Arial"/>
                  <w:color w:val="4B4B63"/>
                  <w:sz w:val="20"/>
                  <w:szCs w:val="20"/>
                </w:rPr>
                <w:t>609000.5</w:t>
              </w:r>
            </w:ins>
          </w:p>
        </w:tc>
        <w:tc>
          <w:tcPr>
            <w:tcW w:w="1600" w:type="dxa"/>
            <w:tcBorders>
              <w:top w:val="nil"/>
              <w:left w:val="nil"/>
              <w:bottom w:val="single" w:sz="4" w:space="0" w:color="ACB9CA"/>
              <w:right w:val="single" w:sz="4" w:space="0" w:color="ACB9CA"/>
            </w:tcBorders>
            <w:shd w:val="clear" w:color="000000" w:fill="FFFFFF"/>
            <w:vAlign w:val="center"/>
            <w:tcPrChange w:id="1219"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30728F45" w14:textId="3756FB02" w:rsidR="00546FC9" w:rsidRDefault="00546FC9" w:rsidP="00546FC9">
            <w:pPr>
              <w:spacing w:before="0" w:after="0" w:line="240" w:lineRule="auto"/>
              <w:jc w:val="right"/>
              <w:rPr>
                <w:ins w:id="1220" w:author="khanguyen" w:date="2017-03-17T23:07:00Z"/>
                <w:rFonts w:cs="Arial"/>
                <w:color w:val="4B4B63"/>
                <w:sz w:val="20"/>
                <w:szCs w:val="20"/>
              </w:rPr>
            </w:pPr>
            <w:ins w:id="1221" w:author="khanguyen" w:date="2017-03-17T23:08:00Z">
              <w:r>
                <w:rPr>
                  <w:rFonts w:cs="Arial"/>
                  <w:color w:val="4B4B63"/>
                  <w:sz w:val="20"/>
                  <w:szCs w:val="20"/>
                </w:rPr>
                <w:t>721432.2</w:t>
              </w:r>
            </w:ins>
          </w:p>
        </w:tc>
        <w:tc>
          <w:tcPr>
            <w:tcW w:w="1193" w:type="dxa"/>
            <w:tcBorders>
              <w:top w:val="nil"/>
              <w:left w:val="nil"/>
              <w:bottom w:val="single" w:sz="4" w:space="0" w:color="ACB9CA"/>
              <w:right w:val="single" w:sz="4" w:space="0" w:color="ACB9CA"/>
            </w:tcBorders>
            <w:shd w:val="clear" w:color="000000" w:fill="FFFFFF"/>
            <w:vAlign w:val="center"/>
            <w:tcPrChange w:id="1222"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35EF23C2" w14:textId="1EE859EA" w:rsidR="00546FC9" w:rsidRDefault="00546FC9" w:rsidP="00546FC9">
            <w:pPr>
              <w:spacing w:before="0" w:after="0" w:line="240" w:lineRule="auto"/>
              <w:jc w:val="right"/>
              <w:rPr>
                <w:ins w:id="1223" w:author="khanguyen" w:date="2017-03-17T23:07:00Z"/>
                <w:rFonts w:cs="Arial"/>
                <w:color w:val="4B4B63"/>
                <w:sz w:val="20"/>
                <w:szCs w:val="20"/>
              </w:rPr>
            </w:pPr>
            <w:ins w:id="1224" w:author="khanguyen" w:date="2017-03-17T23:08:00Z">
              <w:r>
                <w:rPr>
                  <w:rFonts w:cs="Arial"/>
                  <w:color w:val="4B4B63"/>
                  <w:sz w:val="20"/>
                  <w:szCs w:val="20"/>
                </w:rPr>
                <w:t>7</w:t>
              </w:r>
            </w:ins>
          </w:p>
        </w:tc>
        <w:tc>
          <w:tcPr>
            <w:tcW w:w="1356" w:type="dxa"/>
            <w:tcBorders>
              <w:top w:val="nil"/>
              <w:left w:val="nil"/>
              <w:bottom w:val="single" w:sz="4" w:space="0" w:color="ACB9CA"/>
              <w:right w:val="single" w:sz="4" w:space="0" w:color="ACB9CA"/>
            </w:tcBorders>
            <w:shd w:val="clear" w:color="000000" w:fill="FFFFFF"/>
            <w:vAlign w:val="center"/>
            <w:tcPrChange w:id="1225"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323B8D37" w14:textId="52CE25D9" w:rsidR="00546FC9" w:rsidRDefault="00546FC9" w:rsidP="00546FC9">
            <w:pPr>
              <w:spacing w:before="0" w:after="0" w:line="240" w:lineRule="auto"/>
              <w:jc w:val="right"/>
              <w:rPr>
                <w:ins w:id="1226" w:author="khanguyen" w:date="2017-03-17T23:07:00Z"/>
                <w:rFonts w:cs="Arial"/>
                <w:color w:val="4B4B63"/>
                <w:sz w:val="20"/>
                <w:szCs w:val="20"/>
              </w:rPr>
            </w:pPr>
            <w:ins w:id="1227" w:author="khanguyen" w:date="2017-03-17T23:08:00Z">
              <w:r>
                <w:rPr>
                  <w:rFonts w:cs="Arial"/>
                  <w:color w:val="4B4B63"/>
                  <w:sz w:val="20"/>
                  <w:szCs w:val="20"/>
                </w:rPr>
                <w:t>2002433</w:t>
              </w:r>
            </w:ins>
          </w:p>
        </w:tc>
        <w:tc>
          <w:tcPr>
            <w:tcW w:w="1128" w:type="dxa"/>
            <w:tcBorders>
              <w:top w:val="nil"/>
              <w:left w:val="nil"/>
              <w:bottom w:val="single" w:sz="4" w:space="0" w:color="ACB9CA"/>
              <w:right w:val="single" w:sz="4" w:space="0" w:color="ACB9CA"/>
            </w:tcBorders>
            <w:shd w:val="clear" w:color="000000" w:fill="FFFFFF"/>
            <w:vAlign w:val="center"/>
            <w:tcPrChange w:id="1228"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31A53240" w14:textId="498EC661" w:rsidR="00546FC9" w:rsidRDefault="00546FC9" w:rsidP="00546FC9">
            <w:pPr>
              <w:spacing w:before="0" w:after="0" w:line="240" w:lineRule="auto"/>
              <w:jc w:val="right"/>
              <w:rPr>
                <w:ins w:id="1229" w:author="khanguyen" w:date="2017-03-17T23:07:00Z"/>
                <w:rFonts w:cs="Arial"/>
                <w:color w:val="4B4B63"/>
                <w:sz w:val="20"/>
                <w:szCs w:val="20"/>
              </w:rPr>
            </w:pPr>
            <w:ins w:id="1230" w:author="khanguyen" w:date="2017-03-17T23:08:00Z">
              <w:r>
                <w:rPr>
                  <w:rFonts w:cs="Arial"/>
                  <w:color w:val="4B4B63"/>
                  <w:sz w:val="20"/>
                  <w:szCs w:val="20"/>
                </w:rPr>
                <w:t>47.99%</w:t>
              </w:r>
            </w:ins>
          </w:p>
        </w:tc>
      </w:tr>
      <w:tr w:rsidR="00546FC9" w:rsidRPr="00C47FE2" w14:paraId="37A75AB1" w14:textId="77777777" w:rsidTr="00C23052">
        <w:trPr>
          <w:trHeight w:val="300"/>
          <w:ins w:id="1231" w:author="khanguyen" w:date="2017-03-17T23:07:00Z"/>
          <w:trPrChange w:id="123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23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03C1485F" w14:textId="055D5B32" w:rsidR="00546FC9" w:rsidRDefault="00546FC9" w:rsidP="00546FC9">
            <w:pPr>
              <w:spacing w:before="0" w:after="0" w:line="240" w:lineRule="auto"/>
              <w:ind w:firstLineChars="100" w:firstLine="200"/>
              <w:rPr>
                <w:ins w:id="1234" w:author="khanguyen" w:date="2017-03-17T23:07:00Z"/>
                <w:rFonts w:cs="Arial"/>
                <w:color w:val="4B4B63"/>
                <w:sz w:val="20"/>
                <w:szCs w:val="20"/>
              </w:rPr>
            </w:pPr>
            <w:ins w:id="1235" w:author="khanguyen" w:date="2017-03-17T23:08:00Z">
              <w:r>
                <w:rPr>
                  <w:rFonts w:cs="Arial"/>
                  <w:color w:val="4B4B63"/>
                  <w:sz w:val="20"/>
                  <w:szCs w:val="20"/>
                </w:rPr>
                <w:t xml:space="preserve">DELETE </w:t>
              </w:r>
              <w:proofErr w:type="spellStart"/>
              <w:r>
                <w:rPr>
                  <w:rFonts w:cs="Arial"/>
                  <w:color w:val="4B4B63"/>
                  <w:sz w:val="20"/>
                  <w:szCs w:val="20"/>
                </w:rPr>
                <w:t>SaleProposal</w:t>
              </w:r>
            </w:ins>
            <w:proofErr w:type="spellEnd"/>
          </w:p>
        </w:tc>
        <w:tc>
          <w:tcPr>
            <w:tcW w:w="1170" w:type="dxa"/>
            <w:tcBorders>
              <w:top w:val="nil"/>
              <w:left w:val="nil"/>
              <w:bottom w:val="single" w:sz="4" w:space="0" w:color="ACB9CA"/>
              <w:right w:val="single" w:sz="4" w:space="0" w:color="ACB9CA"/>
            </w:tcBorders>
            <w:shd w:val="clear" w:color="000000" w:fill="FFFFFF"/>
            <w:vAlign w:val="center"/>
            <w:tcPrChange w:id="1236"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29020CFA" w14:textId="69804C7A" w:rsidR="00546FC9" w:rsidRDefault="00546FC9" w:rsidP="00546FC9">
            <w:pPr>
              <w:spacing w:before="0" w:after="0" w:line="240" w:lineRule="auto"/>
              <w:jc w:val="right"/>
              <w:rPr>
                <w:ins w:id="1237" w:author="khanguyen" w:date="2017-03-17T23:07:00Z"/>
                <w:rFonts w:cs="Arial"/>
                <w:color w:val="4B4B63"/>
                <w:sz w:val="20"/>
                <w:szCs w:val="20"/>
              </w:rPr>
            </w:pPr>
            <w:ins w:id="1238" w:author="khanguyen" w:date="2017-03-17T23:08:00Z">
              <w:r>
                <w:rPr>
                  <w:rFonts w:cs="Arial"/>
                  <w:color w:val="4B4B63"/>
                  <w:sz w:val="20"/>
                  <w:szCs w:val="20"/>
                </w:rPr>
                <w:t>1937</w:t>
              </w:r>
            </w:ins>
          </w:p>
        </w:tc>
        <w:tc>
          <w:tcPr>
            <w:tcW w:w="1319" w:type="dxa"/>
            <w:tcBorders>
              <w:top w:val="nil"/>
              <w:left w:val="nil"/>
              <w:bottom w:val="single" w:sz="4" w:space="0" w:color="ACB9CA"/>
              <w:right w:val="single" w:sz="4" w:space="0" w:color="ACB9CA"/>
            </w:tcBorders>
            <w:shd w:val="clear" w:color="000000" w:fill="FFFFFF"/>
            <w:vAlign w:val="center"/>
            <w:tcPrChange w:id="1239"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4EB88998" w14:textId="7A02D0D0" w:rsidR="00546FC9" w:rsidRDefault="00546FC9" w:rsidP="00546FC9">
            <w:pPr>
              <w:spacing w:before="0" w:after="0" w:line="240" w:lineRule="auto"/>
              <w:jc w:val="right"/>
              <w:rPr>
                <w:ins w:id="1240" w:author="khanguyen" w:date="2017-03-17T23:07:00Z"/>
                <w:rFonts w:cs="Arial"/>
                <w:color w:val="4B4B63"/>
                <w:sz w:val="20"/>
                <w:szCs w:val="20"/>
              </w:rPr>
            </w:pPr>
            <w:ins w:id="1241" w:author="khanguyen" w:date="2017-03-17T23:08:00Z">
              <w:r>
                <w:rPr>
                  <w:rFonts w:cs="Arial"/>
                  <w:color w:val="4B4B63"/>
                  <w:sz w:val="20"/>
                  <w:szCs w:val="20"/>
                </w:rPr>
                <w:t>228973.4</w:t>
              </w:r>
            </w:ins>
          </w:p>
        </w:tc>
        <w:tc>
          <w:tcPr>
            <w:tcW w:w="1438" w:type="dxa"/>
            <w:tcBorders>
              <w:top w:val="nil"/>
              <w:left w:val="nil"/>
              <w:bottom w:val="single" w:sz="4" w:space="0" w:color="ACB9CA"/>
              <w:right w:val="single" w:sz="4" w:space="0" w:color="ACB9CA"/>
            </w:tcBorders>
            <w:shd w:val="clear" w:color="000000" w:fill="FFFFFF"/>
            <w:vAlign w:val="center"/>
            <w:tcPrChange w:id="1242"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18835D98" w14:textId="5911BC5D" w:rsidR="00546FC9" w:rsidRDefault="00546FC9" w:rsidP="00546FC9">
            <w:pPr>
              <w:spacing w:before="0" w:after="0" w:line="240" w:lineRule="auto"/>
              <w:jc w:val="right"/>
              <w:rPr>
                <w:ins w:id="1243" w:author="khanguyen" w:date="2017-03-17T23:07:00Z"/>
                <w:rFonts w:cs="Arial"/>
                <w:color w:val="4B4B63"/>
                <w:sz w:val="20"/>
                <w:szCs w:val="20"/>
              </w:rPr>
            </w:pPr>
            <w:ins w:id="1244" w:author="khanguyen" w:date="2017-03-17T23:08:00Z">
              <w:r>
                <w:rPr>
                  <w:rFonts w:cs="Arial"/>
                  <w:color w:val="4B4B63"/>
                  <w:sz w:val="20"/>
                  <w:szCs w:val="20"/>
                </w:rPr>
                <w:t>485553.4</w:t>
              </w:r>
            </w:ins>
          </w:p>
        </w:tc>
        <w:tc>
          <w:tcPr>
            <w:tcW w:w="1438" w:type="dxa"/>
            <w:tcBorders>
              <w:top w:val="nil"/>
              <w:left w:val="nil"/>
              <w:bottom w:val="single" w:sz="4" w:space="0" w:color="ACB9CA"/>
              <w:right w:val="single" w:sz="4" w:space="0" w:color="ACB9CA"/>
            </w:tcBorders>
            <w:shd w:val="clear" w:color="000000" w:fill="FFFFFF"/>
            <w:vAlign w:val="center"/>
            <w:tcPrChange w:id="1245"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02AA4DBD" w14:textId="18741EEB" w:rsidR="00546FC9" w:rsidRDefault="00546FC9" w:rsidP="00546FC9">
            <w:pPr>
              <w:spacing w:before="0" w:after="0" w:line="240" w:lineRule="auto"/>
              <w:jc w:val="right"/>
              <w:rPr>
                <w:ins w:id="1246" w:author="khanguyen" w:date="2017-03-17T23:07:00Z"/>
                <w:rFonts w:cs="Arial"/>
                <w:color w:val="4B4B63"/>
                <w:sz w:val="20"/>
                <w:szCs w:val="20"/>
              </w:rPr>
            </w:pPr>
            <w:ins w:id="1247" w:author="khanguyen" w:date="2017-03-17T23:08:00Z">
              <w:r>
                <w:rPr>
                  <w:rFonts w:cs="Arial"/>
                  <w:color w:val="4B4B63"/>
                  <w:sz w:val="20"/>
                  <w:szCs w:val="20"/>
                </w:rPr>
                <w:t>578480.8</w:t>
              </w:r>
            </w:ins>
          </w:p>
        </w:tc>
        <w:tc>
          <w:tcPr>
            <w:tcW w:w="1600" w:type="dxa"/>
            <w:tcBorders>
              <w:top w:val="nil"/>
              <w:left w:val="nil"/>
              <w:bottom w:val="single" w:sz="4" w:space="0" w:color="ACB9CA"/>
              <w:right w:val="single" w:sz="4" w:space="0" w:color="ACB9CA"/>
            </w:tcBorders>
            <w:shd w:val="clear" w:color="000000" w:fill="FFFFFF"/>
            <w:vAlign w:val="center"/>
            <w:tcPrChange w:id="1248"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5A750401" w14:textId="39D2DCC3" w:rsidR="00546FC9" w:rsidRDefault="00546FC9" w:rsidP="00546FC9">
            <w:pPr>
              <w:spacing w:before="0" w:after="0" w:line="240" w:lineRule="auto"/>
              <w:jc w:val="right"/>
              <w:rPr>
                <w:ins w:id="1249" w:author="khanguyen" w:date="2017-03-17T23:07:00Z"/>
                <w:rFonts w:cs="Arial"/>
                <w:color w:val="4B4B63"/>
                <w:sz w:val="20"/>
                <w:szCs w:val="20"/>
              </w:rPr>
            </w:pPr>
            <w:ins w:id="1250" w:author="khanguyen" w:date="2017-03-17T23:08:00Z">
              <w:r>
                <w:rPr>
                  <w:rFonts w:cs="Arial"/>
                  <w:color w:val="4B4B63"/>
                  <w:sz w:val="20"/>
                  <w:szCs w:val="20"/>
                </w:rPr>
                <w:t>763893.8</w:t>
              </w:r>
            </w:ins>
          </w:p>
        </w:tc>
        <w:tc>
          <w:tcPr>
            <w:tcW w:w="1193" w:type="dxa"/>
            <w:tcBorders>
              <w:top w:val="nil"/>
              <w:left w:val="nil"/>
              <w:bottom w:val="single" w:sz="4" w:space="0" w:color="ACB9CA"/>
              <w:right w:val="single" w:sz="4" w:space="0" w:color="ACB9CA"/>
            </w:tcBorders>
            <w:shd w:val="clear" w:color="000000" w:fill="FFFFFF"/>
            <w:vAlign w:val="center"/>
            <w:tcPrChange w:id="1251"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56278AFB" w14:textId="696BF1F0" w:rsidR="00546FC9" w:rsidRDefault="00546FC9" w:rsidP="00546FC9">
            <w:pPr>
              <w:spacing w:before="0" w:after="0" w:line="240" w:lineRule="auto"/>
              <w:jc w:val="right"/>
              <w:rPr>
                <w:ins w:id="1252" w:author="khanguyen" w:date="2017-03-17T23:07:00Z"/>
                <w:rFonts w:cs="Arial"/>
                <w:color w:val="4B4B63"/>
                <w:sz w:val="20"/>
                <w:szCs w:val="20"/>
              </w:rPr>
            </w:pPr>
            <w:ins w:id="1253" w:author="khanguyen" w:date="2017-03-17T23:08:00Z">
              <w:r>
                <w:rPr>
                  <w:rFonts w:cs="Arial"/>
                  <w:color w:val="4B4B63"/>
                  <w:sz w:val="20"/>
                  <w:szCs w:val="20"/>
                </w:rPr>
                <w:t>3</w:t>
              </w:r>
            </w:ins>
          </w:p>
        </w:tc>
        <w:tc>
          <w:tcPr>
            <w:tcW w:w="1356" w:type="dxa"/>
            <w:tcBorders>
              <w:top w:val="nil"/>
              <w:left w:val="nil"/>
              <w:bottom w:val="single" w:sz="4" w:space="0" w:color="ACB9CA"/>
              <w:right w:val="single" w:sz="4" w:space="0" w:color="ACB9CA"/>
            </w:tcBorders>
            <w:shd w:val="clear" w:color="000000" w:fill="FFFFFF"/>
            <w:vAlign w:val="center"/>
            <w:tcPrChange w:id="1254"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460BB040" w14:textId="6D2D80DE" w:rsidR="00546FC9" w:rsidRDefault="00546FC9" w:rsidP="00546FC9">
            <w:pPr>
              <w:spacing w:before="0" w:after="0" w:line="240" w:lineRule="auto"/>
              <w:jc w:val="right"/>
              <w:rPr>
                <w:ins w:id="1255" w:author="khanguyen" w:date="2017-03-17T23:07:00Z"/>
                <w:rFonts w:cs="Arial"/>
                <w:color w:val="4B4B63"/>
                <w:sz w:val="20"/>
                <w:szCs w:val="20"/>
              </w:rPr>
            </w:pPr>
            <w:ins w:id="1256" w:author="khanguyen" w:date="2017-03-17T23:08:00Z">
              <w:r>
                <w:rPr>
                  <w:rFonts w:cs="Arial"/>
                  <w:color w:val="4B4B63"/>
                  <w:sz w:val="20"/>
                  <w:szCs w:val="20"/>
                </w:rPr>
                <w:t>1992645</w:t>
              </w:r>
            </w:ins>
          </w:p>
        </w:tc>
        <w:tc>
          <w:tcPr>
            <w:tcW w:w="1128" w:type="dxa"/>
            <w:tcBorders>
              <w:top w:val="nil"/>
              <w:left w:val="nil"/>
              <w:bottom w:val="single" w:sz="4" w:space="0" w:color="ACB9CA"/>
              <w:right w:val="single" w:sz="4" w:space="0" w:color="ACB9CA"/>
            </w:tcBorders>
            <w:shd w:val="clear" w:color="000000" w:fill="FFFFFF"/>
            <w:vAlign w:val="center"/>
            <w:tcPrChange w:id="1257"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497564C3" w14:textId="05B5A815" w:rsidR="00546FC9" w:rsidRDefault="00546FC9" w:rsidP="00546FC9">
            <w:pPr>
              <w:spacing w:before="0" w:after="0" w:line="240" w:lineRule="auto"/>
              <w:jc w:val="right"/>
              <w:rPr>
                <w:ins w:id="1258" w:author="khanguyen" w:date="2017-03-17T23:07:00Z"/>
                <w:rFonts w:cs="Arial"/>
                <w:color w:val="4B4B63"/>
                <w:sz w:val="20"/>
                <w:szCs w:val="20"/>
              </w:rPr>
            </w:pPr>
            <w:ins w:id="1259" w:author="khanguyen" w:date="2017-03-17T23:08:00Z">
              <w:r>
                <w:rPr>
                  <w:rFonts w:cs="Arial"/>
                  <w:color w:val="4B4B63"/>
                  <w:sz w:val="20"/>
                  <w:szCs w:val="20"/>
                </w:rPr>
                <w:t>14.61%</w:t>
              </w:r>
            </w:ins>
          </w:p>
        </w:tc>
      </w:tr>
      <w:tr w:rsidR="00546FC9" w:rsidRPr="00C47FE2" w14:paraId="38623421" w14:textId="77777777" w:rsidTr="00C23052">
        <w:trPr>
          <w:trHeight w:val="300"/>
          <w:ins w:id="1260" w:author="khanguyen" w:date="2017-03-17T23:07:00Z"/>
          <w:trPrChange w:id="1261"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262"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2A4F0794" w14:textId="24FDE29B" w:rsidR="00546FC9" w:rsidRDefault="00546FC9" w:rsidP="00546FC9">
            <w:pPr>
              <w:spacing w:before="0" w:after="0" w:line="240" w:lineRule="auto"/>
              <w:ind w:firstLineChars="100" w:firstLine="200"/>
              <w:rPr>
                <w:ins w:id="1263" w:author="khanguyen" w:date="2017-03-17T23:07:00Z"/>
                <w:rFonts w:cs="Arial"/>
                <w:color w:val="4B4B63"/>
                <w:sz w:val="20"/>
                <w:szCs w:val="20"/>
              </w:rPr>
            </w:pPr>
            <w:proofErr w:type="spellStart"/>
            <w:ins w:id="1264" w:author="khanguyen" w:date="2017-03-17T23:08:00Z">
              <w:r>
                <w:rPr>
                  <w:rFonts w:cs="Arial"/>
                  <w:color w:val="4B4B63"/>
                  <w:sz w:val="20"/>
                  <w:szCs w:val="20"/>
                </w:rPr>
                <w:t>DELETE_Note_for_a</w:t>
              </w:r>
              <w:proofErr w:type="spellEnd"/>
              <w:r>
                <w:rPr>
                  <w:rFonts w:cs="Arial"/>
                  <w:color w:val="4B4B63"/>
                  <w:sz w:val="20"/>
                  <w:szCs w:val="20"/>
                </w:rPr>
                <w:t xml:space="preserve"> _Contact</w:t>
              </w:r>
            </w:ins>
          </w:p>
        </w:tc>
        <w:tc>
          <w:tcPr>
            <w:tcW w:w="1170" w:type="dxa"/>
            <w:tcBorders>
              <w:top w:val="nil"/>
              <w:left w:val="nil"/>
              <w:bottom w:val="single" w:sz="4" w:space="0" w:color="ACB9CA"/>
              <w:right w:val="single" w:sz="4" w:space="0" w:color="ACB9CA"/>
            </w:tcBorders>
            <w:shd w:val="clear" w:color="000000" w:fill="FFFFFF"/>
            <w:vAlign w:val="center"/>
            <w:tcPrChange w:id="1265"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34E272FC" w14:textId="3AEB17E5" w:rsidR="00546FC9" w:rsidRDefault="00546FC9" w:rsidP="00546FC9">
            <w:pPr>
              <w:spacing w:before="0" w:after="0" w:line="240" w:lineRule="auto"/>
              <w:jc w:val="right"/>
              <w:rPr>
                <w:ins w:id="1266" w:author="khanguyen" w:date="2017-03-17T23:07:00Z"/>
                <w:rFonts w:cs="Arial"/>
                <w:color w:val="4B4B63"/>
                <w:sz w:val="20"/>
                <w:szCs w:val="20"/>
              </w:rPr>
            </w:pPr>
            <w:ins w:id="1267" w:author="khanguyen" w:date="2017-03-17T23:08:00Z">
              <w:r>
                <w:rPr>
                  <w:rFonts w:cs="Arial"/>
                  <w:color w:val="4B4B63"/>
                  <w:sz w:val="20"/>
                  <w:szCs w:val="20"/>
                </w:rPr>
                <w:t>2210</w:t>
              </w:r>
            </w:ins>
          </w:p>
        </w:tc>
        <w:tc>
          <w:tcPr>
            <w:tcW w:w="1319" w:type="dxa"/>
            <w:tcBorders>
              <w:top w:val="nil"/>
              <w:left w:val="nil"/>
              <w:bottom w:val="single" w:sz="4" w:space="0" w:color="ACB9CA"/>
              <w:right w:val="single" w:sz="4" w:space="0" w:color="ACB9CA"/>
            </w:tcBorders>
            <w:shd w:val="clear" w:color="000000" w:fill="FFFFFF"/>
            <w:vAlign w:val="center"/>
            <w:tcPrChange w:id="1268"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6E620C8E" w14:textId="68007FE2" w:rsidR="00546FC9" w:rsidRDefault="00546FC9" w:rsidP="00546FC9">
            <w:pPr>
              <w:spacing w:before="0" w:after="0" w:line="240" w:lineRule="auto"/>
              <w:jc w:val="right"/>
              <w:rPr>
                <w:ins w:id="1269" w:author="khanguyen" w:date="2017-03-17T23:07:00Z"/>
                <w:rFonts w:cs="Arial"/>
                <w:color w:val="4B4B63"/>
                <w:sz w:val="20"/>
                <w:szCs w:val="20"/>
              </w:rPr>
            </w:pPr>
            <w:ins w:id="1270" w:author="khanguyen" w:date="2017-03-17T23:08:00Z">
              <w:r>
                <w:rPr>
                  <w:rFonts w:cs="Arial"/>
                  <w:color w:val="4B4B63"/>
                  <w:sz w:val="20"/>
                  <w:szCs w:val="20"/>
                </w:rPr>
                <w:t>167243.5</w:t>
              </w:r>
            </w:ins>
          </w:p>
        </w:tc>
        <w:tc>
          <w:tcPr>
            <w:tcW w:w="1438" w:type="dxa"/>
            <w:tcBorders>
              <w:top w:val="nil"/>
              <w:left w:val="nil"/>
              <w:bottom w:val="single" w:sz="4" w:space="0" w:color="ACB9CA"/>
              <w:right w:val="single" w:sz="4" w:space="0" w:color="ACB9CA"/>
            </w:tcBorders>
            <w:shd w:val="clear" w:color="000000" w:fill="FFFFFF"/>
            <w:vAlign w:val="center"/>
            <w:tcPrChange w:id="1271"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428889B7" w14:textId="7636FD2E" w:rsidR="00546FC9" w:rsidRDefault="00546FC9" w:rsidP="00546FC9">
            <w:pPr>
              <w:spacing w:before="0" w:after="0" w:line="240" w:lineRule="auto"/>
              <w:jc w:val="right"/>
              <w:rPr>
                <w:ins w:id="1272" w:author="khanguyen" w:date="2017-03-17T23:07:00Z"/>
                <w:rFonts w:cs="Arial"/>
                <w:color w:val="4B4B63"/>
                <w:sz w:val="20"/>
                <w:szCs w:val="20"/>
              </w:rPr>
            </w:pPr>
            <w:ins w:id="1273" w:author="khanguyen" w:date="2017-03-17T23:08:00Z">
              <w:r>
                <w:rPr>
                  <w:rFonts w:cs="Arial"/>
                  <w:color w:val="4B4B63"/>
                  <w:sz w:val="20"/>
                  <w:szCs w:val="20"/>
                </w:rPr>
                <w:t>301495.2</w:t>
              </w:r>
            </w:ins>
          </w:p>
        </w:tc>
        <w:tc>
          <w:tcPr>
            <w:tcW w:w="1438" w:type="dxa"/>
            <w:tcBorders>
              <w:top w:val="nil"/>
              <w:left w:val="nil"/>
              <w:bottom w:val="single" w:sz="4" w:space="0" w:color="ACB9CA"/>
              <w:right w:val="single" w:sz="4" w:space="0" w:color="ACB9CA"/>
            </w:tcBorders>
            <w:shd w:val="clear" w:color="000000" w:fill="FFFFFF"/>
            <w:vAlign w:val="center"/>
            <w:tcPrChange w:id="1274"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0B17FB23" w14:textId="369BC61F" w:rsidR="00546FC9" w:rsidRDefault="00546FC9" w:rsidP="00546FC9">
            <w:pPr>
              <w:spacing w:before="0" w:after="0" w:line="240" w:lineRule="auto"/>
              <w:jc w:val="right"/>
              <w:rPr>
                <w:ins w:id="1275" w:author="khanguyen" w:date="2017-03-17T23:07:00Z"/>
                <w:rFonts w:cs="Arial"/>
                <w:color w:val="4B4B63"/>
                <w:sz w:val="20"/>
                <w:szCs w:val="20"/>
              </w:rPr>
            </w:pPr>
            <w:ins w:id="1276" w:author="khanguyen" w:date="2017-03-17T23:08:00Z">
              <w:r>
                <w:rPr>
                  <w:rFonts w:cs="Arial"/>
                  <w:color w:val="4B4B63"/>
                  <w:sz w:val="20"/>
                  <w:szCs w:val="20"/>
                </w:rPr>
                <w:t>368428.6</w:t>
              </w:r>
            </w:ins>
          </w:p>
        </w:tc>
        <w:tc>
          <w:tcPr>
            <w:tcW w:w="1600" w:type="dxa"/>
            <w:tcBorders>
              <w:top w:val="nil"/>
              <w:left w:val="nil"/>
              <w:bottom w:val="single" w:sz="4" w:space="0" w:color="ACB9CA"/>
              <w:right w:val="single" w:sz="4" w:space="0" w:color="ACB9CA"/>
            </w:tcBorders>
            <w:shd w:val="clear" w:color="000000" w:fill="FFFFFF"/>
            <w:vAlign w:val="center"/>
            <w:tcPrChange w:id="1277"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320A3665" w14:textId="110C6935" w:rsidR="00546FC9" w:rsidRDefault="00546FC9" w:rsidP="00546FC9">
            <w:pPr>
              <w:spacing w:before="0" w:after="0" w:line="240" w:lineRule="auto"/>
              <w:jc w:val="right"/>
              <w:rPr>
                <w:ins w:id="1278" w:author="khanguyen" w:date="2017-03-17T23:07:00Z"/>
                <w:rFonts w:cs="Arial"/>
                <w:color w:val="4B4B63"/>
                <w:sz w:val="20"/>
                <w:szCs w:val="20"/>
              </w:rPr>
            </w:pPr>
            <w:ins w:id="1279" w:author="khanguyen" w:date="2017-03-17T23:08:00Z">
              <w:r>
                <w:rPr>
                  <w:rFonts w:cs="Arial"/>
                  <w:color w:val="4B4B63"/>
                  <w:sz w:val="20"/>
                  <w:szCs w:val="20"/>
                </w:rPr>
                <w:t>444704.5</w:t>
              </w:r>
            </w:ins>
          </w:p>
        </w:tc>
        <w:tc>
          <w:tcPr>
            <w:tcW w:w="1193" w:type="dxa"/>
            <w:tcBorders>
              <w:top w:val="nil"/>
              <w:left w:val="nil"/>
              <w:bottom w:val="single" w:sz="4" w:space="0" w:color="ACB9CA"/>
              <w:right w:val="single" w:sz="4" w:space="0" w:color="ACB9CA"/>
            </w:tcBorders>
            <w:shd w:val="clear" w:color="000000" w:fill="FFFFFF"/>
            <w:vAlign w:val="center"/>
            <w:tcPrChange w:id="1280"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4CD5A1DF" w14:textId="242CD6D8" w:rsidR="00546FC9" w:rsidRDefault="00546FC9" w:rsidP="00546FC9">
            <w:pPr>
              <w:spacing w:before="0" w:after="0" w:line="240" w:lineRule="auto"/>
              <w:jc w:val="right"/>
              <w:rPr>
                <w:ins w:id="1281" w:author="khanguyen" w:date="2017-03-17T23:07:00Z"/>
                <w:rFonts w:cs="Arial"/>
                <w:color w:val="4B4B63"/>
                <w:sz w:val="20"/>
                <w:szCs w:val="20"/>
              </w:rPr>
            </w:pPr>
            <w:ins w:id="1282" w:author="khanguyen" w:date="2017-03-17T23:08:00Z">
              <w:r>
                <w:rPr>
                  <w:rFonts w:cs="Arial"/>
                  <w:color w:val="4B4B63"/>
                  <w:sz w:val="20"/>
                  <w:szCs w:val="20"/>
                </w:rPr>
                <w:t>5</w:t>
              </w:r>
            </w:ins>
          </w:p>
        </w:tc>
        <w:tc>
          <w:tcPr>
            <w:tcW w:w="1356" w:type="dxa"/>
            <w:tcBorders>
              <w:top w:val="nil"/>
              <w:left w:val="nil"/>
              <w:bottom w:val="single" w:sz="4" w:space="0" w:color="ACB9CA"/>
              <w:right w:val="single" w:sz="4" w:space="0" w:color="ACB9CA"/>
            </w:tcBorders>
            <w:shd w:val="clear" w:color="000000" w:fill="FFFFFF"/>
            <w:vAlign w:val="center"/>
            <w:tcPrChange w:id="1283"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3AAFD868" w14:textId="673AE5F9" w:rsidR="00546FC9" w:rsidRDefault="00546FC9" w:rsidP="00546FC9">
            <w:pPr>
              <w:spacing w:before="0" w:after="0" w:line="240" w:lineRule="auto"/>
              <w:jc w:val="right"/>
              <w:rPr>
                <w:ins w:id="1284" w:author="khanguyen" w:date="2017-03-17T23:07:00Z"/>
                <w:rFonts w:cs="Arial"/>
                <w:color w:val="4B4B63"/>
                <w:sz w:val="20"/>
                <w:szCs w:val="20"/>
              </w:rPr>
            </w:pPr>
            <w:ins w:id="1285" w:author="khanguyen" w:date="2017-03-17T23:08:00Z">
              <w:r>
                <w:rPr>
                  <w:rFonts w:cs="Arial"/>
                  <w:color w:val="4B4B63"/>
                  <w:sz w:val="20"/>
                  <w:szCs w:val="20"/>
                </w:rPr>
                <w:t>1968477</w:t>
              </w:r>
            </w:ins>
          </w:p>
        </w:tc>
        <w:tc>
          <w:tcPr>
            <w:tcW w:w="1128" w:type="dxa"/>
            <w:tcBorders>
              <w:top w:val="nil"/>
              <w:left w:val="nil"/>
              <w:bottom w:val="single" w:sz="4" w:space="0" w:color="ACB9CA"/>
              <w:right w:val="single" w:sz="4" w:space="0" w:color="ACB9CA"/>
            </w:tcBorders>
            <w:shd w:val="clear" w:color="000000" w:fill="FFFFFF"/>
            <w:vAlign w:val="center"/>
            <w:tcPrChange w:id="1286"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070DD2F2" w14:textId="59956290" w:rsidR="00546FC9" w:rsidRDefault="00546FC9" w:rsidP="00546FC9">
            <w:pPr>
              <w:spacing w:before="0" w:after="0" w:line="240" w:lineRule="auto"/>
              <w:jc w:val="right"/>
              <w:rPr>
                <w:ins w:id="1287" w:author="khanguyen" w:date="2017-03-17T23:07:00Z"/>
                <w:rFonts w:cs="Arial"/>
                <w:color w:val="4B4B63"/>
                <w:sz w:val="20"/>
                <w:szCs w:val="20"/>
              </w:rPr>
            </w:pPr>
            <w:ins w:id="1288" w:author="khanguyen" w:date="2017-03-17T23:08:00Z">
              <w:r>
                <w:rPr>
                  <w:rFonts w:cs="Arial"/>
                  <w:color w:val="4B4B63"/>
                  <w:sz w:val="20"/>
                  <w:szCs w:val="20"/>
                </w:rPr>
                <w:t>1.90%</w:t>
              </w:r>
            </w:ins>
          </w:p>
        </w:tc>
      </w:tr>
      <w:tr w:rsidR="00546FC9" w:rsidRPr="00C47FE2" w14:paraId="6F4E866C" w14:textId="77777777" w:rsidTr="00C23052">
        <w:trPr>
          <w:trHeight w:val="300"/>
          <w:ins w:id="1289" w:author="khanguyen" w:date="2017-03-17T23:07:00Z"/>
          <w:trPrChange w:id="1290"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291"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2A76A1E4" w14:textId="52F317BC" w:rsidR="00546FC9" w:rsidRDefault="00546FC9" w:rsidP="00546FC9">
            <w:pPr>
              <w:spacing w:before="0" w:after="0" w:line="240" w:lineRule="auto"/>
              <w:ind w:firstLineChars="100" w:firstLine="200"/>
              <w:rPr>
                <w:ins w:id="1292" w:author="khanguyen" w:date="2017-03-17T23:07:00Z"/>
                <w:rFonts w:cs="Arial"/>
                <w:color w:val="4B4B63"/>
                <w:sz w:val="20"/>
                <w:szCs w:val="20"/>
              </w:rPr>
            </w:pPr>
            <w:proofErr w:type="spellStart"/>
            <w:ins w:id="1293" w:author="khanguyen" w:date="2017-03-17T23:08:00Z">
              <w:r>
                <w:rPr>
                  <w:rFonts w:cs="Arial"/>
                  <w:color w:val="4B4B63"/>
                  <w:sz w:val="20"/>
                  <w:szCs w:val="20"/>
                </w:rPr>
                <w:t>DELETE_Reminder_for_a_Contact</w:t>
              </w:r>
            </w:ins>
            <w:proofErr w:type="spellEnd"/>
          </w:p>
        </w:tc>
        <w:tc>
          <w:tcPr>
            <w:tcW w:w="1170" w:type="dxa"/>
            <w:tcBorders>
              <w:top w:val="nil"/>
              <w:left w:val="nil"/>
              <w:bottom w:val="single" w:sz="4" w:space="0" w:color="ACB9CA"/>
              <w:right w:val="single" w:sz="4" w:space="0" w:color="ACB9CA"/>
            </w:tcBorders>
            <w:shd w:val="clear" w:color="000000" w:fill="FFFFFF"/>
            <w:vAlign w:val="center"/>
            <w:tcPrChange w:id="1294"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242D81BE" w14:textId="52E276F0" w:rsidR="00546FC9" w:rsidRDefault="00546FC9" w:rsidP="00546FC9">
            <w:pPr>
              <w:spacing w:before="0" w:after="0" w:line="240" w:lineRule="auto"/>
              <w:jc w:val="right"/>
              <w:rPr>
                <w:ins w:id="1295" w:author="khanguyen" w:date="2017-03-17T23:07:00Z"/>
                <w:rFonts w:cs="Arial"/>
                <w:color w:val="4B4B63"/>
                <w:sz w:val="20"/>
                <w:szCs w:val="20"/>
              </w:rPr>
            </w:pPr>
            <w:ins w:id="1296" w:author="khanguyen" w:date="2017-03-17T23:08:00Z">
              <w:r>
                <w:rPr>
                  <w:rFonts w:cs="Arial"/>
                  <w:color w:val="4B4B63"/>
                  <w:sz w:val="20"/>
                  <w:szCs w:val="20"/>
                </w:rPr>
                <w:t>2210</w:t>
              </w:r>
            </w:ins>
          </w:p>
        </w:tc>
        <w:tc>
          <w:tcPr>
            <w:tcW w:w="1319" w:type="dxa"/>
            <w:tcBorders>
              <w:top w:val="nil"/>
              <w:left w:val="nil"/>
              <w:bottom w:val="single" w:sz="4" w:space="0" w:color="ACB9CA"/>
              <w:right w:val="single" w:sz="4" w:space="0" w:color="ACB9CA"/>
            </w:tcBorders>
            <w:shd w:val="clear" w:color="000000" w:fill="FFFFFF"/>
            <w:vAlign w:val="center"/>
            <w:tcPrChange w:id="1297"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00D72EAB" w14:textId="54F9C7C0" w:rsidR="00546FC9" w:rsidRDefault="00546FC9" w:rsidP="00546FC9">
            <w:pPr>
              <w:spacing w:before="0" w:after="0" w:line="240" w:lineRule="auto"/>
              <w:jc w:val="right"/>
              <w:rPr>
                <w:ins w:id="1298" w:author="khanguyen" w:date="2017-03-17T23:07:00Z"/>
                <w:rFonts w:cs="Arial"/>
                <w:color w:val="4B4B63"/>
                <w:sz w:val="20"/>
                <w:szCs w:val="20"/>
              </w:rPr>
            </w:pPr>
            <w:ins w:id="1299" w:author="khanguyen" w:date="2017-03-17T23:08:00Z">
              <w:r>
                <w:rPr>
                  <w:rFonts w:cs="Arial"/>
                  <w:color w:val="4B4B63"/>
                  <w:sz w:val="20"/>
                  <w:szCs w:val="20"/>
                </w:rPr>
                <w:t>139039.6</w:t>
              </w:r>
            </w:ins>
          </w:p>
        </w:tc>
        <w:tc>
          <w:tcPr>
            <w:tcW w:w="1438" w:type="dxa"/>
            <w:tcBorders>
              <w:top w:val="nil"/>
              <w:left w:val="nil"/>
              <w:bottom w:val="single" w:sz="4" w:space="0" w:color="ACB9CA"/>
              <w:right w:val="single" w:sz="4" w:space="0" w:color="ACB9CA"/>
            </w:tcBorders>
            <w:shd w:val="clear" w:color="000000" w:fill="FFFFFF"/>
            <w:vAlign w:val="center"/>
            <w:tcPrChange w:id="1300"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A260506" w14:textId="0D71068A" w:rsidR="00546FC9" w:rsidRDefault="00546FC9" w:rsidP="00546FC9">
            <w:pPr>
              <w:spacing w:before="0" w:after="0" w:line="240" w:lineRule="auto"/>
              <w:jc w:val="right"/>
              <w:rPr>
                <w:ins w:id="1301" w:author="khanguyen" w:date="2017-03-17T23:07:00Z"/>
                <w:rFonts w:cs="Arial"/>
                <w:color w:val="4B4B63"/>
                <w:sz w:val="20"/>
                <w:szCs w:val="20"/>
              </w:rPr>
            </w:pPr>
            <w:ins w:id="1302" w:author="khanguyen" w:date="2017-03-17T23:08:00Z">
              <w:r>
                <w:rPr>
                  <w:rFonts w:cs="Arial"/>
                  <w:color w:val="4B4B63"/>
                  <w:sz w:val="20"/>
                  <w:szCs w:val="20"/>
                </w:rPr>
                <w:t>225854.5</w:t>
              </w:r>
            </w:ins>
          </w:p>
        </w:tc>
        <w:tc>
          <w:tcPr>
            <w:tcW w:w="1438" w:type="dxa"/>
            <w:tcBorders>
              <w:top w:val="nil"/>
              <w:left w:val="nil"/>
              <w:bottom w:val="single" w:sz="4" w:space="0" w:color="ACB9CA"/>
              <w:right w:val="single" w:sz="4" w:space="0" w:color="ACB9CA"/>
            </w:tcBorders>
            <w:shd w:val="clear" w:color="000000" w:fill="FFFFFF"/>
            <w:vAlign w:val="center"/>
            <w:tcPrChange w:id="1303"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7F9BAC24" w14:textId="4414A44A" w:rsidR="00546FC9" w:rsidRDefault="00546FC9" w:rsidP="00546FC9">
            <w:pPr>
              <w:spacing w:before="0" w:after="0" w:line="240" w:lineRule="auto"/>
              <w:jc w:val="right"/>
              <w:rPr>
                <w:ins w:id="1304" w:author="khanguyen" w:date="2017-03-17T23:07:00Z"/>
                <w:rFonts w:cs="Arial"/>
                <w:color w:val="4B4B63"/>
                <w:sz w:val="20"/>
                <w:szCs w:val="20"/>
              </w:rPr>
            </w:pPr>
            <w:ins w:id="1305" w:author="khanguyen" w:date="2017-03-17T23:08:00Z">
              <w:r>
                <w:rPr>
                  <w:rFonts w:cs="Arial"/>
                  <w:color w:val="4B4B63"/>
                  <w:sz w:val="20"/>
                  <w:szCs w:val="20"/>
                </w:rPr>
                <w:t>285561</w:t>
              </w:r>
            </w:ins>
          </w:p>
        </w:tc>
        <w:tc>
          <w:tcPr>
            <w:tcW w:w="1600" w:type="dxa"/>
            <w:tcBorders>
              <w:top w:val="nil"/>
              <w:left w:val="nil"/>
              <w:bottom w:val="single" w:sz="4" w:space="0" w:color="ACB9CA"/>
              <w:right w:val="single" w:sz="4" w:space="0" w:color="ACB9CA"/>
            </w:tcBorders>
            <w:shd w:val="clear" w:color="000000" w:fill="FFFFFF"/>
            <w:vAlign w:val="center"/>
            <w:tcPrChange w:id="1306"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1227DB24" w14:textId="66EF81A6" w:rsidR="00546FC9" w:rsidRDefault="00546FC9" w:rsidP="00546FC9">
            <w:pPr>
              <w:spacing w:before="0" w:after="0" w:line="240" w:lineRule="auto"/>
              <w:jc w:val="right"/>
              <w:rPr>
                <w:ins w:id="1307" w:author="khanguyen" w:date="2017-03-17T23:07:00Z"/>
                <w:rFonts w:cs="Arial"/>
                <w:color w:val="4B4B63"/>
                <w:sz w:val="20"/>
                <w:szCs w:val="20"/>
              </w:rPr>
            </w:pPr>
            <w:ins w:id="1308" w:author="khanguyen" w:date="2017-03-17T23:08:00Z">
              <w:r>
                <w:rPr>
                  <w:rFonts w:cs="Arial"/>
                  <w:color w:val="4B4B63"/>
                  <w:sz w:val="20"/>
                  <w:szCs w:val="20"/>
                </w:rPr>
                <w:t>557897.3</w:t>
              </w:r>
            </w:ins>
          </w:p>
        </w:tc>
        <w:tc>
          <w:tcPr>
            <w:tcW w:w="1193" w:type="dxa"/>
            <w:tcBorders>
              <w:top w:val="nil"/>
              <w:left w:val="nil"/>
              <w:bottom w:val="single" w:sz="4" w:space="0" w:color="ACB9CA"/>
              <w:right w:val="single" w:sz="4" w:space="0" w:color="ACB9CA"/>
            </w:tcBorders>
            <w:shd w:val="clear" w:color="000000" w:fill="FFFFFF"/>
            <w:vAlign w:val="center"/>
            <w:tcPrChange w:id="1309"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1E0EA383" w14:textId="0D4DA42F" w:rsidR="00546FC9" w:rsidRDefault="00546FC9" w:rsidP="00546FC9">
            <w:pPr>
              <w:spacing w:before="0" w:after="0" w:line="240" w:lineRule="auto"/>
              <w:jc w:val="right"/>
              <w:rPr>
                <w:ins w:id="1310" w:author="khanguyen" w:date="2017-03-17T23:07:00Z"/>
                <w:rFonts w:cs="Arial"/>
                <w:color w:val="4B4B63"/>
                <w:sz w:val="20"/>
                <w:szCs w:val="20"/>
              </w:rPr>
            </w:pPr>
            <w:ins w:id="1311" w:author="khanguyen" w:date="2017-03-17T23:08:00Z">
              <w:r>
                <w:rPr>
                  <w:rFonts w:cs="Arial"/>
                  <w:color w:val="4B4B63"/>
                  <w:sz w:val="20"/>
                  <w:szCs w:val="20"/>
                </w:rPr>
                <w:t>4</w:t>
              </w:r>
            </w:ins>
          </w:p>
        </w:tc>
        <w:tc>
          <w:tcPr>
            <w:tcW w:w="1356" w:type="dxa"/>
            <w:tcBorders>
              <w:top w:val="nil"/>
              <w:left w:val="nil"/>
              <w:bottom w:val="single" w:sz="4" w:space="0" w:color="ACB9CA"/>
              <w:right w:val="single" w:sz="4" w:space="0" w:color="ACB9CA"/>
            </w:tcBorders>
            <w:shd w:val="clear" w:color="000000" w:fill="FFFFFF"/>
            <w:vAlign w:val="center"/>
            <w:tcPrChange w:id="1312"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32A38B3E" w14:textId="76A0619C" w:rsidR="00546FC9" w:rsidRDefault="00546FC9" w:rsidP="00546FC9">
            <w:pPr>
              <w:spacing w:before="0" w:after="0" w:line="240" w:lineRule="auto"/>
              <w:jc w:val="right"/>
              <w:rPr>
                <w:ins w:id="1313" w:author="khanguyen" w:date="2017-03-17T23:07:00Z"/>
                <w:rFonts w:cs="Arial"/>
                <w:color w:val="4B4B63"/>
                <w:sz w:val="20"/>
                <w:szCs w:val="20"/>
              </w:rPr>
            </w:pPr>
            <w:ins w:id="1314" w:author="khanguyen" w:date="2017-03-17T23:08:00Z">
              <w:r>
                <w:rPr>
                  <w:rFonts w:cs="Arial"/>
                  <w:color w:val="4B4B63"/>
                  <w:sz w:val="20"/>
                  <w:szCs w:val="20"/>
                </w:rPr>
                <w:t>973708</w:t>
              </w:r>
            </w:ins>
          </w:p>
        </w:tc>
        <w:tc>
          <w:tcPr>
            <w:tcW w:w="1128" w:type="dxa"/>
            <w:tcBorders>
              <w:top w:val="nil"/>
              <w:left w:val="nil"/>
              <w:bottom w:val="single" w:sz="4" w:space="0" w:color="ACB9CA"/>
              <w:right w:val="single" w:sz="4" w:space="0" w:color="ACB9CA"/>
            </w:tcBorders>
            <w:shd w:val="clear" w:color="000000" w:fill="FFFFFF"/>
            <w:vAlign w:val="center"/>
            <w:tcPrChange w:id="1315"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47219B45" w14:textId="01CD82E7" w:rsidR="00546FC9" w:rsidRDefault="00546FC9" w:rsidP="00546FC9">
            <w:pPr>
              <w:spacing w:before="0" w:after="0" w:line="240" w:lineRule="auto"/>
              <w:jc w:val="right"/>
              <w:rPr>
                <w:ins w:id="1316" w:author="khanguyen" w:date="2017-03-17T23:07:00Z"/>
                <w:rFonts w:cs="Arial"/>
                <w:color w:val="4B4B63"/>
                <w:sz w:val="20"/>
                <w:szCs w:val="20"/>
              </w:rPr>
            </w:pPr>
            <w:ins w:id="1317" w:author="khanguyen" w:date="2017-03-17T23:08:00Z">
              <w:r>
                <w:rPr>
                  <w:rFonts w:cs="Arial"/>
                  <w:color w:val="4B4B63"/>
                  <w:sz w:val="20"/>
                  <w:szCs w:val="20"/>
                </w:rPr>
                <w:t>1.67%</w:t>
              </w:r>
            </w:ins>
          </w:p>
        </w:tc>
      </w:tr>
      <w:tr w:rsidR="00546FC9" w:rsidRPr="00C47FE2" w14:paraId="4ACA092C" w14:textId="77777777" w:rsidTr="00C23052">
        <w:trPr>
          <w:trHeight w:val="300"/>
          <w:ins w:id="1318" w:author="khanguyen" w:date="2017-03-17T23:07:00Z"/>
          <w:trPrChange w:id="1319"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320"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3287CDB4" w14:textId="44239AAE" w:rsidR="00546FC9" w:rsidRDefault="00546FC9" w:rsidP="00546FC9">
            <w:pPr>
              <w:spacing w:before="0" w:after="0" w:line="240" w:lineRule="auto"/>
              <w:ind w:firstLineChars="100" w:firstLine="200"/>
              <w:rPr>
                <w:ins w:id="1321" w:author="khanguyen" w:date="2017-03-17T23:07:00Z"/>
                <w:rFonts w:cs="Arial"/>
                <w:color w:val="4B4B63"/>
                <w:sz w:val="20"/>
                <w:szCs w:val="20"/>
              </w:rPr>
            </w:pPr>
            <w:ins w:id="1322" w:author="khanguyen" w:date="2017-03-17T23:08:00Z">
              <w:r>
                <w:rPr>
                  <w:rFonts w:cs="Arial"/>
                  <w:color w:val="4B4B63"/>
                  <w:sz w:val="20"/>
                  <w:szCs w:val="20"/>
                </w:rPr>
                <w:t>EDIT Empty Project</w:t>
              </w:r>
            </w:ins>
          </w:p>
        </w:tc>
        <w:tc>
          <w:tcPr>
            <w:tcW w:w="1170" w:type="dxa"/>
            <w:tcBorders>
              <w:top w:val="nil"/>
              <w:left w:val="nil"/>
              <w:bottom w:val="single" w:sz="4" w:space="0" w:color="ACB9CA"/>
              <w:right w:val="single" w:sz="4" w:space="0" w:color="ACB9CA"/>
            </w:tcBorders>
            <w:shd w:val="clear" w:color="000000" w:fill="FFFFFF"/>
            <w:vAlign w:val="center"/>
            <w:tcPrChange w:id="1323"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1EEB3E98" w14:textId="24F1D8FC" w:rsidR="00546FC9" w:rsidRDefault="00546FC9" w:rsidP="00546FC9">
            <w:pPr>
              <w:spacing w:before="0" w:after="0" w:line="240" w:lineRule="auto"/>
              <w:jc w:val="right"/>
              <w:rPr>
                <w:ins w:id="1324" w:author="khanguyen" w:date="2017-03-17T23:07:00Z"/>
                <w:rFonts w:cs="Arial"/>
                <w:color w:val="4B4B63"/>
                <w:sz w:val="20"/>
                <w:szCs w:val="20"/>
              </w:rPr>
            </w:pPr>
            <w:ins w:id="1325" w:author="khanguyen" w:date="2017-03-17T23:08:00Z">
              <w:r>
                <w:rPr>
                  <w:rFonts w:cs="Arial"/>
                  <w:color w:val="4B4B63"/>
                  <w:sz w:val="20"/>
                  <w:szCs w:val="20"/>
                </w:rPr>
                <w:t>3</w:t>
              </w:r>
            </w:ins>
          </w:p>
        </w:tc>
        <w:tc>
          <w:tcPr>
            <w:tcW w:w="1319" w:type="dxa"/>
            <w:tcBorders>
              <w:top w:val="nil"/>
              <w:left w:val="nil"/>
              <w:bottom w:val="single" w:sz="4" w:space="0" w:color="ACB9CA"/>
              <w:right w:val="single" w:sz="4" w:space="0" w:color="ACB9CA"/>
            </w:tcBorders>
            <w:shd w:val="clear" w:color="000000" w:fill="FFFFFF"/>
            <w:vAlign w:val="center"/>
            <w:tcPrChange w:id="1326"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41CD1CA5" w14:textId="6D1E08DF" w:rsidR="00546FC9" w:rsidRDefault="00546FC9" w:rsidP="00546FC9">
            <w:pPr>
              <w:spacing w:before="0" w:after="0" w:line="240" w:lineRule="auto"/>
              <w:jc w:val="right"/>
              <w:rPr>
                <w:ins w:id="1327" w:author="khanguyen" w:date="2017-03-17T23:07:00Z"/>
                <w:rFonts w:cs="Arial"/>
                <w:color w:val="4B4B63"/>
                <w:sz w:val="20"/>
                <w:szCs w:val="20"/>
              </w:rPr>
            </w:pPr>
            <w:ins w:id="1328" w:author="khanguyen" w:date="2017-03-17T23:08:00Z">
              <w:r>
                <w:rPr>
                  <w:rFonts w:cs="Arial"/>
                  <w:color w:val="4B4B63"/>
                  <w:sz w:val="20"/>
                  <w:szCs w:val="20"/>
                </w:rPr>
                <w:t>255.33</w:t>
              </w:r>
            </w:ins>
          </w:p>
        </w:tc>
        <w:tc>
          <w:tcPr>
            <w:tcW w:w="1438" w:type="dxa"/>
            <w:tcBorders>
              <w:top w:val="nil"/>
              <w:left w:val="nil"/>
              <w:bottom w:val="single" w:sz="4" w:space="0" w:color="ACB9CA"/>
              <w:right w:val="single" w:sz="4" w:space="0" w:color="ACB9CA"/>
            </w:tcBorders>
            <w:shd w:val="clear" w:color="000000" w:fill="FFFFFF"/>
            <w:vAlign w:val="center"/>
            <w:tcPrChange w:id="1329"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74D0AE18" w14:textId="34473E3C" w:rsidR="00546FC9" w:rsidRDefault="00546FC9" w:rsidP="00546FC9">
            <w:pPr>
              <w:spacing w:before="0" w:after="0" w:line="240" w:lineRule="auto"/>
              <w:jc w:val="right"/>
              <w:rPr>
                <w:ins w:id="1330" w:author="khanguyen" w:date="2017-03-17T23:07:00Z"/>
                <w:rFonts w:cs="Arial"/>
                <w:color w:val="4B4B63"/>
                <w:sz w:val="20"/>
                <w:szCs w:val="20"/>
              </w:rPr>
            </w:pPr>
            <w:ins w:id="1331" w:author="khanguyen" w:date="2017-03-17T23:08:00Z">
              <w:r>
                <w:rPr>
                  <w:rFonts w:cs="Arial"/>
                  <w:color w:val="4B4B63"/>
                  <w:sz w:val="20"/>
                  <w:szCs w:val="20"/>
                </w:rPr>
                <w:t>528</w:t>
              </w:r>
            </w:ins>
          </w:p>
        </w:tc>
        <w:tc>
          <w:tcPr>
            <w:tcW w:w="1438" w:type="dxa"/>
            <w:tcBorders>
              <w:top w:val="nil"/>
              <w:left w:val="nil"/>
              <w:bottom w:val="single" w:sz="4" w:space="0" w:color="ACB9CA"/>
              <w:right w:val="single" w:sz="4" w:space="0" w:color="ACB9CA"/>
            </w:tcBorders>
            <w:shd w:val="clear" w:color="000000" w:fill="FFFFFF"/>
            <w:vAlign w:val="center"/>
            <w:tcPrChange w:id="1332"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04B3CBDA" w14:textId="2C2B5AF1" w:rsidR="00546FC9" w:rsidRDefault="00546FC9" w:rsidP="00546FC9">
            <w:pPr>
              <w:spacing w:before="0" w:after="0" w:line="240" w:lineRule="auto"/>
              <w:jc w:val="right"/>
              <w:rPr>
                <w:ins w:id="1333" w:author="khanguyen" w:date="2017-03-17T23:07:00Z"/>
                <w:rFonts w:cs="Arial"/>
                <w:color w:val="4B4B63"/>
                <w:sz w:val="20"/>
                <w:szCs w:val="20"/>
              </w:rPr>
            </w:pPr>
            <w:ins w:id="1334" w:author="khanguyen" w:date="2017-03-17T23:08:00Z">
              <w:r>
                <w:rPr>
                  <w:rFonts w:cs="Arial"/>
                  <w:color w:val="4B4B63"/>
                  <w:sz w:val="20"/>
                  <w:szCs w:val="20"/>
                </w:rPr>
                <w:t>528</w:t>
              </w:r>
            </w:ins>
          </w:p>
        </w:tc>
        <w:tc>
          <w:tcPr>
            <w:tcW w:w="1600" w:type="dxa"/>
            <w:tcBorders>
              <w:top w:val="nil"/>
              <w:left w:val="nil"/>
              <w:bottom w:val="single" w:sz="4" w:space="0" w:color="ACB9CA"/>
              <w:right w:val="single" w:sz="4" w:space="0" w:color="ACB9CA"/>
            </w:tcBorders>
            <w:shd w:val="clear" w:color="000000" w:fill="FFFFFF"/>
            <w:vAlign w:val="center"/>
            <w:tcPrChange w:id="1335"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00A02ADD" w14:textId="164C8C8C" w:rsidR="00546FC9" w:rsidRDefault="00546FC9" w:rsidP="00546FC9">
            <w:pPr>
              <w:spacing w:before="0" w:after="0" w:line="240" w:lineRule="auto"/>
              <w:jc w:val="right"/>
              <w:rPr>
                <w:ins w:id="1336" w:author="khanguyen" w:date="2017-03-17T23:07:00Z"/>
                <w:rFonts w:cs="Arial"/>
                <w:color w:val="4B4B63"/>
                <w:sz w:val="20"/>
                <w:szCs w:val="20"/>
              </w:rPr>
            </w:pPr>
            <w:ins w:id="1337" w:author="khanguyen" w:date="2017-03-17T23:08:00Z">
              <w:r>
                <w:rPr>
                  <w:rFonts w:cs="Arial"/>
                  <w:color w:val="4B4B63"/>
                  <w:sz w:val="20"/>
                  <w:szCs w:val="20"/>
                </w:rPr>
                <w:t>528</w:t>
              </w:r>
            </w:ins>
          </w:p>
        </w:tc>
        <w:tc>
          <w:tcPr>
            <w:tcW w:w="1193" w:type="dxa"/>
            <w:tcBorders>
              <w:top w:val="nil"/>
              <w:left w:val="nil"/>
              <w:bottom w:val="single" w:sz="4" w:space="0" w:color="ACB9CA"/>
              <w:right w:val="single" w:sz="4" w:space="0" w:color="ACB9CA"/>
            </w:tcBorders>
            <w:shd w:val="clear" w:color="000000" w:fill="FFFFFF"/>
            <w:vAlign w:val="center"/>
            <w:tcPrChange w:id="1338"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1B990A66" w14:textId="11B884CB" w:rsidR="00546FC9" w:rsidRDefault="00546FC9" w:rsidP="00546FC9">
            <w:pPr>
              <w:spacing w:before="0" w:after="0" w:line="240" w:lineRule="auto"/>
              <w:jc w:val="right"/>
              <w:rPr>
                <w:ins w:id="1339" w:author="khanguyen" w:date="2017-03-17T23:07:00Z"/>
                <w:rFonts w:cs="Arial"/>
                <w:color w:val="4B4B63"/>
                <w:sz w:val="20"/>
                <w:szCs w:val="20"/>
              </w:rPr>
            </w:pPr>
            <w:ins w:id="1340" w:author="khanguyen" w:date="2017-03-17T23:08:00Z">
              <w:r>
                <w:rPr>
                  <w:rFonts w:cs="Arial"/>
                  <w:color w:val="4B4B63"/>
                  <w:sz w:val="20"/>
                  <w:szCs w:val="20"/>
                </w:rPr>
                <w:t>57</w:t>
              </w:r>
            </w:ins>
          </w:p>
        </w:tc>
        <w:tc>
          <w:tcPr>
            <w:tcW w:w="1356" w:type="dxa"/>
            <w:tcBorders>
              <w:top w:val="nil"/>
              <w:left w:val="nil"/>
              <w:bottom w:val="single" w:sz="4" w:space="0" w:color="ACB9CA"/>
              <w:right w:val="single" w:sz="4" w:space="0" w:color="ACB9CA"/>
            </w:tcBorders>
            <w:shd w:val="clear" w:color="000000" w:fill="FFFFFF"/>
            <w:vAlign w:val="center"/>
            <w:tcPrChange w:id="1341"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5930A1AD" w14:textId="6ECB207B" w:rsidR="00546FC9" w:rsidRDefault="00546FC9" w:rsidP="00546FC9">
            <w:pPr>
              <w:spacing w:before="0" w:after="0" w:line="240" w:lineRule="auto"/>
              <w:jc w:val="right"/>
              <w:rPr>
                <w:ins w:id="1342" w:author="khanguyen" w:date="2017-03-17T23:07:00Z"/>
                <w:rFonts w:cs="Arial"/>
                <w:color w:val="4B4B63"/>
                <w:sz w:val="20"/>
                <w:szCs w:val="20"/>
              </w:rPr>
            </w:pPr>
            <w:ins w:id="1343" w:author="khanguyen" w:date="2017-03-17T23:08:00Z">
              <w:r>
                <w:rPr>
                  <w:rFonts w:cs="Arial"/>
                  <w:color w:val="4B4B63"/>
                  <w:sz w:val="20"/>
                  <w:szCs w:val="20"/>
                </w:rPr>
                <w:t>528</w:t>
              </w:r>
            </w:ins>
          </w:p>
        </w:tc>
        <w:tc>
          <w:tcPr>
            <w:tcW w:w="1128" w:type="dxa"/>
            <w:tcBorders>
              <w:top w:val="nil"/>
              <w:left w:val="nil"/>
              <w:bottom w:val="single" w:sz="4" w:space="0" w:color="ACB9CA"/>
              <w:right w:val="single" w:sz="4" w:space="0" w:color="ACB9CA"/>
            </w:tcBorders>
            <w:shd w:val="clear" w:color="000000" w:fill="FFFFFF"/>
            <w:vAlign w:val="center"/>
            <w:tcPrChange w:id="1344"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39B75F26" w14:textId="01AA0C7E" w:rsidR="00546FC9" w:rsidRDefault="00546FC9" w:rsidP="00546FC9">
            <w:pPr>
              <w:spacing w:before="0" w:after="0" w:line="240" w:lineRule="auto"/>
              <w:jc w:val="right"/>
              <w:rPr>
                <w:ins w:id="1345" w:author="khanguyen" w:date="2017-03-17T23:07:00Z"/>
                <w:rFonts w:cs="Arial"/>
                <w:color w:val="4B4B63"/>
                <w:sz w:val="20"/>
                <w:szCs w:val="20"/>
              </w:rPr>
            </w:pPr>
            <w:ins w:id="1346" w:author="khanguyen" w:date="2017-03-17T23:08:00Z">
              <w:r>
                <w:rPr>
                  <w:rFonts w:cs="Arial"/>
                  <w:color w:val="4B4B63"/>
                  <w:sz w:val="20"/>
                  <w:szCs w:val="20"/>
                </w:rPr>
                <w:t>0%</w:t>
              </w:r>
            </w:ins>
          </w:p>
        </w:tc>
      </w:tr>
      <w:tr w:rsidR="00546FC9" w:rsidRPr="00C47FE2" w14:paraId="47D24A38" w14:textId="77777777" w:rsidTr="00C23052">
        <w:trPr>
          <w:trHeight w:val="300"/>
          <w:ins w:id="1347" w:author="khanguyen" w:date="2017-03-17T23:07:00Z"/>
          <w:trPrChange w:id="134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34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43CECB0E" w14:textId="73ADF059" w:rsidR="00546FC9" w:rsidRDefault="00546FC9" w:rsidP="00546FC9">
            <w:pPr>
              <w:spacing w:before="0" w:after="0" w:line="240" w:lineRule="auto"/>
              <w:ind w:firstLineChars="100" w:firstLine="200"/>
              <w:rPr>
                <w:ins w:id="1350" w:author="khanguyen" w:date="2017-03-17T23:07:00Z"/>
                <w:rFonts w:cs="Arial"/>
                <w:color w:val="4B4B63"/>
                <w:sz w:val="20"/>
                <w:szCs w:val="20"/>
              </w:rPr>
            </w:pPr>
            <w:proofErr w:type="spellStart"/>
            <w:ins w:id="1351" w:author="khanguyen" w:date="2017-03-17T23:08:00Z">
              <w:r>
                <w:rPr>
                  <w:rFonts w:cs="Arial"/>
                  <w:color w:val="4B4B63"/>
                  <w:sz w:val="20"/>
                  <w:szCs w:val="20"/>
                </w:rPr>
                <w:t>Get_CompanyContactSalesLifeCycle</w:t>
              </w:r>
              <w:proofErr w:type="spellEnd"/>
              <w:r>
                <w:rPr>
                  <w:rFonts w:cs="Arial"/>
                  <w:color w:val="4B4B63"/>
                  <w:sz w:val="20"/>
                  <w:szCs w:val="20"/>
                </w:rPr>
                <w:t xml:space="preserve"> Id</w:t>
              </w:r>
            </w:ins>
          </w:p>
        </w:tc>
        <w:tc>
          <w:tcPr>
            <w:tcW w:w="1170" w:type="dxa"/>
            <w:tcBorders>
              <w:top w:val="nil"/>
              <w:left w:val="nil"/>
              <w:bottom w:val="single" w:sz="4" w:space="0" w:color="ACB9CA"/>
              <w:right w:val="single" w:sz="4" w:space="0" w:color="ACB9CA"/>
            </w:tcBorders>
            <w:shd w:val="clear" w:color="000000" w:fill="FFFFFF"/>
            <w:vAlign w:val="center"/>
            <w:tcPrChange w:id="1352"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6F50AB67" w14:textId="72EA7779" w:rsidR="00546FC9" w:rsidRDefault="00546FC9" w:rsidP="00546FC9">
            <w:pPr>
              <w:spacing w:before="0" w:after="0" w:line="240" w:lineRule="auto"/>
              <w:jc w:val="right"/>
              <w:rPr>
                <w:ins w:id="1353" w:author="khanguyen" w:date="2017-03-17T23:07:00Z"/>
                <w:rFonts w:cs="Arial"/>
                <w:color w:val="4B4B63"/>
                <w:sz w:val="20"/>
                <w:szCs w:val="20"/>
              </w:rPr>
            </w:pPr>
            <w:ins w:id="1354" w:author="khanguyen" w:date="2017-03-17T23:08:00Z">
              <w:r>
                <w:rPr>
                  <w:rFonts w:cs="Arial"/>
                  <w:color w:val="4B4B63"/>
                  <w:sz w:val="20"/>
                  <w:szCs w:val="20"/>
                </w:rPr>
                <w:t>2704</w:t>
              </w:r>
            </w:ins>
          </w:p>
        </w:tc>
        <w:tc>
          <w:tcPr>
            <w:tcW w:w="1319" w:type="dxa"/>
            <w:tcBorders>
              <w:top w:val="nil"/>
              <w:left w:val="nil"/>
              <w:bottom w:val="single" w:sz="4" w:space="0" w:color="ACB9CA"/>
              <w:right w:val="single" w:sz="4" w:space="0" w:color="ACB9CA"/>
            </w:tcBorders>
            <w:shd w:val="clear" w:color="000000" w:fill="FFFFFF"/>
            <w:vAlign w:val="center"/>
            <w:tcPrChange w:id="1355"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04CC8E06" w14:textId="27F64CFA" w:rsidR="00546FC9" w:rsidRDefault="00546FC9" w:rsidP="00546FC9">
            <w:pPr>
              <w:spacing w:before="0" w:after="0" w:line="240" w:lineRule="auto"/>
              <w:jc w:val="right"/>
              <w:rPr>
                <w:ins w:id="1356" w:author="khanguyen" w:date="2017-03-17T23:07:00Z"/>
                <w:rFonts w:cs="Arial"/>
                <w:color w:val="4B4B63"/>
                <w:sz w:val="20"/>
                <w:szCs w:val="20"/>
              </w:rPr>
            </w:pPr>
            <w:ins w:id="1357" w:author="khanguyen" w:date="2017-03-17T23:08:00Z">
              <w:r>
                <w:rPr>
                  <w:rFonts w:cs="Arial"/>
                  <w:color w:val="4B4B63"/>
                  <w:sz w:val="20"/>
                  <w:szCs w:val="20"/>
                </w:rPr>
                <w:t>189631.1</w:t>
              </w:r>
            </w:ins>
          </w:p>
        </w:tc>
        <w:tc>
          <w:tcPr>
            <w:tcW w:w="1438" w:type="dxa"/>
            <w:tcBorders>
              <w:top w:val="nil"/>
              <w:left w:val="nil"/>
              <w:bottom w:val="single" w:sz="4" w:space="0" w:color="ACB9CA"/>
              <w:right w:val="single" w:sz="4" w:space="0" w:color="ACB9CA"/>
            </w:tcBorders>
            <w:shd w:val="clear" w:color="000000" w:fill="FFFFFF"/>
            <w:vAlign w:val="center"/>
            <w:tcPrChange w:id="135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6713C8B" w14:textId="2EF3DB94" w:rsidR="00546FC9" w:rsidRDefault="00546FC9" w:rsidP="00546FC9">
            <w:pPr>
              <w:spacing w:before="0" w:after="0" w:line="240" w:lineRule="auto"/>
              <w:jc w:val="right"/>
              <w:rPr>
                <w:ins w:id="1359" w:author="khanguyen" w:date="2017-03-17T23:07:00Z"/>
                <w:rFonts w:cs="Arial"/>
                <w:color w:val="4B4B63"/>
                <w:sz w:val="20"/>
                <w:szCs w:val="20"/>
              </w:rPr>
            </w:pPr>
            <w:ins w:id="1360" w:author="khanguyen" w:date="2017-03-17T23:08:00Z">
              <w:r>
                <w:rPr>
                  <w:rFonts w:cs="Arial"/>
                  <w:color w:val="4B4B63"/>
                  <w:sz w:val="20"/>
                  <w:szCs w:val="20"/>
                </w:rPr>
                <w:t>400499.5</w:t>
              </w:r>
            </w:ins>
          </w:p>
        </w:tc>
        <w:tc>
          <w:tcPr>
            <w:tcW w:w="1438" w:type="dxa"/>
            <w:tcBorders>
              <w:top w:val="nil"/>
              <w:left w:val="nil"/>
              <w:bottom w:val="single" w:sz="4" w:space="0" w:color="ACB9CA"/>
              <w:right w:val="single" w:sz="4" w:space="0" w:color="ACB9CA"/>
            </w:tcBorders>
            <w:shd w:val="clear" w:color="000000" w:fill="FFFFFF"/>
            <w:vAlign w:val="center"/>
            <w:tcPrChange w:id="1361"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12C7B76" w14:textId="5C3B7E8D" w:rsidR="00546FC9" w:rsidRDefault="00546FC9" w:rsidP="00546FC9">
            <w:pPr>
              <w:spacing w:before="0" w:after="0" w:line="240" w:lineRule="auto"/>
              <w:jc w:val="right"/>
              <w:rPr>
                <w:ins w:id="1362" w:author="khanguyen" w:date="2017-03-17T23:07:00Z"/>
                <w:rFonts w:cs="Arial"/>
                <w:color w:val="4B4B63"/>
                <w:sz w:val="20"/>
                <w:szCs w:val="20"/>
              </w:rPr>
            </w:pPr>
            <w:ins w:id="1363" w:author="khanguyen" w:date="2017-03-17T23:08:00Z">
              <w:r>
                <w:rPr>
                  <w:rFonts w:cs="Arial"/>
                  <w:color w:val="4B4B63"/>
                  <w:sz w:val="20"/>
                  <w:szCs w:val="20"/>
                </w:rPr>
                <w:t>485465.3</w:t>
              </w:r>
            </w:ins>
          </w:p>
        </w:tc>
        <w:tc>
          <w:tcPr>
            <w:tcW w:w="1600" w:type="dxa"/>
            <w:tcBorders>
              <w:top w:val="nil"/>
              <w:left w:val="nil"/>
              <w:bottom w:val="single" w:sz="4" w:space="0" w:color="ACB9CA"/>
              <w:right w:val="single" w:sz="4" w:space="0" w:color="ACB9CA"/>
            </w:tcBorders>
            <w:shd w:val="clear" w:color="000000" w:fill="FFFFFF"/>
            <w:vAlign w:val="center"/>
            <w:tcPrChange w:id="1364"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128924FA" w14:textId="7172D37E" w:rsidR="00546FC9" w:rsidRDefault="00546FC9" w:rsidP="00546FC9">
            <w:pPr>
              <w:spacing w:before="0" w:after="0" w:line="240" w:lineRule="auto"/>
              <w:jc w:val="right"/>
              <w:rPr>
                <w:ins w:id="1365" w:author="khanguyen" w:date="2017-03-17T23:07:00Z"/>
                <w:rFonts w:cs="Arial"/>
                <w:color w:val="4B4B63"/>
                <w:sz w:val="20"/>
                <w:szCs w:val="20"/>
              </w:rPr>
            </w:pPr>
            <w:ins w:id="1366" w:author="khanguyen" w:date="2017-03-17T23:08:00Z">
              <w:r>
                <w:rPr>
                  <w:rFonts w:cs="Arial"/>
                  <w:color w:val="4B4B63"/>
                  <w:sz w:val="20"/>
                  <w:szCs w:val="20"/>
                </w:rPr>
                <w:t>575850.6</w:t>
              </w:r>
            </w:ins>
          </w:p>
        </w:tc>
        <w:tc>
          <w:tcPr>
            <w:tcW w:w="1193" w:type="dxa"/>
            <w:tcBorders>
              <w:top w:val="nil"/>
              <w:left w:val="nil"/>
              <w:bottom w:val="single" w:sz="4" w:space="0" w:color="ACB9CA"/>
              <w:right w:val="single" w:sz="4" w:space="0" w:color="ACB9CA"/>
            </w:tcBorders>
            <w:shd w:val="clear" w:color="000000" w:fill="FFFFFF"/>
            <w:vAlign w:val="center"/>
            <w:tcPrChange w:id="1367"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325C4CC2" w14:textId="5D2874AB" w:rsidR="00546FC9" w:rsidRDefault="00546FC9" w:rsidP="00546FC9">
            <w:pPr>
              <w:spacing w:before="0" w:after="0" w:line="240" w:lineRule="auto"/>
              <w:jc w:val="right"/>
              <w:rPr>
                <w:ins w:id="1368" w:author="khanguyen" w:date="2017-03-17T23:07:00Z"/>
                <w:rFonts w:cs="Arial"/>
                <w:color w:val="4B4B63"/>
                <w:sz w:val="20"/>
                <w:szCs w:val="20"/>
              </w:rPr>
            </w:pPr>
            <w:ins w:id="1369" w:author="khanguyen" w:date="2017-03-17T23:08:00Z">
              <w:r>
                <w:rPr>
                  <w:rFonts w:cs="Arial"/>
                  <w:color w:val="4B4B63"/>
                  <w:sz w:val="20"/>
                  <w:szCs w:val="20"/>
                </w:rPr>
                <w:t>48</w:t>
              </w:r>
            </w:ins>
          </w:p>
        </w:tc>
        <w:tc>
          <w:tcPr>
            <w:tcW w:w="1356" w:type="dxa"/>
            <w:tcBorders>
              <w:top w:val="nil"/>
              <w:left w:val="nil"/>
              <w:bottom w:val="single" w:sz="4" w:space="0" w:color="ACB9CA"/>
              <w:right w:val="single" w:sz="4" w:space="0" w:color="ACB9CA"/>
            </w:tcBorders>
            <w:shd w:val="clear" w:color="000000" w:fill="FFFFFF"/>
            <w:vAlign w:val="center"/>
            <w:tcPrChange w:id="1370"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19F98253" w14:textId="7410B389" w:rsidR="00546FC9" w:rsidRDefault="00546FC9" w:rsidP="00546FC9">
            <w:pPr>
              <w:spacing w:before="0" w:after="0" w:line="240" w:lineRule="auto"/>
              <w:jc w:val="right"/>
              <w:rPr>
                <w:ins w:id="1371" w:author="khanguyen" w:date="2017-03-17T23:07:00Z"/>
                <w:rFonts w:cs="Arial"/>
                <w:color w:val="4B4B63"/>
                <w:sz w:val="20"/>
                <w:szCs w:val="20"/>
              </w:rPr>
            </w:pPr>
            <w:ins w:id="1372" w:author="khanguyen" w:date="2017-03-17T23:08:00Z">
              <w:r>
                <w:rPr>
                  <w:rFonts w:cs="Arial"/>
                  <w:color w:val="4B4B63"/>
                  <w:sz w:val="20"/>
                  <w:szCs w:val="20"/>
                </w:rPr>
                <w:t>2019853</w:t>
              </w:r>
            </w:ins>
          </w:p>
        </w:tc>
        <w:tc>
          <w:tcPr>
            <w:tcW w:w="1128" w:type="dxa"/>
            <w:tcBorders>
              <w:top w:val="nil"/>
              <w:left w:val="nil"/>
              <w:bottom w:val="single" w:sz="4" w:space="0" w:color="ACB9CA"/>
              <w:right w:val="single" w:sz="4" w:space="0" w:color="ACB9CA"/>
            </w:tcBorders>
            <w:shd w:val="clear" w:color="000000" w:fill="FFFFFF"/>
            <w:vAlign w:val="center"/>
            <w:tcPrChange w:id="1373"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14096772" w14:textId="3FC492CB" w:rsidR="00546FC9" w:rsidRDefault="00546FC9" w:rsidP="00546FC9">
            <w:pPr>
              <w:spacing w:before="0" w:after="0" w:line="240" w:lineRule="auto"/>
              <w:jc w:val="right"/>
              <w:rPr>
                <w:ins w:id="1374" w:author="khanguyen" w:date="2017-03-17T23:07:00Z"/>
                <w:rFonts w:cs="Arial"/>
                <w:color w:val="4B4B63"/>
                <w:sz w:val="20"/>
                <w:szCs w:val="20"/>
              </w:rPr>
            </w:pPr>
            <w:ins w:id="1375" w:author="khanguyen" w:date="2017-03-17T23:08:00Z">
              <w:r>
                <w:rPr>
                  <w:rFonts w:cs="Arial"/>
                  <w:color w:val="4B4B63"/>
                  <w:sz w:val="20"/>
                  <w:szCs w:val="20"/>
                </w:rPr>
                <w:t>0.52%</w:t>
              </w:r>
            </w:ins>
          </w:p>
        </w:tc>
      </w:tr>
      <w:tr w:rsidR="00546FC9" w:rsidRPr="00C47FE2" w14:paraId="3C6DFB5D" w14:textId="77777777" w:rsidTr="00C23052">
        <w:trPr>
          <w:trHeight w:val="300"/>
          <w:ins w:id="1376" w:author="khanguyen" w:date="2017-03-17T23:07:00Z"/>
          <w:trPrChange w:id="1377"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378"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69761CF5" w14:textId="734051AE" w:rsidR="00546FC9" w:rsidRDefault="00546FC9" w:rsidP="00546FC9">
            <w:pPr>
              <w:spacing w:before="0" w:after="0" w:line="240" w:lineRule="auto"/>
              <w:ind w:firstLineChars="100" w:firstLine="200"/>
              <w:rPr>
                <w:ins w:id="1379" w:author="khanguyen" w:date="2017-03-17T23:07:00Z"/>
                <w:rFonts w:cs="Arial"/>
                <w:color w:val="4B4B63"/>
                <w:sz w:val="20"/>
                <w:szCs w:val="20"/>
              </w:rPr>
            </w:pPr>
            <w:proofErr w:type="spellStart"/>
            <w:ins w:id="1380" w:author="khanguyen" w:date="2017-03-17T23:08:00Z">
              <w:r>
                <w:rPr>
                  <w:rFonts w:cs="Arial"/>
                  <w:color w:val="4B4B63"/>
                  <w:sz w:val="20"/>
                  <w:szCs w:val="20"/>
                </w:rPr>
                <w:t>Get_Expense_information</w:t>
              </w:r>
            </w:ins>
            <w:proofErr w:type="spellEnd"/>
          </w:p>
        </w:tc>
        <w:tc>
          <w:tcPr>
            <w:tcW w:w="1170" w:type="dxa"/>
            <w:tcBorders>
              <w:top w:val="nil"/>
              <w:left w:val="nil"/>
              <w:bottom w:val="single" w:sz="4" w:space="0" w:color="ACB9CA"/>
              <w:right w:val="single" w:sz="4" w:space="0" w:color="ACB9CA"/>
            </w:tcBorders>
            <w:shd w:val="clear" w:color="000000" w:fill="FFFFFF"/>
            <w:vAlign w:val="center"/>
            <w:tcPrChange w:id="1381"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7341E24E" w14:textId="058A7B8C" w:rsidR="00546FC9" w:rsidRDefault="00546FC9" w:rsidP="00546FC9">
            <w:pPr>
              <w:spacing w:before="0" w:after="0" w:line="240" w:lineRule="auto"/>
              <w:jc w:val="right"/>
              <w:rPr>
                <w:ins w:id="1382" w:author="khanguyen" w:date="2017-03-17T23:07:00Z"/>
                <w:rFonts w:cs="Arial"/>
                <w:color w:val="4B4B63"/>
                <w:sz w:val="20"/>
                <w:szCs w:val="20"/>
              </w:rPr>
            </w:pPr>
            <w:ins w:id="1383" w:author="khanguyen" w:date="2017-03-17T23:08:00Z">
              <w:r>
                <w:rPr>
                  <w:rFonts w:cs="Arial"/>
                  <w:color w:val="4B4B63"/>
                  <w:sz w:val="20"/>
                  <w:szCs w:val="20"/>
                </w:rPr>
                <w:t>85</w:t>
              </w:r>
            </w:ins>
          </w:p>
        </w:tc>
        <w:tc>
          <w:tcPr>
            <w:tcW w:w="1319" w:type="dxa"/>
            <w:tcBorders>
              <w:top w:val="nil"/>
              <w:left w:val="nil"/>
              <w:bottom w:val="single" w:sz="4" w:space="0" w:color="ACB9CA"/>
              <w:right w:val="single" w:sz="4" w:space="0" w:color="ACB9CA"/>
            </w:tcBorders>
            <w:shd w:val="clear" w:color="000000" w:fill="FFFFFF"/>
            <w:vAlign w:val="center"/>
            <w:tcPrChange w:id="1384"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4193BB7A" w14:textId="2CB25CBD" w:rsidR="00546FC9" w:rsidRDefault="00546FC9" w:rsidP="00546FC9">
            <w:pPr>
              <w:spacing w:before="0" w:after="0" w:line="240" w:lineRule="auto"/>
              <w:jc w:val="right"/>
              <w:rPr>
                <w:ins w:id="1385" w:author="khanguyen" w:date="2017-03-17T23:07:00Z"/>
                <w:rFonts w:cs="Arial"/>
                <w:color w:val="4B4B63"/>
                <w:sz w:val="20"/>
                <w:szCs w:val="20"/>
              </w:rPr>
            </w:pPr>
            <w:ins w:id="1386" w:author="khanguyen" w:date="2017-03-17T23:08:00Z">
              <w:r>
                <w:rPr>
                  <w:rFonts w:cs="Arial"/>
                  <w:color w:val="4B4B63"/>
                  <w:sz w:val="20"/>
                  <w:szCs w:val="20"/>
                </w:rPr>
                <w:t>153029.3</w:t>
              </w:r>
            </w:ins>
          </w:p>
        </w:tc>
        <w:tc>
          <w:tcPr>
            <w:tcW w:w="1438" w:type="dxa"/>
            <w:tcBorders>
              <w:top w:val="nil"/>
              <w:left w:val="nil"/>
              <w:bottom w:val="single" w:sz="4" w:space="0" w:color="ACB9CA"/>
              <w:right w:val="single" w:sz="4" w:space="0" w:color="ACB9CA"/>
            </w:tcBorders>
            <w:shd w:val="clear" w:color="000000" w:fill="FFFFFF"/>
            <w:vAlign w:val="center"/>
            <w:tcPrChange w:id="138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B8C1BF3" w14:textId="519C7EF3" w:rsidR="00546FC9" w:rsidRDefault="00546FC9" w:rsidP="00546FC9">
            <w:pPr>
              <w:spacing w:before="0" w:after="0" w:line="240" w:lineRule="auto"/>
              <w:jc w:val="right"/>
              <w:rPr>
                <w:ins w:id="1388" w:author="khanguyen" w:date="2017-03-17T23:07:00Z"/>
                <w:rFonts w:cs="Arial"/>
                <w:color w:val="4B4B63"/>
                <w:sz w:val="20"/>
                <w:szCs w:val="20"/>
              </w:rPr>
            </w:pPr>
            <w:ins w:id="1389" w:author="khanguyen" w:date="2017-03-17T23:08:00Z">
              <w:r>
                <w:rPr>
                  <w:rFonts w:cs="Arial"/>
                  <w:color w:val="4B4B63"/>
                  <w:sz w:val="20"/>
                  <w:szCs w:val="20"/>
                </w:rPr>
                <w:t>232063</w:t>
              </w:r>
            </w:ins>
          </w:p>
        </w:tc>
        <w:tc>
          <w:tcPr>
            <w:tcW w:w="1438" w:type="dxa"/>
            <w:tcBorders>
              <w:top w:val="nil"/>
              <w:left w:val="nil"/>
              <w:bottom w:val="single" w:sz="4" w:space="0" w:color="ACB9CA"/>
              <w:right w:val="single" w:sz="4" w:space="0" w:color="ACB9CA"/>
            </w:tcBorders>
            <w:shd w:val="clear" w:color="000000" w:fill="FFFFFF"/>
            <w:vAlign w:val="center"/>
            <w:tcPrChange w:id="1390"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291910F2" w14:textId="7BBF0445" w:rsidR="00546FC9" w:rsidRDefault="00546FC9" w:rsidP="00546FC9">
            <w:pPr>
              <w:spacing w:before="0" w:after="0" w:line="240" w:lineRule="auto"/>
              <w:jc w:val="right"/>
              <w:rPr>
                <w:ins w:id="1391" w:author="khanguyen" w:date="2017-03-17T23:07:00Z"/>
                <w:rFonts w:cs="Arial"/>
                <w:color w:val="4B4B63"/>
                <w:sz w:val="20"/>
                <w:szCs w:val="20"/>
              </w:rPr>
            </w:pPr>
            <w:ins w:id="1392" w:author="khanguyen" w:date="2017-03-17T23:08:00Z">
              <w:r>
                <w:rPr>
                  <w:rFonts w:cs="Arial"/>
                  <w:color w:val="4B4B63"/>
                  <w:sz w:val="20"/>
                  <w:szCs w:val="20"/>
                </w:rPr>
                <w:t>237055</w:t>
              </w:r>
            </w:ins>
          </w:p>
        </w:tc>
        <w:tc>
          <w:tcPr>
            <w:tcW w:w="1600" w:type="dxa"/>
            <w:tcBorders>
              <w:top w:val="nil"/>
              <w:left w:val="nil"/>
              <w:bottom w:val="single" w:sz="4" w:space="0" w:color="ACB9CA"/>
              <w:right w:val="single" w:sz="4" w:space="0" w:color="ACB9CA"/>
            </w:tcBorders>
            <w:shd w:val="clear" w:color="000000" w:fill="FFFFFF"/>
            <w:vAlign w:val="center"/>
            <w:tcPrChange w:id="1393"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41ABDB52" w14:textId="6A13BCA8" w:rsidR="00546FC9" w:rsidRDefault="00546FC9" w:rsidP="00546FC9">
            <w:pPr>
              <w:spacing w:before="0" w:after="0" w:line="240" w:lineRule="auto"/>
              <w:jc w:val="right"/>
              <w:rPr>
                <w:ins w:id="1394" w:author="khanguyen" w:date="2017-03-17T23:07:00Z"/>
                <w:rFonts w:cs="Arial"/>
                <w:color w:val="4B4B63"/>
                <w:sz w:val="20"/>
                <w:szCs w:val="20"/>
              </w:rPr>
            </w:pPr>
            <w:ins w:id="1395" w:author="khanguyen" w:date="2017-03-17T23:08:00Z">
              <w:r>
                <w:rPr>
                  <w:rFonts w:cs="Arial"/>
                  <w:color w:val="4B4B63"/>
                  <w:sz w:val="20"/>
                  <w:szCs w:val="20"/>
                </w:rPr>
                <w:t>241535</w:t>
              </w:r>
            </w:ins>
          </w:p>
        </w:tc>
        <w:tc>
          <w:tcPr>
            <w:tcW w:w="1193" w:type="dxa"/>
            <w:tcBorders>
              <w:top w:val="nil"/>
              <w:left w:val="nil"/>
              <w:bottom w:val="single" w:sz="4" w:space="0" w:color="ACB9CA"/>
              <w:right w:val="single" w:sz="4" w:space="0" w:color="ACB9CA"/>
            </w:tcBorders>
            <w:shd w:val="clear" w:color="000000" w:fill="FFFFFF"/>
            <w:vAlign w:val="center"/>
            <w:tcPrChange w:id="1396"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7909B699" w14:textId="123960F6" w:rsidR="00546FC9" w:rsidRDefault="00546FC9" w:rsidP="00546FC9">
            <w:pPr>
              <w:spacing w:before="0" w:after="0" w:line="240" w:lineRule="auto"/>
              <w:jc w:val="right"/>
              <w:rPr>
                <w:ins w:id="1397" w:author="khanguyen" w:date="2017-03-17T23:07:00Z"/>
                <w:rFonts w:cs="Arial"/>
                <w:color w:val="4B4B63"/>
                <w:sz w:val="20"/>
                <w:szCs w:val="20"/>
              </w:rPr>
            </w:pPr>
            <w:ins w:id="1398" w:author="khanguyen" w:date="2017-03-17T23:08:00Z">
              <w:r>
                <w:rPr>
                  <w:rFonts w:cs="Arial"/>
                  <w:color w:val="4B4B63"/>
                  <w:sz w:val="20"/>
                  <w:szCs w:val="20"/>
                </w:rPr>
                <w:t>64723</w:t>
              </w:r>
            </w:ins>
          </w:p>
        </w:tc>
        <w:tc>
          <w:tcPr>
            <w:tcW w:w="1356" w:type="dxa"/>
            <w:tcBorders>
              <w:top w:val="nil"/>
              <w:left w:val="nil"/>
              <w:bottom w:val="single" w:sz="4" w:space="0" w:color="ACB9CA"/>
              <w:right w:val="single" w:sz="4" w:space="0" w:color="ACB9CA"/>
            </w:tcBorders>
            <w:shd w:val="clear" w:color="000000" w:fill="FFFFFF"/>
            <w:vAlign w:val="center"/>
            <w:tcPrChange w:id="1399"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04AEF54F" w14:textId="3E496E5F" w:rsidR="00546FC9" w:rsidRDefault="00546FC9" w:rsidP="00546FC9">
            <w:pPr>
              <w:spacing w:before="0" w:after="0" w:line="240" w:lineRule="auto"/>
              <w:jc w:val="right"/>
              <w:rPr>
                <w:ins w:id="1400" w:author="khanguyen" w:date="2017-03-17T23:07:00Z"/>
                <w:rFonts w:cs="Arial"/>
                <w:color w:val="4B4B63"/>
                <w:sz w:val="20"/>
                <w:szCs w:val="20"/>
              </w:rPr>
            </w:pPr>
            <w:ins w:id="1401" w:author="khanguyen" w:date="2017-03-17T23:08:00Z">
              <w:r>
                <w:rPr>
                  <w:rFonts w:cs="Arial"/>
                  <w:color w:val="4B4B63"/>
                  <w:sz w:val="20"/>
                  <w:szCs w:val="20"/>
                </w:rPr>
                <w:t>242535</w:t>
              </w:r>
            </w:ins>
          </w:p>
        </w:tc>
        <w:tc>
          <w:tcPr>
            <w:tcW w:w="1128" w:type="dxa"/>
            <w:tcBorders>
              <w:top w:val="nil"/>
              <w:left w:val="nil"/>
              <w:bottom w:val="single" w:sz="4" w:space="0" w:color="ACB9CA"/>
              <w:right w:val="single" w:sz="4" w:space="0" w:color="ACB9CA"/>
            </w:tcBorders>
            <w:shd w:val="clear" w:color="000000" w:fill="FFFFFF"/>
            <w:vAlign w:val="center"/>
            <w:tcPrChange w:id="1402"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47059690" w14:textId="221C0469" w:rsidR="00546FC9" w:rsidRDefault="00546FC9" w:rsidP="00546FC9">
            <w:pPr>
              <w:spacing w:before="0" w:after="0" w:line="240" w:lineRule="auto"/>
              <w:jc w:val="right"/>
              <w:rPr>
                <w:ins w:id="1403" w:author="khanguyen" w:date="2017-03-17T23:07:00Z"/>
                <w:rFonts w:cs="Arial"/>
                <w:color w:val="4B4B63"/>
                <w:sz w:val="20"/>
                <w:szCs w:val="20"/>
              </w:rPr>
            </w:pPr>
            <w:ins w:id="1404" w:author="khanguyen" w:date="2017-03-17T23:08:00Z">
              <w:r>
                <w:rPr>
                  <w:rFonts w:cs="Arial"/>
                  <w:color w:val="4B4B63"/>
                  <w:sz w:val="20"/>
                  <w:szCs w:val="20"/>
                </w:rPr>
                <w:t>0%</w:t>
              </w:r>
            </w:ins>
          </w:p>
        </w:tc>
      </w:tr>
      <w:tr w:rsidR="00546FC9" w:rsidRPr="00C47FE2" w14:paraId="3B8E45E5" w14:textId="77777777" w:rsidTr="00C23052">
        <w:trPr>
          <w:trHeight w:val="300"/>
          <w:ins w:id="1405" w:author="khanguyen" w:date="2017-03-17T23:07:00Z"/>
          <w:trPrChange w:id="1406"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407"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6250EB96" w14:textId="27E1F814" w:rsidR="00546FC9" w:rsidRDefault="00546FC9" w:rsidP="00546FC9">
            <w:pPr>
              <w:spacing w:before="0" w:after="0" w:line="240" w:lineRule="auto"/>
              <w:ind w:firstLineChars="100" w:firstLine="200"/>
              <w:rPr>
                <w:ins w:id="1408" w:author="khanguyen" w:date="2017-03-17T23:07:00Z"/>
                <w:rFonts w:cs="Arial"/>
                <w:color w:val="4B4B63"/>
                <w:sz w:val="20"/>
                <w:szCs w:val="20"/>
              </w:rPr>
            </w:pPr>
            <w:proofErr w:type="spellStart"/>
            <w:ins w:id="1409" w:author="khanguyen" w:date="2017-03-17T23:08:00Z">
              <w:r>
                <w:rPr>
                  <w:rFonts w:cs="Arial"/>
                  <w:color w:val="4B4B63"/>
                  <w:sz w:val="20"/>
                  <w:szCs w:val="20"/>
                </w:rPr>
                <w:lastRenderedPageBreak/>
                <w:t>Get_Expense_Type_ID</w:t>
              </w:r>
            </w:ins>
            <w:proofErr w:type="spellEnd"/>
          </w:p>
        </w:tc>
        <w:tc>
          <w:tcPr>
            <w:tcW w:w="1170" w:type="dxa"/>
            <w:tcBorders>
              <w:top w:val="nil"/>
              <w:left w:val="nil"/>
              <w:bottom w:val="single" w:sz="4" w:space="0" w:color="ACB9CA"/>
              <w:right w:val="single" w:sz="4" w:space="0" w:color="ACB9CA"/>
            </w:tcBorders>
            <w:shd w:val="clear" w:color="000000" w:fill="FFFFFF"/>
            <w:vAlign w:val="center"/>
            <w:tcPrChange w:id="1410"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556ABA4C" w14:textId="22F6D921" w:rsidR="00546FC9" w:rsidRDefault="00546FC9" w:rsidP="00546FC9">
            <w:pPr>
              <w:spacing w:before="0" w:after="0" w:line="240" w:lineRule="auto"/>
              <w:jc w:val="right"/>
              <w:rPr>
                <w:ins w:id="1411" w:author="khanguyen" w:date="2017-03-17T23:07:00Z"/>
                <w:rFonts w:cs="Arial"/>
                <w:color w:val="4B4B63"/>
                <w:sz w:val="20"/>
                <w:szCs w:val="20"/>
              </w:rPr>
            </w:pPr>
            <w:ins w:id="1412" w:author="khanguyen" w:date="2017-03-17T23:08:00Z">
              <w:r>
                <w:rPr>
                  <w:rFonts w:cs="Arial"/>
                  <w:color w:val="4B4B63"/>
                  <w:sz w:val="20"/>
                  <w:szCs w:val="20"/>
                </w:rPr>
                <w:t>1405</w:t>
              </w:r>
            </w:ins>
          </w:p>
        </w:tc>
        <w:tc>
          <w:tcPr>
            <w:tcW w:w="1319" w:type="dxa"/>
            <w:tcBorders>
              <w:top w:val="nil"/>
              <w:left w:val="nil"/>
              <w:bottom w:val="single" w:sz="4" w:space="0" w:color="ACB9CA"/>
              <w:right w:val="single" w:sz="4" w:space="0" w:color="ACB9CA"/>
            </w:tcBorders>
            <w:shd w:val="clear" w:color="000000" w:fill="FFFFFF"/>
            <w:vAlign w:val="center"/>
            <w:tcPrChange w:id="1413"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7A79E985" w14:textId="72F493DD" w:rsidR="00546FC9" w:rsidRDefault="00546FC9" w:rsidP="00546FC9">
            <w:pPr>
              <w:spacing w:before="0" w:after="0" w:line="240" w:lineRule="auto"/>
              <w:jc w:val="right"/>
              <w:rPr>
                <w:ins w:id="1414" w:author="khanguyen" w:date="2017-03-17T23:07:00Z"/>
                <w:rFonts w:cs="Arial"/>
                <w:color w:val="4B4B63"/>
                <w:sz w:val="20"/>
                <w:szCs w:val="20"/>
              </w:rPr>
            </w:pPr>
            <w:ins w:id="1415" w:author="khanguyen" w:date="2017-03-17T23:08:00Z">
              <w:r>
                <w:rPr>
                  <w:rFonts w:cs="Arial"/>
                  <w:color w:val="4B4B63"/>
                  <w:sz w:val="20"/>
                  <w:szCs w:val="20"/>
                </w:rPr>
                <w:t>263233.7</w:t>
              </w:r>
            </w:ins>
          </w:p>
        </w:tc>
        <w:tc>
          <w:tcPr>
            <w:tcW w:w="1438" w:type="dxa"/>
            <w:tcBorders>
              <w:top w:val="nil"/>
              <w:left w:val="nil"/>
              <w:bottom w:val="single" w:sz="4" w:space="0" w:color="ACB9CA"/>
              <w:right w:val="single" w:sz="4" w:space="0" w:color="ACB9CA"/>
            </w:tcBorders>
            <w:shd w:val="clear" w:color="000000" w:fill="FFFFFF"/>
            <w:vAlign w:val="center"/>
            <w:tcPrChange w:id="1416"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2009372" w14:textId="2BD96D10" w:rsidR="00546FC9" w:rsidRDefault="00546FC9" w:rsidP="00546FC9">
            <w:pPr>
              <w:spacing w:before="0" w:after="0" w:line="240" w:lineRule="auto"/>
              <w:jc w:val="right"/>
              <w:rPr>
                <w:ins w:id="1417" w:author="khanguyen" w:date="2017-03-17T23:07:00Z"/>
                <w:rFonts w:cs="Arial"/>
                <w:color w:val="4B4B63"/>
                <w:sz w:val="20"/>
                <w:szCs w:val="20"/>
              </w:rPr>
            </w:pPr>
            <w:ins w:id="1418" w:author="khanguyen" w:date="2017-03-17T23:08:00Z">
              <w:r>
                <w:rPr>
                  <w:rFonts w:cs="Arial"/>
                  <w:color w:val="4B4B63"/>
                  <w:sz w:val="20"/>
                  <w:szCs w:val="20"/>
                </w:rPr>
                <w:t>540878.7</w:t>
              </w:r>
            </w:ins>
          </w:p>
        </w:tc>
        <w:tc>
          <w:tcPr>
            <w:tcW w:w="1438" w:type="dxa"/>
            <w:tcBorders>
              <w:top w:val="nil"/>
              <w:left w:val="nil"/>
              <w:bottom w:val="single" w:sz="4" w:space="0" w:color="ACB9CA"/>
              <w:right w:val="single" w:sz="4" w:space="0" w:color="ACB9CA"/>
            </w:tcBorders>
            <w:shd w:val="clear" w:color="000000" w:fill="FFFFFF"/>
            <w:vAlign w:val="center"/>
            <w:tcPrChange w:id="1419"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5B254744" w14:textId="4F39C851" w:rsidR="00546FC9" w:rsidRDefault="00546FC9" w:rsidP="00546FC9">
            <w:pPr>
              <w:spacing w:before="0" w:after="0" w:line="240" w:lineRule="auto"/>
              <w:jc w:val="right"/>
              <w:rPr>
                <w:ins w:id="1420" w:author="khanguyen" w:date="2017-03-17T23:07:00Z"/>
                <w:rFonts w:cs="Arial"/>
                <w:color w:val="4B4B63"/>
                <w:sz w:val="20"/>
                <w:szCs w:val="20"/>
              </w:rPr>
            </w:pPr>
            <w:ins w:id="1421" w:author="khanguyen" w:date="2017-03-17T23:08:00Z">
              <w:r>
                <w:rPr>
                  <w:rFonts w:cs="Arial"/>
                  <w:color w:val="4B4B63"/>
                  <w:sz w:val="20"/>
                  <w:szCs w:val="20"/>
                </w:rPr>
                <w:t>590800.7</w:t>
              </w:r>
            </w:ins>
          </w:p>
        </w:tc>
        <w:tc>
          <w:tcPr>
            <w:tcW w:w="1600" w:type="dxa"/>
            <w:tcBorders>
              <w:top w:val="nil"/>
              <w:left w:val="nil"/>
              <w:bottom w:val="single" w:sz="4" w:space="0" w:color="ACB9CA"/>
              <w:right w:val="single" w:sz="4" w:space="0" w:color="ACB9CA"/>
            </w:tcBorders>
            <w:shd w:val="clear" w:color="000000" w:fill="FFFFFF"/>
            <w:vAlign w:val="center"/>
            <w:tcPrChange w:id="1422"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402BE727" w14:textId="76C6AC88" w:rsidR="00546FC9" w:rsidRDefault="00546FC9" w:rsidP="00546FC9">
            <w:pPr>
              <w:spacing w:before="0" w:after="0" w:line="240" w:lineRule="auto"/>
              <w:jc w:val="right"/>
              <w:rPr>
                <w:ins w:id="1423" w:author="khanguyen" w:date="2017-03-17T23:07:00Z"/>
                <w:rFonts w:cs="Arial"/>
                <w:color w:val="4B4B63"/>
                <w:sz w:val="20"/>
                <w:szCs w:val="20"/>
              </w:rPr>
            </w:pPr>
            <w:ins w:id="1424" w:author="khanguyen" w:date="2017-03-17T23:08:00Z">
              <w:r>
                <w:rPr>
                  <w:rFonts w:cs="Arial"/>
                  <w:color w:val="4B4B63"/>
                  <w:sz w:val="20"/>
                  <w:szCs w:val="20"/>
                </w:rPr>
                <w:t>731399.6</w:t>
              </w:r>
            </w:ins>
          </w:p>
        </w:tc>
        <w:tc>
          <w:tcPr>
            <w:tcW w:w="1193" w:type="dxa"/>
            <w:tcBorders>
              <w:top w:val="nil"/>
              <w:left w:val="nil"/>
              <w:bottom w:val="single" w:sz="4" w:space="0" w:color="ACB9CA"/>
              <w:right w:val="single" w:sz="4" w:space="0" w:color="ACB9CA"/>
            </w:tcBorders>
            <w:shd w:val="clear" w:color="000000" w:fill="FFFFFF"/>
            <w:vAlign w:val="center"/>
            <w:tcPrChange w:id="1425"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6F4F88C6" w14:textId="3ED5C6D5" w:rsidR="00546FC9" w:rsidRDefault="00546FC9" w:rsidP="00546FC9">
            <w:pPr>
              <w:spacing w:before="0" w:after="0" w:line="240" w:lineRule="auto"/>
              <w:jc w:val="right"/>
              <w:rPr>
                <w:ins w:id="1426" w:author="khanguyen" w:date="2017-03-17T23:07:00Z"/>
                <w:rFonts w:cs="Arial"/>
                <w:color w:val="4B4B63"/>
                <w:sz w:val="20"/>
                <w:szCs w:val="20"/>
              </w:rPr>
            </w:pPr>
            <w:ins w:id="1427" w:author="khanguyen" w:date="2017-03-17T23:08:00Z">
              <w:r>
                <w:rPr>
                  <w:rFonts w:cs="Arial"/>
                  <w:color w:val="4B4B63"/>
                  <w:sz w:val="20"/>
                  <w:szCs w:val="20"/>
                </w:rPr>
                <w:t>1</w:t>
              </w:r>
            </w:ins>
          </w:p>
        </w:tc>
        <w:tc>
          <w:tcPr>
            <w:tcW w:w="1356" w:type="dxa"/>
            <w:tcBorders>
              <w:top w:val="nil"/>
              <w:left w:val="nil"/>
              <w:bottom w:val="single" w:sz="4" w:space="0" w:color="ACB9CA"/>
              <w:right w:val="single" w:sz="4" w:space="0" w:color="ACB9CA"/>
            </w:tcBorders>
            <w:shd w:val="clear" w:color="000000" w:fill="FFFFFF"/>
            <w:vAlign w:val="center"/>
            <w:tcPrChange w:id="1428"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593F0A51" w14:textId="2A39A2BC" w:rsidR="00546FC9" w:rsidRDefault="00546FC9" w:rsidP="00546FC9">
            <w:pPr>
              <w:spacing w:before="0" w:after="0" w:line="240" w:lineRule="auto"/>
              <w:jc w:val="right"/>
              <w:rPr>
                <w:ins w:id="1429" w:author="khanguyen" w:date="2017-03-17T23:07:00Z"/>
                <w:rFonts w:cs="Arial"/>
                <w:color w:val="4B4B63"/>
                <w:sz w:val="20"/>
                <w:szCs w:val="20"/>
              </w:rPr>
            </w:pPr>
            <w:ins w:id="1430" w:author="khanguyen" w:date="2017-03-17T23:08:00Z">
              <w:r>
                <w:rPr>
                  <w:rFonts w:cs="Arial"/>
                  <w:color w:val="4B4B63"/>
                  <w:sz w:val="20"/>
                  <w:szCs w:val="20"/>
                </w:rPr>
                <w:t>1522846</w:t>
              </w:r>
            </w:ins>
          </w:p>
        </w:tc>
        <w:tc>
          <w:tcPr>
            <w:tcW w:w="1128" w:type="dxa"/>
            <w:tcBorders>
              <w:top w:val="nil"/>
              <w:left w:val="nil"/>
              <w:bottom w:val="single" w:sz="4" w:space="0" w:color="ACB9CA"/>
              <w:right w:val="single" w:sz="4" w:space="0" w:color="ACB9CA"/>
            </w:tcBorders>
            <w:shd w:val="clear" w:color="000000" w:fill="FFFFFF"/>
            <w:vAlign w:val="center"/>
            <w:tcPrChange w:id="1431"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627B9EF7" w14:textId="0024D979" w:rsidR="00546FC9" w:rsidRDefault="00546FC9" w:rsidP="00546FC9">
            <w:pPr>
              <w:spacing w:before="0" w:after="0" w:line="240" w:lineRule="auto"/>
              <w:jc w:val="right"/>
              <w:rPr>
                <w:ins w:id="1432" w:author="khanguyen" w:date="2017-03-17T23:07:00Z"/>
                <w:rFonts w:cs="Arial"/>
                <w:color w:val="4B4B63"/>
                <w:sz w:val="20"/>
                <w:szCs w:val="20"/>
              </w:rPr>
            </w:pPr>
            <w:ins w:id="1433" w:author="khanguyen" w:date="2017-03-17T23:08:00Z">
              <w:r>
                <w:rPr>
                  <w:rFonts w:cs="Arial"/>
                  <w:color w:val="4B4B63"/>
                  <w:sz w:val="20"/>
                  <w:szCs w:val="20"/>
                </w:rPr>
                <w:t>13.52%</w:t>
              </w:r>
            </w:ins>
          </w:p>
        </w:tc>
      </w:tr>
      <w:tr w:rsidR="00546FC9" w:rsidRPr="00C47FE2" w14:paraId="7E4EC8CC" w14:textId="77777777" w:rsidTr="00C23052">
        <w:trPr>
          <w:trHeight w:val="300"/>
          <w:ins w:id="1434" w:author="khanguyen" w:date="2017-03-17T23:07:00Z"/>
          <w:trPrChange w:id="1435"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436"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5C1C25B3" w14:textId="20B79BE6" w:rsidR="00546FC9" w:rsidRDefault="00546FC9" w:rsidP="00546FC9">
            <w:pPr>
              <w:spacing w:before="0" w:after="0" w:line="240" w:lineRule="auto"/>
              <w:ind w:firstLineChars="100" w:firstLine="200"/>
              <w:rPr>
                <w:ins w:id="1437" w:author="khanguyen" w:date="2017-03-17T23:07:00Z"/>
                <w:rFonts w:cs="Arial"/>
                <w:color w:val="4B4B63"/>
                <w:sz w:val="20"/>
                <w:szCs w:val="20"/>
              </w:rPr>
            </w:pPr>
            <w:proofErr w:type="spellStart"/>
            <w:ins w:id="1438" w:author="khanguyen" w:date="2017-03-17T23:08:00Z">
              <w:r>
                <w:rPr>
                  <w:rFonts w:cs="Arial"/>
                  <w:color w:val="4B4B63"/>
                  <w:sz w:val="20"/>
                  <w:szCs w:val="20"/>
                </w:rPr>
                <w:t>Get_ExpenseTypeId</w:t>
              </w:r>
            </w:ins>
            <w:proofErr w:type="spellEnd"/>
          </w:p>
        </w:tc>
        <w:tc>
          <w:tcPr>
            <w:tcW w:w="1170" w:type="dxa"/>
            <w:tcBorders>
              <w:top w:val="nil"/>
              <w:left w:val="nil"/>
              <w:bottom w:val="single" w:sz="4" w:space="0" w:color="ACB9CA"/>
              <w:right w:val="single" w:sz="4" w:space="0" w:color="ACB9CA"/>
            </w:tcBorders>
            <w:shd w:val="clear" w:color="000000" w:fill="FFFFFF"/>
            <w:vAlign w:val="center"/>
            <w:tcPrChange w:id="1439"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3EDF371E" w14:textId="3EE48F16" w:rsidR="00546FC9" w:rsidRDefault="00546FC9" w:rsidP="00546FC9">
            <w:pPr>
              <w:spacing w:before="0" w:after="0" w:line="240" w:lineRule="auto"/>
              <w:jc w:val="right"/>
              <w:rPr>
                <w:ins w:id="1440" w:author="khanguyen" w:date="2017-03-17T23:07:00Z"/>
                <w:rFonts w:cs="Arial"/>
                <w:color w:val="4B4B63"/>
                <w:sz w:val="20"/>
                <w:szCs w:val="20"/>
              </w:rPr>
            </w:pPr>
            <w:ins w:id="1441" w:author="khanguyen" w:date="2017-03-17T23:08:00Z">
              <w:r>
                <w:rPr>
                  <w:rFonts w:cs="Arial"/>
                  <w:color w:val="4B4B63"/>
                  <w:sz w:val="20"/>
                  <w:szCs w:val="20"/>
                </w:rPr>
                <w:t>85</w:t>
              </w:r>
            </w:ins>
          </w:p>
        </w:tc>
        <w:tc>
          <w:tcPr>
            <w:tcW w:w="1319" w:type="dxa"/>
            <w:tcBorders>
              <w:top w:val="nil"/>
              <w:left w:val="nil"/>
              <w:bottom w:val="single" w:sz="4" w:space="0" w:color="ACB9CA"/>
              <w:right w:val="single" w:sz="4" w:space="0" w:color="ACB9CA"/>
            </w:tcBorders>
            <w:shd w:val="clear" w:color="000000" w:fill="FFFFFF"/>
            <w:vAlign w:val="center"/>
            <w:tcPrChange w:id="1442"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145253BE" w14:textId="6152209F" w:rsidR="00546FC9" w:rsidRDefault="00546FC9" w:rsidP="00546FC9">
            <w:pPr>
              <w:spacing w:before="0" w:after="0" w:line="240" w:lineRule="auto"/>
              <w:jc w:val="right"/>
              <w:rPr>
                <w:ins w:id="1443" w:author="khanguyen" w:date="2017-03-17T23:07:00Z"/>
                <w:rFonts w:cs="Arial"/>
                <w:color w:val="4B4B63"/>
                <w:sz w:val="20"/>
                <w:szCs w:val="20"/>
              </w:rPr>
            </w:pPr>
            <w:ins w:id="1444" w:author="khanguyen" w:date="2017-03-17T23:08:00Z">
              <w:r>
                <w:rPr>
                  <w:rFonts w:cs="Arial"/>
                  <w:color w:val="4B4B63"/>
                  <w:sz w:val="20"/>
                  <w:szCs w:val="20"/>
                </w:rPr>
                <w:t>153029.3</w:t>
              </w:r>
            </w:ins>
          </w:p>
        </w:tc>
        <w:tc>
          <w:tcPr>
            <w:tcW w:w="1438" w:type="dxa"/>
            <w:tcBorders>
              <w:top w:val="nil"/>
              <w:left w:val="nil"/>
              <w:bottom w:val="single" w:sz="4" w:space="0" w:color="ACB9CA"/>
              <w:right w:val="single" w:sz="4" w:space="0" w:color="ACB9CA"/>
            </w:tcBorders>
            <w:shd w:val="clear" w:color="000000" w:fill="FFFFFF"/>
            <w:vAlign w:val="center"/>
            <w:tcPrChange w:id="1445"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5634B55" w14:textId="26BA679A" w:rsidR="00546FC9" w:rsidRDefault="00546FC9" w:rsidP="00546FC9">
            <w:pPr>
              <w:spacing w:before="0" w:after="0" w:line="240" w:lineRule="auto"/>
              <w:jc w:val="right"/>
              <w:rPr>
                <w:ins w:id="1446" w:author="khanguyen" w:date="2017-03-17T23:07:00Z"/>
                <w:rFonts w:cs="Arial"/>
                <w:color w:val="4B4B63"/>
                <w:sz w:val="20"/>
                <w:szCs w:val="20"/>
              </w:rPr>
            </w:pPr>
            <w:ins w:id="1447" w:author="khanguyen" w:date="2017-03-17T23:08:00Z">
              <w:r>
                <w:rPr>
                  <w:rFonts w:cs="Arial"/>
                  <w:color w:val="4B4B63"/>
                  <w:sz w:val="20"/>
                  <w:szCs w:val="20"/>
                </w:rPr>
                <w:t>232063</w:t>
              </w:r>
            </w:ins>
          </w:p>
        </w:tc>
        <w:tc>
          <w:tcPr>
            <w:tcW w:w="1438" w:type="dxa"/>
            <w:tcBorders>
              <w:top w:val="nil"/>
              <w:left w:val="nil"/>
              <w:bottom w:val="single" w:sz="4" w:space="0" w:color="ACB9CA"/>
              <w:right w:val="single" w:sz="4" w:space="0" w:color="ACB9CA"/>
            </w:tcBorders>
            <w:shd w:val="clear" w:color="000000" w:fill="FFFFFF"/>
            <w:vAlign w:val="center"/>
            <w:tcPrChange w:id="1448"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D4DD545" w14:textId="582551BD" w:rsidR="00546FC9" w:rsidRDefault="00546FC9" w:rsidP="00546FC9">
            <w:pPr>
              <w:spacing w:before="0" w:after="0" w:line="240" w:lineRule="auto"/>
              <w:jc w:val="right"/>
              <w:rPr>
                <w:ins w:id="1449" w:author="khanguyen" w:date="2017-03-17T23:07:00Z"/>
                <w:rFonts w:cs="Arial"/>
                <w:color w:val="4B4B63"/>
                <w:sz w:val="20"/>
                <w:szCs w:val="20"/>
              </w:rPr>
            </w:pPr>
            <w:ins w:id="1450" w:author="khanguyen" w:date="2017-03-17T23:08:00Z">
              <w:r>
                <w:rPr>
                  <w:rFonts w:cs="Arial"/>
                  <w:color w:val="4B4B63"/>
                  <w:sz w:val="20"/>
                  <w:szCs w:val="20"/>
                </w:rPr>
                <w:t>237055</w:t>
              </w:r>
            </w:ins>
          </w:p>
        </w:tc>
        <w:tc>
          <w:tcPr>
            <w:tcW w:w="1600" w:type="dxa"/>
            <w:tcBorders>
              <w:top w:val="nil"/>
              <w:left w:val="nil"/>
              <w:bottom w:val="single" w:sz="4" w:space="0" w:color="ACB9CA"/>
              <w:right w:val="single" w:sz="4" w:space="0" w:color="ACB9CA"/>
            </w:tcBorders>
            <w:shd w:val="clear" w:color="000000" w:fill="FFFFFF"/>
            <w:vAlign w:val="center"/>
            <w:tcPrChange w:id="1451"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6DFB864A" w14:textId="2ABDB4DA" w:rsidR="00546FC9" w:rsidRDefault="00546FC9" w:rsidP="00546FC9">
            <w:pPr>
              <w:spacing w:before="0" w:after="0" w:line="240" w:lineRule="auto"/>
              <w:jc w:val="right"/>
              <w:rPr>
                <w:ins w:id="1452" w:author="khanguyen" w:date="2017-03-17T23:07:00Z"/>
                <w:rFonts w:cs="Arial"/>
                <w:color w:val="4B4B63"/>
                <w:sz w:val="20"/>
                <w:szCs w:val="20"/>
              </w:rPr>
            </w:pPr>
            <w:ins w:id="1453" w:author="khanguyen" w:date="2017-03-17T23:08:00Z">
              <w:r>
                <w:rPr>
                  <w:rFonts w:cs="Arial"/>
                  <w:color w:val="4B4B63"/>
                  <w:sz w:val="20"/>
                  <w:szCs w:val="20"/>
                </w:rPr>
                <w:t>241535</w:t>
              </w:r>
            </w:ins>
          </w:p>
        </w:tc>
        <w:tc>
          <w:tcPr>
            <w:tcW w:w="1193" w:type="dxa"/>
            <w:tcBorders>
              <w:top w:val="nil"/>
              <w:left w:val="nil"/>
              <w:bottom w:val="single" w:sz="4" w:space="0" w:color="ACB9CA"/>
              <w:right w:val="single" w:sz="4" w:space="0" w:color="ACB9CA"/>
            </w:tcBorders>
            <w:shd w:val="clear" w:color="000000" w:fill="FFFFFF"/>
            <w:vAlign w:val="center"/>
            <w:tcPrChange w:id="1454"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655BB6FF" w14:textId="4ACFC5F8" w:rsidR="00546FC9" w:rsidRDefault="00546FC9" w:rsidP="00546FC9">
            <w:pPr>
              <w:spacing w:before="0" w:after="0" w:line="240" w:lineRule="auto"/>
              <w:jc w:val="right"/>
              <w:rPr>
                <w:ins w:id="1455" w:author="khanguyen" w:date="2017-03-17T23:07:00Z"/>
                <w:rFonts w:cs="Arial"/>
                <w:color w:val="4B4B63"/>
                <w:sz w:val="20"/>
                <w:szCs w:val="20"/>
              </w:rPr>
            </w:pPr>
            <w:ins w:id="1456" w:author="khanguyen" w:date="2017-03-17T23:08:00Z">
              <w:r>
                <w:rPr>
                  <w:rFonts w:cs="Arial"/>
                  <w:color w:val="4B4B63"/>
                  <w:sz w:val="20"/>
                  <w:szCs w:val="20"/>
                </w:rPr>
                <w:t>64723</w:t>
              </w:r>
            </w:ins>
          </w:p>
        </w:tc>
        <w:tc>
          <w:tcPr>
            <w:tcW w:w="1356" w:type="dxa"/>
            <w:tcBorders>
              <w:top w:val="nil"/>
              <w:left w:val="nil"/>
              <w:bottom w:val="single" w:sz="4" w:space="0" w:color="ACB9CA"/>
              <w:right w:val="single" w:sz="4" w:space="0" w:color="ACB9CA"/>
            </w:tcBorders>
            <w:shd w:val="clear" w:color="000000" w:fill="FFFFFF"/>
            <w:vAlign w:val="center"/>
            <w:tcPrChange w:id="1457"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0A88470E" w14:textId="1FEA8C78" w:rsidR="00546FC9" w:rsidRDefault="00546FC9" w:rsidP="00546FC9">
            <w:pPr>
              <w:spacing w:before="0" w:after="0" w:line="240" w:lineRule="auto"/>
              <w:jc w:val="right"/>
              <w:rPr>
                <w:ins w:id="1458" w:author="khanguyen" w:date="2017-03-17T23:07:00Z"/>
                <w:rFonts w:cs="Arial"/>
                <w:color w:val="4B4B63"/>
                <w:sz w:val="20"/>
                <w:szCs w:val="20"/>
              </w:rPr>
            </w:pPr>
            <w:ins w:id="1459" w:author="khanguyen" w:date="2017-03-17T23:08:00Z">
              <w:r>
                <w:rPr>
                  <w:rFonts w:cs="Arial"/>
                  <w:color w:val="4B4B63"/>
                  <w:sz w:val="20"/>
                  <w:szCs w:val="20"/>
                </w:rPr>
                <w:t>242535</w:t>
              </w:r>
            </w:ins>
          </w:p>
        </w:tc>
        <w:tc>
          <w:tcPr>
            <w:tcW w:w="1128" w:type="dxa"/>
            <w:tcBorders>
              <w:top w:val="nil"/>
              <w:left w:val="nil"/>
              <w:bottom w:val="single" w:sz="4" w:space="0" w:color="ACB9CA"/>
              <w:right w:val="single" w:sz="4" w:space="0" w:color="ACB9CA"/>
            </w:tcBorders>
            <w:shd w:val="clear" w:color="000000" w:fill="FFFFFF"/>
            <w:vAlign w:val="center"/>
            <w:tcPrChange w:id="1460"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291AA593" w14:textId="041B951D" w:rsidR="00546FC9" w:rsidRDefault="00546FC9" w:rsidP="00546FC9">
            <w:pPr>
              <w:spacing w:before="0" w:after="0" w:line="240" w:lineRule="auto"/>
              <w:jc w:val="right"/>
              <w:rPr>
                <w:ins w:id="1461" w:author="khanguyen" w:date="2017-03-17T23:07:00Z"/>
                <w:rFonts w:cs="Arial"/>
                <w:color w:val="4B4B63"/>
                <w:sz w:val="20"/>
                <w:szCs w:val="20"/>
              </w:rPr>
            </w:pPr>
            <w:ins w:id="1462" w:author="khanguyen" w:date="2017-03-17T23:08:00Z">
              <w:r>
                <w:rPr>
                  <w:rFonts w:cs="Arial"/>
                  <w:color w:val="4B4B63"/>
                  <w:sz w:val="20"/>
                  <w:szCs w:val="20"/>
                </w:rPr>
                <w:t>0%</w:t>
              </w:r>
            </w:ins>
          </w:p>
        </w:tc>
      </w:tr>
      <w:tr w:rsidR="00546FC9" w:rsidRPr="00C47FE2" w14:paraId="04E8BE9A" w14:textId="77777777" w:rsidTr="00C23052">
        <w:trPr>
          <w:trHeight w:val="300"/>
          <w:ins w:id="1463" w:author="khanguyen" w:date="2017-03-17T23:07:00Z"/>
          <w:trPrChange w:id="1464"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tcPrChange w:id="1465"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tcPr>
            </w:tcPrChange>
          </w:tcPr>
          <w:p w14:paraId="2F7A367E" w14:textId="313431E2" w:rsidR="00546FC9" w:rsidRDefault="00546FC9" w:rsidP="00546FC9">
            <w:pPr>
              <w:spacing w:before="0" w:after="0" w:line="240" w:lineRule="auto"/>
              <w:ind w:firstLineChars="100" w:firstLine="200"/>
              <w:rPr>
                <w:ins w:id="1466" w:author="khanguyen" w:date="2017-03-17T23:07:00Z"/>
                <w:rFonts w:cs="Arial"/>
                <w:color w:val="4B4B63"/>
                <w:sz w:val="20"/>
                <w:szCs w:val="20"/>
              </w:rPr>
            </w:pPr>
            <w:proofErr w:type="spellStart"/>
            <w:ins w:id="1467" w:author="khanguyen" w:date="2017-03-17T23:08:00Z">
              <w:r>
                <w:rPr>
                  <w:rFonts w:cs="Arial"/>
                  <w:color w:val="4B4B63"/>
                  <w:sz w:val="20"/>
                  <w:szCs w:val="20"/>
                </w:rPr>
                <w:t>Get_ProjectBasicInformation</w:t>
              </w:r>
            </w:ins>
            <w:proofErr w:type="spellEnd"/>
          </w:p>
        </w:tc>
        <w:tc>
          <w:tcPr>
            <w:tcW w:w="1170" w:type="dxa"/>
            <w:tcBorders>
              <w:top w:val="nil"/>
              <w:left w:val="nil"/>
              <w:bottom w:val="single" w:sz="4" w:space="0" w:color="ACB9CA"/>
              <w:right w:val="single" w:sz="4" w:space="0" w:color="ACB9CA"/>
            </w:tcBorders>
            <w:shd w:val="clear" w:color="000000" w:fill="FFFFFF"/>
            <w:vAlign w:val="center"/>
            <w:tcPrChange w:id="1468" w:author="Khanh Vu Nguyen Van" w:date="2017-03-21T17:34:00Z">
              <w:tcPr>
                <w:tcW w:w="846" w:type="dxa"/>
                <w:tcBorders>
                  <w:top w:val="nil"/>
                  <w:left w:val="nil"/>
                  <w:bottom w:val="single" w:sz="4" w:space="0" w:color="ACB9CA"/>
                  <w:right w:val="single" w:sz="4" w:space="0" w:color="ACB9CA"/>
                </w:tcBorders>
                <w:shd w:val="clear" w:color="000000" w:fill="FFFFFF"/>
                <w:vAlign w:val="center"/>
              </w:tcPr>
            </w:tcPrChange>
          </w:tcPr>
          <w:p w14:paraId="7E894754" w14:textId="3A6A755B" w:rsidR="00546FC9" w:rsidRDefault="00546FC9" w:rsidP="00546FC9">
            <w:pPr>
              <w:spacing w:before="0" w:after="0" w:line="240" w:lineRule="auto"/>
              <w:jc w:val="right"/>
              <w:rPr>
                <w:ins w:id="1469" w:author="khanguyen" w:date="2017-03-17T23:07:00Z"/>
                <w:rFonts w:cs="Arial"/>
                <w:color w:val="4B4B63"/>
                <w:sz w:val="20"/>
                <w:szCs w:val="20"/>
              </w:rPr>
            </w:pPr>
            <w:ins w:id="1470" w:author="khanguyen" w:date="2017-03-17T23:08:00Z">
              <w:r>
                <w:rPr>
                  <w:rFonts w:cs="Arial"/>
                  <w:color w:val="4B4B63"/>
                  <w:sz w:val="20"/>
                  <w:szCs w:val="20"/>
                </w:rPr>
                <w:t>403</w:t>
              </w:r>
            </w:ins>
          </w:p>
        </w:tc>
        <w:tc>
          <w:tcPr>
            <w:tcW w:w="1319" w:type="dxa"/>
            <w:tcBorders>
              <w:top w:val="nil"/>
              <w:left w:val="nil"/>
              <w:bottom w:val="single" w:sz="4" w:space="0" w:color="ACB9CA"/>
              <w:right w:val="single" w:sz="4" w:space="0" w:color="ACB9CA"/>
            </w:tcBorders>
            <w:shd w:val="clear" w:color="000000" w:fill="FFFFFF"/>
            <w:vAlign w:val="center"/>
            <w:tcPrChange w:id="1471" w:author="Khanh Vu Nguyen Van" w:date="2017-03-21T17:34:00Z">
              <w:tcPr>
                <w:tcW w:w="1475" w:type="dxa"/>
                <w:tcBorders>
                  <w:top w:val="nil"/>
                  <w:left w:val="nil"/>
                  <w:bottom w:val="single" w:sz="4" w:space="0" w:color="ACB9CA"/>
                  <w:right w:val="single" w:sz="4" w:space="0" w:color="ACB9CA"/>
                </w:tcBorders>
                <w:shd w:val="clear" w:color="000000" w:fill="FFFFFF"/>
                <w:vAlign w:val="center"/>
              </w:tcPr>
            </w:tcPrChange>
          </w:tcPr>
          <w:p w14:paraId="73824D42" w14:textId="2124FE20" w:rsidR="00546FC9" w:rsidRDefault="00546FC9" w:rsidP="00546FC9">
            <w:pPr>
              <w:spacing w:before="0" w:after="0" w:line="240" w:lineRule="auto"/>
              <w:jc w:val="right"/>
              <w:rPr>
                <w:ins w:id="1472" w:author="khanguyen" w:date="2017-03-17T23:07:00Z"/>
                <w:rFonts w:cs="Arial"/>
                <w:color w:val="4B4B63"/>
                <w:sz w:val="20"/>
                <w:szCs w:val="20"/>
              </w:rPr>
            </w:pPr>
            <w:ins w:id="1473" w:author="khanguyen" w:date="2017-03-17T23:08:00Z">
              <w:r>
                <w:rPr>
                  <w:rFonts w:cs="Arial"/>
                  <w:color w:val="4B4B63"/>
                  <w:sz w:val="20"/>
                  <w:szCs w:val="20"/>
                </w:rPr>
                <w:t>136686.6</w:t>
              </w:r>
            </w:ins>
          </w:p>
        </w:tc>
        <w:tc>
          <w:tcPr>
            <w:tcW w:w="1438" w:type="dxa"/>
            <w:tcBorders>
              <w:top w:val="nil"/>
              <w:left w:val="nil"/>
              <w:bottom w:val="single" w:sz="4" w:space="0" w:color="ACB9CA"/>
              <w:right w:val="single" w:sz="4" w:space="0" w:color="ACB9CA"/>
            </w:tcBorders>
            <w:shd w:val="clear" w:color="000000" w:fill="FFFFFF"/>
            <w:vAlign w:val="center"/>
            <w:tcPrChange w:id="1474"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68DAE4F8" w14:textId="2335D1D7" w:rsidR="00546FC9" w:rsidRDefault="00546FC9" w:rsidP="00546FC9">
            <w:pPr>
              <w:spacing w:before="0" w:after="0" w:line="240" w:lineRule="auto"/>
              <w:jc w:val="right"/>
              <w:rPr>
                <w:ins w:id="1475" w:author="khanguyen" w:date="2017-03-17T23:07:00Z"/>
                <w:rFonts w:cs="Arial"/>
                <w:color w:val="4B4B63"/>
                <w:sz w:val="20"/>
                <w:szCs w:val="20"/>
              </w:rPr>
            </w:pPr>
            <w:ins w:id="1476" w:author="khanguyen" w:date="2017-03-17T23:08:00Z">
              <w:r>
                <w:rPr>
                  <w:rFonts w:cs="Arial"/>
                  <w:color w:val="4B4B63"/>
                  <w:sz w:val="20"/>
                  <w:szCs w:val="20"/>
                </w:rPr>
                <w:t>213631</w:t>
              </w:r>
            </w:ins>
          </w:p>
        </w:tc>
        <w:tc>
          <w:tcPr>
            <w:tcW w:w="1438" w:type="dxa"/>
            <w:tcBorders>
              <w:top w:val="nil"/>
              <w:left w:val="nil"/>
              <w:bottom w:val="single" w:sz="4" w:space="0" w:color="ACB9CA"/>
              <w:right w:val="single" w:sz="4" w:space="0" w:color="ACB9CA"/>
            </w:tcBorders>
            <w:shd w:val="clear" w:color="000000" w:fill="FFFFFF"/>
            <w:vAlign w:val="center"/>
            <w:tcPrChange w:id="1477" w:author="Khanh Vu Nguyen Van" w:date="2017-03-21T17:34:00Z">
              <w:tcPr>
                <w:tcW w:w="1397" w:type="dxa"/>
                <w:tcBorders>
                  <w:top w:val="nil"/>
                  <w:left w:val="nil"/>
                  <w:bottom w:val="single" w:sz="4" w:space="0" w:color="ACB9CA"/>
                  <w:right w:val="single" w:sz="4" w:space="0" w:color="ACB9CA"/>
                </w:tcBorders>
                <w:shd w:val="clear" w:color="000000" w:fill="FFFFFF"/>
                <w:vAlign w:val="center"/>
              </w:tcPr>
            </w:tcPrChange>
          </w:tcPr>
          <w:p w14:paraId="308EF202" w14:textId="62BFF221" w:rsidR="00546FC9" w:rsidRDefault="00546FC9" w:rsidP="00546FC9">
            <w:pPr>
              <w:spacing w:before="0" w:after="0" w:line="240" w:lineRule="auto"/>
              <w:jc w:val="right"/>
              <w:rPr>
                <w:ins w:id="1478" w:author="khanguyen" w:date="2017-03-17T23:07:00Z"/>
                <w:rFonts w:cs="Arial"/>
                <w:color w:val="4B4B63"/>
                <w:sz w:val="20"/>
                <w:szCs w:val="20"/>
              </w:rPr>
            </w:pPr>
            <w:ins w:id="1479" w:author="khanguyen" w:date="2017-03-17T23:08:00Z">
              <w:r>
                <w:rPr>
                  <w:rFonts w:cs="Arial"/>
                  <w:color w:val="4B4B63"/>
                  <w:sz w:val="20"/>
                  <w:szCs w:val="20"/>
                </w:rPr>
                <w:t>243583</w:t>
              </w:r>
            </w:ins>
          </w:p>
        </w:tc>
        <w:tc>
          <w:tcPr>
            <w:tcW w:w="1600" w:type="dxa"/>
            <w:tcBorders>
              <w:top w:val="nil"/>
              <w:left w:val="nil"/>
              <w:bottom w:val="single" w:sz="4" w:space="0" w:color="ACB9CA"/>
              <w:right w:val="single" w:sz="4" w:space="0" w:color="ACB9CA"/>
            </w:tcBorders>
            <w:shd w:val="clear" w:color="000000" w:fill="FFFFFF"/>
            <w:vAlign w:val="center"/>
            <w:tcPrChange w:id="1480" w:author="Khanh Vu Nguyen Van" w:date="2017-03-21T17:34:00Z">
              <w:tcPr>
                <w:tcW w:w="1554" w:type="dxa"/>
                <w:tcBorders>
                  <w:top w:val="nil"/>
                  <w:left w:val="nil"/>
                  <w:bottom w:val="single" w:sz="4" w:space="0" w:color="ACB9CA"/>
                  <w:right w:val="single" w:sz="4" w:space="0" w:color="ACB9CA"/>
                </w:tcBorders>
                <w:shd w:val="clear" w:color="000000" w:fill="FFFFFF"/>
                <w:vAlign w:val="center"/>
              </w:tcPr>
            </w:tcPrChange>
          </w:tcPr>
          <w:p w14:paraId="76E7107D" w14:textId="78B8D1B3" w:rsidR="00546FC9" w:rsidRDefault="00546FC9" w:rsidP="00546FC9">
            <w:pPr>
              <w:spacing w:before="0" w:after="0" w:line="240" w:lineRule="auto"/>
              <w:jc w:val="right"/>
              <w:rPr>
                <w:ins w:id="1481" w:author="khanguyen" w:date="2017-03-17T23:07:00Z"/>
                <w:rFonts w:cs="Arial"/>
                <w:color w:val="4B4B63"/>
                <w:sz w:val="20"/>
                <w:szCs w:val="20"/>
              </w:rPr>
            </w:pPr>
            <w:ins w:id="1482" w:author="khanguyen" w:date="2017-03-17T23:08:00Z">
              <w:r>
                <w:rPr>
                  <w:rFonts w:cs="Arial"/>
                  <w:color w:val="4B4B63"/>
                  <w:sz w:val="20"/>
                  <w:szCs w:val="20"/>
                </w:rPr>
                <w:t>251391</w:t>
              </w:r>
            </w:ins>
          </w:p>
        </w:tc>
        <w:tc>
          <w:tcPr>
            <w:tcW w:w="1193" w:type="dxa"/>
            <w:tcBorders>
              <w:top w:val="nil"/>
              <w:left w:val="nil"/>
              <w:bottom w:val="single" w:sz="4" w:space="0" w:color="ACB9CA"/>
              <w:right w:val="single" w:sz="4" w:space="0" w:color="ACB9CA"/>
            </w:tcBorders>
            <w:shd w:val="clear" w:color="000000" w:fill="FFFFFF"/>
            <w:vAlign w:val="center"/>
            <w:tcPrChange w:id="1483" w:author="Khanh Vu Nguyen Van" w:date="2017-03-21T17:34:00Z">
              <w:tcPr>
                <w:tcW w:w="1160" w:type="dxa"/>
                <w:tcBorders>
                  <w:top w:val="nil"/>
                  <w:left w:val="nil"/>
                  <w:bottom w:val="single" w:sz="4" w:space="0" w:color="ACB9CA"/>
                  <w:right w:val="single" w:sz="4" w:space="0" w:color="ACB9CA"/>
                </w:tcBorders>
                <w:shd w:val="clear" w:color="000000" w:fill="FFFFFF"/>
                <w:vAlign w:val="center"/>
              </w:tcPr>
            </w:tcPrChange>
          </w:tcPr>
          <w:p w14:paraId="19707C7B" w14:textId="6551A794" w:rsidR="00546FC9" w:rsidRDefault="00546FC9" w:rsidP="00546FC9">
            <w:pPr>
              <w:spacing w:before="0" w:after="0" w:line="240" w:lineRule="auto"/>
              <w:jc w:val="right"/>
              <w:rPr>
                <w:ins w:id="1484" w:author="khanguyen" w:date="2017-03-17T23:07:00Z"/>
                <w:rFonts w:cs="Arial"/>
                <w:color w:val="4B4B63"/>
                <w:sz w:val="20"/>
                <w:szCs w:val="20"/>
              </w:rPr>
            </w:pPr>
            <w:ins w:id="1485" w:author="khanguyen" w:date="2017-03-17T23:08:00Z">
              <w:r>
                <w:rPr>
                  <w:rFonts w:cs="Arial"/>
                  <w:color w:val="4B4B63"/>
                  <w:sz w:val="20"/>
                  <w:szCs w:val="20"/>
                </w:rPr>
                <w:t>366</w:t>
              </w:r>
            </w:ins>
          </w:p>
        </w:tc>
        <w:tc>
          <w:tcPr>
            <w:tcW w:w="1356" w:type="dxa"/>
            <w:tcBorders>
              <w:top w:val="nil"/>
              <w:left w:val="nil"/>
              <w:bottom w:val="single" w:sz="4" w:space="0" w:color="ACB9CA"/>
              <w:right w:val="single" w:sz="4" w:space="0" w:color="ACB9CA"/>
            </w:tcBorders>
            <w:shd w:val="clear" w:color="000000" w:fill="FFFFFF"/>
            <w:vAlign w:val="center"/>
            <w:tcPrChange w:id="1486" w:author="Khanh Vu Nguyen Van" w:date="2017-03-21T17:34:00Z">
              <w:tcPr>
                <w:tcW w:w="1318" w:type="dxa"/>
                <w:tcBorders>
                  <w:top w:val="nil"/>
                  <w:left w:val="nil"/>
                  <w:bottom w:val="single" w:sz="4" w:space="0" w:color="ACB9CA"/>
                  <w:right w:val="single" w:sz="4" w:space="0" w:color="ACB9CA"/>
                </w:tcBorders>
                <w:shd w:val="clear" w:color="000000" w:fill="FFFFFF"/>
                <w:vAlign w:val="center"/>
              </w:tcPr>
            </w:tcPrChange>
          </w:tcPr>
          <w:p w14:paraId="0B6431E9" w14:textId="0896B3CF" w:rsidR="00546FC9" w:rsidRDefault="00546FC9" w:rsidP="00546FC9">
            <w:pPr>
              <w:spacing w:before="0" w:after="0" w:line="240" w:lineRule="auto"/>
              <w:jc w:val="right"/>
              <w:rPr>
                <w:ins w:id="1487" w:author="khanguyen" w:date="2017-03-17T23:07:00Z"/>
                <w:rFonts w:cs="Arial"/>
                <w:color w:val="4B4B63"/>
                <w:sz w:val="20"/>
                <w:szCs w:val="20"/>
              </w:rPr>
            </w:pPr>
            <w:ins w:id="1488" w:author="khanguyen" w:date="2017-03-17T23:08:00Z">
              <w:r>
                <w:rPr>
                  <w:rFonts w:cs="Arial"/>
                  <w:color w:val="4B4B63"/>
                  <w:sz w:val="20"/>
                  <w:szCs w:val="20"/>
                </w:rPr>
                <w:t>254535</w:t>
              </w:r>
            </w:ins>
          </w:p>
        </w:tc>
        <w:tc>
          <w:tcPr>
            <w:tcW w:w="1128" w:type="dxa"/>
            <w:tcBorders>
              <w:top w:val="nil"/>
              <w:left w:val="nil"/>
              <w:bottom w:val="single" w:sz="4" w:space="0" w:color="ACB9CA"/>
              <w:right w:val="single" w:sz="4" w:space="0" w:color="ACB9CA"/>
            </w:tcBorders>
            <w:shd w:val="clear" w:color="000000" w:fill="FFFFFF"/>
            <w:vAlign w:val="center"/>
            <w:tcPrChange w:id="1489" w:author="Khanh Vu Nguyen Van" w:date="2017-03-21T17:34:00Z">
              <w:tcPr>
                <w:tcW w:w="1176" w:type="dxa"/>
                <w:tcBorders>
                  <w:top w:val="nil"/>
                  <w:left w:val="nil"/>
                  <w:bottom w:val="single" w:sz="4" w:space="0" w:color="ACB9CA"/>
                  <w:right w:val="single" w:sz="4" w:space="0" w:color="ACB9CA"/>
                </w:tcBorders>
                <w:shd w:val="clear" w:color="000000" w:fill="FFFFFF"/>
                <w:vAlign w:val="center"/>
              </w:tcPr>
            </w:tcPrChange>
          </w:tcPr>
          <w:p w14:paraId="1DDB661A" w14:textId="187CB3EA" w:rsidR="00546FC9" w:rsidRDefault="00546FC9" w:rsidP="00546FC9">
            <w:pPr>
              <w:spacing w:before="0" w:after="0" w:line="240" w:lineRule="auto"/>
              <w:jc w:val="right"/>
              <w:rPr>
                <w:ins w:id="1490" w:author="khanguyen" w:date="2017-03-17T23:07:00Z"/>
                <w:rFonts w:cs="Arial"/>
                <w:color w:val="4B4B63"/>
                <w:sz w:val="20"/>
                <w:szCs w:val="20"/>
              </w:rPr>
            </w:pPr>
            <w:ins w:id="1491" w:author="khanguyen" w:date="2017-03-17T23:08:00Z">
              <w:r>
                <w:rPr>
                  <w:rFonts w:cs="Arial"/>
                  <w:color w:val="4B4B63"/>
                  <w:sz w:val="20"/>
                  <w:szCs w:val="20"/>
                </w:rPr>
                <w:t>0%</w:t>
              </w:r>
            </w:ins>
          </w:p>
        </w:tc>
      </w:tr>
      <w:tr w:rsidR="00546FC9" w:rsidRPr="00C47FE2" w14:paraId="4A78E824" w14:textId="77777777" w:rsidTr="00C23052">
        <w:trPr>
          <w:trHeight w:val="300"/>
          <w:trPrChange w:id="149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49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2AD0B4A" w14:textId="6B2DD3DF"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494" w:author="khanguyen" w:date="2017-03-17T23:08:00Z">
              <w:r>
                <w:rPr>
                  <w:rFonts w:cs="Arial"/>
                  <w:color w:val="4B4B63"/>
                  <w:sz w:val="20"/>
                  <w:szCs w:val="20"/>
                </w:rPr>
                <w:t>Get_ProjectTaskInformation</w:t>
              </w:r>
            </w:ins>
            <w:proofErr w:type="spellEnd"/>
            <w:del w:id="1495" w:author="khanguyen" w:date="2017-03-17T23:07:00Z">
              <w:r w:rsidRPr="00C47FE2" w:rsidDel="005D5052">
                <w:rPr>
                  <w:rFonts w:eastAsia="Times New Roman" w:cs="Arial"/>
                  <w:color w:val="4B4B63"/>
                  <w:sz w:val="20"/>
                  <w:szCs w:val="20"/>
                  <w:lang w:val="en-US"/>
                </w:rPr>
                <w:delText>Click_Save_Note</w:delText>
              </w:r>
            </w:del>
          </w:p>
        </w:tc>
        <w:tc>
          <w:tcPr>
            <w:tcW w:w="1170" w:type="dxa"/>
            <w:tcBorders>
              <w:top w:val="nil"/>
              <w:left w:val="nil"/>
              <w:bottom w:val="single" w:sz="4" w:space="0" w:color="ACB9CA"/>
              <w:right w:val="single" w:sz="4" w:space="0" w:color="ACB9CA"/>
            </w:tcBorders>
            <w:shd w:val="clear" w:color="000000" w:fill="FFFFFF"/>
            <w:vAlign w:val="center"/>
            <w:hideMark/>
            <w:tcPrChange w:id="1496"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6396CA7B" w14:textId="42C76802" w:rsidR="00546FC9" w:rsidRPr="00C47FE2" w:rsidRDefault="00546FC9" w:rsidP="00546FC9">
            <w:pPr>
              <w:spacing w:before="0" w:after="0" w:line="240" w:lineRule="auto"/>
              <w:jc w:val="right"/>
              <w:rPr>
                <w:rFonts w:eastAsia="Times New Roman" w:cs="Arial"/>
                <w:color w:val="4B4B63"/>
                <w:sz w:val="20"/>
                <w:szCs w:val="20"/>
                <w:lang w:val="en-US"/>
              </w:rPr>
            </w:pPr>
            <w:ins w:id="1497" w:author="khanguyen" w:date="2017-03-17T23:08:00Z">
              <w:r>
                <w:rPr>
                  <w:rFonts w:cs="Arial"/>
                  <w:color w:val="4B4B63"/>
                  <w:sz w:val="20"/>
                  <w:szCs w:val="20"/>
                </w:rPr>
                <w:t>1401</w:t>
              </w:r>
            </w:ins>
            <w:del w:id="1498" w:author="khanguyen" w:date="2017-03-17T23:07:00Z">
              <w:r w:rsidRPr="00C47FE2" w:rsidDel="005D5052">
                <w:rPr>
                  <w:rFonts w:eastAsia="Times New Roman" w:cs="Arial"/>
                  <w:color w:val="4B4B63"/>
                  <w:sz w:val="20"/>
                  <w:szCs w:val="20"/>
                  <w:lang w:val="en-US"/>
                </w:rPr>
                <w:delText>5176</w:delText>
              </w:r>
            </w:del>
          </w:p>
        </w:tc>
        <w:tc>
          <w:tcPr>
            <w:tcW w:w="1319" w:type="dxa"/>
            <w:tcBorders>
              <w:top w:val="nil"/>
              <w:left w:val="nil"/>
              <w:bottom w:val="single" w:sz="4" w:space="0" w:color="ACB9CA"/>
              <w:right w:val="single" w:sz="4" w:space="0" w:color="ACB9CA"/>
            </w:tcBorders>
            <w:shd w:val="clear" w:color="000000" w:fill="FFFFFF"/>
            <w:vAlign w:val="center"/>
            <w:hideMark/>
            <w:tcPrChange w:id="1499"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2AE2BE28" w14:textId="1F567454" w:rsidR="00546FC9" w:rsidRPr="00C47FE2" w:rsidRDefault="00546FC9" w:rsidP="00546FC9">
            <w:pPr>
              <w:spacing w:before="0" w:after="0" w:line="240" w:lineRule="auto"/>
              <w:jc w:val="right"/>
              <w:rPr>
                <w:rFonts w:eastAsia="Times New Roman" w:cs="Arial"/>
                <w:color w:val="4B4B63"/>
                <w:sz w:val="20"/>
                <w:szCs w:val="20"/>
                <w:lang w:val="en-US"/>
              </w:rPr>
            </w:pPr>
            <w:ins w:id="1500" w:author="khanguyen" w:date="2017-03-17T23:08:00Z">
              <w:r>
                <w:rPr>
                  <w:rFonts w:cs="Arial"/>
                  <w:color w:val="4B4B63"/>
                  <w:sz w:val="20"/>
                  <w:szCs w:val="20"/>
                </w:rPr>
                <w:t>441615.3</w:t>
              </w:r>
            </w:ins>
            <w:del w:id="1501" w:author="khanguyen" w:date="2017-03-17T23:07:00Z">
              <w:r w:rsidRPr="00C47FE2" w:rsidDel="005D5052">
                <w:rPr>
                  <w:rFonts w:eastAsia="Times New Roman" w:cs="Arial"/>
                  <w:color w:val="4B4B63"/>
                  <w:sz w:val="20"/>
                  <w:szCs w:val="20"/>
                  <w:lang w:val="en-US"/>
                </w:rPr>
                <w:delText>253271.06</w:delText>
              </w:r>
            </w:del>
          </w:p>
        </w:tc>
        <w:tc>
          <w:tcPr>
            <w:tcW w:w="1438" w:type="dxa"/>
            <w:tcBorders>
              <w:top w:val="nil"/>
              <w:left w:val="nil"/>
              <w:bottom w:val="single" w:sz="4" w:space="0" w:color="ACB9CA"/>
              <w:right w:val="single" w:sz="4" w:space="0" w:color="ACB9CA"/>
            </w:tcBorders>
            <w:shd w:val="clear" w:color="000000" w:fill="FFFFFF"/>
            <w:vAlign w:val="center"/>
            <w:hideMark/>
            <w:tcPrChange w:id="150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7A5C678" w14:textId="2E4A801F" w:rsidR="00546FC9" w:rsidRPr="00C47FE2" w:rsidRDefault="00546FC9" w:rsidP="00546FC9">
            <w:pPr>
              <w:spacing w:before="0" w:after="0" w:line="240" w:lineRule="auto"/>
              <w:jc w:val="right"/>
              <w:rPr>
                <w:rFonts w:eastAsia="Times New Roman" w:cs="Arial"/>
                <w:color w:val="4B4B63"/>
                <w:sz w:val="20"/>
                <w:szCs w:val="20"/>
                <w:lang w:val="en-US"/>
              </w:rPr>
            </w:pPr>
            <w:ins w:id="1503" w:author="khanguyen" w:date="2017-03-17T23:08:00Z">
              <w:r>
                <w:rPr>
                  <w:rFonts w:cs="Arial"/>
                  <w:color w:val="4B4B63"/>
                  <w:sz w:val="20"/>
                  <w:szCs w:val="20"/>
                </w:rPr>
                <w:t>584686.2</w:t>
              </w:r>
            </w:ins>
            <w:del w:id="1504" w:author="khanguyen" w:date="2017-03-17T23:07:00Z">
              <w:r w:rsidRPr="00C47FE2" w:rsidDel="005D5052">
                <w:rPr>
                  <w:rFonts w:eastAsia="Times New Roman" w:cs="Arial"/>
                  <w:color w:val="4B4B63"/>
                  <w:sz w:val="20"/>
                  <w:szCs w:val="20"/>
                  <w:lang w:val="en-US"/>
                </w:rPr>
                <w:delText>370706</w:delText>
              </w:r>
            </w:del>
          </w:p>
        </w:tc>
        <w:tc>
          <w:tcPr>
            <w:tcW w:w="1438" w:type="dxa"/>
            <w:tcBorders>
              <w:top w:val="nil"/>
              <w:left w:val="nil"/>
              <w:bottom w:val="single" w:sz="4" w:space="0" w:color="ACB9CA"/>
              <w:right w:val="single" w:sz="4" w:space="0" w:color="ACB9CA"/>
            </w:tcBorders>
            <w:shd w:val="clear" w:color="000000" w:fill="FFFFFF"/>
            <w:vAlign w:val="center"/>
            <w:hideMark/>
            <w:tcPrChange w:id="150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DBBBD71" w14:textId="5E284973" w:rsidR="00546FC9" w:rsidRPr="00C47FE2" w:rsidRDefault="00546FC9" w:rsidP="00546FC9">
            <w:pPr>
              <w:spacing w:before="0" w:after="0" w:line="240" w:lineRule="auto"/>
              <w:jc w:val="right"/>
              <w:rPr>
                <w:rFonts w:eastAsia="Times New Roman" w:cs="Arial"/>
                <w:color w:val="4B4B63"/>
                <w:sz w:val="20"/>
                <w:szCs w:val="20"/>
                <w:lang w:val="en-US"/>
              </w:rPr>
            </w:pPr>
            <w:ins w:id="1506" w:author="khanguyen" w:date="2017-03-17T23:08:00Z">
              <w:r>
                <w:rPr>
                  <w:rFonts w:cs="Arial"/>
                  <w:color w:val="4B4B63"/>
                  <w:sz w:val="20"/>
                  <w:szCs w:val="20"/>
                </w:rPr>
                <w:t>638456.1</w:t>
              </w:r>
            </w:ins>
            <w:del w:id="1507" w:author="khanguyen" w:date="2017-03-17T23:07:00Z">
              <w:r w:rsidRPr="00C47FE2" w:rsidDel="005D5052">
                <w:rPr>
                  <w:rFonts w:eastAsia="Times New Roman" w:cs="Arial"/>
                  <w:color w:val="4B4B63"/>
                  <w:sz w:val="20"/>
                  <w:szCs w:val="20"/>
                  <w:lang w:val="en-US"/>
                </w:rPr>
                <w:delText>513234.1</w:delText>
              </w:r>
            </w:del>
          </w:p>
        </w:tc>
        <w:tc>
          <w:tcPr>
            <w:tcW w:w="1600" w:type="dxa"/>
            <w:tcBorders>
              <w:top w:val="nil"/>
              <w:left w:val="nil"/>
              <w:bottom w:val="single" w:sz="4" w:space="0" w:color="ACB9CA"/>
              <w:right w:val="single" w:sz="4" w:space="0" w:color="ACB9CA"/>
            </w:tcBorders>
            <w:shd w:val="clear" w:color="000000" w:fill="FFFFFF"/>
            <w:vAlign w:val="center"/>
            <w:hideMark/>
            <w:tcPrChange w:id="1508"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765F5557" w14:textId="1076DCE6" w:rsidR="00546FC9" w:rsidRPr="00C47FE2" w:rsidRDefault="00546FC9" w:rsidP="00546FC9">
            <w:pPr>
              <w:spacing w:before="0" w:after="0" w:line="240" w:lineRule="auto"/>
              <w:jc w:val="right"/>
              <w:rPr>
                <w:rFonts w:eastAsia="Times New Roman" w:cs="Arial"/>
                <w:color w:val="4B4B63"/>
                <w:sz w:val="20"/>
                <w:szCs w:val="20"/>
                <w:lang w:val="en-US"/>
              </w:rPr>
            </w:pPr>
            <w:ins w:id="1509" w:author="khanguyen" w:date="2017-03-17T23:08:00Z">
              <w:r>
                <w:rPr>
                  <w:rFonts w:cs="Arial"/>
                  <w:color w:val="4B4B63"/>
                  <w:sz w:val="20"/>
                  <w:szCs w:val="20"/>
                </w:rPr>
                <w:t>727260.1</w:t>
              </w:r>
            </w:ins>
            <w:del w:id="1510" w:author="khanguyen" w:date="2017-03-17T23:07:00Z">
              <w:r w:rsidRPr="00C47FE2" w:rsidDel="005D5052">
                <w:rPr>
                  <w:rFonts w:eastAsia="Times New Roman" w:cs="Arial"/>
                  <w:color w:val="4B4B63"/>
                  <w:sz w:val="20"/>
                  <w:szCs w:val="20"/>
                  <w:lang w:val="en-US"/>
                </w:rPr>
                <w:delText>664539.3</w:delText>
              </w:r>
            </w:del>
          </w:p>
        </w:tc>
        <w:tc>
          <w:tcPr>
            <w:tcW w:w="1193" w:type="dxa"/>
            <w:tcBorders>
              <w:top w:val="nil"/>
              <w:left w:val="nil"/>
              <w:bottom w:val="single" w:sz="4" w:space="0" w:color="ACB9CA"/>
              <w:right w:val="single" w:sz="4" w:space="0" w:color="ACB9CA"/>
            </w:tcBorders>
            <w:shd w:val="clear" w:color="000000" w:fill="FFFFFF"/>
            <w:vAlign w:val="center"/>
            <w:hideMark/>
            <w:tcPrChange w:id="1511"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4259DAC6" w14:textId="4EA49051" w:rsidR="00546FC9" w:rsidRPr="00C47FE2" w:rsidRDefault="00546FC9" w:rsidP="00546FC9">
            <w:pPr>
              <w:spacing w:before="0" w:after="0" w:line="240" w:lineRule="auto"/>
              <w:jc w:val="right"/>
              <w:rPr>
                <w:rFonts w:eastAsia="Times New Roman" w:cs="Arial"/>
                <w:color w:val="4B4B63"/>
                <w:sz w:val="20"/>
                <w:szCs w:val="20"/>
                <w:lang w:val="en-US"/>
              </w:rPr>
            </w:pPr>
            <w:ins w:id="1512" w:author="khanguyen" w:date="2017-03-17T23:08:00Z">
              <w:r>
                <w:rPr>
                  <w:rFonts w:cs="Arial"/>
                  <w:color w:val="4B4B63"/>
                  <w:sz w:val="20"/>
                  <w:szCs w:val="20"/>
                </w:rPr>
                <w:t>3</w:t>
              </w:r>
            </w:ins>
            <w:del w:id="1513"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1514"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0C2AB4A0" w14:textId="5809E6AF" w:rsidR="00546FC9" w:rsidRPr="00C47FE2" w:rsidRDefault="00546FC9" w:rsidP="00546FC9">
            <w:pPr>
              <w:spacing w:before="0" w:after="0" w:line="240" w:lineRule="auto"/>
              <w:jc w:val="right"/>
              <w:rPr>
                <w:rFonts w:eastAsia="Times New Roman" w:cs="Arial"/>
                <w:color w:val="4B4B63"/>
                <w:sz w:val="20"/>
                <w:szCs w:val="20"/>
                <w:lang w:val="en-US"/>
              </w:rPr>
            </w:pPr>
            <w:ins w:id="1515" w:author="khanguyen" w:date="2017-03-17T23:08:00Z">
              <w:r>
                <w:rPr>
                  <w:rFonts w:cs="Arial"/>
                  <w:color w:val="4B4B63"/>
                  <w:sz w:val="20"/>
                  <w:szCs w:val="20"/>
                </w:rPr>
                <w:t>2040710</w:t>
              </w:r>
            </w:ins>
            <w:del w:id="1516" w:author="khanguyen" w:date="2017-03-17T23:07:00Z">
              <w:r w:rsidRPr="00C47FE2" w:rsidDel="005D5052">
                <w:rPr>
                  <w:rFonts w:eastAsia="Times New Roman" w:cs="Arial"/>
                  <w:color w:val="4B4B63"/>
                  <w:sz w:val="20"/>
                  <w:szCs w:val="20"/>
                  <w:lang w:val="en-US"/>
                </w:rPr>
                <w:delText>2022596</w:delText>
              </w:r>
            </w:del>
          </w:p>
        </w:tc>
        <w:tc>
          <w:tcPr>
            <w:tcW w:w="1128" w:type="dxa"/>
            <w:tcBorders>
              <w:top w:val="nil"/>
              <w:left w:val="nil"/>
              <w:bottom w:val="single" w:sz="4" w:space="0" w:color="ACB9CA"/>
              <w:right w:val="single" w:sz="4" w:space="0" w:color="ACB9CA"/>
            </w:tcBorders>
            <w:shd w:val="clear" w:color="000000" w:fill="FFFFFF"/>
            <w:vAlign w:val="center"/>
            <w:hideMark/>
            <w:tcPrChange w:id="1517"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5D6017AB" w14:textId="4C8EFE5F" w:rsidR="00546FC9" w:rsidRPr="00C47FE2" w:rsidRDefault="00546FC9" w:rsidP="00546FC9">
            <w:pPr>
              <w:spacing w:before="0" w:after="0" w:line="240" w:lineRule="auto"/>
              <w:jc w:val="right"/>
              <w:rPr>
                <w:rFonts w:eastAsia="Times New Roman" w:cs="Arial"/>
                <w:color w:val="4B4B63"/>
                <w:sz w:val="20"/>
                <w:szCs w:val="20"/>
                <w:lang w:val="en-US"/>
              </w:rPr>
            </w:pPr>
            <w:ins w:id="1518" w:author="khanguyen" w:date="2017-03-17T23:08:00Z">
              <w:r>
                <w:rPr>
                  <w:rFonts w:cs="Arial"/>
                  <w:color w:val="4B4B63"/>
                  <w:sz w:val="20"/>
                  <w:szCs w:val="20"/>
                </w:rPr>
                <w:t>6.14%</w:t>
              </w:r>
            </w:ins>
            <w:del w:id="1519" w:author="khanguyen" w:date="2017-03-17T23:07:00Z">
              <w:r w:rsidRPr="00C47FE2" w:rsidDel="005D5052">
                <w:rPr>
                  <w:rFonts w:eastAsia="Times New Roman" w:cs="Arial"/>
                  <w:color w:val="4B4B63"/>
                  <w:sz w:val="20"/>
                  <w:szCs w:val="20"/>
                  <w:lang w:val="en-US"/>
                </w:rPr>
                <w:delText>9.02%</w:delText>
              </w:r>
            </w:del>
          </w:p>
        </w:tc>
      </w:tr>
      <w:tr w:rsidR="00546FC9" w:rsidRPr="00C47FE2" w14:paraId="19C1274F" w14:textId="77777777" w:rsidTr="00C23052">
        <w:trPr>
          <w:trHeight w:val="300"/>
          <w:trPrChange w:id="1520"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521"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B6E91EF" w14:textId="28B03DFD"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522" w:author="khanguyen" w:date="2017-03-17T23:08:00Z">
              <w:r>
                <w:rPr>
                  <w:rFonts w:cs="Arial"/>
                  <w:color w:val="4B4B63"/>
                  <w:sz w:val="20"/>
                  <w:szCs w:val="20"/>
                </w:rPr>
                <w:t>Get_userCostAmtId</w:t>
              </w:r>
              <w:proofErr w:type="spellEnd"/>
              <w:r>
                <w:rPr>
                  <w:rFonts w:cs="Arial"/>
                  <w:color w:val="4B4B63"/>
                  <w:sz w:val="20"/>
                  <w:szCs w:val="20"/>
                </w:rPr>
                <w:t xml:space="preserve"> Default</w:t>
              </w:r>
            </w:ins>
            <w:del w:id="1523" w:author="khanguyen" w:date="2017-03-17T23:07:00Z">
              <w:r w:rsidRPr="00C47FE2" w:rsidDel="005D5052">
                <w:rPr>
                  <w:rFonts w:eastAsia="Times New Roman" w:cs="Arial"/>
                  <w:color w:val="4B4B63"/>
                  <w:sz w:val="20"/>
                  <w:szCs w:val="20"/>
                  <w:lang w:val="en-US"/>
                </w:rPr>
                <w:delText>Click_Save_Project</w:delText>
              </w:r>
            </w:del>
          </w:p>
        </w:tc>
        <w:tc>
          <w:tcPr>
            <w:tcW w:w="1170" w:type="dxa"/>
            <w:tcBorders>
              <w:top w:val="nil"/>
              <w:left w:val="nil"/>
              <w:bottom w:val="single" w:sz="4" w:space="0" w:color="ACB9CA"/>
              <w:right w:val="single" w:sz="4" w:space="0" w:color="ACB9CA"/>
            </w:tcBorders>
            <w:shd w:val="clear" w:color="000000" w:fill="FFFFFF"/>
            <w:vAlign w:val="center"/>
            <w:hideMark/>
            <w:tcPrChange w:id="1524"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7BE14407" w14:textId="17EF93AF" w:rsidR="00546FC9" w:rsidRPr="00C47FE2" w:rsidRDefault="00546FC9" w:rsidP="00546FC9">
            <w:pPr>
              <w:spacing w:before="0" w:after="0" w:line="240" w:lineRule="auto"/>
              <w:jc w:val="right"/>
              <w:rPr>
                <w:rFonts w:eastAsia="Times New Roman" w:cs="Arial"/>
                <w:color w:val="4B4B63"/>
                <w:sz w:val="20"/>
                <w:szCs w:val="20"/>
                <w:lang w:val="en-US"/>
              </w:rPr>
            </w:pPr>
            <w:ins w:id="1525" w:author="khanguyen" w:date="2017-03-17T23:08:00Z">
              <w:r>
                <w:rPr>
                  <w:rFonts w:cs="Arial"/>
                  <w:color w:val="4B4B63"/>
                  <w:sz w:val="20"/>
                  <w:szCs w:val="20"/>
                </w:rPr>
                <w:t>94</w:t>
              </w:r>
            </w:ins>
            <w:del w:id="1526" w:author="khanguyen" w:date="2017-03-17T23:07:00Z">
              <w:r w:rsidRPr="00C47FE2" w:rsidDel="005D5052">
                <w:rPr>
                  <w:rFonts w:eastAsia="Times New Roman" w:cs="Arial"/>
                  <w:color w:val="4B4B63"/>
                  <w:sz w:val="20"/>
                  <w:szCs w:val="20"/>
                  <w:lang w:val="en-US"/>
                </w:rPr>
                <w:delText>256</w:delText>
              </w:r>
            </w:del>
          </w:p>
        </w:tc>
        <w:tc>
          <w:tcPr>
            <w:tcW w:w="1319" w:type="dxa"/>
            <w:tcBorders>
              <w:top w:val="nil"/>
              <w:left w:val="nil"/>
              <w:bottom w:val="single" w:sz="4" w:space="0" w:color="ACB9CA"/>
              <w:right w:val="single" w:sz="4" w:space="0" w:color="ACB9CA"/>
            </w:tcBorders>
            <w:shd w:val="clear" w:color="000000" w:fill="FFFFFF"/>
            <w:vAlign w:val="center"/>
            <w:hideMark/>
            <w:tcPrChange w:id="1527"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0BFBC851" w14:textId="182D3AF3" w:rsidR="00546FC9" w:rsidRPr="00C47FE2" w:rsidRDefault="00546FC9" w:rsidP="00546FC9">
            <w:pPr>
              <w:spacing w:before="0" w:after="0" w:line="240" w:lineRule="auto"/>
              <w:jc w:val="right"/>
              <w:rPr>
                <w:rFonts w:eastAsia="Times New Roman" w:cs="Arial"/>
                <w:color w:val="4B4B63"/>
                <w:sz w:val="20"/>
                <w:szCs w:val="20"/>
                <w:lang w:val="en-US"/>
              </w:rPr>
            </w:pPr>
            <w:ins w:id="1528" w:author="khanguyen" w:date="2017-03-17T23:08:00Z">
              <w:r>
                <w:rPr>
                  <w:rFonts w:cs="Arial"/>
                  <w:color w:val="4B4B63"/>
                  <w:sz w:val="20"/>
                  <w:szCs w:val="20"/>
                </w:rPr>
                <w:t>138191.8</w:t>
              </w:r>
            </w:ins>
            <w:del w:id="1529" w:author="khanguyen" w:date="2017-03-17T23:07:00Z">
              <w:r w:rsidRPr="00C47FE2" w:rsidDel="005D5052">
                <w:rPr>
                  <w:rFonts w:eastAsia="Times New Roman" w:cs="Arial"/>
                  <w:color w:val="4B4B63"/>
                  <w:sz w:val="20"/>
                  <w:szCs w:val="20"/>
                  <w:lang w:val="en-US"/>
                </w:rPr>
                <w:delText>273761.68</w:delText>
              </w:r>
            </w:del>
          </w:p>
        </w:tc>
        <w:tc>
          <w:tcPr>
            <w:tcW w:w="1438" w:type="dxa"/>
            <w:tcBorders>
              <w:top w:val="nil"/>
              <w:left w:val="nil"/>
              <w:bottom w:val="single" w:sz="4" w:space="0" w:color="ACB9CA"/>
              <w:right w:val="single" w:sz="4" w:space="0" w:color="ACB9CA"/>
            </w:tcBorders>
            <w:shd w:val="clear" w:color="000000" w:fill="FFFFFF"/>
            <w:vAlign w:val="center"/>
            <w:hideMark/>
            <w:tcPrChange w:id="153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54083FF" w14:textId="6A959CF1" w:rsidR="00546FC9" w:rsidRPr="00C47FE2" w:rsidRDefault="00546FC9" w:rsidP="00546FC9">
            <w:pPr>
              <w:spacing w:before="0" w:after="0" w:line="240" w:lineRule="auto"/>
              <w:jc w:val="right"/>
              <w:rPr>
                <w:rFonts w:eastAsia="Times New Roman" w:cs="Arial"/>
                <w:color w:val="4B4B63"/>
                <w:sz w:val="20"/>
                <w:szCs w:val="20"/>
                <w:lang w:val="en-US"/>
              </w:rPr>
            </w:pPr>
            <w:ins w:id="1531" w:author="khanguyen" w:date="2017-03-17T23:08:00Z">
              <w:r>
                <w:rPr>
                  <w:rFonts w:cs="Arial"/>
                  <w:color w:val="4B4B63"/>
                  <w:sz w:val="20"/>
                  <w:szCs w:val="20"/>
                </w:rPr>
                <w:t>199423</w:t>
              </w:r>
            </w:ins>
            <w:del w:id="1532" w:author="khanguyen" w:date="2017-03-17T23:07:00Z">
              <w:r w:rsidRPr="00C47FE2" w:rsidDel="005D5052">
                <w:rPr>
                  <w:rFonts w:eastAsia="Times New Roman" w:cs="Arial"/>
                  <w:color w:val="4B4B63"/>
                  <w:sz w:val="20"/>
                  <w:szCs w:val="20"/>
                  <w:lang w:val="en-US"/>
                </w:rPr>
                <w:delText>413951</w:delText>
              </w:r>
            </w:del>
          </w:p>
        </w:tc>
        <w:tc>
          <w:tcPr>
            <w:tcW w:w="1438" w:type="dxa"/>
            <w:tcBorders>
              <w:top w:val="nil"/>
              <w:left w:val="nil"/>
              <w:bottom w:val="single" w:sz="4" w:space="0" w:color="ACB9CA"/>
              <w:right w:val="single" w:sz="4" w:space="0" w:color="ACB9CA"/>
            </w:tcBorders>
            <w:shd w:val="clear" w:color="000000" w:fill="FFFFFF"/>
            <w:vAlign w:val="center"/>
            <w:hideMark/>
            <w:tcPrChange w:id="153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2714ACCC" w14:textId="48B17F4F" w:rsidR="00546FC9" w:rsidRPr="00C47FE2" w:rsidRDefault="00546FC9" w:rsidP="00546FC9">
            <w:pPr>
              <w:spacing w:before="0" w:after="0" w:line="240" w:lineRule="auto"/>
              <w:jc w:val="right"/>
              <w:rPr>
                <w:rFonts w:eastAsia="Times New Roman" w:cs="Arial"/>
                <w:color w:val="4B4B63"/>
                <w:sz w:val="20"/>
                <w:szCs w:val="20"/>
                <w:lang w:val="en-US"/>
              </w:rPr>
            </w:pPr>
            <w:ins w:id="1534" w:author="khanguyen" w:date="2017-03-17T23:08:00Z">
              <w:r>
                <w:rPr>
                  <w:rFonts w:cs="Arial"/>
                  <w:color w:val="4B4B63"/>
                  <w:sz w:val="20"/>
                  <w:szCs w:val="20"/>
                </w:rPr>
                <w:t>218623</w:t>
              </w:r>
            </w:ins>
            <w:del w:id="1535" w:author="khanguyen" w:date="2017-03-17T23:07:00Z">
              <w:r w:rsidRPr="00C47FE2" w:rsidDel="005D5052">
                <w:rPr>
                  <w:rFonts w:eastAsia="Times New Roman" w:cs="Arial"/>
                  <w:color w:val="4B4B63"/>
                  <w:sz w:val="20"/>
                  <w:szCs w:val="20"/>
                  <w:lang w:val="en-US"/>
                </w:rPr>
                <w:delText>417279</w:delText>
              </w:r>
            </w:del>
          </w:p>
        </w:tc>
        <w:tc>
          <w:tcPr>
            <w:tcW w:w="1600" w:type="dxa"/>
            <w:tcBorders>
              <w:top w:val="nil"/>
              <w:left w:val="nil"/>
              <w:bottom w:val="single" w:sz="4" w:space="0" w:color="ACB9CA"/>
              <w:right w:val="single" w:sz="4" w:space="0" w:color="ACB9CA"/>
            </w:tcBorders>
            <w:shd w:val="clear" w:color="000000" w:fill="FFFFFF"/>
            <w:vAlign w:val="center"/>
            <w:hideMark/>
            <w:tcPrChange w:id="1536"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5F35DBCF" w14:textId="7DDA5579" w:rsidR="00546FC9" w:rsidRPr="00C47FE2" w:rsidRDefault="00546FC9" w:rsidP="00546FC9">
            <w:pPr>
              <w:spacing w:before="0" w:after="0" w:line="240" w:lineRule="auto"/>
              <w:jc w:val="right"/>
              <w:rPr>
                <w:rFonts w:eastAsia="Times New Roman" w:cs="Arial"/>
                <w:color w:val="4B4B63"/>
                <w:sz w:val="20"/>
                <w:szCs w:val="20"/>
                <w:lang w:val="en-US"/>
              </w:rPr>
            </w:pPr>
            <w:ins w:id="1537" w:author="khanguyen" w:date="2017-03-17T23:08:00Z">
              <w:r>
                <w:rPr>
                  <w:rFonts w:cs="Arial"/>
                  <w:color w:val="4B4B63"/>
                  <w:sz w:val="20"/>
                  <w:szCs w:val="20"/>
                </w:rPr>
                <w:t>224127</w:t>
              </w:r>
            </w:ins>
            <w:del w:id="1538" w:author="khanguyen" w:date="2017-03-17T23:07:00Z">
              <w:r w:rsidRPr="00C47FE2" w:rsidDel="005D5052">
                <w:rPr>
                  <w:rFonts w:eastAsia="Times New Roman" w:cs="Arial"/>
                  <w:color w:val="4B4B63"/>
                  <w:sz w:val="20"/>
                  <w:szCs w:val="20"/>
                  <w:lang w:val="en-US"/>
                </w:rPr>
                <w:delText>429823</w:delText>
              </w:r>
            </w:del>
          </w:p>
        </w:tc>
        <w:tc>
          <w:tcPr>
            <w:tcW w:w="1193" w:type="dxa"/>
            <w:tcBorders>
              <w:top w:val="nil"/>
              <w:left w:val="nil"/>
              <w:bottom w:val="single" w:sz="4" w:space="0" w:color="ACB9CA"/>
              <w:right w:val="single" w:sz="4" w:space="0" w:color="ACB9CA"/>
            </w:tcBorders>
            <w:shd w:val="clear" w:color="000000" w:fill="FFFFFF"/>
            <w:vAlign w:val="center"/>
            <w:hideMark/>
            <w:tcPrChange w:id="1539"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303E7BE7" w14:textId="7E46288A" w:rsidR="00546FC9" w:rsidRPr="00C47FE2" w:rsidRDefault="00546FC9" w:rsidP="00546FC9">
            <w:pPr>
              <w:spacing w:before="0" w:after="0" w:line="240" w:lineRule="auto"/>
              <w:jc w:val="right"/>
              <w:rPr>
                <w:rFonts w:eastAsia="Times New Roman" w:cs="Arial"/>
                <w:color w:val="4B4B63"/>
                <w:sz w:val="20"/>
                <w:szCs w:val="20"/>
                <w:lang w:val="en-US"/>
              </w:rPr>
            </w:pPr>
            <w:ins w:id="1540" w:author="khanguyen" w:date="2017-03-17T23:08:00Z">
              <w:r>
                <w:rPr>
                  <w:rFonts w:cs="Arial"/>
                  <w:color w:val="4B4B63"/>
                  <w:sz w:val="20"/>
                  <w:szCs w:val="20"/>
                </w:rPr>
                <w:t>47151</w:t>
              </w:r>
            </w:ins>
            <w:del w:id="1541" w:author="khanguyen" w:date="2017-03-17T23:07:00Z">
              <w:r w:rsidRPr="00C47FE2" w:rsidDel="005D5052">
                <w:rPr>
                  <w:rFonts w:eastAsia="Times New Roman" w:cs="Arial"/>
                  <w:color w:val="4B4B63"/>
                  <w:sz w:val="20"/>
                  <w:szCs w:val="20"/>
                  <w:lang w:val="en-US"/>
                </w:rPr>
                <w:delText>28392</w:delText>
              </w:r>
            </w:del>
          </w:p>
        </w:tc>
        <w:tc>
          <w:tcPr>
            <w:tcW w:w="1356" w:type="dxa"/>
            <w:tcBorders>
              <w:top w:val="nil"/>
              <w:left w:val="nil"/>
              <w:bottom w:val="single" w:sz="4" w:space="0" w:color="ACB9CA"/>
              <w:right w:val="single" w:sz="4" w:space="0" w:color="ACB9CA"/>
            </w:tcBorders>
            <w:shd w:val="clear" w:color="000000" w:fill="FFFFFF"/>
            <w:vAlign w:val="center"/>
            <w:hideMark/>
            <w:tcPrChange w:id="1542"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68240F61" w14:textId="3BFB9344" w:rsidR="00546FC9" w:rsidRPr="00C47FE2" w:rsidRDefault="00546FC9" w:rsidP="00546FC9">
            <w:pPr>
              <w:spacing w:before="0" w:after="0" w:line="240" w:lineRule="auto"/>
              <w:jc w:val="right"/>
              <w:rPr>
                <w:rFonts w:eastAsia="Times New Roman" w:cs="Arial"/>
                <w:color w:val="4B4B63"/>
                <w:sz w:val="20"/>
                <w:szCs w:val="20"/>
                <w:lang w:val="en-US"/>
              </w:rPr>
            </w:pPr>
            <w:ins w:id="1543" w:author="khanguyen" w:date="2017-03-17T23:08:00Z">
              <w:r>
                <w:rPr>
                  <w:rFonts w:cs="Arial"/>
                  <w:color w:val="4B4B63"/>
                  <w:sz w:val="20"/>
                  <w:szCs w:val="20"/>
                </w:rPr>
                <w:t>232159</w:t>
              </w:r>
            </w:ins>
            <w:del w:id="1544" w:author="khanguyen" w:date="2017-03-17T23:07:00Z">
              <w:r w:rsidRPr="00C47FE2" w:rsidDel="005D5052">
                <w:rPr>
                  <w:rFonts w:eastAsia="Times New Roman" w:cs="Arial"/>
                  <w:color w:val="4B4B63"/>
                  <w:sz w:val="20"/>
                  <w:szCs w:val="20"/>
                  <w:lang w:val="en-US"/>
                </w:rPr>
                <w:delText>436355</w:delText>
              </w:r>
            </w:del>
          </w:p>
        </w:tc>
        <w:tc>
          <w:tcPr>
            <w:tcW w:w="1128" w:type="dxa"/>
            <w:tcBorders>
              <w:top w:val="nil"/>
              <w:left w:val="nil"/>
              <w:bottom w:val="single" w:sz="4" w:space="0" w:color="ACB9CA"/>
              <w:right w:val="single" w:sz="4" w:space="0" w:color="ACB9CA"/>
            </w:tcBorders>
            <w:shd w:val="clear" w:color="000000" w:fill="FFFFFF"/>
            <w:vAlign w:val="center"/>
            <w:hideMark/>
            <w:tcPrChange w:id="1545"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4A6EDA7F" w14:textId="5F9C4C92" w:rsidR="00546FC9" w:rsidRPr="00C47FE2" w:rsidRDefault="00546FC9" w:rsidP="00546FC9">
            <w:pPr>
              <w:spacing w:before="0" w:after="0" w:line="240" w:lineRule="auto"/>
              <w:jc w:val="right"/>
              <w:rPr>
                <w:rFonts w:eastAsia="Times New Roman" w:cs="Arial"/>
                <w:color w:val="4B4B63"/>
                <w:sz w:val="20"/>
                <w:szCs w:val="20"/>
                <w:lang w:val="en-US"/>
              </w:rPr>
            </w:pPr>
            <w:ins w:id="1546" w:author="khanguyen" w:date="2017-03-17T23:08:00Z">
              <w:r>
                <w:rPr>
                  <w:rFonts w:cs="Arial"/>
                  <w:color w:val="4B4B63"/>
                  <w:sz w:val="20"/>
                  <w:szCs w:val="20"/>
                </w:rPr>
                <w:t>0%</w:t>
              </w:r>
            </w:ins>
            <w:del w:id="1547" w:author="khanguyen" w:date="2017-03-17T23:07:00Z">
              <w:r w:rsidRPr="00C47FE2" w:rsidDel="005D5052">
                <w:rPr>
                  <w:rFonts w:eastAsia="Times New Roman" w:cs="Arial"/>
                  <w:color w:val="4B4B63"/>
                  <w:sz w:val="20"/>
                  <w:szCs w:val="20"/>
                  <w:lang w:val="en-US"/>
                </w:rPr>
                <w:delText>0%</w:delText>
              </w:r>
            </w:del>
          </w:p>
        </w:tc>
      </w:tr>
      <w:tr w:rsidR="00546FC9" w:rsidRPr="00C47FE2" w14:paraId="46FA7DF6" w14:textId="77777777" w:rsidTr="00C23052">
        <w:trPr>
          <w:trHeight w:val="300"/>
          <w:trPrChange w:id="154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54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20DCE21" w14:textId="4B2A05A8"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550" w:author="khanguyen" w:date="2017-03-17T23:08:00Z">
              <w:r>
                <w:rPr>
                  <w:rFonts w:cs="Arial"/>
                  <w:color w:val="4B4B63"/>
                  <w:sz w:val="20"/>
                  <w:szCs w:val="20"/>
                </w:rPr>
                <w:t>Get_userCostCodeId</w:t>
              </w:r>
              <w:proofErr w:type="spellEnd"/>
              <w:r>
                <w:rPr>
                  <w:rFonts w:cs="Arial"/>
                  <w:color w:val="4B4B63"/>
                  <w:sz w:val="20"/>
                  <w:szCs w:val="20"/>
                </w:rPr>
                <w:t xml:space="preserve"> Default</w:t>
              </w:r>
            </w:ins>
            <w:del w:id="1551" w:author="khanguyen" w:date="2017-03-17T23:07:00Z">
              <w:r w:rsidRPr="00C47FE2" w:rsidDel="005D5052">
                <w:rPr>
                  <w:rFonts w:eastAsia="Times New Roman" w:cs="Arial"/>
                  <w:color w:val="4B4B63"/>
                  <w:sz w:val="20"/>
                  <w:szCs w:val="20"/>
                  <w:lang w:val="en-US"/>
                </w:rPr>
                <w:delText>Click_Save_Project01</w:delText>
              </w:r>
            </w:del>
          </w:p>
        </w:tc>
        <w:tc>
          <w:tcPr>
            <w:tcW w:w="1170" w:type="dxa"/>
            <w:tcBorders>
              <w:top w:val="nil"/>
              <w:left w:val="nil"/>
              <w:bottom w:val="single" w:sz="4" w:space="0" w:color="ACB9CA"/>
              <w:right w:val="single" w:sz="4" w:space="0" w:color="ACB9CA"/>
            </w:tcBorders>
            <w:shd w:val="clear" w:color="000000" w:fill="FFFFFF"/>
            <w:vAlign w:val="center"/>
            <w:hideMark/>
            <w:tcPrChange w:id="1552"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06A985F5" w14:textId="61497AEA" w:rsidR="00546FC9" w:rsidRPr="00C47FE2" w:rsidRDefault="00546FC9" w:rsidP="00546FC9">
            <w:pPr>
              <w:spacing w:before="0" w:after="0" w:line="240" w:lineRule="auto"/>
              <w:jc w:val="right"/>
              <w:rPr>
                <w:rFonts w:eastAsia="Times New Roman" w:cs="Arial"/>
                <w:color w:val="4B4B63"/>
                <w:sz w:val="20"/>
                <w:szCs w:val="20"/>
                <w:lang w:val="en-US"/>
              </w:rPr>
            </w:pPr>
            <w:ins w:id="1553" w:author="khanguyen" w:date="2017-03-17T23:08:00Z">
              <w:r>
                <w:rPr>
                  <w:rFonts w:cs="Arial"/>
                  <w:color w:val="4B4B63"/>
                  <w:sz w:val="20"/>
                  <w:szCs w:val="20"/>
                </w:rPr>
                <w:t>107</w:t>
              </w:r>
            </w:ins>
            <w:del w:id="1554" w:author="khanguyen" w:date="2017-03-17T23:07:00Z">
              <w:r w:rsidRPr="00C47FE2" w:rsidDel="005D5052">
                <w:rPr>
                  <w:rFonts w:eastAsia="Times New Roman" w:cs="Arial"/>
                  <w:color w:val="4B4B63"/>
                  <w:sz w:val="20"/>
                  <w:szCs w:val="20"/>
                  <w:lang w:val="en-US"/>
                </w:rPr>
                <w:delText>358</w:delText>
              </w:r>
            </w:del>
          </w:p>
        </w:tc>
        <w:tc>
          <w:tcPr>
            <w:tcW w:w="1319" w:type="dxa"/>
            <w:tcBorders>
              <w:top w:val="nil"/>
              <w:left w:val="nil"/>
              <w:bottom w:val="single" w:sz="4" w:space="0" w:color="ACB9CA"/>
              <w:right w:val="single" w:sz="4" w:space="0" w:color="ACB9CA"/>
            </w:tcBorders>
            <w:shd w:val="clear" w:color="000000" w:fill="FFFFFF"/>
            <w:vAlign w:val="center"/>
            <w:hideMark/>
            <w:tcPrChange w:id="1555"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3084C3CC" w14:textId="43F3D5E3" w:rsidR="00546FC9" w:rsidRPr="00C47FE2" w:rsidRDefault="00546FC9" w:rsidP="00546FC9">
            <w:pPr>
              <w:spacing w:before="0" w:after="0" w:line="240" w:lineRule="auto"/>
              <w:jc w:val="right"/>
              <w:rPr>
                <w:rFonts w:eastAsia="Times New Roman" w:cs="Arial"/>
                <w:color w:val="4B4B63"/>
                <w:sz w:val="20"/>
                <w:szCs w:val="20"/>
                <w:lang w:val="en-US"/>
              </w:rPr>
            </w:pPr>
            <w:ins w:id="1556" w:author="khanguyen" w:date="2017-03-17T23:08:00Z">
              <w:r>
                <w:rPr>
                  <w:rFonts w:cs="Arial"/>
                  <w:color w:val="4B4B63"/>
                  <w:sz w:val="20"/>
                  <w:szCs w:val="20"/>
                </w:rPr>
                <w:t>137928.7</w:t>
              </w:r>
            </w:ins>
            <w:del w:id="1557" w:author="khanguyen" w:date="2017-03-17T23:07:00Z">
              <w:r w:rsidRPr="00C47FE2" w:rsidDel="005D5052">
                <w:rPr>
                  <w:rFonts w:eastAsia="Times New Roman" w:cs="Arial"/>
                  <w:color w:val="4B4B63"/>
                  <w:sz w:val="20"/>
                  <w:szCs w:val="20"/>
                  <w:lang w:val="en-US"/>
                </w:rPr>
                <w:delText>136725.86</w:delText>
              </w:r>
            </w:del>
          </w:p>
        </w:tc>
        <w:tc>
          <w:tcPr>
            <w:tcW w:w="1438" w:type="dxa"/>
            <w:tcBorders>
              <w:top w:val="nil"/>
              <w:left w:val="nil"/>
              <w:bottom w:val="single" w:sz="4" w:space="0" w:color="ACB9CA"/>
              <w:right w:val="single" w:sz="4" w:space="0" w:color="ACB9CA"/>
            </w:tcBorders>
            <w:shd w:val="clear" w:color="000000" w:fill="FFFFFF"/>
            <w:vAlign w:val="center"/>
            <w:hideMark/>
            <w:tcPrChange w:id="155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705840FF" w14:textId="395C09CB" w:rsidR="00546FC9" w:rsidRPr="00C47FE2" w:rsidRDefault="00546FC9" w:rsidP="00546FC9">
            <w:pPr>
              <w:spacing w:before="0" w:after="0" w:line="240" w:lineRule="auto"/>
              <w:jc w:val="right"/>
              <w:rPr>
                <w:rFonts w:eastAsia="Times New Roman" w:cs="Arial"/>
                <w:color w:val="4B4B63"/>
                <w:sz w:val="20"/>
                <w:szCs w:val="20"/>
                <w:lang w:val="en-US"/>
              </w:rPr>
            </w:pPr>
            <w:ins w:id="1559" w:author="khanguyen" w:date="2017-03-17T23:08:00Z">
              <w:r>
                <w:rPr>
                  <w:rFonts w:cs="Arial"/>
                  <w:color w:val="4B4B63"/>
                  <w:sz w:val="20"/>
                  <w:szCs w:val="20"/>
                </w:rPr>
                <w:t>207359</w:t>
              </w:r>
            </w:ins>
            <w:del w:id="1560" w:author="khanguyen" w:date="2017-03-17T23:07:00Z">
              <w:r w:rsidRPr="00C47FE2" w:rsidDel="005D5052">
                <w:rPr>
                  <w:rFonts w:eastAsia="Times New Roman" w:cs="Arial"/>
                  <w:color w:val="4B4B63"/>
                  <w:sz w:val="20"/>
                  <w:szCs w:val="20"/>
                  <w:lang w:val="en-US"/>
                </w:rPr>
                <w:delText>216319</w:delText>
              </w:r>
            </w:del>
          </w:p>
        </w:tc>
        <w:tc>
          <w:tcPr>
            <w:tcW w:w="1438" w:type="dxa"/>
            <w:tcBorders>
              <w:top w:val="nil"/>
              <w:left w:val="nil"/>
              <w:bottom w:val="single" w:sz="4" w:space="0" w:color="ACB9CA"/>
              <w:right w:val="single" w:sz="4" w:space="0" w:color="ACB9CA"/>
            </w:tcBorders>
            <w:shd w:val="clear" w:color="000000" w:fill="FFFFFF"/>
            <w:vAlign w:val="center"/>
            <w:hideMark/>
            <w:tcPrChange w:id="156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4C27951" w14:textId="18CDB07F" w:rsidR="00546FC9" w:rsidRPr="00C47FE2" w:rsidRDefault="00546FC9" w:rsidP="00546FC9">
            <w:pPr>
              <w:spacing w:before="0" w:after="0" w:line="240" w:lineRule="auto"/>
              <w:jc w:val="right"/>
              <w:rPr>
                <w:rFonts w:eastAsia="Times New Roman" w:cs="Arial"/>
                <w:color w:val="4B4B63"/>
                <w:sz w:val="20"/>
                <w:szCs w:val="20"/>
                <w:lang w:val="en-US"/>
              </w:rPr>
            </w:pPr>
            <w:ins w:id="1562" w:author="khanguyen" w:date="2017-03-17T23:08:00Z">
              <w:r>
                <w:rPr>
                  <w:rFonts w:cs="Arial"/>
                  <w:color w:val="4B4B63"/>
                  <w:sz w:val="20"/>
                  <w:szCs w:val="20"/>
                </w:rPr>
                <w:t>223231</w:t>
              </w:r>
            </w:ins>
            <w:del w:id="1563" w:author="khanguyen" w:date="2017-03-17T23:07:00Z">
              <w:r w:rsidRPr="00C47FE2" w:rsidDel="005D5052">
                <w:rPr>
                  <w:rFonts w:eastAsia="Times New Roman" w:cs="Arial"/>
                  <w:color w:val="4B4B63"/>
                  <w:sz w:val="20"/>
                  <w:szCs w:val="20"/>
                  <w:lang w:val="en-US"/>
                </w:rPr>
                <w:delText>235263</w:delText>
              </w:r>
            </w:del>
          </w:p>
        </w:tc>
        <w:tc>
          <w:tcPr>
            <w:tcW w:w="1600" w:type="dxa"/>
            <w:tcBorders>
              <w:top w:val="nil"/>
              <w:left w:val="nil"/>
              <w:bottom w:val="single" w:sz="4" w:space="0" w:color="ACB9CA"/>
              <w:right w:val="single" w:sz="4" w:space="0" w:color="ACB9CA"/>
            </w:tcBorders>
            <w:shd w:val="clear" w:color="000000" w:fill="FFFFFF"/>
            <w:vAlign w:val="center"/>
            <w:hideMark/>
            <w:tcPrChange w:id="1564"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33B4C383" w14:textId="4F697CE1" w:rsidR="00546FC9" w:rsidRPr="00C47FE2" w:rsidRDefault="00546FC9" w:rsidP="00546FC9">
            <w:pPr>
              <w:spacing w:before="0" w:after="0" w:line="240" w:lineRule="auto"/>
              <w:jc w:val="right"/>
              <w:rPr>
                <w:rFonts w:eastAsia="Times New Roman" w:cs="Arial"/>
                <w:color w:val="4B4B63"/>
                <w:sz w:val="20"/>
                <w:szCs w:val="20"/>
                <w:lang w:val="en-US"/>
              </w:rPr>
            </w:pPr>
            <w:ins w:id="1565" w:author="khanguyen" w:date="2017-03-17T23:08:00Z">
              <w:r>
                <w:rPr>
                  <w:rFonts w:cs="Arial"/>
                  <w:color w:val="4B4B63"/>
                  <w:sz w:val="20"/>
                  <w:szCs w:val="20"/>
                </w:rPr>
                <w:t>226943</w:t>
              </w:r>
            </w:ins>
            <w:del w:id="1566" w:author="khanguyen" w:date="2017-03-17T23:07:00Z">
              <w:r w:rsidRPr="00C47FE2" w:rsidDel="005D5052">
                <w:rPr>
                  <w:rFonts w:eastAsia="Times New Roman" w:cs="Arial"/>
                  <w:color w:val="4B4B63"/>
                  <w:sz w:val="20"/>
                  <w:szCs w:val="20"/>
                  <w:lang w:val="en-US"/>
                </w:rPr>
                <w:delText>242559</w:delText>
              </w:r>
            </w:del>
          </w:p>
        </w:tc>
        <w:tc>
          <w:tcPr>
            <w:tcW w:w="1193" w:type="dxa"/>
            <w:tcBorders>
              <w:top w:val="nil"/>
              <w:left w:val="nil"/>
              <w:bottom w:val="single" w:sz="4" w:space="0" w:color="ACB9CA"/>
              <w:right w:val="single" w:sz="4" w:space="0" w:color="ACB9CA"/>
            </w:tcBorders>
            <w:shd w:val="clear" w:color="000000" w:fill="FFFFFF"/>
            <w:vAlign w:val="center"/>
            <w:hideMark/>
            <w:tcPrChange w:id="1567"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38BD3D13" w14:textId="2495B58F" w:rsidR="00546FC9" w:rsidRPr="00C47FE2" w:rsidRDefault="00546FC9" w:rsidP="00546FC9">
            <w:pPr>
              <w:spacing w:before="0" w:after="0" w:line="240" w:lineRule="auto"/>
              <w:jc w:val="right"/>
              <w:rPr>
                <w:rFonts w:eastAsia="Times New Roman" w:cs="Arial"/>
                <w:color w:val="4B4B63"/>
                <w:sz w:val="20"/>
                <w:szCs w:val="20"/>
                <w:lang w:val="en-US"/>
              </w:rPr>
            </w:pPr>
            <w:ins w:id="1568" w:author="khanguyen" w:date="2017-03-17T23:08:00Z">
              <w:r>
                <w:rPr>
                  <w:rFonts w:cs="Arial"/>
                  <w:color w:val="4B4B63"/>
                  <w:sz w:val="20"/>
                  <w:szCs w:val="20"/>
                </w:rPr>
                <w:t>32777</w:t>
              </w:r>
            </w:ins>
            <w:del w:id="1569" w:author="khanguyen" w:date="2017-03-17T23:07:00Z">
              <w:r w:rsidRPr="00C47FE2" w:rsidDel="005D5052">
                <w:rPr>
                  <w:rFonts w:eastAsia="Times New Roman" w:cs="Arial"/>
                  <w:color w:val="4B4B63"/>
                  <w:sz w:val="20"/>
                  <w:szCs w:val="20"/>
                  <w:lang w:val="en-US"/>
                </w:rPr>
                <w:delText>251</w:delText>
              </w:r>
            </w:del>
          </w:p>
        </w:tc>
        <w:tc>
          <w:tcPr>
            <w:tcW w:w="1356" w:type="dxa"/>
            <w:tcBorders>
              <w:top w:val="nil"/>
              <w:left w:val="nil"/>
              <w:bottom w:val="single" w:sz="4" w:space="0" w:color="ACB9CA"/>
              <w:right w:val="single" w:sz="4" w:space="0" w:color="ACB9CA"/>
            </w:tcBorders>
            <w:shd w:val="clear" w:color="000000" w:fill="FFFFFF"/>
            <w:vAlign w:val="center"/>
            <w:hideMark/>
            <w:tcPrChange w:id="1570"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4EDCDC7D" w14:textId="5455AD18" w:rsidR="00546FC9" w:rsidRPr="00C47FE2" w:rsidRDefault="00546FC9" w:rsidP="00546FC9">
            <w:pPr>
              <w:spacing w:before="0" w:after="0" w:line="240" w:lineRule="auto"/>
              <w:jc w:val="right"/>
              <w:rPr>
                <w:rFonts w:eastAsia="Times New Roman" w:cs="Arial"/>
                <w:color w:val="4B4B63"/>
                <w:sz w:val="20"/>
                <w:szCs w:val="20"/>
                <w:lang w:val="en-US"/>
              </w:rPr>
            </w:pPr>
            <w:ins w:id="1571" w:author="khanguyen" w:date="2017-03-17T23:08:00Z">
              <w:r>
                <w:rPr>
                  <w:rFonts w:cs="Arial"/>
                  <w:color w:val="4B4B63"/>
                  <w:sz w:val="20"/>
                  <w:szCs w:val="20"/>
                </w:rPr>
                <w:t>228194</w:t>
              </w:r>
            </w:ins>
            <w:del w:id="1572" w:author="khanguyen" w:date="2017-03-17T23:07:00Z">
              <w:r w:rsidRPr="00C47FE2" w:rsidDel="005D5052">
                <w:rPr>
                  <w:rFonts w:eastAsia="Times New Roman" w:cs="Arial"/>
                  <w:color w:val="4B4B63"/>
                  <w:sz w:val="20"/>
                  <w:szCs w:val="20"/>
                  <w:lang w:val="en-US"/>
                </w:rPr>
                <w:delText>250095</w:delText>
              </w:r>
            </w:del>
          </w:p>
        </w:tc>
        <w:tc>
          <w:tcPr>
            <w:tcW w:w="1128" w:type="dxa"/>
            <w:tcBorders>
              <w:top w:val="nil"/>
              <w:left w:val="nil"/>
              <w:bottom w:val="single" w:sz="4" w:space="0" w:color="ACB9CA"/>
              <w:right w:val="single" w:sz="4" w:space="0" w:color="ACB9CA"/>
            </w:tcBorders>
            <w:shd w:val="clear" w:color="000000" w:fill="FFFFFF"/>
            <w:vAlign w:val="center"/>
            <w:hideMark/>
            <w:tcPrChange w:id="1573"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0A039868" w14:textId="6D58AF5C" w:rsidR="00546FC9" w:rsidRPr="00C47FE2" w:rsidRDefault="00546FC9" w:rsidP="00546FC9">
            <w:pPr>
              <w:spacing w:before="0" w:after="0" w:line="240" w:lineRule="auto"/>
              <w:jc w:val="right"/>
              <w:rPr>
                <w:rFonts w:eastAsia="Times New Roman" w:cs="Arial"/>
                <w:color w:val="4B4B63"/>
                <w:sz w:val="20"/>
                <w:szCs w:val="20"/>
                <w:lang w:val="en-US"/>
              </w:rPr>
            </w:pPr>
            <w:ins w:id="1574" w:author="khanguyen" w:date="2017-03-17T23:08:00Z">
              <w:r>
                <w:rPr>
                  <w:rFonts w:cs="Arial"/>
                  <w:color w:val="4B4B63"/>
                  <w:sz w:val="20"/>
                  <w:szCs w:val="20"/>
                </w:rPr>
                <w:t>0%</w:t>
              </w:r>
            </w:ins>
            <w:del w:id="1575" w:author="khanguyen" w:date="2017-03-17T23:07:00Z">
              <w:r w:rsidRPr="00C47FE2" w:rsidDel="005D5052">
                <w:rPr>
                  <w:rFonts w:eastAsia="Times New Roman" w:cs="Arial"/>
                  <w:color w:val="4B4B63"/>
                  <w:sz w:val="20"/>
                  <w:szCs w:val="20"/>
                  <w:lang w:val="en-US"/>
                </w:rPr>
                <w:delText>0%</w:delText>
              </w:r>
            </w:del>
          </w:p>
        </w:tc>
      </w:tr>
      <w:tr w:rsidR="00546FC9" w:rsidRPr="00C47FE2" w14:paraId="3AD6EB8B" w14:textId="77777777" w:rsidTr="00C23052">
        <w:trPr>
          <w:trHeight w:val="300"/>
          <w:trPrChange w:id="1576"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577"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2BF1858" w14:textId="4E966565"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578" w:author="khanguyen" w:date="2017-03-17T23:08:00Z">
              <w:r>
                <w:rPr>
                  <w:rFonts w:cs="Arial"/>
                  <w:color w:val="4B4B63"/>
                  <w:sz w:val="20"/>
                  <w:szCs w:val="20"/>
                </w:rPr>
                <w:t>Get_UserProfiles</w:t>
              </w:r>
            </w:ins>
            <w:proofErr w:type="spellEnd"/>
            <w:del w:id="1579" w:author="khanguyen" w:date="2017-03-17T23:07:00Z">
              <w:r w:rsidRPr="00C47FE2" w:rsidDel="005D5052">
                <w:rPr>
                  <w:rFonts w:eastAsia="Times New Roman" w:cs="Arial"/>
                  <w:color w:val="4B4B63"/>
                  <w:sz w:val="20"/>
                  <w:szCs w:val="20"/>
                  <w:lang w:val="en-US"/>
                </w:rPr>
                <w:delText>Click_Save_Reminder</w:delText>
              </w:r>
            </w:del>
          </w:p>
        </w:tc>
        <w:tc>
          <w:tcPr>
            <w:tcW w:w="1170" w:type="dxa"/>
            <w:tcBorders>
              <w:top w:val="nil"/>
              <w:left w:val="nil"/>
              <w:bottom w:val="single" w:sz="4" w:space="0" w:color="ACB9CA"/>
              <w:right w:val="single" w:sz="4" w:space="0" w:color="ACB9CA"/>
            </w:tcBorders>
            <w:shd w:val="clear" w:color="000000" w:fill="FFFFFF"/>
            <w:vAlign w:val="center"/>
            <w:hideMark/>
            <w:tcPrChange w:id="1580"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8159081" w14:textId="33430D1D" w:rsidR="00546FC9" w:rsidRPr="00C47FE2" w:rsidRDefault="00546FC9" w:rsidP="00546FC9">
            <w:pPr>
              <w:spacing w:before="0" w:after="0" w:line="240" w:lineRule="auto"/>
              <w:jc w:val="right"/>
              <w:rPr>
                <w:rFonts w:eastAsia="Times New Roman" w:cs="Arial"/>
                <w:color w:val="4B4B63"/>
                <w:sz w:val="20"/>
                <w:szCs w:val="20"/>
                <w:lang w:val="en-US"/>
              </w:rPr>
            </w:pPr>
            <w:ins w:id="1581" w:author="khanguyen" w:date="2017-03-17T23:08:00Z">
              <w:r>
                <w:rPr>
                  <w:rFonts w:cs="Arial"/>
                  <w:color w:val="4B4B63"/>
                  <w:sz w:val="20"/>
                  <w:szCs w:val="20"/>
                </w:rPr>
                <w:t>2424</w:t>
              </w:r>
            </w:ins>
            <w:del w:id="1582" w:author="khanguyen" w:date="2017-03-17T23:07:00Z">
              <w:r w:rsidRPr="00C47FE2" w:rsidDel="005D5052">
                <w:rPr>
                  <w:rFonts w:eastAsia="Times New Roman" w:cs="Arial"/>
                  <w:color w:val="4B4B63"/>
                  <w:sz w:val="20"/>
                  <w:szCs w:val="20"/>
                  <w:lang w:val="en-US"/>
                </w:rPr>
                <w:delText>4925</w:delText>
              </w:r>
            </w:del>
          </w:p>
        </w:tc>
        <w:tc>
          <w:tcPr>
            <w:tcW w:w="1319" w:type="dxa"/>
            <w:tcBorders>
              <w:top w:val="nil"/>
              <w:left w:val="nil"/>
              <w:bottom w:val="single" w:sz="4" w:space="0" w:color="ACB9CA"/>
              <w:right w:val="single" w:sz="4" w:space="0" w:color="ACB9CA"/>
            </w:tcBorders>
            <w:shd w:val="clear" w:color="000000" w:fill="FFFFFF"/>
            <w:vAlign w:val="center"/>
            <w:hideMark/>
            <w:tcPrChange w:id="1583"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7E5588F7" w14:textId="702A1D5F" w:rsidR="00546FC9" w:rsidRPr="00C47FE2" w:rsidRDefault="00546FC9" w:rsidP="00546FC9">
            <w:pPr>
              <w:spacing w:before="0" w:after="0" w:line="240" w:lineRule="auto"/>
              <w:jc w:val="right"/>
              <w:rPr>
                <w:rFonts w:eastAsia="Times New Roman" w:cs="Arial"/>
                <w:color w:val="4B4B63"/>
                <w:sz w:val="20"/>
                <w:szCs w:val="20"/>
                <w:lang w:val="en-US"/>
              </w:rPr>
            </w:pPr>
            <w:ins w:id="1584" w:author="khanguyen" w:date="2017-03-17T23:08:00Z">
              <w:r>
                <w:rPr>
                  <w:rFonts w:cs="Arial"/>
                  <w:color w:val="4B4B63"/>
                  <w:sz w:val="20"/>
                  <w:szCs w:val="20"/>
                </w:rPr>
                <w:t>149089.3</w:t>
              </w:r>
            </w:ins>
            <w:del w:id="1585" w:author="khanguyen" w:date="2017-03-17T23:07:00Z">
              <w:r w:rsidRPr="00C47FE2" w:rsidDel="005D5052">
                <w:rPr>
                  <w:rFonts w:eastAsia="Times New Roman" w:cs="Arial"/>
                  <w:color w:val="4B4B63"/>
                  <w:sz w:val="20"/>
                  <w:szCs w:val="20"/>
                  <w:lang w:val="en-US"/>
                </w:rPr>
                <w:delText>198011.64</w:delText>
              </w:r>
            </w:del>
          </w:p>
        </w:tc>
        <w:tc>
          <w:tcPr>
            <w:tcW w:w="1438" w:type="dxa"/>
            <w:tcBorders>
              <w:top w:val="nil"/>
              <w:left w:val="nil"/>
              <w:bottom w:val="single" w:sz="4" w:space="0" w:color="ACB9CA"/>
              <w:right w:val="single" w:sz="4" w:space="0" w:color="ACB9CA"/>
            </w:tcBorders>
            <w:shd w:val="clear" w:color="000000" w:fill="FFFFFF"/>
            <w:vAlign w:val="center"/>
            <w:hideMark/>
            <w:tcPrChange w:id="1586"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32745F59" w14:textId="4B4F0524" w:rsidR="00546FC9" w:rsidRPr="00C47FE2" w:rsidRDefault="00546FC9" w:rsidP="00546FC9">
            <w:pPr>
              <w:spacing w:before="0" w:after="0" w:line="240" w:lineRule="auto"/>
              <w:jc w:val="right"/>
              <w:rPr>
                <w:rFonts w:eastAsia="Times New Roman" w:cs="Arial"/>
                <w:color w:val="4B4B63"/>
                <w:sz w:val="20"/>
                <w:szCs w:val="20"/>
                <w:lang w:val="en-US"/>
              </w:rPr>
            </w:pPr>
            <w:ins w:id="1587" w:author="khanguyen" w:date="2017-03-17T23:08:00Z">
              <w:r>
                <w:rPr>
                  <w:rFonts w:cs="Arial"/>
                  <w:color w:val="4B4B63"/>
                  <w:sz w:val="20"/>
                  <w:szCs w:val="20"/>
                </w:rPr>
                <w:t>220207.8</w:t>
              </w:r>
            </w:ins>
            <w:del w:id="1588" w:author="khanguyen" w:date="2017-03-17T23:07:00Z">
              <w:r w:rsidRPr="00C47FE2" w:rsidDel="005D5052">
                <w:rPr>
                  <w:rFonts w:eastAsia="Times New Roman" w:cs="Arial"/>
                  <w:color w:val="4B4B63"/>
                  <w:sz w:val="20"/>
                  <w:szCs w:val="20"/>
                  <w:lang w:val="en-US"/>
                </w:rPr>
                <w:delText>422751.6</w:delText>
              </w:r>
            </w:del>
          </w:p>
        </w:tc>
        <w:tc>
          <w:tcPr>
            <w:tcW w:w="1438" w:type="dxa"/>
            <w:tcBorders>
              <w:top w:val="nil"/>
              <w:left w:val="nil"/>
              <w:bottom w:val="single" w:sz="4" w:space="0" w:color="ACB9CA"/>
              <w:right w:val="single" w:sz="4" w:space="0" w:color="ACB9CA"/>
            </w:tcBorders>
            <w:shd w:val="clear" w:color="000000" w:fill="FFFFFF"/>
            <w:vAlign w:val="center"/>
            <w:hideMark/>
            <w:tcPrChange w:id="1589"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357A974C" w14:textId="578CE9E1" w:rsidR="00546FC9" w:rsidRPr="00C47FE2" w:rsidRDefault="00546FC9" w:rsidP="00546FC9">
            <w:pPr>
              <w:spacing w:before="0" w:after="0" w:line="240" w:lineRule="auto"/>
              <w:jc w:val="right"/>
              <w:rPr>
                <w:rFonts w:eastAsia="Times New Roman" w:cs="Arial"/>
                <w:color w:val="4B4B63"/>
                <w:sz w:val="20"/>
                <w:szCs w:val="20"/>
                <w:lang w:val="en-US"/>
              </w:rPr>
            </w:pPr>
            <w:ins w:id="1590" w:author="khanguyen" w:date="2017-03-17T23:08:00Z">
              <w:r>
                <w:rPr>
                  <w:rFonts w:cs="Arial"/>
                  <w:color w:val="4B4B63"/>
                  <w:sz w:val="20"/>
                  <w:szCs w:val="20"/>
                </w:rPr>
                <w:t>471892.9</w:t>
              </w:r>
            </w:ins>
            <w:del w:id="1591" w:author="khanguyen" w:date="2017-03-17T23:07:00Z">
              <w:r w:rsidRPr="00C47FE2" w:rsidDel="005D5052">
                <w:rPr>
                  <w:rFonts w:eastAsia="Times New Roman" w:cs="Arial"/>
                  <w:color w:val="4B4B63"/>
                  <w:sz w:val="20"/>
                  <w:szCs w:val="20"/>
                  <w:lang w:val="en-US"/>
                </w:rPr>
                <w:delText>528497.7</w:delText>
              </w:r>
            </w:del>
          </w:p>
        </w:tc>
        <w:tc>
          <w:tcPr>
            <w:tcW w:w="1600" w:type="dxa"/>
            <w:tcBorders>
              <w:top w:val="nil"/>
              <w:left w:val="nil"/>
              <w:bottom w:val="single" w:sz="4" w:space="0" w:color="ACB9CA"/>
              <w:right w:val="single" w:sz="4" w:space="0" w:color="ACB9CA"/>
            </w:tcBorders>
            <w:shd w:val="clear" w:color="000000" w:fill="FFFFFF"/>
            <w:vAlign w:val="center"/>
            <w:hideMark/>
            <w:tcPrChange w:id="1592"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3B0B20C4" w14:textId="04019D7F" w:rsidR="00546FC9" w:rsidRPr="00C47FE2" w:rsidRDefault="00546FC9" w:rsidP="00546FC9">
            <w:pPr>
              <w:spacing w:before="0" w:after="0" w:line="240" w:lineRule="auto"/>
              <w:jc w:val="right"/>
              <w:rPr>
                <w:rFonts w:eastAsia="Times New Roman" w:cs="Arial"/>
                <w:color w:val="4B4B63"/>
                <w:sz w:val="20"/>
                <w:szCs w:val="20"/>
                <w:lang w:val="en-US"/>
              </w:rPr>
            </w:pPr>
            <w:ins w:id="1593" w:author="khanguyen" w:date="2017-03-17T23:08:00Z">
              <w:r>
                <w:rPr>
                  <w:rFonts w:cs="Arial"/>
                  <w:color w:val="4B4B63"/>
                  <w:sz w:val="20"/>
                  <w:szCs w:val="20"/>
                </w:rPr>
                <w:t>601868.5</w:t>
              </w:r>
            </w:ins>
            <w:del w:id="1594" w:author="khanguyen" w:date="2017-03-17T23:07:00Z">
              <w:r w:rsidRPr="00C47FE2" w:rsidDel="005D5052">
                <w:rPr>
                  <w:rFonts w:eastAsia="Times New Roman" w:cs="Arial"/>
                  <w:color w:val="4B4B63"/>
                  <w:sz w:val="20"/>
                  <w:szCs w:val="20"/>
                  <w:lang w:val="en-US"/>
                </w:rPr>
                <w:delText>633702.49</w:delText>
              </w:r>
            </w:del>
          </w:p>
        </w:tc>
        <w:tc>
          <w:tcPr>
            <w:tcW w:w="1193" w:type="dxa"/>
            <w:tcBorders>
              <w:top w:val="nil"/>
              <w:left w:val="nil"/>
              <w:bottom w:val="single" w:sz="4" w:space="0" w:color="ACB9CA"/>
              <w:right w:val="single" w:sz="4" w:space="0" w:color="ACB9CA"/>
            </w:tcBorders>
            <w:shd w:val="clear" w:color="000000" w:fill="FFFFFF"/>
            <w:vAlign w:val="center"/>
            <w:hideMark/>
            <w:tcPrChange w:id="1595"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34F4D718" w14:textId="27384E93" w:rsidR="00546FC9" w:rsidRPr="00C47FE2" w:rsidRDefault="00546FC9" w:rsidP="00546FC9">
            <w:pPr>
              <w:spacing w:before="0" w:after="0" w:line="240" w:lineRule="auto"/>
              <w:jc w:val="right"/>
              <w:rPr>
                <w:rFonts w:eastAsia="Times New Roman" w:cs="Arial"/>
                <w:color w:val="4B4B63"/>
                <w:sz w:val="20"/>
                <w:szCs w:val="20"/>
                <w:lang w:val="en-US"/>
              </w:rPr>
            </w:pPr>
            <w:ins w:id="1596" w:author="khanguyen" w:date="2017-03-17T23:08:00Z">
              <w:r>
                <w:rPr>
                  <w:rFonts w:cs="Arial"/>
                  <w:color w:val="4B4B63"/>
                  <w:sz w:val="20"/>
                  <w:szCs w:val="20"/>
                </w:rPr>
                <w:t>54</w:t>
              </w:r>
            </w:ins>
            <w:del w:id="1597"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1598"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2FEC9008" w14:textId="32B6B9EA" w:rsidR="00546FC9" w:rsidRPr="00C47FE2" w:rsidRDefault="00546FC9" w:rsidP="00546FC9">
            <w:pPr>
              <w:spacing w:before="0" w:after="0" w:line="240" w:lineRule="auto"/>
              <w:jc w:val="right"/>
              <w:rPr>
                <w:rFonts w:eastAsia="Times New Roman" w:cs="Arial"/>
                <w:color w:val="4B4B63"/>
                <w:sz w:val="20"/>
                <w:szCs w:val="20"/>
                <w:lang w:val="en-US"/>
              </w:rPr>
            </w:pPr>
            <w:ins w:id="1599" w:author="khanguyen" w:date="2017-03-17T23:08:00Z">
              <w:r>
                <w:rPr>
                  <w:rFonts w:cs="Arial"/>
                  <w:color w:val="4B4B63"/>
                  <w:sz w:val="20"/>
                  <w:szCs w:val="20"/>
                </w:rPr>
                <w:t>2005232</w:t>
              </w:r>
            </w:ins>
            <w:del w:id="1600" w:author="khanguyen" w:date="2017-03-17T23:07:00Z">
              <w:r w:rsidRPr="00C47FE2" w:rsidDel="005D5052">
                <w:rPr>
                  <w:rFonts w:eastAsia="Times New Roman" w:cs="Arial"/>
                  <w:color w:val="4B4B63"/>
                  <w:sz w:val="20"/>
                  <w:szCs w:val="20"/>
                  <w:lang w:val="en-US"/>
                </w:rPr>
                <w:delText>2009181</w:delText>
              </w:r>
            </w:del>
          </w:p>
        </w:tc>
        <w:tc>
          <w:tcPr>
            <w:tcW w:w="1128" w:type="dxa"/>
            <w:tcBorders>
              <w:top w:val="nil"/>
              <w:left w:val="nil"/>
              <w:bottom w:val="single" w:sz="4" w:space="0" w:color="ACB9CA"/>
              <w:right w:val="single" w:sz="4" w:space="0" w:color="ACB9CA"/>
            </w:tcBorders>
            <w:shd w:val="clear" w:color="000000" w:fill="FFFFFF"/>
            <w:vAlign w:val="center"/>
            <w:hideMark/>
            <w:tcPrChange w:id="1601"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215E545B" w14:textId="53052B8D" w:rsidR="00546FC9" w:rsidRPr="00C47FE2" w:rsidRDefault="00546FC9" w:rsidP="00546FC9">
            <w:pPr>
              <w:spacing w:before="0" w:after="0" w:line="240" w:lineRule="auto"/>
              <w:jc w:val="right"/>
              <w:rPr>
                <w:rFonts w:eastAsia="Times New Roman" w:cs="Arial"/>
                <w:color w:val="4B4B63"/>
                <w:sz w:val="20"/>
                <w:szCs w:val="20"/>
                <w:lang w:val="en-US"/>
              </w:rPr>
            </w:pPr>
            <w:ins w:id="1602" w:author="khanguyen" w:date="2017-03-17T23:08:00Z">
              <w:r>
                <w:rPr>
                  <w:rFonts w:cs="Arial"/>
                  <w:color w:val="4B4B63"/>
                  <w:sz w:val="20"/>
                  <w:szCs w:val="20"/>
                </w:rPr>
                <w:t>0.87%</w:t>
              </w:r>
            </w:ins>
            <w:del w:id="1603" w:author="khanguyen" w:date="2017-03-17T23:07:00Z">
              <w:r w:rsidRPr="00C47FE2" w:rsidDel="005D5052">
                <w:rPr>
                  <w:rFonts w:eastAsia="Times New Roman" w:cs="Arial"/>
                  <w:color w:val="4B4B63"/>
                  <w:sz w:val="20"/>
                  <w:szCs w:val="20"/>
                  <w:lang w:val="en-US"/>
                </w:rPr>
                <w:delText>11.41%</w:delText>
              </w:r>
            </w:del>
          </w:p>
        </w:tc>
      </w:tr>
      <w:tr w:rsidR="00546FC9" w:rsidRPr="00C47FE2" w14:paraId="6312E46C" w14:textId="77777777" w:rsidTr="00C23052">
        <w:trPr>
          <w:trHeight w:val="300"/>
          <w:trPrChange w:id="1604"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605"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2170E15" w14:textId="19B0245F"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606" w:author="khanguyen" w:date="2017-03-17T23:08:00Z">
              <w:r>
                <w:rPr>
                  <w:rFonts w:cs="Arial"/>
                  <w:color w:val="4B4B63"/>
                  <w:sz w:val="20"/>
                  <w:szCs w:val="20"/>
                </w:rPr>
                <w:t>Login_authentication</w:t>
              </w:r>
            </w:ins>
            <w:proofErr w:type="spellEnd"/>
            <w:del w:id="1607" w:author="khanguyen" w:date="2017-03-17T23:07:00Z">
              <w:r w:rsidRPr="00C47FE2" w:rsidDel="005D5052">
                <w:rPr>
                  <w:rFonts w:eastAsia="Times New Roman" w:cs="Arial"/>
                  <w:color w:val="4B4B63"/>
                  <w:sz w:val="20"/>
                  <w:szCs w:val="20"/>
                  <w:lang w:val="en-US"/>
                </w:rPr>
                <w:delText>Click_Save_Sale</w:delText>
              </w:r>
            </w:del>
          </w:p>
        </w:tc>
        <w:tc>
          <w:tcPr>
            <w:tcW w:w="1170" w:type="dxa"/>
            <w:tcBorders>
              <w:top w:val="nil"/>
              <w:left w:val="nil"/>
              <w:bottom w:val="single" w:sz="4" w:space="0" w:color="ACB9CA"/>
              <w:right w:val="single" w:sz="4" w:space="0" w:color="ACB9CA"/>
            </w:tcBorders>
            <w:shd w:val="clear" w:color="000000" w:fill="FFFFFF"/>
            <w:vAlign w:val="center"/>
            <w:hideMark/>
            <w:tcPrChange w:id="1608"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29842C9F" w14:textId="063EA81C" w:rsidR="00546FC9" w:rsidRPr="00C47FE2" w:rsidRDefault="00546FC9" w:rsidP="00546FC9">
            <w:pPr>
              <w:spacing w:before="0" w:after="0" w:line="240" w:lineRule="auto"/>
              <w:jc w:val="right"/>
              <w:rPr>
                <w:rFonts w:eastAsia="Times New Roman" w:cs="Arial"/>
                <w:color w:val="4B4B63"/>
                <w:sz w:val="20"/>
                <w:szCs w:val="20"/>
                <w:lang w:val="en-US"/>
              </w:rPr>
            </w:pPr>
            <w:ins w:id="1609" w:author="khanguyen" w:date="2017-03-17T23:08:00Z">
              <w:r>
                <w:rPr>
                  <w:rFonts w:cs="Arial"/>
                  <w:color w:val="4B4B63"/>
                  <w:sz w:val="20"/>
                  <w:szCs w:val="20"/>
                </w:rPr>
                <w:t>2966</w:t>
              </w:r>
            </w:ins>
            <w:del w:id="1610" w:author="khanguyen" w:date="2017-03-17T23:07:00Z">
              <w:r w:rsidRPr="00C47FE2" w:rsidDel="005D5052">
                <w:rPr>
                  <w:rFonts w:eastAsia="Times New Roman" w:cs="Arial"/>
                  <w:color w:val="4B4B63"/>
                  <w:sz w:val="20"/>
                  <w:szCs w:val="20"/>
                  <w:lang w:val="en-US"/>
                </w:rPr>
                <w:delText>498</w:delText>
              </w:r>
            </w:del>
          </w:p>
        </w:tc>
        <w:tc>
          <w:tcPr>
            <w:tcW w:w="1319" w:type="dxa"/>
            <w:tcBorders>
              <w:top w:val="nil"/>
              <w:left w:val="nil"/>
              <w:bottom w:val="single" w:sz="4" w:space="0" w:color="ACB9CA"/>
              <w:right w:val="single" w:sz="4" w:space="0" w:color="ACB9CA"/>
            </w:tcBorders>
            <w:shd w:val="clear" w:color="000000" w:fill="FFFFFF"/>
            <w:vAlign w:val="center"/>
            <w:hideMark/>
            <w:tcPrChange w:id="1611"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4EB0A64E" w14:textId="752757F6" w:rsidR="00546FC9" w:rsidRPr="00C47FE2" w:rsidRDefault="00546FC9" w:rsidP="00546FC9">
            <w:pPr>
              <w:spacing w:before="0" w:after="0" w:line="240" w:lineRule="auto"/>
              <w:jc w:val="right"/>
              <w:rPr>
                <w:rFonts w:eastAsia="Times New Roman" w:cs="Arial"/>
                <w:color w:val="4B4B63"/>
                <w:sz w:val="20"/>
                <w:szCs w:val="20"/>
                <w:lang w:val="en-US"/>
              </w:rPr>
            </w:pPr>
            <w:ins w:id="1612" w:author="khanguyen" w:date="2017-03-17T23:08:00Z">
              <w:r>
                <w:rPr>
                  <w:rFonts w:cs="Arial"/>
                  <w:color w:val="4B4B63"/>
                  <w:sz w:val="20"/>
                  <w:szCs w:val="20"/>
                </w:rPr>
                <w:t>129323.2</w:t>
              </w:r>
            </w:ins>
            <w:del w:id="1613" w:author="khanguyen" w:date="2017-03-17T23:07:00Z">
              <w:r w:rsidRPr="00C47FE2" w:rsidDel="005D5052">
                <w:rPr>
                  <w:rFonts w:eastAsia="Times New Roman" w:cs="Arial"/>
                  <w:color w:val="4B4B63"/>
                  <w:sz w:val="20"/>
                  <w:szCs w:val="20"/>
                  <w:lang w:val="en-US"/>
                </w:rPr>
                <w:delText>126774.12</w:delText>
              </w:r>
            </w:del>
          </w:p>
        </w:tc>
        <w:tc>
          <w:tcPr>
            <w:tcW w:w="1438" w:type="dxa"/>
            <w:tcBorders>
              <w:top w:val="nil"/>
              <w:left w:val="nil"/>
              <w:bottom w:val="single" w:sz="4" w:space="0" w:color="ACB9CA"/>
              <w:right w:val="single" w:sz="4" w:space="0" w:color="ACB9CA"/>
            </w:tcBorders>
            <w:shd w:val="clear" w:color="000000" w:fill="FFFFFF"/>
            <w:vAlign w:val="center"/>
            <w:hideMark/>
            <w:tcPrChange w:id="1614"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9E8D04E" w14:textId="544E9DA6" w:rsidR="00546FC9" w:rsidRPr="00C47FE2" w:rsidRDefault="00546FC9" w:rsidP="00546FC9">
            <w:pPr>
              <w:spacing w:before="0" w:after="0" w:line="240" w:lineRule="auto"/>
              <w:jc w:val="right"/>
              <w:rPr>
                <w:rFonts w:eastAsia="Times New Roman" w:cs="Arial"/>
                <w:color w:val="4B4B63"/>
                <w:sz w:val="20"/>
                <w:szCs w:val="20"/>
                <w:lang w:val="en-US"/>
              </w:rPr>
            </w:pPr>
            <w:ins w:id="1615" w:author="khanguyen" w:date="2017-03-17T23:08:00Z">
              <w:r>
                <w:rPr>
                  <w:rFonts w:cs="Arial"/>
                  <w:color w:val="4B4B63"/>
                  <w:sz w:val="20"/>
                  <w:szCs w:val="20"/>
                </w:rPr>
                <w:t>224318.7</w:t>
              </w:r>
            </w:ins>
            <w:del w:id="1616" w:author="khanguyen" w:date="2017-03-17T23:07:00Z">
              <w:r w:rsidRPr="00C47FE2" w:rsidDel="005D5052">
                <w:rPr>
                  <w:rFonts w:eastAsia="Times New Roman" w:cs="Arial"/>
                  <w:color w:val="4B4B63"/>
                  <w:sz w:val="20"/>
                  <w:szCs w:val="20"/>
                  <w:lang w:val="en-US"/>
                </w:rPr>
                <w:delText>203135</w:delText>
              </w:r>
            </w:del>
          </w:p>
        </w:tc>
        <w:tc>
          <w:tcPr>
            <w:tcW w:w="1438" w:type="dxa"/>
            <w:tcBorders>
              <w:top w:val="nil"/>
              <w:left w:val="nil"/>
              <w:bottom w:val="single" w:sz="4" w:space="0" w:color="ACB9CA"/>
              <w:right w:val="single" w:sz="4" w:space="0" w:color="ACB9CA"/>
            </w:tcBorders>
            <w:shd w:val="clear" w:color="000000" w:fill="FFFFFF"/>
            <w:vAlign w:val="center"/>
            <w:hideMark/>
            <w:tcPrChange w:id="1617"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238C359A" w14:textId="70D15664" w:rsidR="00546FC9" w:rsidRPr="00C47FE2" w:rsidRDefault="00546FC9" w:rsidP="00546FC9">
            <w:pPr>
              <w:spacing w:before="0" w:after="0" w:line="240" w:lineRule="auto"/>
              <w:jc w:val="right"/>
              <w:rPr>
                <w:rFonts w:eastAsia="Times New Roman" w:cs="Arial"/>
                <w:color w:val="4B4B63"/>
                <w:sz w:val="20"/>
                <w:szCs w:val="20"/>
                <w:lang w:val="en-US"/>
              </w:rPr>
            </w:pPr>
            <w:ins w:id="1618" w:author="khanguyen" w:date="2017-03-17T23:08:00Z">
              <w:r>
                <w:rPr>
                  <w:rFonts w:cs="Arial"/>
                  <w:color w:val="4B4B63"/>
                  <w:sz w:val="20"/>
                  <w:szCs w:val="20"/>
                </w:rPr>
                <w:t>284579.7</w:t>
              </w:r>
            </w:ins>
            <w:del w:id="1619" w:author="khanguyen" w:date="2017-03-17T23:07:00Z">
              <w:r w:rsidRPr="00C47FE2" w:rsidDel="005D5052">
                <w:rPr>
                  <w:rFonts w:eastAsia="Times New Roman" w:cs="Arial"/>
                  <w:color w:val="4B4B63"/>
                  <w:sz w:val="20"/>
                  <w:szCs w:val="20"/>
                  <w:lang w:val="en-US"/>
                </w:rPr>
                <w:delText>233343</w:delText>
              </w:r>
            </w:del>
          </w:p>
        </w:tc>
        <w:tc>
          <w:tcPr>
            <w:tcW w:w="1600" w:type="dxa"/>
            <w:tcBorders>
              <w:top w:val="nil"/>
              <w:left w:val="nil"/>
              <w:bottom w:val="single" w:sz="4" w:space="0" w:color="ACB9CA"/>
              <w:right w:val="single" w:sz="4" w:space="0" w:color="ACB9CA"/>
            </w:tcBorders>
            <w:shd w:val="clear" w:color="000000" w:fill="FFFFFF"/>
            <w:vAlign w:val="center"/>
            <w:hideMark/>
            <w:tcPrChange w:id="1620"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54F112AF" w14:textId="676E7B10" w:rsidR="00546FC9" w:rsidRPr="00C47FE2" w:rsidRDefault="00546FC9" w:rsidP="00546FC9">
            <w:pPr>
              <w:spacing w:before="0" w:after="0" w:line="240" w:lineRule="auto"/>
              <w:jc w:val="right"/>
              <w:rPr>
                <w:rFonts w:eastAsia="Times New Roman" w:cs="Arial"/>
                <w:color w:val="4B4B63"/>
                <w:sz w:val="20"/>
                <w:szCs w:val="20"/>
                <w:lang w:val="en-US"/>
              </w:rPr>
            </w:pPr>
            <w:ins w:id="1621" w:author="khanguyen" w:date="2017-03-17T23:08:00Z">
              <w:r>
                <w:rPr>
                  <w:rFonts w:cs="Arial"/>
                  <w:color w:val="4B4B63"/>
                  <w:sz w:val="20"/>
                  <w:szCs w:val="20"/>
                </w:rPr>
                <w:t>521166.8</w:t>
              </w:r>
            </w:ins>
            <w:del w:id="1622" w:author="khanguyen" w:date="2017-03-17T23:07:00Z">
              <w:r w:rsidRPr="00C47FE2" w:rsidDel="005D5052">
                <w:rPr>
                  <w:rFonts w:eastAsia="Times New Roman" w:cs="Arial"/>
                  <w:color w:val="4B4B63"/>
                  <w:sz w:val="20"/>
                  <w:szCs w:val="20"/>
                  <w:lang w:val="en-US"/>
                </w:rPr>
                <w:delText>241791</w:delText>
              </w:r>
            </w:del>
          </w:p>
        </w:tc>
        <w:tc>
          <w:tcPr>
            <w:tcW w:w="1193" w:type="dxa"/>
            <w:tcBorders>
              <w:top w:val="nil"/>
              <w:left w:val="nil"/>
              <w:bottom w:val="single" w:sz="4" w:space="0" w:color="ACB9CA"/>
              <w:right w:val="single" w:sz="4" w:space="0" w:color="ACB9CA"/>
            </w:tcBorders>
            <w:shd w:val="clear" w:color="000000" w:fill="FFFFFF"/>
            <w:vAlign w:val="center"/>
            <w:hideMark/>
            <w:tcPrChange w:id="1623"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3F66B730" w14:textId="432379F7" w:rsidR="00546FC9" w:rsidRPr="00C47FE2" w:rsidRDefault="00546FC9" w:rsidP="00546FC9">
            <w:pPr>
              <w:spacing w:before="0" w:after="0" w:line="240" w:lineRule="auto"/>
              <w:jc w:val="right"/>
              <w:rPr>
                <w:rFonts w:eastAsia="Times New Roman" w:cs="Arial"/>
                <w:color w:val="4B4B63"/>
                <w:sz w:val="20"/>
                <w:szCs w:val="20"/>
                <w:lang w:val="en-US"/>
              </w:rPr>
            </w:pPr>
            <w:ins w:id="1624" w:author="khanguyen" w:date="2017-03-17T23:08:00Z">
              <w:r>
                <w:rPr>
                  <w:rFonts w:cs="Arial"/>
                  <w:color w:val="4B4B63"/>
                  <w:sz w:val="20"/>
                  <w:szCs w:val="20"/>
                </w:rPr>
                <w:t>59</w:t>
              </w:r>
            </w:ins>
            <w:del w:id="1625" w:author="khanguyen" w:date="2017-03-17T23:07:00Z">
              <w:r w:rsidRPr="00C47FE2" w:rsidDel="005D5052">
                <w:rPr>
                  <w:rFonts w:eastAsia="Times New Roman" w:cs="Arial"/>
                  <w:color w:val="4B4B63"/>
                  <w:sz w:val="20"/>
                  <w:szCs w:val="20"/>
                  <w:lang w:val="en-US"/>
                </w:rPr>
                <w:delText>76</w:delText>
              </w:r>
            </w:del>
          </w:p>
        </w:tc>
        <w:tc>
          <w:tcPr>
            <w:tcW w:w="1356" w:type="dxa"/>
            <w:tcBorders>
              <w:top w:val="nil"/>
              <w:left w:val="nil"/>
              <w:bottom w:val="single" w:sz="4" w:space="0" w:color="ACB9CA"/>
              <w:right w:val="single" w:sz="4" w:space="0" w:color="ACB9CA"/>
            </w:tcBorders>
            <w:shd w:val="clear" w:color="000000" w:fill="FFFFFF"/>
            <w:vAlign w:val="center"/>
            <w:hideMark/>
            <w:tcPrChange w:id="1626"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628E90B1" w14:textId="0E433EFC" w:rsidR="00546FC9" w:rsidRPr="00C47FE2" w:rsidRDefault="00546FC9" w:rsidP="00546FC9">
            <w:pPr>
              <w:spacing w:before="0" w:after="0" w:line="240" w:lineRule="auto"/>
              <w:jc w:val="right"/>
              <w:rPr>
                <w:rFonts w:eastAsia="Times New Roman" w:cs="Arial"/>
                <w:color w:val="4B4B63"/>
                <w:sz w:val="20"/>
                <w:szCs w:val="20"/>
                <w:lang w:val="en-US"/>
              </w:rPr>
            </w:pPr>
            <w:ins w:id="1627" w:author="khanguyen" w:date="2017-03-17T23:08:00Z">
              <w:r>
                <w:rPr>
                  <w:rFonts w:cs="Arial"/>
                  <w:color w:val="4B4B63"/>
                  <w:sz w:val="20"/>
                  <w:szCs w:val="20"/>
                </w:rPr>
                <w:t>2016851</w:t>
              </w:r>
            </w:ins>
            <w:del w:id="1628" w:author="khanguyen" w:date="2017-03-17T23:07:00Z">
              <w:r w:rsidRPr="00C47FE2" w:rsidDel="005D5052">
                <w:rPr>
                  <w:rFonts w:eastAsia="Times New Roman" w:cs="Arial"/>
                  <w:color w:val="4B4B63"/>
                  <w:sz w:val="20"/>
                  <w:szCs w:val="20"/>
                  <w:lang w:val="en-US"/>
                </w:rPr>
                <w:delText>255328</w:delText>
              </w:r>
            </w:del>
          </w:p>
        </w:tc>
        <w:tc>
          <w:tcPr>
            <w:tcW w:w="1128" w:type="dxa"/>
            <w:tcBorders>
              <w:top w:val="nil"/>
              <w:left w:val="nil"/>
              <w:bottom w:val="single" w:sz="4" w:space="0" w:color="ACB9CA"/>
              <w:right w:val="single" w:sz="4" w:space="0" w:color="ACB9CA"/>
            </w:tcBorders>
            <w:shd w:val="clear" w:color="000000" w:fill="FFFFFF"/>
            <w:vAlign w:val="center"/>
            <w:hideMark/>
            <w:tcPrChange w:id="1629"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1251B17E" w14:textId="163C62B9" w:rsidR="00546FC9" w:rsidRPr="00C47FE2" w:rsidRDefault="00546FC9" w:rsidP="00546FC9">
            <w:pPr>
              <w:spacing w:before="0" w:after="0" w:line="240" w:lineRule="auto"/>
              <w:jc w:val="right"/>
              <w:rPr>
                <w:rFonts w:eastAsia="Times New Roman" w:cs="Arial"/>
                <w:color w:val="4B4B63"/>
                <w:sz w:val="20"/>
                <w:szCs w:val="20"/>
                <w:lang w:val="en-US"/>
              </w:rPr>
            </w:pPr>
            <w:ins w:id="1630" w:author="khanguyen" w:date="2017-03-17T23:08:00Z">
              <w:r>
                <w:rPr>
                  <w:rFonts w:cs="Arial"/>
                  <w:color w:val="4B4B63"/>
                  <w:sz w:val="20"/>
                  <w:szCs w:val="20"/>
                </w:rPr>
                <w:t>0.30%</w:t>
              </w:r>
            </w:ins>
            <w:del w:id="1631" w:author="khanguyen" w:date="2017-03-17T23:07:00Z">
              <w:r w:rsidRPr="00C47FE2" w:rsidDel="005D5052">
                <w:rPr>
                  <w:rFonts w:eastAsia="Times New Roman" w:cs="Arial"/>
                  <w:color w:val="4B4B63"/>
                  <w:sz w:val="20"/>
                  <w:szCs w:val="20"/>
                  <w:lang w:val="en-US"/>
                </w:rPr>
                <w:delText>0%</w:delText>
              </w:r>
            </w:del>
          </w:p>
        </w:tc>
      </w:tr>
      <w:tr w:rsidR="00546FC9" w:rsidRPr="00C47FE2" w14:paraId="72F5EC43" w14:textId="77777777" w:rsidTr="00C23052">
        <w:trPr>
          <w:trHeight w:val="300"/>
          <w:trPrChange w:id="163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63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6D1DF2B" w14:textId="2064DBF7"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634" w:author="khanguyen" w:date="2017-03-17T23:08:00Z">
              <w:r>
                <w:rPr>
                  <w:rFonts w:cs="Arial"/>
                  <w:color w:val="4B4B63"/>
                  <w:sz w:val="20"/>
                  <w:szCs w:val="20"/>
                </w:rPr>
                <w:t>Open_Default_Task_Detail</w:t>
              </w:r>
            </w:ins>
            <w:proofErr w:type="spellEnd"/>
            <w:del w:id="1635" w:author="khanguyen" w:date="2017-03-17T23:07:00Z">
              <w:r w:rsidRPr="00C47FE2" w:rsidDel="005D5052">
                <w:rPr>
                  <w:rFonts w:eastAsia="Times New Roman" w:cs="Arial"/>
                  <w:color w:val="4B4B63"/>
                  <w:sz w:val="20"/>
                  <w:szCs w:val="20"/>
                  <w:lang w:val="en-US"/>
                </w:rPr>
                <w:delText>Click_Save_SaleProposal</w:delText>
              </w:r>
            </w:del>
          </w:p>
        </w:tc>
        <w:tc>
          <w:tcPr>
            <w:tcW w:w="1170" w:type="dxa"/>
            <w:tcBorders>
              <w:top w:val="nil"/>
              <w:left w:val="nil"/>
              <w:bottom w:val="single" w:sz="4" w:space="0" w:color="ACB9CA"/>
              <w:right w:val="single" w:sz="4" w:space="0" w:color="ACB9CA"/>
            </w:tcBorders>
            <w:shd w:val="clear" w:color="000000" w:fill="FFFFFF"/>
            <w:vAlign w:val="center"/>
            <w:hideMark/>
            <w:tcPrChange w:id="1636"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1C6B6FF5" w14:textId="289480C3" w:rsidR="00546FC9" w:rsidRPr="00C47FE2" w:rsidRDefault="00546FC9" w:rsidP="00546FC9">
            <w:pPr>
              <w:spacing w:before="0" w:after="0" w:line="240" w:lineRule="auto"/>
              <w:jc w:val="right"/>
              <w:rPr>
                <w:rFonts w:eastAsia="Times New Roman" w:cs="Arial"/>
                <w:color w:val="4B4B63"/>
                <w:sz w:val="20"/>
                <w:szCs w:val="20"/>
                <w:lang w:val="en-US"/>
              </w:rPr>
            </w:pPr>
            <w:ins w:id="1637" w:author="khanguyen" w:date="2017-03-17T23:08:00Z">
              <w:r>
                <w:rPr>
                  <w:rFonts w:cs="Arial"/>
                  <w:color w:val="4B4B63"/>
                  <w:sz w:val="20"/>
                  <w:szCs w:val="20"/>
                </w:rPr>
                <w:t>322</w:t>
              </w:r>
            </w:ins>
            <w:del w:id="1638" w:author="khanguyen" w:date="2017-03-17T23:07:00Z">
              <w:r w:rsidRPr="00C47FE2" w:rsidDel="005D5052">
                <w:rPr>
                  <w:rFonts w:eastAsia="Times New Roman" w:cs="Arial"/>
                  <w:color w:val="4B4B63"/>
                  <w:sz w:val="20"/>
                  <w:szCs w:val="20"/>
                  <w:lang w:val="en-US"/>
                </w:rPr>
                <w:delText>2201</w:delText>
              </w:r>
            </w:del>
          </w:p>
        </w:tc>
        <w:tc>
          <w:tcPr>
            <w:tcW w:w="1319" w:type="dxa"/>
            <w:tcBorders>
              <w:top w:val="nil"/>
              <w:left w:val="nil"/>
              <w:bottom w:val="single" w:sz="4" w:space="0" w:color="ACB9CA"/>
              <w:right w:val="single" w:sz="4" w:space="0" w:color="ACB9CA"/>
            </w:tcBorders>
            <w:shd w:val="clear" w:color="000000" w:fill="FFFFFF"/>
            <w:vAlign w:val="center"/>
            <w:hideMark/>
            <w:tcPrChange w:id="1639"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60B2BCBB" w14:textId="34AD2BFB" w:rsidR="00546FC9" w:rsidRPr="00C47FE2" w:rsidRDefault="00546FC9" w:rsidP="00546FC9">
            <w:pPr>
              <w:spacing w:before="0" w:after="0" w:line="240" w:lineRule="auto"/>
              <w:jc w:val="right"/>
              <w:rPr>
                <w:rFonts w:eastAsia="Times New Roman" w:cs="Arial"/>
                <w:color w:val="4B4B63"/>
                <w:sz w:val="20"/>
                <w:szCs w:val="20"/>
                <w:lang w:val="en-US"/>
              </w:rPr>
            </w:pPr>
            <w:ins w:id="1640" w:author="khanguyen" w:date="2017-03-17T23:08:00Z">
              <w:r>
                <w:rPr>
                  <w:rFonts w:cs="Arial"/>
                  <w:color w:val="4B4B63"/>
                  <w:sz w:val="20"/>
                  <w:szCs w:val="20"/>
                </w:rPr>
                <w:t>130.39</w:t>
              </w:r>
            </w:ins>
            <w:del w:id="1641" w:author="khanguyen" w:date="2017-03-17T23:07:00Z">
              <w:r w:rsidRPr="00C47FE2" w:rsidDel="005D5052">
                <w:rPr>
                  <w:rFonts w:eastAsia="Times New Roman" w:cs="Arial"/>
                  <w:color w:val="4B4B63"/>
                  <w:sz w:val="20"/>
                  <w:szCs w:val="20"/>
                  <w:lang w:val="en-US"/>
                </w:rPr>
                <w:delText>233909.46</w:delText>
              </w:r>
            </w:del>
          </w:p>
        </w:tc>
        <w:tc>
          <w:tcPr>
            <w:tcW w:w="1438" w:type="dxa"/>
            <w:tcBorders>
              <w:top w:val="nil"/>
              <w:left w:val="nil"/>
              <w:bottom w:val="single" w:sz="4" w:space="0" w:color="ACB9CA"/>
              <w:right w:val="single" w:sz="4" w:space="0" w:color="ACB9CA"/>
            </w:tcBorders>
            <w:shd w:val="clear" w:color="000000" w:fill="FFFFFF"/>
            <w:vAlign w:val="center"/>
            <w:hideMark/>
            <w:tcPrChange w:id="164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3FF2AA6" w14:textId="44AB8B60" w:rsidR="00546FC9" w:rsidRPr="00C47FE2" w:rsidRDefault="00546FC9" w:rsidP="00546FC9">
            <w:pPr>
              <w:spacing w:before="0" w:after="0" w:line="240" w:lineRule="auto"/>
              <w:jc w:val="right"/>
              <w:rPr>
                <w:rFonts w:eastAsia="Times New Roman" w:cs="Arial"/>
                <w:color w:val="4B4B63"/>
                <w:sz w:val="20"/>
                <w:szCs w:val="20"/>
                <w:lang w:val="en-US"/>
              </w:rPr>
            </w:pPr>
            <w:ins w:id="1643" w:author="khanguyen" w:date="2017-03-17T23:08:00Z">
              <w:r>
                <w:rPr>
                  <w:rFonts w:cs="Arial"/>
                  <w:color w:val="4B4B63"/>
                  <w:sz w:val="20"/>
                  <w:szCs w:val="20"/>
                </w:rPr>
                <w:t>322</w:t>
              </w:r>
            </w:ins>
            <w:del w:id="1644" w:author="khanguyen" w:date="2017-03-17T23:07:00Z">
              <w:r w:rsidRPr="00C47FE2" w:rsidDel="005D5052">
                <w:rPr>
                  <w:rFonts w:eastAsia="Times New Roman" w:cs="Arial"/>
                  <w:color w:val="4B4B63"/>
                  <w:sz w:val="20"/>
                  <w:szCs w:val="20"/>
                  <w:lang w:val="en-US"/>
                </w:rPr>
                <w:delText>502103.8</w:delText>
              </w:r>
            </w:del>
          </w:p>
        </w:tc>
        <w:tc>
          <w:tcPr>
            <w:tcW w:w="1438" w:type="dxa"/>
            <w:tcBorders>
              <w:top w:val="nil"/>
              <w:left w:val="nil"/>
              <w:bottom w:val="single" w:sz="4" w:space="0" w:color="ACB9CA"/>
              <w:right w:val="single" w:sz="4" w:space="0" w:color="ACB9CA"/>
            </w:tcBorders>
            <w:shd w:val="clear" w:color="000000" w:fill="FFFFFF"/>
            <w:vAlign w:val="center"/>
            <w:hideMark/>
            <w:tcPrChange w:id="164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2F13FE8B" w14:textId="45ED9A03" w:rsidR="00546FC9" w:rsidRPr="00C47FE2" w:rsidRDefault="00546FC9" w:rsidP="00546FC9">
            <w:pPr>
              <w:spacing w:before="0" w:after="0" w:line="240" w:lineRule="auto"/>
              <w:jc w:val="right"/>
              <w:rPr>
                <w:rFonts w:eastAsia="Times New Roman" w:cs="Arial"/>
                <w:color w:val="4B4B63"/>
                <w:sz w:val="20"/>
                <w:szCs w:val="20"/>
                <w:lang w:val="en-US"/>
              </w:rPr>
            </w:pPr>
            <w:ins w:id="1646" w:author="khanguyen" w:date="2017-03-17T23:08:00Z">
              <w:r>
                <w:rPr>
                  <w:rFonts w:cs="Arial"/>
                  <w:color w:val="4B4B63"/>
                  <w:sz w:val="20"/>
                  <w:szCs w:val="20"/>
                </w:rPr>
                <w:t>426</w:t>
              </w:r>
            </w:ins>
            <w:del w:id="1647" w:author="khanguyen" w:date="2017-03-17T23:07:00Z">
              <w:r w:rsidRPr="00C47FE2" w:rsidDel="005D5052">
                <w:rPr>
                  <w:rFonts w:eastAsia="Times New Roman" w:cs="Arial"/>
                  <w:color w:val="4B4B63"/>
                  <w:sz w:val="20"/>
                  <w:szCs w:val="20"/>
                  <w:lang w:val="en-US"/>
                </w:rPr>
                <w:delText>613758.8</w:delText>
              </w:r>
            </w:del>
          </w:p>
        </w:tc>
        <w:tc>
          <w:tcPr>
            <w:tcW w:w="1600" w:type="dxa"/>
            <w:tcBorders>
              <w:top w:val="nil"/>
              <w:left w:val="nil"/>
              <w:bottom w:val="single" w:sz="4" w:space="0" w:color="ACB9CA"/>
              <w:right w:val="single" w:sz="4" w:space="0" w:color="ACB9CA"/>
            </w:tcBorders>
            <w:shd w:val="clear" w:color="000000" w:fill="FFFFFF"/>
            <w:vAlign w:val="center"/>
            <w:hideMark/>
            <w:tcPrChange w:id="1648"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2D18E4FA" w14:textId="21113C30" w:rsidR="00546FC9" w:rsidRPr="00C47FE2" w:rsidRDefault="00546FC9" w:rsidP="00546FC9">
            <w:pPr>
              <w:spacing w:before="0" w:after="0" w:line="240" w:lineRule="auto"/>
              <w:jc w:val="right"/>
              <w:rPr>
                <w:rFonts w:eastAsia="Times New Roman" w:cs="Arial"/>
                <w:color w:val="4B4B63"/>
                <w:sz w:val="20"/>
                <w:szCs w:val="20"/>
                <w:lang w:val="en-US"/>
              </w:rPr>
            </w:pPr>
            <w:ins w:id="1649" w:author="khanguyen" w:date="2017-03-17T23:08:00Z">
              <w:r>
                <w:rPr>
                  <w:rFonts w:cs="Arial"/>
                  <w:color w:val="4B4B63"/>
                  <w:sz w:val="20"/>
                  <w:szCs w:val="20"/>
                </w:rPr>
                <w:t>674</w:t>
              </w:r>
            </w:ins>
            <w:del w:id="1650" w:author="khanguyen" w:date="2017-03-17T23:07:00Z">
              <w:r w:rsidRPr="00C47FE2" w:rsidDel="005D5052">
                <w:rPr>
                  <w:rFonts w:eastAsia="Times New Roman" w:cs="Arial"/>
                  <w:color w:val="4B4B63"/>
                  <w:sz w:val="20"/>
                  <w:szCs w:val="20"/>
                  <w:lang w:val="en-US"/>
                </w:rPr>
                <w:delText>680332.79</w:delText>
              </w:r>
            </w:del>
          </w:p>
        </w:tc>
        <w:tc>
          <w:tcPr>
            <w:tcW w:w="1193" w:type="dxa"/>
            <w:tcBorders>
              <w:top w:val="nil"/>
              <w:left w:val="nil"/>
              <w:bottom w:val="single" w:sz="4" w:space="0" w:color="ACB9CA"/>
              <w:right w:val="single" w:sz="4" w:space="0" w:color="ACB9CA"/>
            </w:tcBorders>
            <w:shd w:val="clear" w:color="000000" w:fill="FFFFFF"/>
            <w:vAlign w:val="center"/>
            <w:hideMark/>
            <w:tcPrChange w:id="1651"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2F15136D" w14:textId="595ACF93" w:rsidR="00546FC9" w:rsidRPr="00C47FE2" w:rsidRDefault="00546FC9" w:rsidP="00546FC9">
            <w:pPr>
              <w:spacing w:before="0" w:after="0" w:line="240" w:lineRule="auto"/>
              <w:jc w:val="right"/>
              <w:rPr>
                <w:rFonts w:eastAsia="Times New Roman" w:cs="Arial"/>
                <w:color w:val="4B4B63"/>
                <w:sz w:val="20"/>
                <w:szCs w:val="20"/>
                <w:lang w:val="en-US"/>
              </w:rPr>
            </w:pPr>
            <w:ins w:id="1652" w:author="khanguyen" w:date="2017-03-17T23:08:00Z">
              <w:r>
                <w:rPr>
                  <w:rFonts w:cs="Arial"/>
                  <w:color w:val="4B4B63"/>
                  <w:sz w:val="20"/>
                  <w:szCs w:val="20"/>
                </w:rPr>
                <w:t>3</w:t>
              </w:r>
            </w:ins>
            <w:del w:id="1653" w:author="khanguyen" w:date="2017-03-17T23:07:00Z">
              <w:r w:rsidRPr="00C47FE2" w:rsidDel="005D5052">
                <w:rPr>
                  <w:rFonts w:eastAsia="Times New Roman" w:cs="Arial"/>
                  <w:color w:val="4B4B63"/>
                  <w:sz w:val="20"/>
                  <w:szCs w:val="20"/>
                  <w:lang w:val="en-US"/>
                </w:rPr>
                <w:delText>68</w:delText>
              </w:r>
            </w:del>
          </w:p>
        </w:tc>
        <w:tc>
          <w:tcPr>
            <w:tcW w:w="1356" w:type="dxa"/>
            <w:tcBorders>
              <w:top w:val="nil"/>
              <w:left w:val="nil"/>
              <w:bottom w:val="single" w:sz="4" w:space="0" w:color="ACB9CA"/>
              <w:right w:val="single" w:sz="4" w:space="0" w:color="ACB9CA"/>
            </w:tcBorders>
            <w:shd w:val="clear" w:color="000000" w:fill="FFFFFF"/>
            <w:vAlign w:val="center"/>
            <w:hideMark/>
            <w:tcPrChange w:id="1654"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569716CF" w14:textId="4AA30509" w:rsidR="00546FC9" w:rsidRPr="00C47FE2" w:rsidRDefault="00546FC9" w:rsidP="00546FC9">
            <w:pPr>
              <w:spacing w:before="0" w:after="0" w:line="240" w:lineRule="auto"/>
              <w:jc w:val="right"/>
              <w:rPr>
                <w:rFonts w:eastAsia="Times New Roman" w:cs="Arial"/>
                <w:color w:val="4B4B63"/>
                <w:sz w:val="20"/>
                <w:szCs w:val="20"/>
                <w:lang w:val="en-US"/>
              </w:rPr>
            </w:pPr>
            <w:ins w:id="1655" w:author="khanguyen" w:date="2017-03-17T23:08:00Z">
              <w:r>
                <w:rPr>
                  <w:rFonts w:cs="Arial"/>
                  <w:color w:val="4B4B63"/>
                  <w:sz w:val="20"/>
                  <w:szCs w:val="20"/>
                </w:rPr>
                <w:t>1694</w:t>
              </w:r>
            </w:ins>
            <w:del w:id="1656" w:author="khanguyen" w:date="2017-03-17T23:07:00Z">
              <w:r w:rsidRPr="00C47FE2" w:rsidDel="005D5052">
                <w:rPr>
                  <w:rFonts w:eastAsia="Times New Roman" w:cs="Arial"/>
                  <w:color w:val="4B4B63"/>
                  <w:sz w:val="20"/>
                  <w:szCs w:val="20"/>
                  <w:lang w:val="en-US"/>
                </w:rPr>
                <w:delText>2017326</w:delText>
              </w:r>
            </w:del>
          </w:p>
        </w:tc>
        <w:tc>
          <w:tcPr>
            <w:tcW w:w="1128" w:type="dxa"/>
            <w:tcBorders>
              <w:top w:val="nil"/>
              <w:left w:val="nil"/>
              <w:bottom w:val="single" w:sz="4" w:space="0" w:color="ACB9CA"/>
              <w:right w:val="single" w:sz="4" w:space="0" w:color="ACB9CA"/>
            </w:tcBorders>
            <w:shd w:val="clear" w:color="000000" w:fill="FFFFFF"/>
            <w:vAlign w:val="center"/>
            <w:hideMark/>
            <w:tcPrChange w:id="1657"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7D52F7B6" w14:textId="3CF3DB64" w:rsidR="00546FC9" w:rsidRPr="00C47FE2" w:rsidRDefault="00546FC9" w:rsidP="00546FC9">
            <w:pPr>
              <w:spacing w:before="0" w:after="0" w:line="240" w:lineRule="auto"/>
              <w:jc w:val="right"/>
              <w:rPr>
                <w:rFonts w:eastAsia="Times New Roman" w:cs="Arial"/>
                <w:color w:val="4B4B63"/>
                <w:sz w:val="20"/>
                <w:szCs w:val="20"/>
                <w:lang w:val="en-US"/>
              </w:rPr>
            </w:pPr>
            <w:ins w:id="1658" w:author="khanguyen" w:date="2017-03-17T23:08:00Z">
              <w:r>
                <w:rPr>
                  <w:rFonts w:cs="Arial"/>
                  <w:color w:val="4B4B63"/>
                  <w:sz w:val="20"/>
                  <w:szCs w:val="20"/>
                </w:rPr>
                <w:t>0%</w:t>
              </w:r>
            </w:ins>
            <w:del w:id="1659" w:author="khanguyen" w:date="2017-03-17T23:07:00Z">
              <w:r w:rsidRPr="00C47FE2" w:rsidDel="005D5052">
                <w:rPr>
                  <w:rFonts w:eastAsia="Times New Roman" w:cs="Arial"/>
                  <w:color w:val="4B4B63"/>
                  <w:sz w:val="20"/>
                  <w:szCs w:val="20"/>
                  <w:lang w:val="en-US"/>
                </w:rPr>
                <w:delText>9.13%</w:delText>
              </w:r>
            </w:del>
          </w:p>
        </w:tc>
      </w:tr>
      <w:tr w:rsidR="00546FC9" w:rsidRPr="00C47FE2" w14:paraId="0E98BA67" w14:textId="77777777" w:rsidTr="00C23052">
        <w:trPr>
          <w:trHeight w:val="300"/>
          <w:trPrChange w:id="1660"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661"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F75BCF3" w14:textId="612ADC7F"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1662" w:author="khanguyen" w:date="2017-03-17T23:08:00Z">
              <w:r>
                <w:rPr>
                  <w:rFonts w:cs="Arial"/>
                  <w:color w:val="4B4B63"/>
                  <w:sz w:val="20"/>
                  <w:szCs w:val="20"/>
                </w:rPr>
                <w:t>SELECT Empty Project</w:t>
              </w:r>
            </w:ins>
            <w:del w:id="1663" w:author="khanguyen" w:date="2017-03-17T23:07:00Z">
              <w:r w:rsidRPr="00C47FE2" w:rsidDel="005D5052">
                <w:rPr>
                  <w:rFonts w:eastAsia="Times New Roman" w:cs="Arial"/>
                  <w:color w:val="4B4B63"/>
                  <w:sz w:val="20"/>
                  <w:szCs w:val="20"/>
                  <w:lang w:val="en-US"/>
                </w:rPr>
                <w:delText>Click_Save_Task</w:delText>
              </w:r>
            </w:del>
          </w:p>
        </w:tc>
        <w:tc>
          <w:tcPr>
            <w:tcW w:w="1170" w:type="dxa"/>
            <w:tcBorders>
              <w:top w:val="nil"/>
              <w:left w:val="nil"/>
              <w:bottom w:val="single" w:sz="4" w:space="0" w:color="ACB9CA"/>
              <w:right w:val="single" w:sz="4" w:space="0" w:color="ACB9CA"/>
            </w:tcBorders>
            <w:shd w:val="clear" w:color="000000" w:fill="FFFFFF"/>
            <w:vAlign w:val="center"/>
            <w:hideMark/>
            <w:tcPrChange w:id="1664"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2DEA4CC" w14:textId="458D327E" w:rsidR="00546FC9" w:rsidRPr="00C47FE2" w:rsidRDefault="00546FC9" w:rsidP="00546FC9">
            <w:pPr>
              <w:spacing w:before="0" w:after="0" w:line="240" w:lineRule="auto"/>
              <w:jc w:val="right"/>
              <w:rPr>
                <w:rFonts w:eastAsia="Times New Roman" w:cs="Arial"/>
                <w:color w:val="4B4B63"/>
                <w:sz w:val="20"/>
                <w:szCs w:val="20"/>
                <w:lang w:val="en-US"/>
              </w:rPr>
            </w:pPr>
            <w:ins w:id="1665" w:author="khanguyen" w:date="2017-03-17T23:08:00Z">
              <w:r>
                <w:rPr>
                  <w:rFonts w:cs="Arial"/>
                  <w:color w:val="4B4B63"/>
                  <w:sz w:val="20"/>
                  <w:szCs w:val="20"/>
                </w:rPr>
                <w:t>3</w:t>
              </w:r>
            </w:ins>
            <w:del w:id="1666" w:author="khanguyen" w:date="2017-03-17T23:07:00Z">
              <w:r w:rsidRPr="00C47FE2" w:rsidDel="005D5052">
                <w:rPr>
                  <w:rFonts w:eastAsia="Times New Roman" w:cs="Arial"/>
                  <w:color w:val="4B4B63"/>
                  <w:sz w:val="20"/>
                  <w:szCs w:val="20"/>
                  <w:lang w:val="en-US"/>
                </w:rPr>
                <w:delText>166</w:delText>
              </w:r>
            </w:del>
          </w:p>
        </w:tc>
        <w:tc>
          <w:tcPr>
            <w:tcW w:w="1319" w:type="dxa"/>
            <w:tcBorders>
              <w:top w:val="nil"/>
              <w:left w:val="nil"/>
              <w:bottom w:val="single" w:sz="4" w:space="0" w:color="ACB9CA"/>
              <w:right w:val="single" w:sz="4" w:space="0" w:color="ACB9CA"/>
            </w:tcBorders>
            <w:shd w:val="clear" w:color="000000" w:fill="FFFFFF"/>
            <w:vAlign w:val="center"/>
            <w:hideMark/>
            <w:tcPrChange w:id="1667"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7264FCE0" w14:textId="507BE901" w:rsidR="00546FC9" w:rsidRPr="00C47FE2" w:rsidRDefault="00546FC9" w:rsidP="00546FC9">
            <w:pPr>
              <w:spacing w:before="0" w:after="0" w:line="240" w:lineRule="auto"/>
              <w:jc w:val="right"/>
              <w:rPr>
                <w:rFonts w:eastAsia="Times New Roman" w:cs="Arial"/>
                <w:color w:val="4B4B63"/>
                <w:sz w:val="20"/>
                <w:szCs w:val="20"/>
                <w:lang w:val="en-US"/>
              </w:rPr>
            </w:pPr>
            <w:ins w:id="1668" w:author="khanguyen" w:date="2017-03-17T23:08:00Z">
              <w:r>
                <w:rPr>
                  <w:rFonts w:cs="Arial"/>
                  <w:color w:val="4B4B63"/>
                  <w:sz w:val="20"/>
                  <w:szCs w:val="20"/>
                </w:rPr>
                <w:t>194731.7</w:t>
              </w:r>
            </w:ins>
            <w:del w:id="1669" w:author="khanguyen" w:date="2017-03-17T23:07:00Z">
              <w:r w:rsidRPr="00C47FE2" w:rsidDel="005D5052">
                <w:rPr>
                  <w:rFonts w:eastAsia="Times New Roman" w:cs="Arial"/>
                  <w:color w:val="4B4B63"/>
                  <w:sz w:val="20"/>
                  <w:szCs w:val="20"/>
                  <w:lang w:val="en-US"/>
                </w:rPr>
                <w:delText>142036.01</w:delText>
              </w:r>
            </w:del>
          </w:p>
        </w:tc>
        <w:tc>
          <w:tcPr>
            <w:tcW w:w="1438" w:type="dxa"/>
            <w:tcBorders>
              <w:top w:val="nil"/>
              <w:left w:val="nil"/>
              <w:bottom w:val="single" w:sz="4" w:space="0" w:color="ACB9CA"/>
              <w:right w:val="single" w:sz="4" w:space="0" w:color="ACB9CA"/>
            </w:tcBorders>
            <w:shd w:val="clear" w:color="000000" w:fill="FFFFFF"/>
            <w:vAlign w:val="center"/>
            <w:hideMark/>
            <w:tcPrChange w:id="167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27460441" w14:textId="60058E98" w:rsidR="00546FC9" w:rsidRPr="00C47FE2" w:rsidRDefault="00546FC9" w:rsidP="00546FC9">
            <w:pPr>
              <w:spacing w:before="0" w:after="0" w:line="240" w:lineRule="auto"/>
              <w:jc w:val="right"/>
              <w:rPr>
                <w:rFonts w:eastAsia="Times New Roman" w:cs="Arial"/>
                <w:color w:val="4B4B63"/>
                <w:sz w:val="20"/>
                <w:szCs w:val="20"/>
                <w:lang w:val="en-US"/>
              </w:rPr>
            </w:pPr>
            <w:ins w:id="1671" w:author="khanguyen" w:date="2017-03-17T23:08:00Z">
              <w:r>
                <w:rPr>
                  <w:rFonts w:cs="Arial"/>
                  <w:color w:val="4B4B63"/>
                  <w:sz w:val="20"/>
                  <w:szCs w:val="20"/>
                </w:rPr>
                <w:t>233087</w:t>
              </w:r>
            </w:ins>
            <w:del w:id="1672" w:author="khanguyen" w:date="2017-03-17T23:07:00Z">
              <w:r w:rsidRPr="00C47FE2" w:rsidDel="005D5052">
                <w:rPr>
                  <w:rFonts w:eastAsia="Times New Roman" w:cs="Arial"/>
                  <w:color w:val="4B4B63"/>
                  <w:sz w:val="20"/>
                  <w:szCs w:val="20"/>
                  <w:lang w:val="en-US"/>
                </w:rPr>
                <w:delText>204927</w:delText>
              </w:r>
            </w:del>
          </w:p>
        </w:tc>
        <w:tc>
          <w:tcPr>
            <w:tcW w:w="1438" w:type="dxa"/>
            <w:tcBorders>
              <w:top w:val="nil"/>
              <w:left w:val="nil"/>
              <w:bottom w:val="single" w:sz="4" w:space="0" w:color="ACB9CA"/>
              <w:right w:val="single" w:sz="4" w:space="0" w:color="ACB9CA"/>
            </w:tcBorders>
            <w:shd w:val="clear" w:color="000000" w:fill="FFFFFF"/>
            <w:vAlign w:val="center"/>
            <w:hideMark/>
            <w:tcPrChange w:id="167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41DF43A" w14:textId="35F893FF" w:rsidR="00546FC9" w:rsidRPr="00C47FE2" w:rsidRDefault="00546FC9" w:rsidP="00546FC9">
            <w:pPr>
              <w:spacing w:before="0" w:after="0" w:line="240" w:lineRule="auto"/>
              <w:jc w:val="right"/>
              <w:rPr>
                <w:rFonts w:eastAsia="Times New Roman" w:cs="Arial"/>
                <w:color w:val="4B4B63"/>
                <w:sz w:val="20"/>
                <w:szCs w:val="20"/>
                <w:lang w:val="en-US"/>
              </w:rPr>
            </w:pPr>
            <w:ins w:id="1674" w:author="khanguyen" w:date="2017-03-17T23:08:00Z">
              <w:r>
                <w:rPr>
                  <w:rFonts w:cs="Arial"/>
                  <w:color w:val="4B4B63"/>
                  <w:sz w:val="20"/>
                  <w:szCs w:val="20"/>
                </w:rPr>
                <w:t>233087</w:t>
              </w:r>
            </w:ins>
            <w:del w:id="1675" w:author="khanguyen" w:date="2017-03-17T23:07:00Z">
              <w:r w:rsidRPr="00C47FE2" w:rsidDel="005D5052">
                <w:rPr>
                  <w:rFonts w:eastAsia="Times New Roman" w:cs="Arial"/>
                  <w:color w:val="4B4B63"/>
                  <w:sz w:val="20"/>
                  <w:szCs w:val="20"/>
                  <w:lang w:val="en-US"/>
                </w:rPr>
                <w:delText>232575</w:delText>
              </w:r>
            </w:del>
          </w:p>
        </w:tc>
        <w:tc>
          <w:tcPr>
            <w:tcW w:w="1600" w:type="dxa"/>
            <w:tcBorders>
              <w:top w:val="nil"/>
              <w:left w:val="nil"/>
              <w:bottom w:val="single" w:sz="4" w:space="0" w:color="ACB9CA"/>
              <w:right w:val="single" w:sz="4" w:space="0" w:color="ACB9CA"/>
            </w:tcBorders>
            <w:shd w:val="clear" w:color="000000" w:fill="FFFFFF"/>
            <w:vAlign w:val="center"/>
            <w:hideMark/>
            <w:tcPrChange w:id="1676"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4C2F1AE7" w14:textId="1F1AFEE5" w:rsidR="00546FC9" w:rsidRPr="00C47FE2" w:rsidRDefault="00546FC9" w:rsidP="00546FC9">
            <w:pPr>
              <w:spacing w:before="0" w:after="0" w:line="240" w:lineRule="auto"/>
              <w:jc w:val="right"/>
              <w:rPr>
                <w:rFonts w:eastAsia="Times New Roman" w:cs="Arial"/>
                <w:color w:val="4B4B63"/>
                <w:sz w:val="20"/>
                <w:szCs w:val="20"/>
                <w:lang w:val="en-US"/>
              </w:rPr>
            </w:pPr>
            <w:ins w:id="1677" w:author="khanguyen" w:date="2017-03-17T23:08:00Z">
              <w:r>
                <w:rPr>
                  <w:rFonts w:cs="Arial"/>
                  <w:color w:val="4B4B63"/>
                  <w:sz w:val="20"/>
                  <w:szCs w:val="20"/>
                </w:rPr>
                <w:t>233087</w:t>
              </w:r>
            </w:ins>
            <w:del w:id="1678" w:author="khanguyen" w:date="2017-03-17T23:07:00Z">
              <w:r w:rsidRPr="00C47FE2" w:rsidDel="005D5052">
                <w:rPr>
                  <w:rFonts w:eastAsia="Times New Roman" w:cs="Arial"/>
                  <w:color w:val="4B4B63"/>
                  <w:sz w:val="20"/>
                  <w:szCs w:val="20"/>
                  <w:lang w:val="en-US"/>
                </w:rPr>
                <w:delText>241151</w:delText>
              </w:r>
            </w:del>
          </w:p>
        </w:tc>
        <w:tc>
          <w:tcPr>
            <w:tcW w:w="1193" w:type="dxa"/>
            <w:tcBorders>
              <w:top w:val="nil"/>
              <w:left w:val="nil"/>
              <w:bottom w:val="single" w:sz="4" w:space="0" w:color="ACB9CA"/>
              <w:right w:val="single" w:sz="4" w:space="0" w:color="ACB9CA"/>
            </w:tcBorders>
            <w:shd w:val="clear" w:color="000000" w:fill="FFFFFF"/>
            <w:vAlign w:val="center"/>
            <w:hideMark/>
            <w:tcPrChange w:id="1679"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4627F4D9" w14:textId="56195F49" w:rsidR="00546FC9" w:rsidRPr="00C47FE2" w:rsidRDefault="00546FC9" w:rsidP="00546FC9">
            <w:pPr>
              <w:spacing w:before="0" w:after="0" w:line="240" w:lineRule="auto"/>
              <w:jc w:val="right"/>
              <w:rPr>
                <w:rFonts w:eastAsia="Times New Roman" w:cs="Arial"/>
                <w:color w:val="4B4B63"/>
                <w:sz w:val="20"/>
                <w:szCs w:val="20"/>
                <w:lang w:val="en-US"/>
              </w:rPr>
            </w:pPr>
            <w:ins w:id="1680" w:author="khanguyen" w:date="2017-03-17T23:08:00Z">
              <w:r>
                <w:rPr>
                  <w:rFonts w:cs="Arial"/>
                  <w:color w:val="4B4B63"/>
                  <w:sz w:val="20"/>
                  <w:szCs w:val="20"/>
                </w:rPr>
                <w:t>175156</w:t>
              </w:r>
            </w:ins>
            <w:del w:id="1681" w:author="khanguyen" w:date="2017-03-17T23:07:00Z">
              <w:r w:rsidRPr="00C47FE2" w:rsidDel="005D5052">
                <w:rPr>
                  <w:rFonts w:eastAsia="Times New Roman" w:cs="Arial"/>
                  <w:color w:val="4B4B63"/>
                  <w:sz w:val="20"/>
                  <w:szCs w:val="20"/>
                  <w:lang w:val="en-US"/>
                </w:rPr>
                <w:delText>39586</w:delText>
              </w:r>
            </w:del>
          </w:p>
        </w:tc>
        <w:tc>
          <w:tcPr>
            <w:tcW w:w="1356" w:type="dxa"/>
            <w:tcBorders>
              <w:top w:val="nil"/>
              <w:left w:val="nil"/>
              <w:bottom w:val="single" w:sz="4" w:space="0" w:color="ACB9CA"/>
              <w:right w:val="single" w:sz="4" w:space="0" w:color="ACB9CA"/>
            </w:tcBorders>
            <w:shd w:val="clear" w:color="000000" w:fill="FFFFFF"/>
            <w:vAlign w:val="center"/>
            <w:hideMark/>
            <w:tcPrChange w:id="1682"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05E8F603" w14:textId="32F17B44" w:rsidR="00546FC9" w:rsidRPr="00C47FE2" w:rsidRDefault="00546FC9" w:rsidP="00546FC9">
            <w:pPr>
              <w:spacing w:before="0" w:after="0" w:line="240" w:lineRule="auto"/>
              <w:jc w:val="right"/>
              <w:rPr>
                <w:rFonts w:eastAsia="Times New Roman" w:cs="Arial"/>
                <w:color w:val="4B4B63"/>
                <w:sz w:val="20"/>
                <w:szCs w:val="20"/>
                <w:lang w:val="en-US"/>
              </w:rPr>
            </w:pPr>
            <w:ins w:id="1683" w:author="khanguyen" w:date="2017-03-17T23:08:00Z">
              <w:r>
                <w:rPr>
                  <w:rFonts w:cs="Arial"/>
                  <w:color w:val="4B4B63"/>
                  <w:sz w:val="20"/>
                  <w:szCs w:val="20"/>
                </w:rPr>
                <w:t>233057</w:t>
              </w:r>
            </w:ins>
            <w:del w:id="1684" w:author="khanguyen" w:date="2017-03-17T23:07:00Z">
              <w:r w:rsidRPr="00C47FE2" w:rsidDel="005D5052">
                <w:rPr>
                  <w:rFonts w:eastAsia="Times New Roman" w:cs="Arial"/>
                  <w:color w:val="4B4B63"/>
                  <w:sz w:val="20"/>
                  <w:szCs w:val="20"/>
                  <w:lang w:val="en-US"/>
                </w:rPr>
                <w:delText>243140</w:delText>
              </w:r>
            </w:del>
          </w:p>
        </w:tc>
        <w:tc>
          <w:tcPr>
            <w:tcW w:w="1128" w:type="dxa"/>
            <w:tcBorders>
              <w:top w:val="nil"/>
              <w:left w:val="nil"/>
              <w:bottom w:val="single" w:sz="4" w:space="0" w:color="ACB9CA"/>
              <w:right w:val="single" w:sz="4" w:space="0" w:color="ACB9CA"/>
            </w:tcBorders>
            <w:shd w:val="clear" w:color="000000" w:fill="FFFFFF"/>
            <w:vAlign w:val="center"/>
            <w:hideMark/>
            <w:tcPrChange w:id="1685"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55328803" w14:textId="66BBC553" w:rsidR="00546FC9" w:rsidRPr="00C47FE2" w:rsidRDefault="00546FC9" w:rsidP="00546FC9">
            <w:pPr>
              <w:spacing w:before="0" w:after="0" w:line="240" w:lineRule="auto"/>
              <w:jc w:val="right"/>
              <w:rPr>
                <w:rFonts w:eastAsia="Times New Roman" w:cs="Arial"/>
                <w:color w:val="4B4B63"/>
                <w:sz w:val="20"/>
                <w:szCs w:val="20"/>
                <w:lang w:val="en-US"/>
              </w:rPr>
            </w:pPr>
            <w:ins w:id="1686" w:author="khanguyen" w:date="2017-03-17T23:08:00Z">
              <w:r>
                <w:rPr>
                  <w:rFonts w:cs="Arial"/>
                  <w:color w:val="4B4B63"/>
                  <w:sz w:val="20"/>
                  <w:szCs w:val="20"/>
                </w:rPr>
                <w:t>0%</w:t>
              </w:r>
            </w:ins>
            <w:del w:id="1687" w:author="khanguyen" w:date="2017-03-17T23:07:00Z">
              <w:r w:rsidRPr="00C47FE2" w:rsidDel="005D5052">
                <w:rPr>
                  <w:rFonts w:eastAsia="Times New Roman" w:cs="Arial"/>
                  <w:color w:val="4B4B63"/>
                  <w:sz w:val="20"/>
                  <w:szCs w:val="20"/>
                  <w:lang w:val="en-US"/>
                </w:rPr>
                <w:delText>0%</w:delText>
              </w:r>
            </w:del>
          </w:p>
        </w:tc>
      </w:tr>
      <w:tr w:rsidR="00546FC9" w:rsidRPr="00C47FE2" w14:paraId="783E35CA" w14:textId="77777777" w:rsidTr="00C23052">
        <w:trPr>
          <w:trHeight w:val="300"/>
          <w:trPrChange w:id="168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68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433B6B2" w14:textId="7EE25136"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690" w:author="khanguyen" w:date="2017-03-17T23:08:00Z">
              <w:r>
                <w:rPr>
                  <w:rFonts w:cs="Arial"/>
                  <w:color w:val="4B4B63"/>
                  <w:sz w:val="20"/>
                  <w:szCs w:val="20"/>
                </w:rPr>
                <w:t>Select_Default_Task</w:t>
              </w:r>
            </w:ins>
            <w:proofErr w:type="spellEnd"/>
            <w:del w:id="1691" w:author="khanguyen" w:date="2017-03-17T23:07:00Z">
              <w:r w:rsidRPr="00C47FE2" w:rsidDel="005D5052">
                <w:rPr>
                  <w:rFonts w:eastAsia="Times New Roman" w:cs="Arial"/>
                  <w:color w:val="4B4B63"/>
                  <w:sz w:val="20"/>
                  <w:szCs w:val="20"/>
                  <w:lang w:val="en-US"/>
                </w:rPr>
                <w:delText>Click_Save_Timesheet</w:delText>
              </w:r>
            </w:del>
          </w:p>
        </w:tc>
        <w:tc>
          <w:tcPr>
            <w:tcW w:w="1170" w:type="dxa"/>
            <w:tcBorders>
              <w:top w:val="nil"/>
              <w:left w:val="nil"/>
              <w:bottom w:val="single" w:sz="4" w:space="0" w:color="ACB9CA"/>
              <w:right w:val="single" w:sz="4" w:space="0" w:color="ACB9CA"/>
            </w:tcBorders>
            <w:shd w:val="clear" w:color="000000" w:fill="FFFFFF"/>
            <w:vAlign w:val="center"/>
            <w:hideMark/>
            <w:tcPrChange w:id="1692"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1EF483C3" w14:textId="35349B44" w:rsidR="00546FC9" w:rsidRPr="00C47FE2" w:rsidRDefault="00546FC9" w:rsidP="00546FC9">
            <w:pPr>
              <w:spacing w:before="0" w:after="0" w:line="240" w:lineRule="auto"/>
              <w:jc w:val="right"/>
              <w:rPr>
                <w:rFonts w:eastAsia="Times New Roman" w:cs="Arial"/>
                <w:color w:val="4B4B63"/>
                <w:sz w:val="20"/>
                <w:szCs w:val="20"/>
                <w:lang w:val="en-US"/>
              </w:rPr>
            </w:pPr>
            <w:ins w:id="1693" w:author="khanguyen" w:date="2017-03-17T23:08:00Z">
              <w:r>
                <w:rPr>
                  <w:rFonts w:cs="Arial"/>
                  <w:color w:val="4B4B63"/>
                  <w:sz w:val="20"/>
                  <w:szCs w:val="20"/>
                </w:rPr>
                <w:t>644</w:t>
              </w:r>
            </w:ins>
            <w:del w:id="1694" w:author="khanguyen" w:date="2017-03-17T23:07:00Z">
              <w:r w:rsidRPr="00C47FE2" w:rsidDel="005D5052">
                <w:rPr>
                  <w:rFonts w:eastAsia="Times New Roman" w:cs="Arial"/>
                  <w:color w:val="4B4B63"/>
                  <w:sz w:val="20"/>
                  <w:szCs w:val="20"/>
                  <w:lang w:val="en-US"/>
                </w:rPr>
                <w:delText>53</w:delText>
              </w:r>
            </w:del>
          </w:p>
        </w:tc>
        <w:tc>
          <w:tcPr>
            <w:tcW w:w="1319" w:type="dxa"/>
            <w:tcBorders>
              <w:top w:val="nil"/>
              <w:left w:val="nil"/>
              <w:bottom w:val="single" w:sz="4" w:space="0" w:color="ACB9CA"/>
              <w:right w:val="single" w:sz="4" w:space="0" w:color="ACB9CA"/>
            </w:tcBorders>
            <w:shd w:val="clear" w:color="000000" w:fill="FFFFFF"/>
            <w:vAlign w:val="center"/>
            <w:hideMark/>
            <w:tcPrChange w:id="1695"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256F930D" w14:textId="1C8B7FC5" w:rsidR="00546FC9" w:rsidRPr="00C47FE2" w:rsidRDefault="00546FC9" w:rsidP="00546FC9">
            <w:pPr>
              <w:spacing w:before="0" w:after="0" w:line="240" w:lineRule="auto"/>
              <w:jc w:val="right"/>
              <w:rPr>
                <w:rFonts w:eastAsia="Times New Roman" w:cs="Arial"/>
                <w:color w:val="4B4B63"/>
                <w:sz w:val="20"/>
                <w:szCs w:val="20"/>
                <w:lang w:val="en-US"/>
              </w:rPr>
            </w:pPr>
            <w:ins w:id="1696" w:author="khanguyen" w:date="2017-03-17T23:08:00Z">
              <w:r>
                <w:rPr>
                  <w:rFonts w:cs="Arial"/>
                  <w:color w:val="4B4B63"/>
                  <w:sz w:val="20"/>
                  <w:szCs w:val="20"/>
                </w:rPr>
                <w:t>128293.2</w:t>
              </w:r>
            </w:ins>
            <w:del w:id="1697" w:author="khanguyen" w:date="2017-03-17T23:07:00Z">
              <w:r w:rsidRPr="00C47FE2" w:rsidDel="005D5052">
                <w:rPr>
                  <w:rFonts w:eastAsia="Times New Roman" w:cs="Arial"/>
                  <w:color w:val="4B4B63"/>
                  <w:sz w:val="20"/>
                  <w:szCs w:val="20"/>
                  <w:lang w:val="en-US"/>
                </w:rPr>
                <w:delText>167012.34</w:delText>
              </w:r>
            </w:del>
          </w:p>
        </w:tc>
        <w:tc>
          <w:tcPr>
            <w:tcW w:w="1438" w:type="dxa"/>
            <w:tcBorders>
              <w:top w:val="nil"/>
              <w:left w:val="nil"/>
              <w:bottom w:val="single" w:sz="4" w:space="0" w:color="ACB9CA"/>
              <w:right w:val="single" w:sz="4" w:space="0" w:color="ACB9CA"/>
            </w:tcBorders>
            <w:shd w:val="clear" w:color="000000" w:fill="FFFFFF"/>
            <w:vAlign w:val="center"/>
            <w:hideMark/>
            <w:tcPrChange w:id="169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46930F0" w14:textId="6760E9EE" w:rsidR="00546FC9" w:rsidRPr="00C47FE2" w:rsidRDefault="00546FC9" w:rsidP="00546FC9">
            <w:pPr>
              <w:spacing w:before="0" w:after="0" w:line="240" w:lineRule="auto"/>
              <w:jc w:val="right"/>
              <w:rPr>
                <w:rFonts w:eastAsia="Times New Roman" w:cs="Arial"/>
                <w:color w:val="4B4B63"/>
                <w:sz w:val="20"/>
                <w:szCs w:val="20"/>
                <w:lang w:val="en-US"/>
              </w:rPr>
            </w:pPr>
            <w:ins w:id="1699" w:author="khanguyen" w:date="2017-03-17T23:08:00Z">
              <w:r>
                <w:rPr>
                  <w:rFonts w:cs="Arial"/>
                  <w:color w:val="4B4B63"/>
                  <w:sz w:val="20"/>
                  <w:szCs w:val="20"/>
                </w:rPr>
                <w:t>214143</w:t>
              </w:r>
            </w:ins>
            <w:del w:id="1700" w:author="khanguyen" w:date="2017-03-17T23:07:00Z">
              <w:r w:rsidRPr="00C47FE2" w:rsidDel="005D5052">
                <w:rPr>
                  <w:rFonts w:eastAsia="Times New Roman" w:cs="Arial"/>
                  <w:color w:val="4B4B63"/>
                  <w:sz w:val="20"/>
                  <w:szCs w:val="20"/>
                  <w:lang w:val="en-US"/>
                </w:rPr>
                <w:delText>232831</w:delText>
              </w:r>
            </w:del>
          </w:p>
        </w:tc>
        <w:tc>
          <w:tcPr>
            <w:tcW w:w="1438" w:type="dxa"/>
            <w:tcBorders>
              <w:top w:val="nil"/>
              <w:left w:val="nil"/>
              <w:bottom w:val="single" w:sz="4" w:space="0" w:color="ACB9CA"/>
              <w:right w:val="single" w:sz="4" w:space="0" w:color="ACB9CA"/>
            </w:tcBorders>
            <w:shd w:val="clear" w:color="000000" w:fill="FFFFFF"/>
            <w:vAlign w:val="center"/>
            <w:hideMark/>
            <w:tcPrChange w:id="170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2875184" w14:textId="40EFF82A" w:rsidR="00546FC9" w:rsidRPr="00C47FE2" w:rsidRDefault="00546FC9" w:rsidP="00546FC9">
            <w:pPr>
              <w:spacing w:before="0" w:after="0" w:line="240" w:lineRule="auto"/>
              <w:jc w:val="right"/>
              <w:rPr>
                <w:rFonts w:eastAsia="Times New Roman" w:cs="Arial"/>
                <w:color w:val="4B4B63"/>
                <w:sz w:val="20"/>
                <w:szCs w:val="20"/>
                <w:lang w:val="en-US"/>
              </w:rPr>
            </w:pPr>
            <w:ins w:id="1702" w:author="khanguyen" w:date="2017-03-17T23:08:00Z">
              <w:r>
                <w:rPr>
                  <w:rFonts w:cs="Arial"/>
                  <w:color w:val="4B4B63"/>
                  <w:sz w:val="20"/>
                  <w:szCs w:val="20"/>
                </w:rPr>
                <w:t>223487</w:t>
              </w:r>
            </w:ins>
            <w:del w:id="1703" w:author="khanguyen" w:date="2017-03-17T23:07:00Z">
              <w:r w:rsidRPr="00C47FE2" w:rsidDel="005D5052">
                <w:rPr>
                  <w:rFonts w:eastAsia="Times New Roman" w:cs="Arial"/>
                  <w:color w:val="4B4B63"/>
                  <w:sz w:val="20"/>
                  <w:szCs w:val="20"/>
                  <w:lang w:val="en-US"/>
                </w:rPr>
                <w:delText>233727</w:delText>
              </w:r>
            </w:del>
          </w:p>
        </w:tc>
        <w:tc>
          <w:tcPr>
            <w:tcW w:w="1600" w:type="dxa"/>
            <w:tcBorders>
              <w:top w:val="nil"/>
              <w:left w:val="nil"/>
              <w:bottom w:val="single" w:sz="4" w:space="0" w:color="ACB9CA"/>
              <w:right w:val="single" w:sz="4" w:space="0" w:color="ACB9CA"/>
            </w:tcBorders>
            <w:shd w:val="clear" w:color="000000" w:fill="FFFFFF"/>
            <w:vAlign w:val="center"/>
            <w:hideMark/>
            <w:tcPrChange w:id="1704"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6C4EDEC3" w14:textId="791E4191" w:rsidR="00546FC9" w:rsidRPr="00C47FE2" w:rsidRDefault="00546FC9" w:rsidP="00546FC9">
            <w:pPr>
              <w:spacing w:before="0" w:after="0" w:line="240" w:lineRule="auto"/>
              <w:jc w:val="right"/>
              <w:rPr>
                <w:rFonts w:eastAsia="Times New Roman" w:cs="Arial"/>
                <w:color w:val="4B4B63"/>
                <w:sz w:val="20"/>
                <w:szCs w:val="20"/>
                <w:lang w:val="en-US"/>
              </w:rPr>
            </w:pPr>
            <w:ins w:id="1705" w:author="khanguyen" w:date="2017-03-17T23:08:00Z">
              <w:r>
                <w:rPr>
                  <w:rFonts w:cs="Arial"/>
                  <w:color w:val="4B4B63"/>
                  <w:sz w:val="20"/>
                  <w:szCs w:val="20"/>
                </w:rPr>
                <w:t>229375</w:t>
              </w:r>
            </w:ins>
            <w:del w:id="1706" w:author="khanguyen" w:date="2017-03-17T23:07:00Z">
              <w:r w:rsidRPr="00C47FE2" w:rsidDel="005D5052">
                <w:rPr>
                  <w:rFonts w:eastAsia="Times New Roman" w:cs="Arial"/>
                  <w:color w:val="4B4B63"/>
                  <w:sz w:val="20"/>
                  <w:szCs w:val="20"/>
                  <w:lang w:val="en-US"/>
                </w:rPr>
                <w:delText>241791</w:delText>
              </w:r>
            </w:del>
          </w:p>
        </w:tc>
        <w:tc>
          <w:tcPr>
            <w:tcW w:w="1193" w:type="dxa"/>
            <w:tcBorders>
              <w:top w:val="nil"/>
              <w:left w:val="nil"/>
              <w:bottom w:val="single" w:sz="4" w:space="0" w:color="ACB9CA"/>
              <w:right w:val="single" w:sz="4" w:space="0" w:color="ACB9CA"/>
            </w:tcBorders>
            <w:shd w:val="clear" w:color="000000" w:fill="FFFFFF"/>
            <w:vAlign w:val="center"/>
            <w:hideMark/>
            <w:tcPrChange w:id="1707"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28C4C651" w14:textId="0B938B02" w:rsidR="00546FC9" w:rsidRPr="00C47FE2" w:rsidRDefault="00546FC9" w:rsidP="00546FC9">
            <w:pPr>
              <w:spacing w:before="0" w:after="0" w:line="240" w:lineRule="auto"/>
              <w:jc w:val="right"/>
              <w:rPr>
                <w:rFonts w:eastAsia="Times New Roman" w:cs="Arial"/>
                <w:color w:val="4B4B63"/>
                <w:sz w:val="20"/>
                <w:szCs w:val="20"/>
                <w:lang w:val="en-US"/>
              </w:rPr>
            </w:pPr>
            <w:ins w:id="1708" w:author="khanguyen" w:date="2017-03-17T23:08:00Z">
              <w:r>
                <w:rPr>
                  <w:rFonts w:cs="Arial"/>
                  <w:color w:val="4B4B63"/>
                  <w:sz w:val="20"/>
                  <w:szCs w:val="20"/>
                </w:rPr>
                <w:t>89</w:t>
              </w:r>
            </w:ins>
            <w:del w:id="1709" w:author="khanguyen" w:date="2017-03-17T23:07:00Z">
              <w:r w:rsidRPr="00C47FE2" w:rsidDel="005D5052">
                <w:rPr>
                  <w:rFonts w:eastAsia="Times New Roman" w:cs="Arial"/>
                  <w:color w:val="4B4B63"/>
                  <w:sz w:val="20"/>
                  <w:szCs w:val="20"/>
                  <w:lang w:val="en-US"/>
                </w:rPr>
                <w:delText>89697</w:delText>
              </w:r>
            </w:del>
          </w:p>
        </w:tc>
        <w:tc>
          <w:tcPr>
            <w:tcW w:w="1356" w:type="dxa"/>
            <w:tcBorders>
              <w:top w:val="nil"/>
              <w:left w:val="nil"/>
              <w:bottom w:val="single" w:sz="4" w:space="0" w:color="ACB9CA"/>
              <w:right w:val="single" w:sz="4" w:space="0" w:color="ACB9CA"/>
            </w:tcBorders>
            <w:shd w:val="clear" w:color="000000" w:fill="FFFFFF"/>
            <w:vAlign w:val="center"/>
            <w:hideMark/>
            <w:tcPrChange w:id="1710"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1FF8E56C" w14:textId="18F3C0A8" w:rsidR="00546FC9" w:rsidRPr="00C47FE2" w:rsidRDefault="00546FC9" w:rsidP="00546FC9">
            <w:pPr>
              <w:spacing w:before="0" w:after="0" w:line="240" w:lineRule="auto"/>
              <w:jc w:val="right"/>
              <w:rPr>
                <w:rFonts w:eastAsia="Times New Roman" w:cs="Arial"/>
                <w:color w:val="4B4B63"/>
                <w:sz w:val="20"/>
                <w:szCs w:val="20"/>
                <w:lang w:val="en-US"/>
              </w:rPr>
            </w:pPr>
            <w:ins w:id="1711" w:author="khanguyen" w:date="2017-03-17T23:08:00Z">
              <w:r>
                <w:rPr>
                  <w:rFonts w:cs="Arial"/>
                  <w:color w:val="4B4B63"/>
                  <w:sz w:val="20"/>
                  <w:szCs w:val="20"/>
                </w:rPr>
                <w:t>246853</w:t>
              </w:r>
            </w:ins>
            <w:del w:id="1712" w:author="khanguyen" w:date="2017-03-17T23:07:00Z">
              <w:r w:rsidRPr="00C47FE2" w:rsidDel="005D5052">
                <w:rPr>
                  <w:rFonts w:eastAsia="Times New Roman" w:cs="Arial"/>
                  <w:color w:val="4B4B63"/>
                  <w:sz w:val="20"/>
                  <w:szCs w:val="20"/>
                  <w:lang w:val="en-US"/>
                </w:rPr>
                <w:delText>244279</w:delText>
              </w:r>
            </w:del>
          </w:p>
        </w:tc>
        <w:tc>
          <w:tcPr>
            <w:tcW w:w="1128" w:type="dxa"/>
            <w:tcBorders>
              <w:top w:val="nil"/>
              <w:left w:val="nil"/>
              <w:bottom w:val="single" w:sz="4" w:space="0" w:color="ACB9CA"/>
              <w:right w:val="single" w:sz="4" w:space="0" w:color="ACB9CA"/>
            </w:tcBorders>
            <w:shd w:val="clear" w:color="000000" w:fill="FFFFFF"/>
            <w:vAlign w:val="center"/>
            <w:hideMark/>
            <w:tcPrChange w:id="1713"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2A862B77" w14:textId="65133813" w:rsidR="00546FC9" w:rsidRPr="00C47FE2" w:rsidRDefault="00546FC9" w:rsidP="00546FC9">
            <w:pPr>
              <w:spacing w:before="0" w:after="0" w:line="240" w:lineRule="auto"/>
              <w:jc w:val="right"/>
              <w:rPr>
                <w:rFonts w:eastAsia="Times New Roman" w:cs="Arial"/>
                <w:color w:val="4B4B63"/>
                <w:sz w:val="20"/>
                <w:szCs w:val="20"/>
                <w:lang w:val="en-US"/>
              </w:rPr>
            </w:pPr>
            <w:ins w:id="1714" w:author="khanguyen" w:date="2017-03-17T23:08:00Z">
              <w:r>
                <w:rPr>
                  <w:rFonts w:cs="Arial"/>
                  <w:color w:val="4B4B63"/>
                  <w:sz w:val="20"/>
                  <w:szCs w:val="20"/>
                </w:rPr>
                <w:t>0%</w:t>
              </w:r>
            </w:ins>
            <w:del w:id="1715" w:author="khanguyen" w:date="2017-03-17T23:07:00Z">
              <w:r w:rsidRPr="00C47FE2" w:rsidDel="005D5052">
                <w:rPr>
                  <w:rFonts w:eastAsia="Times New Roman" w:cs="Arial"/>
                  <w:color w:val="4B4B63"/>
                  <w:sz w:val="20"/>
                  <w:szCs w:val="20"/>
                  <w:lang w:val="en-US"/>
                </w:rPr>
                <w:delText>0%</w:delText>
              </w:r>
            </w:del>
          </w:p>
        </w:tc>
      </w:tr>
      <w:tr w:rsidR="00546FC9" w:rsidRPr="00C47FE2" w14:paraId="220B9BC5" w14:textId="77777777" w:rsidTr="00C23052">
        <w:trPr>
          <w:trHeight w:val="300"/>
          <w:trPrChange w:id="1716"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717"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5A2841E" w14:textId="1CB45EC9"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1718" w:author="khanguyen" w:date="2017-03-17T23:08:00Z">
              <w:r>
                <w:rPr>
                  <w:rFonts w:cs="Arial"/>
                  <w:color w:val="4B4B63"/>
                  <w:sz w:val="20"/>
                  <w:szCs w:val="20"/>
                </w:rPr>
                <w:t>Select_Project02</w:t>
              </w:r>
            </w:ins>
            <w:del w:id="1719" w:author="khanguyen" w:date="2017-03-17T23:07:00Z">
              <w:r w:rsidRPr="00C47FE2" w:rsidDel="005D5052">
                <w:rPr>
                  <w:rFonts w:eastAsia="Times New Roman" w:cs="Arial"/>
                  <w:color w:val="4B4B63"/>
                  <w:sz w:val="20"/>
                  <w:szCs w:val="20"/>
                  <w:lang w:val="en-US"/>
                </w:rPr>
                <w:delText>Click_Save_TimeSheet</w:delText>
              </w:r>
            </w:del>
          </w:p>
        </w:tc>
        <w:tc>
          <w:tcPr>
            <w:tcW w:w="1170" w:type="dxa"/>
            <w:tcBorders>
              <w:top w:val="nil"/>
              <w:left w:val="nil"/>
              <w:bottom w:val="single" w:sz="4" w:space="0" w:color="ACB9CA"/>
              <w:right w:val="single" w:sz="4" w:space="0" w:color="ACB9CA"/>
            </w:tcBorders>
            <w:shd w:val="clear" w:color="000000" w:fill="FFFFFF"/>
            <w:vAlign w:val="center"/>
            <w:hideMark/>
            <w:tcPrChange w:id="1720"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6B31E95" w14:textId="2EC6194B" w:rsidR="00546FC9" w:rsidRPr="00C47FE2" w:rsidRDefault="00546FC9" w:rsidP="00546FC9">
            <w:pPr>
              <w:spacing w:before="0" w:after="0" w:line="240" w:lineRule="auto"/>
              <w:jc w:val="right"/>
              <w:rPr>
                <w:rFonts w:eastAsia="Times New Roman" w:cs="Arial"/>
                <w:color w:val="4B4B63"/>
                <w:sz w:val="20"/>
                <w:szCs w:val="20"/>
                <w:lang w:val="en-US"/>
              </w:rPr>
            </w:pPr>
            <w:ins w:id="1721" w:author="khanguyen" w:date="2017-03-17T23:08:00Z">
              <w:r>
                <w:rPr>
                  <w:rFonts w:cs="Arial"/>
                  <w:color w:val="4B4B63"/>
                  <w:sz w:val="20"/>
                  <w:szCs w:val="20"/>
                </w:rPr>
                <w:t>150</w:t>
              </w:r>
            </w:ins>
            <w:del w:id="1722" w:author="khanguyen" w:date="2017-03-17T23:07:00Z">
              <w:r w:rsidRPr="00C47FE2" w:rsidDel="005D5052">
                <w:rPr>
                  <w:rFonts w:eastAsia="Times New Roman" w:cs="Arial"/>
                  <w:color w:val="4B4B63"/>
                  <w:sz w:val="20"/>
                  <w:szCs w:val="20"/>
                  <w:lang w:val="en-US"/>
                </w:rPr>
                <w:delText>926</w:delText>
              </w:r>
            </w:del>
          </w:p>
        </w:tc>
        <w:tc>
          <w:tcPr>
            <w:tcW w:w="1319" w:type="dxa"/>
            <w:tcBorders>
              <w:top w:val="nil"/>
              <w:left w:val="nil"/>
              <w:bottom w:val="single" w:sz="4" w:space="0" w:color="ACB9CA"/>
              <w:right w:val="single" w:sz="4" w:space="0" w:color="ACB9CA"/>
            </w:tcBorders>
            <w:shd w:val="clear" w:color="000000" w:fill="FFFFFF"/>
            <w:vAlign w:val="center"/>
            <w:hideMark/>
            <w:tcPrChange w:id="1723"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60A90FFF" w14:textId="277B36B1" w:rsidR="00546FC9" w:rsidRPr="00C47FE2" w:rsidRDefault="00546FC9" w:rsidP="00546FC9">
            <w:pPr>
              <w:spacing w:before="0" w:after="0" w:line="240" w:lineRule="auto"/>
              <w:jc w:val="right"/>
              <w:rPr>
                <w:rFonts w:eastAsia="Times New Roman" w:cs="Arial"/>
                <w:color w:val="4B4B63"/>
                <w:sz w:val="20"/>
                <w:szCs w:val="20"/>
                <w:lang w:val="en-US"/>
              </w:rPr>
            </w:pPr>
            <w:ins w:id="1724" w:author="khanguyen" w:date="2017-03-17T23:08:00Z">
              <w:r>
                <w:rPr>
                  <w:rFonts w:cs="Arial"/>
                  <w:color w:val="4B4B63"/>
                  <w:sz w:val="20"/>
                  <w:szCs w:val="20"/>
                </w:rPr>
                <w:t>149958.9</w:t>
              </w:r>
            </w:ins>
            <w:del w:id="1725" w:author="khanguyen" w:date="2017-03-17T23:07:00Z">
              <w:r w:rsidRPr="00C47FE2" w:rsidDel="005D5052">
                <w:rPr>
                  <w:rFonts w:eastAsia="Times New Roman" w:cs="Arial"/>
                  <w:color w:val="4B4B63"/>
                  <w:sz w:val="20"/>
                  <w:szCs w:val="20"/>
                  <w:lang w:val="en-US"/>
                </w:rPr>
                <w:delText>574401.14</w:delText>
              </w:r>
            </w:del>
          </w:p>
        </w:tc>
        <w:tc>
          <w:tcPr>
            <w:tcW w:w="1438" w:type="dxa"/>
            <w:tcBorders>
              <w:top w:val="nil"/>
              <w:left w:val="nil"/>
              <w:bottom w:val="single" w:sz="4" w:space="0" w:color="ACB9CA"/>
              <w:right w:val="single" w:sz="4" w:space="0" w:color="ACB9CA"/>
            </w:tcBorders>
            <w:shd w:val="clear" w:color="000000" w:fill="FFFFFF"/>
            <w:vAlign w:val="center"/>
            <w:hideMark/>
            <w:tcPrChange w:id="1726"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50D7899F" w14:textId="0E758833" w:rsidR="00546FC9" w:rsidRPr="00C47FE2" w:rsidRDefault="00546FC9" w:rsidP="00546FC9">
            <w:pPr>
              <w:spacing w:before="0" w:after="0" w:line="240" w:lineRule="auto"/>
              <w:jc w:val="right"/>
              <w:rPr>
                <w:rFonts w:eastAsia="Times New Roman" w:cs="Arial"/>
                <w:color w:val="4B4B63"/>
                <w:sz w:val="20"/>
                <w:szCs w:val="20"/>
                <w:lang w:val="en-US"/>
              </w:rPr>
            </w:pPr>
            <w:ins w:id="1727" w:author="khanguyen" w:date="2017-03-17T23:08:00Z">
              <w:r>
                <w:rPr>
                  <w:rFonts w:cs="Arial"/>
                  <w:color w:val="4B4B63"/>
                  <w:sz w:val="20"/>
                  <w:szCs w:val="20"/>
                </w:rPr>
                <w:t>229503</w:t>
              </w:r>
            </w:ins>
            <w:del w:id="1728" w:author="khanguyen" w:date="2017-03-17T23:07:00Z">
              <w:r w:rsidRPr="00C47FE2" w:rsidDel="005D5052">
                <w:rPr>
                  <w:rFonts w:eastAsia="Times New Roman" w:cs="Arial"/>
                  <w:color w:val="4B4B63"/>
                  <w:sz w:val="20"/>
                  <w:szCs w:val="20"/>
                  <w:lang w:val="en-US"/>
                </w:rPr>
                <w:delText>563739.8</w:delText>
              </w:r>
            </w:del>
          </w:p>
        </w:tc>
        <w:tc>
          <w:tcPr>
            <w:tcW w:w="1438" w:type="dxa"/>
            <w:tcBorders>
              <w:top w:val="nil"/>
              <w:left w:val="nil"/>
              <w:bottom w:val="single" w:sz="4" w:space="0" w:color="ACB9CA"/>
              <w:right w:val="single" w:sz="4" w:space="0" w:color="ACB9CA"/>
            </w:tcBorders>
            <w:shd w:val="clear" w:color="000000" w:fill="FFFFFF"/>
            <w:vAlign w:val="center"/>
            <w:hideMark/>
            <w:tcPrChange w:id="1729"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77C76662" w14:textId="0DA3DE60" w:rsidR="00546FC9" w:rsidRPr="00C47FE2" w:rsidRDefault="00546FC9" w:rsidP="00546FC9">
            <w:pPr>
              <w:spacing w:before="0" w:after="0" w:line="240" w:lineRule="auto"/>
              <w:jc w:val="right"/>
              <w:rPr>
                <w:rFonts w:eastAsia="Times New Roman" w:cs="Arial"/>
                <w:color w:val="4B4B63"/>
                <w:sz w:val="20"/>
                <w:szCs w:val="20"/>
                <w:lang w:val="en-US"/>
              </w:rPr>
            </w:pPr>
            <w:ins w:id="1730" w:author="khanguyen" w:date="2017-03-17T23:08:00Z">
              <w:r>
                <w:rPr>
                  <w:rFonts w:cs="Arial"/>
                  <w:color w:val="4B4B63"/>
                  <w:sz w:val="20"/>
                  <w:szCs w:val="20"/>
                </w:rPr>
                <w:t>233471</w:t>
              </w:r>
            </w:ins>
            <w:del w:id="1731" w:author="khanguyen" w:date="2017-03-17T23:07:00Z">
              <w:r w:rsidRPr="00C47FE2" w:rsidDel="005D5052">
                <w:rPr>
                  <w:rFonts w:eastAsia="Times New Roman" w:cs="Arial"/>
                  <w:color w:val="4B4B63"/>
                  <w:sz w:val="20"/>
                  <w:szCs w:val="20"/>
                  <w:lang w:val="en-US"/>
                </w:rPr>
                <w:delText>655556.9</w:delText>
              </w:r>
            </w:del>
          </w:p>
        </w:tc>
        <w:tc>
          <w:tcPr>
            <w:tcW w:w="1600" w:type="dxa"/>
            <w:tcBorders>
              <w:top w:val="nil"/>
              <w:left w:val="nil"/>
              <w:bottom w:val="single" w:sz="4" w:space="0" w:color="ACB9CA"/>
              <w:right w:val="single" w:sz="4" w:space="0" w:color="ACB9CA"/>
            </w:tcBorders>
            <w:shd w:val="clear" w:color="000000" w:fill="FFFFFF"/>
            <w:vAlign w:val="center"/>
            <w:hideMark/>
            <w:tcPrChange w:id="1732"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37AFC4B3" w14:textId="4D3769AF" w:rsidR="00546FC9" w:rsidRPr="00C47FE2" w:rsidRDefault="00546FC9" w:rsidP="00546FC9">
            <w:pPr>
              <w:spacing w:before="0" w:after="0" w:line="240" w:lineRule="auto"/>
              <w:jc w:val="right"/>
              <w:rPr>
                <w:rFonts w:eastAsia="Times New Roman" w:cs="Arial"/>
                <w:color w:val="4B4B63"/>
                <w:sz w:val="20"/>
                <w:szCs w:val="20"/>
                <w:lang w:val="en-US"/>
              </w:rPr>
            </w:pPr>
            <w:ins w:id="1733" w:author="khanguyen" w:date="2017-03-17T23:08:00Z">
              <w:r>
                <w:rPr>
                  <w:rFonts w:cs="Arial"/>
                  <w:color w:val="4B4B63"/>
                  <w:sz w:val="20"/>
                  <w:szCs w:val="20"/>
                </w:rPr>
                <w:t>242303</w:t>
              </w:r>
            </w:ins>
            <w:del w:id="1734" w:author="khanguyen" w:date="2017-03-17T23:07:00Z">
              <w:r w:rsidRPr="00C47FE2" w:rsidDel="005D5052">
                <w:rPr>
                  <w:rFonts w:eastAsia="Times New Roman" w:cs="Arial"/>
                  <w:color w:val="4B4B63"/>
                  <w:sz w:val="20"/>
                  <w:szCs w:val="20"/>
                  <w:lang w:val="en-US"/>
                </w:rPr>
                <w:delText>699036.03</w:delText>
              </w:r>
            </w:del>
          </w:p>
        </w:tc>
        <w:tc>
          <w:tcPr>
            <w:tcW w:w="1193" w:type="dxa"/>
            <w:tcBorders>
              <w:top w:val="nil"/>
              <w:left w:val="nil"/>
              <w:bottom w:val="single" w:sz="4" w:space="0" w:color="ACB9CA"/>
              <w:right w:val="single" w:sz="4" w:space="0" w:color="ACB9CA"/>
            </w:tcBorders>
            <w:shd w:val="clear" w:color="000000" w:fill="FFFFFF"/>
            <w:vAlign w:val="center"/>
            <w:hideMark/>
            <w:tcPrChange w:id="1735"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6D19CDAF" w14:textId="25E7A384" w:rsidR="00546FC9" w:rsidRPr="00C47FE2" w:rsidRDefault="00546FC9" w:rsidP="00546FC9">
            <w:pPr>
              <w:spacing w:before="0" w:after="0" w:line="240" w:lineRule="auto"/>
              <w:jc w:val="right"/>
              <w:rPr>
                <w:rFonts w:eastAsia="Times New Roman" w:cs="Arial"/>
                <w:color w:val="4B4B63"/>
                <w:sz w:val="20"/>
                <w:szCs w:val="20"/>
                <w:lang w:val="en-US"/>
              </w:rPr>
            </w:pPr>
            <w:ins w:id="1736" w:author="khanguyen" w:date="2017-03-17T23:08:00Z">
              <w:r>
                <w:rPr>
                  <w:rFonts w:cs="Arial"/>
                  <w:color w:val="4B4B63"/>
                  <w:sz w:val="20"/>
                  <w:szCs w:val="20"/>
                </w:rPr>
                <w:t>42125</w:t>
              </w:r>
            </w:ins>
            <w:del w:id="1737" w:author="khanguyen" w:date="2017-03-17T23:07:00Z">
              <w:r w:rsidRPr="00C47FE2" w:rsidDel="005D5052">
                <w:rPr>
                  <w:rFonts w:eastAsia="Times New Roman" w:cs="Arial"/>
                  <w:color w:val="4B4B63"/>
                  <w:sz w:val="20"/>
                  <w:szCs w:val="20"/>
                  <w:lang w:val="en-US"/>
                </w:rPr>
                <w:delText>4252</w:delText>
              </w:r>
            </w:del>
          </w:p>
        </w:tc>
        <w:tc>
          <w:tcPr>
            <w:tcW w:w="1356" w:type="dxa"/>
            <w:tcBorders>
              <w:top w:val="nil"/>
              <w:left w:val="nil"/>
              <w:bottom w:val="single" w:sz="4" w:space="0" w:color="ACB9CA"/>
              <w:right w:val="single" w:sz="4" w:space="0" w:color="ACB9CA"/>
            </w:tcBorders>
            <w:shd w:val="clear" w:color="000000" w:fill="FFFFFF"/>
            <w:vAlign w:val="center"/>
            <w:hideMark/>
            <w:tcPrChange w:id="1738"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11F4976E" w14:textId="2FEE2342" w:rsidR="00546FC9" w:rsidRPr="00C47FE2" w:rsidRDefault="00546FC9" w:rsidP="00546FC9">
            <w:pPr>
              <w:spacing w:before="0" w:after="0" w:line="240" w:lineRule="auto"/>
              <w:jc w:val="right"/>
              <w:rPr>
                <w:rFonts w:eastAsia="Times New Roman" w:cs="Arial"/>
                <w:color w:val="4B4B63"/>
                <w:sz w:val="20"/>
                <w:szCs w:val="20"/>
                <w:lang w:val="en-US"/>
              </w:rPr>
            </w:pPr>
            <w:ins w:id="1739" w:author="khanguyen" w:date="2017-03-17T23:08:00Z">
              <w:r>
                <w:rPr>
                  <w:rFonts w:cs="Arial"/>
                  <w:color w:val="4B4B63"/>
                  <w:sz w:val="20"/>
                  <w:szCs w:val="20"/>
                </w:rPr>
                <w:t>244382</w:t>
              </w:r>
            </w:ins>
            <w:del w:id="1740" w:author="khanguyen" w:date="2017-03-17T23:07:00Z">
              <w:r w:rsidRPr="00C47FE2" w:rsidDel="005D5052">
                <w:rPr>
                  <w:rFonts w:eastAsia="Times New Roman" w:cs="Arial"/>
                  <w:color w:val="4B4B63"/>
                  <w:sz w:val="20"/>
                  <w:szCs w:val="20"/>
                  <w:lang w:val="en-US"/>
                </w:rPr>
                <w:delText>2166778</w:delText>
              </w:r>
            </w:del>
          </w:p>
        </w:tc>
        <w:tc>
          <w:tcPr>
            <w:tcW w:w="1128" w:type="dxa"/>
            <w:tcBorders>
              <w:top w:val="nil"/>
              <w:left w:val="nil"/>
              <w:bottom w:val="single" w:sz="4" w:space="0" w:color="ACB9CA"/>
              <w:right w:val="single" w:sz="4" w:space="0" w:color="ACB9CA"/>
            </w:tcBorders>
            <w:shd w:val="clear" w:color="000000" w:fill="FFFFFF"/>
            <w:vAlign w:val="center"/>
            <w:hideMark/>
            <w:tcPrChange w:id="1741"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6F621D51" w14:textId="5E5389DE" w:rsidR="00546FC9" w:rsidRPr="00C47FE2" w:rsidRDefault="00546FC9" w:rsidP="00546FC9">
            <w:pPr>
              <w:spacing w:before="0" w:after="0" w:line="240" w:lineRule="auto"/>
              <w:jc w:val="right"/>
              <w:rPr>
                <w:rFonts w:eastAsia="Times New Roman" w:cs="Arial"/>
                <w:color w:val="4B4B63"/>
                <w:sz w:val="20"/>
                <w:szCs w:val="20"/>
                <w:lang w:val="en-US"/>
              </w:rPr>
            </w:pPr>
            <w:ins w:id="1742" w:author="khanguyen" w:date="2017-03-17T23:08:00Z">
              <w:r>
                <w:rPr>
                  <w:rFonts w:cs="Arial"/>
                  <w:color w:val="4B4B63"/>
                  <w:sz w:val="20"/>
                  <w:szCs w:val="20"/>
                </w:rPr>
                <w:t>0%</w:t>
              </w:r>
            </w:ins>
            <w:del w:id="1743" w:author="khanguyen" w:date="2017-03-17T23:07:00Z">
              <w:r w:rsidRPr="00C47FE2" w:rsidDel="005D5052">
                <w:rPr>
                  <w:rFonts w:eastAsia="Times New Roman" w:cs="Arial"/>
                  <w:color w:val="4B4B63"/>
                  <w:sz w:val="20"/>
                  <w:szCs w:val="20"/>
                  <w:lang w:val="en-US"/>
                </w:rPr>
                <w:delText>20.63%</w:delText>
              </w:r>
            </w:del>
          </w:p>
        </w:tc>
      </w:tr>
      <w:tr w:rsidR="00546FC9" w:rsidRPr="00C47FE2" w14:paraId="52784A71" w14:textId="77777777" w:rsidTr="00C23052">
        <w:trPr>
          <w:trHeight w:val="300"/>
          <w:trPrChange w:id="1744"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745"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263AB69" w14:textId="48ADC5F3"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1746" w:author="khanguyen" w:date="2017-03-17T23:08:00Z">
              <w:r>
                <w:rPr>
                  <w:rFonts w:cs="Arial"/>
                  <w:color w:val="4B4B63"/>
                  <w:sz w:val="20"/>
                  <w:szCs w:val="20"/>
                </w:rPr>
                <w:t>Select_Project03</w:t>
              </w:r>
            </w:ins>
            <w:del w:id="1747" w:author="khanguyen" w:date="2017-03-17T23:07:00Z">
              <w:r w:rsidRPr="00C47FE2" w:rsidDel="005D5052">
                <w:rPr>
                  <w:rFonts w:eastAsia="Times New Roman" w:cs="Arial"/>
                  <w:color w:val="4B4B63"/>
                  <w:sz w:val="20"/>
                  <w:szCs w:val="20"/>
                  <w:lang w:val="en-US"/>
                </w:rPr>
                <w:delText>Login_authentication</w:delText>
              </w:r>
            </w:del>
          </w:p>
        </w:tc>
        <w:tc>
          <w:tcPr>
            <w:tcW w:w="1170" w:type="dxa"/>
            <w:tcBorders>
              <w:top w:val="nil"/>
              <w:left w:val="nil"/>
              <w:bottom w:val="single" w:sz="4" w:space="0" w:color="ACB9CA"/>
              <w:right w:val="single" w:sz="4" w:space="0" w:color="ACB9CA"/>
            </w:tcBorders>
            <w:shd w:val="clear" w:color="000000" w:fill="FFFFFF"/>
            <w:vAlign w:val="center"/>
            <w:hideMark/>
            <w:tcPrChange w:id="1748"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34B3A2A1" w14:textId="21B3544A" w:rsidR="00546FC9" w:rsidRPr="00C47FE2" w:rsidRDefault="00546FC9" w:rsidP="00546FC9">
            <w:pPr>
              <w:spacing w:before="0" w:after="0" w:line="240" w:lineRule="auto"/>
              <w:jc w:val="right"/>
              <w:rPr>
                <w:rFonts w:eastAsia="Times New Roman" w:cs="Arial"/>
                <w:color w:val="4B4B63"/>
                <w:sz w:val="20"/>
                <w:szCs w:val="20"/>
                <w:lang w:val="en-US"/>
              </w:rPr>
            </w:pPr>
            <w:ins w:id="1749" w:author="khanguyen" w:date="2017-03-17T23:08:00Z">
              <w:r>
                <w:rPr>
                  <w:rFonts w:cs="Arial"/>
                  <w:color w:val="4B4B63"/>
                  <w:sz w:val="20"/>
                  <w:szCs w:val="20"/>
                </w:rPr>
                <w:t>39</w:t>
              </w:r>
            </w:ins>
            <w:del w:id="1750" w:author="khanguyen" w:date="2017-03-17T23:07:00Z">
              <w:r w:rsidRPr="00C47FE2" w:rsidDel="005D5052">
                <w:rPr>
                  <w:rFonts w:eastAsia="Times New Roman" w:cs="Arial"/>
                  <w:color w:val="4B4B63"/>
                  <w:sz w:val="20"/>
                  <w:szCs w:val="20"/>
                  <w:lang w:val="en-US"/>
                </w:rPr>
                <w:delText>2966</w:delText>
              </w:r>
            </w:del>
          </w:p>
        </w:tc>
        <w:tc>
          <w:tcPr>
            <w:tcW w:w="1319" w:type="dxa"/>
            <w:tcBorders>
              <w:top w:val="nil"/>
              <w:left w:val="nil"/>
              <w:bottom w:val="single" w:sz="4" w:space="0" w:color="ACB9CA"/>
              <w:right w:val="single" w:sz="4" w:space="0" w:color="ACB9CA"/>
            </w:tcBorders>
            <w:shd w:val="clear" w:color="000000" w:fill="FFFFFF"/>
            <w:vAlign w:val="center"/>
            <w:hideMark/>
            <w:tcPrChange w:id="1751"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6A72B8E7" w14:textId="02F340EF" w:rsidR="00546FC9" w:rsidRPr="00C47FE2" w:rsidRDefault="00546FC9" w:rsidP="00546FC9">
            <w:pPr>
              <w:spacing w:before="0" w:after="0" w:line="240" w:lineRule="auto"/>
              <w:jc w:val="right"/>
              <w:rPr>
                <w:rFonts w:eastAsia="Times New Roman" w:cs="Arial"/>
                <w:color w:val="4B4B63"/>
                <w:sz w:val="20"/>
                <w:szCs w:val="20"/>
                <w:lang w:val="en-US"/>
              </w:rPr>
            </w:pPr>
            <w:ins w:id="1752" w:author="khanguyen" w:date="2017-03-17T23:08:00Z">
              <w:r>
                <w:rPr>
                  <w:rFonts w:cs="Arial"/>
                  <w:color w:val="4B4B63"/>
                  <w:sz w:val="20"/>
                  <w:szCs w:val="20"/>
                </w:rPr>
                <w:t>173585</w:t>
              </w:r>
            </w:ins>
            <w:del w:id="1753" w:author="khanguyen" w:date="2017-03-17T23:07:00Z">
              <w:r w:rsidRPr="00C47FE2" w:rsidDel="005D5052">
                <w:rPr>
                  <w:rFonts w:eastAsia="Times New Roman" w:cs="Arial"/>
                  <w:color w:val="4B4B63"/>
                  <w:sz w:val="20"/>
                  <w:szCs w:val="20"/>
                  <w:lang w:val="en-US"/>
                </w:rPr>
                <w:delText>129323.24</w:delText>
              </w:r>
            </w:del>
          </w:p>
        </w:tc>
        <w:tc>
          <w:tcPr>
            <w:tcW w:w="1438" w:type="dxa"/>
            <w:tcBorders>
              <w:top w:val="nil"/>
              <w:left w:val="nil"/>
              <w:bottom w:val="single" w:sz="4" w:space="0" w:color="ACB9CA"/>
              <w:right w:val="single" w:sz="4" w:space="0" w:color="ACB9CA"/>
            </w:tcBorders>
            <w:shd w:val="clear" w:color="000000" w:fill="FFFFFF"/>
            <w:vAlign w:val="center"/>
            <w:hideMark/>
            <w:tcPrChange w:id="1754"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E2C5B85" w14:textId="5409AC9D" w:rsidR="00546FC9" w:rsidRPr="00C47FE2" w:rsidRDefault="00546FC9" w:rsidP="00546FC9">
            <w:pPr>
              <w:spacing w:before="0" w:after="0" w:line="240" w:lineRule="auto"/>
              <w:jc w:val="right"/>
              <w:rPr>
                <w:rFonts w:eastAsia="Times New Roman" w:cs="Arial"/>
                <w:color w:val="4B4B63"/>
                <w:sz w:val="20"/>
                <w:szCs w:val="20"/>
                <w:lang w:val="en-US"/>
              </w:rPr>
            </w:pPr>
            <w:ins w:id="1755" w:author="khanguyen" w:date="2017-03-17T23:08:00Z">
              <w:r>
                <w:rPr>
                  <w:rFonts w:cs="Arial"/>
                  <w:color w:val="4B4B63"/>
                  <w:sz w:val="20"/>
                  <w:szCs w:val="20"/>
                </w:rPr>
                <w:t>223487</w:t>
              </w:r>
            </w:ins>
            <w:del w:id="1756" w:author="khanguyen" w:date="2017-03-17T23:07:00Z">
              <w:r w:rsidRPr="00C47FE2" w:rsidDel="005D5052">
                <w:rPr>
                  <w:rFonts w:eastAsia="Times New Roman" w:cs="Arial"/>
                  <w:color w:val="4B4B63"/>
                  <w:sz w:val="20"/>
                  <w:szCs w:val="20"/>
                  <w:lang w:val="en-US"/>
                </w:rPr>
                <w:delText>224318.7</w:delText>
              </w:r>
            </w:del>
          </w:p>
        </w:tc>
        <w:tc>
          <w:tcPr>
            <w:tcW w:w="1438" w:type="dxa"/>
            <w:tcBorders>
              <w:top w:val="nil"/>
              <w:left w:val="nil"/>
              <w:bottom w:val="single" w:sz="4" w:space="0" w:color="ACB9CA"/>
              <w:right w:val="single" w:sz="4" w:space="0" w:color="ACB9CA"/>
            </w:tcBorders>
            <w:shd w:val="clear" w:color="000000" w:fill="FFFFFF"/>
            <w:vAlign w:val="center"/>
            <w:hideMark/>
            <w:tcPrChange w:id="1757"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6BFE2D9" w14:textId="54F683FB" w:rsidR="00546FC9" w:rsidRPr="00C47FE2" w:rsidRDefault="00546FC9" w:rsidP="00546FC9">
            <w:pPr>
              <w:spacing w:before="0" w:after="0" w:line="240" w:lineRule="auto"/>
              <w:jc w:val="right"/>
              <w:rPr>
                <w:rFonts w:eastAsia="Times New Roman" w:cs="Arial"/>
                <w:color w:val="4B4B63"/>
                <w:sz w:val="20"/>
                <w:szCs w:val="20"/>
                <w:lang w:val="en-US"/>
              </w:rPr>
            </w:pPr>
            <w:ins w:id="1758" w:author="khanguyen" w:date="2017-03-17T23:08:00Z">
              <w:r>
                <w:rPr>
                  <w:rFonts w:cs="Arial"/>
                  <w:color w:val="4B4B63"/>
                  <w:sz w:val="20"/>
                  <w:szCs w:val="20"/>
                </w:rPr>
                <w:t>223743</w:t>
              </w:r>
            </w:ins>
            <w:del w:id="1759" w:author="khanguyen" w:date="2017-03-17T23:07:00Z">
              <w:r w:rsidRPr="00C47FE2" w:rsidDel="005D5052">
                <w:rPr>
                  <w:rFonts w:eastAsia="Times New Roman" w:cs="Arial"/>
                  <w:color w:val="4B4B63"/>
                  <w:sz w:val="20"/>
                  <w:szCs w:val="20"/>
                  <w:lang w:val="en-US"/>
                </w:rPr>
                <w:delText>284579.7</w:delText>
              </w:r>
            </w:del>
          </w:p>
        </w:tc>
        <w:tc>
          <w:tcPr>
            <w:tcW w:w="1600" w:type="dxa"/>
            <w:tcBorders>
              <w:top w:val="nil"/>
              <w:left w:val="nil"/>
              <w:bottom w:val="single" w:sz="4" w:space="0" w:color="ACB9CA"/>
              <w:right w:val="single" w:sz="4" w:space="0" w:color="ACB9CA"/>
            </w:tcBorders>
            <w:shd w:val="clear" w:color="000000" w:fill="FFFFFF"/>
            <w:vAlign w:val="center"/>
            <w:hideMark/>
            <w:tcPrChange w:id="1760"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5A6E5707" w14:textId="6C8FDF7E" w:rsidR="00546FC9" w:rsidRPr="00C47FE2" w:rsidRDefault="00546FC9" w:rsidP="00546FC9">
            <w:pPr>
              <w:spacing w:before="0" w:after="0" w:line="240" w:lineRule="auto"/>
              <w:jc w:val="right"/>
              <w:rPr>
                <w:rFonts w:eastAsia="Times New Roman" w:cs="Arial"/>
                <w:color w:val="4B4B63"/>
                <w:sz w:val="20"/>
                <w:szCs w:val="20"/>
                <w:lang w:val="en-US"/>
              </w:rPr>
            </w:pPr>
            <w:ins w:id="1761" w:author="khanguyen" w:date="2017-03-17T23:08:00Z">
              <w:r>
                <w:rPr>
                  <w:rFonts w:cs="Arial"/>
                  <w:color w:val="4B4B63"/>
                  <w:sz w:val="20"/>
                  <w:szCs w:val="20"/>
                </w:rPr>
                <w:t>227583</w:t>
              </w:r>
            </w:ins>
            <w:del w:id="1762" w:author="khanguyen" w:date="2017-03-17T23:07:00Z">
              <w:r w:rsidRPr="00C47FE2" w:rsidDel="005D5052">
                <w:rPr>
                  <w:rFonts w:eastAsia="Times New Roman" w:cs="Arial"/>
                  <w:color w:val="4B4B63"/>
                  <w:sz w:val="20"/>
                  <w:szCs w:val="20"/>
                  <w:lang w:val="en-US"/>
                </w:rPr>
                <w:delText>521166.84</w:delText>
              </w:r>
            </w:del>
          </w:p>
        </w:tc>
        <w:tc>
          <w:tcPr>
            <w:tcW w:w="1193" w:type="dxa"/>
            <w:tcBorders>
              <w:top w:val="nil"/>
              <w:left w:val="nil"/>
              <w:bottom w:val="single" w:sz="4" w:space="0" w:color="ACB9CA"/>
              <w:right w:val="single" w:sz="4" w:space="0" w:color="ACB9CA"/>
            </w:tcBorders>
            <w:shd w:val="clear" w:color="000000" w:fill="FFFFFF"/>
            <w:vAlign w:val="center"/>
            <w:hideMark/>
            <w:tcPrChange w:id="1763"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560D8A39" w14:textId="0724F83A" w:rsidR="00546FC9" w:rsidRPr="00C47FE2" w:rsidRDefault="00546FC9" w:rsidP="00546FC9">
            <w:pPr>
              <w:spacing w:before="0" w:after="0" w:line="240" w:lineRule="auto"/>
              <w:jc w:val="right"/>
              <w:rPr>
                <w:rFonts w:eastAsia="Times New Roman" w:cs="Arial"/>
                <w:color w:val="4B4B63"/>
                <w:sz w:val="20"/>
                <w:szCs w:val="20"/>
                <w:lang w:val="en-US"/>
              </w:rPr>
            </w:pPr>
            <w:ins w:id="1764" w:author="khanguyen" w:date="2017-03-17T23:08:00Z">
              <w:r>
                <w:rPr>
                  <w:rFonts w:cs="Arial"/>
                  <w:color w:val="4B4B63"/>
                  <w:sz w:val="20"/>
                  <w:szCs w:val="20"/>
                </w:rPr>
                <w:t>101490</w:t>
              </w:r>
            </w:ins>
            <w:del w:id="1765" w:author="khanguyen" w:date="2017-03-17T23:07:00Z">
              <w:r w:rsidRPr="00C47FE2" w:rsidDel="005D5052">
                <w:rPr>
                  <w:rFonts w:eastAsia="Times New Roman" w:cs="Arial"/>
                  <w:color w:val="4B4B63"/>
                  <w:sz w:val="20"/>
                  <w:szCs w:val="20"/>
                  <w:lang w:val="en-US"/>
                </w:rPr>
                <w:delText>59</w:delText>
              </w:r>
            </w:del>
          </w:p>
        </w:tc>
        <w:tc>
          <w:tcPr>
            <w:tcW w:w="1356" w:type="dxa"/>
            <w:tcBorders>
              <w:top w:val="nil"/>
              <w:left w:val="nil"/>
              <w:bottom w:val="single" w:sz="4" w:space="0" w:color="ACB9CA"/>
              <w:right w:val="single" w:sz="4" w:space="0" w:color="ACB9CA"/>
            </w:tcBorders>
            <w:shd w:val="clear" w:color="000000" w:fill="FFFFFF"/>
            <w:vAlign w:val="center"/>
            <w:hideMark/>
            <w:tcPrChange w:id="1766"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607C8F03" w14:textId="106A5B2D" w:rsidR="00546FC9" w:rsidRPr="00C47FE2" w:rsidRDefault="00546FC9" w:rsidP="00546FC9">
            <w:pPr>
              <w:spacing w:before="0" w:after="0" w:line="240" w:lineRule="auto"/>
              <w:jc w:val="right"/>
              <w:rPr>
                <w:rFonts w:eastAsia="Times New Roman" w:cs="Arial"/>
                <w:color w:val="4B4B63"/>
                <w:sz w:val="20"/>
                <w:szCs w:val="20"/>
                <w:lang w:val="en-US"/>
              </w:rPr>
            </w:pPr>
            <w:ins w:id="1767" w:author="khanguyen" w:date="2017-03-17T23:08:00Z">
              <w:r>
                <w:rPr>
                  <w:rFonts w:cs="Arial"/>
                  <w:color w:val="4B4B63"/>
                  <w:sz w:val="20"/>
                  <w:szCs w:val="20"/>
                </w:rPr>
                <w:t>227527</w:t>
              </w:r>
            </w:ins>
            <w:del w:id="1768" w:author="khanguyen" w:date="2017-03-17T23:07:00Z">
              <w:r w:rsidRPr="00C47FE2" w:rsidDel="005D5052">
                <w:rPr>
                  <w:rFonts w:eastAsia="Times New Roman" w:cs="Arial"/>
                  <w:color w:val="4B4B63"/>
                  <w:sz w:val="20"/>
                  <w:szCs w:val="20"/>
                  <w:lang w:val="en-US"/>
                </w:rPr>
                <w:delText>2016851</w:delText>
              </w:r>
            </w:del>
          </w:p>
        </w:tc>
        <w:tc>
          <w:tcPr>
            <w:tcW w:w="1128" w:type="dxa"/>
            <w:tcBorders>
              <w:top w:val="nil"/>
              <w:left w:val="nil"/>
              <w:bottom w:val="single" w:sz="4" w:space="0" w:color="ACB9CA"/>
              <w:right w:val="single" w:sz="4" w:space="0" w:color="ACB9CA"/>
            </w:tcBorders>
            <w:shd w:val="clear" w:color="000000" w:fill="FFFFFF"/>
            <w:vAlign w:val="center"/>
            <w:hideMark/>
            <w:tcPrChange w:id="1769"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25874BEB" w14:textId="252B285D" w:rsidR="00546FC9" w:rsidRPr="00C47FE2" w:rsidRDefault="00546FC9" w:rsidP="00546FC9">
            <w:pPr>
              <w:spacing w:before="0" w:after="0" w:line="240" w:lineRule="auto"/>
              <w:jc w:val="right"/>
              <w:rPr>
                <w:rFonts w:eastAsia="Times New Roman" w:cs="Arial"/>
                <w:color w:val="4B4B63"/>
                <w:sz w:val="20"/>
                <w:szCs w:val="20"/>
                <w:lang w:val="en-US"/>
              </w:rPr>
            </w:pPr>
            <w:ins w:id="1770" w:author="khanguyen" w:date="2017-03-17T23:08:00Z">
              <w:r>
                <w:rPr>
                  <w:rFonts w:cs="Arial"/>
                  <w:color w:val="4B4B63"/>
                  <w:sz w:val="20"/>
                  <w:szCs w:val="20"/>
                </w:rPr>
                <w:t>0%</w:t>
              </w:r>
            </w:ins>
            <w:del w:id="1771" w:author="khanguyen" w:date="2017-03-17T23:07:00Z">
              <w:r w:rsidRPr="00C47FE2" w:rsidDel="005D5052">
                <w:rPr>
                  <w:rFonts w:eastAsia="Times New Roman" w:cs="Arial"/>
                  <w:color w:val="4B4B63"/>
                  <w:sz w:val="20"/>
                  <w:szCs w:val="20"/>
                  <w:lang w:val="en-US"/>
                </w:rPr>
                <w:delText>0.30%</w:delText>
              </w:r>
            </w:del>
          </w:p>
        </w:tc>
      </w:tr>
      <w:tr w:rsidR="00546FC9" w:rsidRPr="00C47FE2" w14:paraId="53C36D41" w14:textId="77777777" w:rsidTr="00C23052">
        <w:trPr>
          <w:trHeight w:val="300"/>
          <w:trPrChange w:id="1772"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773"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BCCA33F" w14:textId="4FF26660"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774" w:author="khanguyen" w:date="2017-03-17T23:08:00Z">
              <w:r>
                <w:rPr>
                  <w:rFonts w:cs="Arial"/>
                  <w:color w:val="4B4B63"/>
                  <w:sz w:val="20"/>
                  <w:szCs w:val="20"/>
                </w:rPr>
                <w:t>Visit_Contact_page</w:t>
              </w:r>
            </w:ins>
            <w:proofErr w:type="spellEnd"/>
            <w:del w:id="1775" w:author="khanguyen" w:date="2017-03-17T23:07:00Z">
              <w:r w:rsidRPr="00C47FE2" w:rsidDel="005D5052">
                <w:rPr>
                  <w:rFonts w:eastAsia="Times New Roman" w:cs="Arial"/>
                  <w:color w:val="4B4B63"/>
                  <w:sz w:val="20"/>
                  <w:szCs w:val="20"/>
                  <w:lang w:val="en-US"/>
                </w:rPr>
                <w:delText>Visit_Contact_page</w:delText>
              </w:r>
            </w:del>
          </w:p>
        </w:tc>
        <w:tc>
          <w:tcPr>
            <w:tcW w:w="1170" w:type="dxa"/>
            <w:tcBorders>
              <w:top w:val="nil"/>
              <w:left w:val="nil"/>
              <w:bottom w:val="single" w:sz="4" w:space="0" w:color="ACB9CA"/>
              <w:right w:val="single" w:sz="4" w:space="0" w:color="ACB9CA"/>
            </w:tcBorders>
            <w:shd w:val="clear" w:color="000000" w:fill="FFFFFF"/>
            <w:vAlign w:val="center"/>
            <w:hideMark/>
            <w:tcPrChange w:id="1776"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249F8BB1" w14:textId="551EEE6F" w:rsidR="00546FC9" w:rsidRPr="00C47FE2" w:rsidRDefault="00546FC9" w:rsidP="00546FC9">
            <w:pPr>
              <w:spacing w:before="0" w:after="0" w:line="240" w:lineRule="auto"/>
              <w:jc w:val="right"/>
              <w:rPr>
                <w:rFonts w:eastAsia="Times New Roman" w:cs="Arial"/>
                <w:color w:val="4B4B63"/>
                <w:sz w:val="20"/>
                <w:szCs w:val="20"/>
                <w:lang w:val="en-US"/>
              </w:rPr>
            </w:pPr>
            <w:ins w:id="1777" w:author="khanguyen" w:date="2017-03-17T23:08:00Z">
              <w:r>
                <w:rPr>
                  <w:rFonts w:cs="Arial"/>
                  <w:color w:val="4B4B63"/>
                  <w:sz w:val="20"/>
                  <w:szCs w:val="20"/>
                </w:rPr>
                <w:t>2900</w:t>
              </w:r>
            </w:ins>
            <w:del w:id="1778" w:author="khanguyen" w:date="2017-03-17T23:07:00Z">
              <w:r w:rsidRPr="00C47FE2" w:rsidDel="005D5052">
                <w:rPr>
                  <w:rFonts w:eastAsia="Times New Roman" w:cs="Arial"/>
                  <w:color w:val="4B4B63"/>
                  <w:sz w:val="20"/>
                  <w:szCs w:val="20"/>
                  <w:lang w:val="en-US"/>
                </w:rPr>
                <w:delText>2900</w:delText>
              </w:r>
            </w:del>
          </w:p>
        </w:tc>
        <w:tc>
          <w:tcPr>
            <w:tcW w:w="1319" w:type="dxa"/>
            <w:tcBorders>
              <w:top w:val="nil"/>
              <w:left w:val="nil"/>
              <w:bottom w:val="single" w:sz="4" w:space="0" w:color="ACB9CA"/>
              <w:right w:val="single" w:sz="4" w:space="0" w:color="ACB9CA"/>
            </w:tcBorders>
            <w:shd w:val="clear" w:color="000000" w:fill="FFFFFF"/>
            <w:vAlign w:val="center"/>
            <w:hideMark/>
            <w:tcPrChange w:id="1779"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7BEDD0B" w14:textId="13BF94F5" w:rsidR="00546FC9" w:rsidRPr="00C47FE2" w:rsidRDefault="00546FC9" w:rsidP="00546FC9">
            <w:pPr>
              <w:spacing w:before="0" w:after="0" w:line="240" w:lineRule="auto"/>
              <w:jc w:val="right"/>
              <w:rPr>
                <w:rFonts w:eastAsia="Times New Roman" w:cs="Arial"/>
                <w:color w:val="4B4B63"/>
                <w:sz w:val="20"/>
                <w:szCs w:val="20"/>
                <w:lang w:val="en-US"/>
              </w:rPr>
            </w:pPr>
            <w:ins w:id="1780" w:author="khanguyen" w:date="2017-03-17T23:08:00Z">
              <w:r>
                <w:rPr>
                  <w:rFonts w:cs="Arial"/>
                  <w:color w:val="4B4B63"/>
                  <w:sz w:val="20"/>
                  <w:szCs w:val="20"/>
                </w:rPr>
                <w:t>1803.19</w:t>
              </w:r>
            </w:ins>
            <w:del w:id="1781" w:author="khanguyen" w:date="2017-03-17T23:07:00Z">
              <w:r w:rsidRPr="00C47FE2" w:rsidDel="005D5052">
                <w:rPr>
                  <w:rFonts w:eastAsia="Times New Roman" w:cs="Arial"/>
                  <w:color w:val="4B4B63"/>
                  <w:sz w:val="20"/>
                  <w:szCs w:val="20"/>
                  <w:lang w:val="en-US"/>
                </w:rPr>
                <w:delText>1803.19</w:delText>
              </w:r>
            </w:del>
          </w:p>
        </w:tc>
        <w:tc>
          <w:tcPr>
            <w:tcW w:w="1438" w:type="dxa"/>
            <w:tcBorders>
              <w:top w:val="nil"/>
              <w:left w:val="nil"/>
              <w:bottom w:val="single" w:sz="4" w:space="0" w:color="ACB9CA"/>
              <w:right w:val="single" w:sz="4" w:space="0" w:color="ACB9CA"/>
            </w:tcBorders>
            <w:shd w:val="clear" w:color="000000" w:fill="FFFFFF"/>
            <w:vAlign w:val="center"/>
            <w:hideMark/>
            <w:tcPrChange w:id="178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032BD60" w14:textId="2FD1529B" w:rsidR="00546FC9" w:rsidRPr="00C47FE2" w:rsidRDefault="00546FC9" w:rsidP="00546FC9">
            <w:pPr>
              <w:spacing w:before="0" w:after="0" w:line="240" w:lineRule="auto"/>
              <w:jc w:val="right"/>
              <w:rPr>
                <w:rFonts w:eastAsia="Times New Roman" w:cs="Arial"/>
                <w:color w:val="4B4B63"/>
                <w:sz w:val="20"/>
                <w:szCs w:val="20"/>
                <w:lang w:val="en-US"/>
              </w:rPr>
            </w:pPr>
            <w:ins w:id="1783" w:author="khanguyen" w:date="2017-03-17T23:08:00Z">
              <w:r>
                <w:rPr>
                  <w:rFonts w:cs="Arial"/>
                  <w:color w:val="4B4B63"/>
                  <w:sz w:val="20"/>
                  <w:szCs w:val="20"/>
                </w:rPr>
                <w:t>4686.09</w:t>
              </w:r>
            </w:ins>
            <w:del w:id="1784" w:author="khanguyen" w:date="2017-03-17T23:07:00Z">
              <w:r w:rsidRPr="00C47FE2" w:rsidDel="005D5052">
                <w:rPr>
                  <w:rFonts w:eastAsia="Times New Roman" w:cs="Arial"/>
                  <w:color w:val="4B4B63"/>
                  <w:sz w:val="20"/>
                  <w:szCs w:val="20"/>
                  <w:lang w:val="en-US"/>
                </w:rPr>
                <w:delText>4686.09</w:delText>
              </w:r>
            </w:del>
          </w:p>
        </w:tc>
        <w:tc>
          <w:tcPr>
            <w:tcW w:w="1438" w:type="dxa"/>
            <w:tcBorders>
              <w:top w:val="nil"/>
              <w:left w:val="nil"/>
              <w:bottom w:val="single" w:sz="4" w:space="0" w:color="ACB9CA"/>
              <w:right w:val="single" w:sz="4" w:space="0" w:color="ACB9CA"/>
            </w:tcBorders>
            <w:shd w:val="clear" w:color="000000" w:fill="FFFFFF"/>
            <w:vAlign w:val="center"/>
            <w:hideMark/>
            <w:tcPrChange w:id="178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597BF34" w14:textId="144E51E3" w:rsidR="00546FC9" w:rsidRPr="00C47FE2" w:rsidRDefault="00546FC9" w:rsidP="00546FC9">
            <w:pPr>
              <w:spacing w:before="0" w:after="0" w:line="240" w:lineRule="auto"/>
              <w:jc w:val="right"/>
              <w:rPr>
                <w:rFonts w:eastAsia="Times New Roman" w:cs="Arial"/>
                <w:color w:val="4B4B63"/>
                <w:sz w:val="20"/>
                <w:szCs w:val="20"/>
                <w:lang w:val="en-US"/>
              </w:rPr>
            </w:pPr>
            <w:ins w:id="1786" w:author="khanguyen" w:date="2017-03-17T23:08:00Z">
              <w:r>
                <w:rPr>
                  <w:rFonts w:cs="Arial"/>
                  <w:color w:val="4B4B63"/>
                  <w:sz w:val="20"/>
                  <w:szCs w:val="20"/>
                </w:rPr>
                <w:t>7612.22</w:t>
              </w:r>
            </w:ins>
            <w:del w:id="1787" w:author="khanguyen" w:date="2017-03-17T23:07:00Z">
              <w:r w:rsidRPr="00C47FE2" w:rsidDel="005D5052">
                <w:rPr>
                  <w:rFonts w:eastAsia="Times New Roman" w:cs="Arial"/>
                  <w:color w:val="4B4B63"/>
                  <w:sz w:val="20"/>
                  <w:szCs w:val="20"/>
                  <w:lang w:val="en-US"/>
                </w:rPr>
                <w:delText>7612.22</w:delText>
              </w:r>
            </w:del>
          </w:p>
        </w:tc>
        <w:tc>
          <w:tcPr>
            <w:tcW w:w="1600" w:type="dxa"/>
            <w:tcBorders>
              <w:top w:val="nil"/>
              <w:left w:val="nil"/>
              <w:bottom w:val="single" w:sz="4" w:space="0" w:color="ACB9CA"/>
              <w:right w:val="single" w:sz="4" w:space="0" w:color="ACB9CA"/>
            </w:tcBorders>
            <w:shd w:val="clear" w:color="000000" w:fill="FFFFFF"/>
            <w:vAlign w:val="center"/>
            <w:hideMark/>
            <w:tcPrChange w:id="1788"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298EF1A1" w14:textId="1C72E52A" w:rsidR="00546FC9" w:rsidRPr="00C47FE2" w:rsidRDefault="00546FC9" w:rsidP="00546FC9">
            <w:pPr>
              <w:spacing w:before="0" w:after="0" w:line="240" w:lineRule="auto"/>
              <w:jc w:val="right"/>
              <w:rPr>
                <w:rFonts w:eastAsia="Times New Roman" w:cs="Arial"/>
                <w:color w:val="4B4B63"/>
                <w:sz w:val="20"/>
                <w:szCs w:val="20"/>
                <w:lang w:val="en-US"/>
              </w:rPr>
            </w:pPr>
            <w:ins w:id="1789" w:author="khanguyen" w:date="2017-03-17T23:08:00Z">
              <w:r>
                <w:rPr>
                  <w:rFonts w:cs="Arial"/>
                  <w:color w:val="4B4B63"/>
                  <w:sz w:val="20"/>
                  <w:szCs w:val="20"/>
                </w:rPr>
                <w:t>13782.58</w:t>
              </w:r>
            </w:ins>
            <w:del w:id="1790" w:author="khanguyen" w:date="2017-03-17T23:07:00Z">
              <w:r w:rsidRPr="00C47FE2" w:rsidDel="005D5052">
                <w:rPr>
                  <w:rFonts w:eastAsia="Times New Roman" w:cs="Arial"/>
                  <w:color w:val="4B4B63"/>
                  <w:sz w:val="20"/>
                  <w:szCs w:val="20"/>
                  <w:lang w:val="en-US"/>
                </w:rPr>
                <w:delText>13782.58</w:delText>
              </w:r>
            </w:del>
          </w:p>
        </w:tc>
        <w:tc>
          <w:tcPr>
            <w:tcW w:w="1193" w:type="dxa"/>
            <w:tcBorders>
              <w:top w:val="nil"/>
              <w:left w:val="nil"/>
              <w:bottom w:val="single" w:sz="4" w:space="0" w:color="ACB9CA"/>
              <w:right w:val="single" w:sz="4" w:space="0" w:color="ACB9CA"/>
            </w:tcBorders>
            <w:shd w:val="clear" w:color="000000" w:fill="FFFFFF"/>
            <w:vAlign w:val="center"/>
            <w:hideMark/>
            <w:tcPrChange w:id="1791"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6BD868C1" w14:textId="4A7C8944" w:rsidR="00546FC9" w:rsidRPr="00C47FE2" w:rsidRDefault="00546FC9" w:rsidP="00546FC9">
            <w:pPr>
              <w:spacing w:before="0" w:after="0" w:line="240" w:lineRule="auto"/>
              <w:jc w:val="right"/>
              <w:rPr>
                <w:rFonts w:eastAsia="Times New Roman" w:cs="Arial"/>
                <w:color w:val="4B4B63"/>
                <w:sz w:val="20"/>
                <w:szCs w:val="20"/>
                <w:lang w:val="en-US"/>
              </w:rPr>
            </w:pPr>
            <w:ins w:id="1792" w:author="khanguyen" w:date="2017-03-17T23:08:00Z">
              <w:r>
                <w:rPr>
                  <w:rFonts w:cs="Arial"/>
                  <w:color w:val="4B4B63"/>
                  <w:sz w:val="20"/>
                  <w:szCs w:val="20"/>
                </w:rPr>
                <w:t>91</w:t>
              </w:r>
            </w:ins>
            <w:del w:id="1793" w:author="khanguyen" w:date="2017-03-17T23:07:00Z">
              <w:r w:rsidRPr="00C47FE2" w:rsidDel="005D5052">
                <w:rPr>
                  <w:rFonts w:eastAsia="Times New Roman" w:cs="Arial"/>
                  <w:color w:val="4B4B63"/>
                  <w:sz w:val="20"/>
                  <w:szCs w:val="20"/>
                  <w:lang w:val="en-US"/>
                </w:rPr>
                <w:delText>91</w:delText>
              </w:r>
            </w:del>
          </w:p>
        </w:tc>
        <w:tc>
          <w:tcPr>
            <w:tcW w:w="1356" w:type="dxa"/>
            <w:tcBorders>
              <w:top w:val="nil"/>
              <w:left w:val="nil"/>
              <w:bottom w:val="single" w:sz="4" w:space="0" w:color="ACB9CA"/>
              <w:right w:val="single" w:sz="4" w:space="0" w:color="ACB9CA"/>
            </w:tcBorders>
            <w:shd w:val="clear" w:color="000000" w:fill="FFFFFF"/>
            <w:vAlign w:val="center"/>
            <w:hideMark/>
            <w:tcPrChange w:id="1794"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6837A7F3" w14:textId="01FA1865" w:rsidR="00546FC9" w:rsidRPr="00C47FE2" w:rsidRDefault="00546FC9" w:rsidP="00546FC9">
            <w:pPr>
              <w:spacing w:before="0" w:after="0" w:line="240" w:lineRule="auto"/>
              <w:jc w:val="right"/>
              <w:rPr>
                <w:rFonts w:eastAsia="Times New Roman" w:cs="Arial"/>
                <w:color w:val="4B4B63"/>
                <w:sz w:val="20"/>
                <w:szCs w:val="20"/>
                <w:lang w:val="en-US"/>
              </w:rPr>
            </w:pPr>
            <w:ins w:id="1795" w:author="khanguyen" w:date="2017-03-17T23:08:00Z">
              <w:r>
                <w:rPr>
                  <w:rFonts w:cs="Arial"/>
                  <w:color w:val="4B4B63"/>
                  <w:sz w:val="20"/>
                  <w:szCs w:val="20"/>
                </w:rPr>
                <w:t>26381</w:t>
              </w:r>
            </w:ins>
            <w:del w:id="1796" w:author="khanguyen" w:date="2017-03-17T23:07:00Z">
              <w:r w:rsidRPr="00C47FE2" w:rsidDel="005D5052">
                <w:rPr>
                  <w:rFonts w:eastAsia="Times New Roman" w:cs="Arial"/>
                  <w:color w:val="4B4B63"/>
                  <w:sz w:val="20"/>
                  <w:szCs w:val="20"/>
                  <w:lang w:val="en-US"/>
                </w:rPr>
                <w:delText>26381</w:delText>
              </w:r>
            </w:del>
          </w:p>
        </w:tc>
        <w:tc>
          <w:tcPr>
            <w:tcW w:w="1128" w:type="dxa"/>
            <w:tcBorders>
              <w:top w:val="nil"/>
              <w:left w:val="nil"/>
              <w:bottom w:val="single" w:sz="4" w:space="0" w:color="ACB9CA"/>
              <w:right w:val="single" w:sz="4" w:space="0" w:color="ACB9CA"/>
            </w:tcBorders>
            <w:shd w:val="clear" w:color="000000" w:fill="FFFFFF"/>
            <w:vAlign w:val="center"/>
            <w:hideMark/>
            <w:tcPrChange w:id="1797"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3A330E96" w14:textId="3102C289" w:rsidR="00546FC9" w:rsidRPr="00C47FE2" w:rsidRDefault="00546FC9" w:rsidP="00546FC9">
            <w:pPr>
              <w:spacing w:before="0" w:after="0" w:line="240" w:lineRule="auto"/>
              <w:jc w:val="right"/>
              <w:rPr>
                <w:rFonts w:eastAsia="Times New Roman" w:cs="Arial"/>
                <w:color w:val="4B4B63"/>
                <w:sz w:val="20"/>
                <w:szCs w:val="20"/>
                <w:lang w:val="en-US"/>
              </w:rPr>
            </w:pPr>
            <w:ins w:id="1798" w:author="khanguyen" w:date="2017-03-17T23:08:00Z">
              <w:r>
                <w:rPr>
                  <w:rFonts w:cs="Arial"/>
                  <w:color w:val="4B4B63"/>
                  <w:sz w:val="20"/>
                  <w:szCs w:val="20"/>
                </w:rPr>
                <w:t>0%</w:t>
              </w:r>
            </w:ins>
            <w:del w:id="1799" w:author="khanguyen" w:date="2017-03-17T23:07:00Z">
              <w:r w:rsidRPr="00C47FE2" w:rsidDel="005D5052">
                <w:rPr>
                  <w:rFonts w:eastAsia="Times New Roman" w:cs="Arial"/>
                  <w:color w:val="4B4B63"/>
                  <w:sz w:val="20"/>
                  <w:szCs w:val="20"/>
                  <w:lang w:val="en-US"/>
                </w:rPr>
                <w:delText>0%</w:delText>
              </w:r>
            </w:del>
          </w:p>
        </w:tc>
      </w:tr>
      <w:tr w:rsidR="00546FC9" w:rsidRPr="00C47FE2" w14:paraId="14032604" w14:textId="77777777" w:rsidTr="00C23052">
        <w:trPr>
          <w:trHeight w:val="300"/>
          <w:trPrChange w:id="1800"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801"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B432B83" w14:textId="2B3D164C"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802" w:author="khanguyen" w:date="2017-03-17T23:08:00Z">
              <w:r>
                <w:rPr>
                  <w:rFonts w:cs="Arial"/>
                  <w:color w:val="4B4B63"/>
                  <w:sz w:val="20"/>
                  <w:szCs w:val="20"/>
                </w:rPr>
                <w:t>Visit_Expense_page</w:t>
              </w:r>
            </w:ins>
            <w:proofErr w:type="spellEnd"/>
            <w:del w:id="1803" w:author="khanguyen" w:date="2017-03-17T23:07:00Z">
              <w:r w:rsidRPr="00C47FE2" w:rsidDel="005D5052">
                <w:rPr>
                  <w:rFonts w:eastAsia="Times New Roman" w:cs="Arial"/>
                  <w:color w:val="4B4B63"/>
                  <w:sz w:val="20"/>
                  <w:szCs w:val="20"/>
                  <w:lang w:val="en-US"/>
                </w:rPr>
                <w:delText>Visit_Expense_page</w:delText>
              </w:r>
            </w:del>
          </w:p>
        </w:tc>
        <w:tc>
          <w:tcPr>
            <w:tcW w:w="1170" w:type="dxa"/>
            <w:tcBorders>
              <w:top w:val="nil"/>
              <w:left w:val="nil"/>
              <w:bottom w:val="single" w:sz="4" w:space="0" w:color="ACB9CA"/>
              <w:right w:val="single" w:sz="4" w:space="0" w:color="ACB9CA"/>
            </w:tcBorders>
            <w:shd w:val="clear" w:color="000000" w:fill="FFFFFF"/>
            <w:vAlign w:val="center"/>
            <w:hideMark/>
            <w:tcPrChange w:id="1804"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2AE8EC59" w14:textId="7EADA4CC" w:rsidR="00546FC9" w:rsidRPr="00C47FE2" w:rsidRDefault="00546FC9" w:rsidP="00546FC9">
            <w:pPr>
              <w:spacing w:before="0" w:after="0" w:line="240" w:lineRule="auto"/>
              <w:jc w:val="right"/>
              <w:rPr>
                <w:rFonts w:eastAsia="Times New Roman" w:cs="Arial"/>
                <w:color w:val="4B4B63"/>
                <w:sz w:val="20"/>
                <w:szCs w:val="20"/>
                <w:lang w:val="en-US"/>
              </w:rPr>
            </w:pPr>
            <w:ins w:id="1805" w:author="khanguyen" w:date="2017-03-17T23:08:00Z">
              <w:r>
                <w:rPr>
                  <w:rFonts w:cs="Arial"/>
                  <w:color w:val="4B4B63"/>
                  <w:sz w:val="20"/>
                  <w:szCs w:val="20"/>
                </w:rPr>
                <w:t>1458</w:t>
              </w:r>
            </w:ins>
            <w:del w:id="1806" w:author="khanguyen" w:date="2017-03-17T23:07:00Z">
              <w:r w:rsidRPr="00C47FE2" w:rsidDel="005D5052">
                <w:rPr>
                  <w:rFonts w:eastAsia="Times New Roman" w:cs="Arial"/>
                  <w:color w:val="4B4B63"/>
                  <w:sz w:val="20"/>
                  <w:szCs w:val="20"/>
                  <w:lang w:val="en-US"/>
                </w:rPr>
                <w:delText>1458</w:delText>
              </w:r>
            </w:del>
          </w:p>
        </w:tc>
        <w:tc>
          <w:tcPr>
            <w:tcW w:w="1319" w:type="dxa"/>
            <w:tcBorders>
              <w:top w:val="nil"/>
              <w:left w:val="nil"/>
              <w:bottom w:val="single" w:sz="4" w:space="0" w:color="ACB9CA"/>
              <w:right w:val="single" w:sz="4" w:space="0" w:color="ACB9CA"/>
            </w:tcBorders>
            <w:shd w:val="clear" w:color="000000" w:fill="FFFFFF"/>
            <w:vAlign w:val="center"/>
            <w:hideMark/>
            <w:tcPrChange w:id="1807"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44BFEF2B" w14:textId="73287DA8" w:rsidR="00546FC9" w:rsidRPr="00C47FE2" w:rsidRDefault="00546FC9" w:rsidP="00546FC9">
            <w:pPr>
              <w:spacing w:before="0" w:after="0" w:line="240" w:lineRule="auto"/>
              <w:jc w:val="right"/>
              <w:rPr>
                <w:rFonts w:eastAsia="Times New Roman" w:cs="Arial"/>
                <w:color w:val="4B4B63"/>
                <w:sz w:val="20"/>
                <w:szCs w:val="20"/>
                <w:lang w:val="en-US"/>
              </w:rPr>
            </w:pPr>
            <w:ins w:id="1808" w:author="khanguyen" w:date="2017-03-17T23:08:00Z">
              <w:r>
                <w:rPr>
                  <w:rFonts w:cs="Arial"/>
                  <w:color w:val="4B4B63"/>
                  <w:sz w:val="20"/>
                  <w:szCs w:val="20"/>
                </w:rPr>
                <w:t>3787.65</w:t>
              </w:r>
            </w:ins>
            <w:del w:id="1809" w:author="khanguyen" w:date="2017-03-17T23:07:00Z">
              <w:r w:rsidRPr="00C47FE2" w:rsidDel="005D5052">
                <w:rPr>
                  <w:rFonts w:eastAsia="Times New Roman" w:cs="Arial"/>
                  <w:color w:val="4B4B63"/>
                  <w:sz w:val="20"/>
                  <w:szCs w:val="20"/>
                  <w:lang w:val="en-US"/>
                </w:rPr>
                <w:delText>3787.65</w:delText>
              </w:r>
            </w:del>
          </w:p>
        </w:tc>
        <w:tc>
          <w:tcPr>
            <w:tcW w:w="1438" w:type="dxa"/>
            <w:tcBorders>
              <w:top w:val="nil"/>
              <w:left w:val="nil"/>
              <w:bottom w:val="single" w:sz="4" w:space="0" w:color="ACB9CA"/>
              <w:right w:val="single" w:sz="4" w:space="0" w:color="ACB9CA"/>
            </w:tcBorders>
            <w:shd w:val="clear" w:color="000000" w:fill="FFFFFF"/>
            <w:vAlign w:val="center"/>
            <w:hideMark/>
            <w:tcPrChange w:id="1810"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1247207C" w14:textId="3193518D" w:rsidR="00546FC9" w:rsidRPr="00C47FE2" w:rsidRDefault="00546FC9" w:rsidP="00546FC9">
            <w:pPr>
              <w:spacing w:before="0" w:after="0" w:line="240" w:lineRule="auto"/>
              <w:jc w:val="right"/>
              <w:rPr>
                <w:rFonts w:eastAsia="Times New Roman" w:cs="Arial"/>
                <w:color w:val="4B4B63"/>
                <w:sz w:val="20"/>
                <w:szCs w:val="20"/>
                <w:lang w:val="en-US"/>
              </w:rPr>
            </w:pPr>
            <w:ins w:id="1811" w:author="khanguyen" w:date="2017-03-17T23:08:00Z">
              <w:r>
                <w:rPr>
                  <w:rFonts w:cs="Arial"/>
                  <w:color w:val="4B4B63"/>
                  <w:sz w:val="20"/>
                  <w:szCs w:val="20"/>
                </w:rPr>
                <w:t>12469.15</w:t>
              </w:r>
            </w:ins>
            <w:del w:id="1812" w:author="khanguyen" w:date="2017-03-17T23:07:00Z">
              <w:r w:rsidRPr="00C47FE2" w:rsidDel="005D5052">
                <w:rPr>
                  <w:rFonts w:eastAsia="Times New Roman" w:cs="Arial"/>
                  <w:color w:val="4B4B63"/>
                  <w:sz w:val="20"/>
                  <w:szCs w:val="20"/>
                  <w:lang w:val="en-US"/>
                </w:rPr>
                <w:delText>12469.15</w:delText>
              </w:r>
            </w:del>
          </w:p>
        </w:tc>
        <w:tc>
          <w:tcPr>
            <w:tcW w:w="1438" w:type="dxa"/>
            <w:tcBorders>
              <w:top w:val="nil"/>
              <w:left w:val="nil"/>
              <w:bottom w:val="single" w:sz="4" w:space="0" w:color="ACB9CA"/>
              <w:right w:val="single" w:sz="4" w:space="0" w:color="ACB9CA"/>
            </w:tcBorders>
            <w:shd w:val="clear" w:color="000000" w:fill="FFFFFF"/>
            <w:vAlign w:val="center"/>
            <w:hideMark/>
            <w:tcPrChange w:id="181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DB6030C" w14:textId="1FE78213" w:rsidR="00546FC9" w:rsidRPr="00C47FE2" w:rsidRDefault="00546FC9" w:rsidP="00546FC9">
            <w:pPr>
              <w:spacing w:before="0" w:after="0" w:line="240" w:lineRule="auto"/>
              <w:jc w:val="right"/>
              <w:rPr>
                <w:rFonts w:eastAsia="Times New Roman" w:cs="Arial"/>
                <w:color w:val="4B4B63"/>
                <w:sz w:val="20"/>
                <w:szCs w:val="20"/>
                <w:lang w:val="en-US"/>
              </w:rPr>
            </w:pPr>
            <w:ins w:id="1814" w:author="khanguyen" w:date="2017-03-17T23:08:00Z">
              <w:r>
                <w:rPr>
                  <w:rFonts w:cs="Arial"/>
                  <w:color w:val="4B4B63"/>
                  <w:sz w:val="20"/>
                  <w:szCs w:val="20"/>
                </w:rPr>
                <w:t>20079.4</w:t>
              </w:r>
            </w:ins>
            <w:del w:id="1815" w:author="khanguyen" w:date="2017-03-17T23:07:00Z">
              <w:r w:rsidRPr="00C47FE2" w:rsidDel="005D5052">
                <w:rPr>
                  <w:rFonts w:eastAsia="Times New Roman" w:cs="Arial"/>
                  <w:color w:val="4B4B63"/>
                  <w:sz w:val="20"/>
                  <w:szCs w:val="20"/>
                  <w:lang w:val="en-US"/>
                </w:rPr>
                <w:delText>20079.4</w:delText>
              </w:r>
            </w:del>
          </w:p>
        </w:tc>
        <w:tc>
          <w:tcPr>
            <w:tcW w:w="1600" w:type="dxa"/>
            <w:tcBorders>
              <w:top w:val="nil"/>
              <w:left w:val="nil"/>
              <w:bottom w:val="single" w:sz="4" w:space="0" w:color="ACB9CA"/>
              <w:right w:val="single" w:sz="4" w:space="0" w:color="ACB9CA"/>
            </w:tcBorders>
            <w:shd w:val="clear" w:color="000000" w:fill="FFFFFF"/>
            <w:vAlign w:val="center"/>
            <w:hideMark/>
            <w:tcPrChange w:id="1816"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5A9FC092" w14:textId="35173F9A" w:rsidR="00546FC9" w:rsidRPr="00C47FE2" w:rsidRDefault="00546FC9" w:rsidP="00546FC9">
            <w:pPr>
              <w:spacing w:before="0" w:after="0" w:line="240" w:lineRule="auto"/>
              <w:jc w:val="right"/>
              <w:rPr>
                <w:rFonts w:eastAsia="Times New Roman" w:cs="Arial"/>
                <w:color w:val="4B4B63"/>
                <w:sz w:val="20"/>
                <w:szCs w:val="20"/>
                <w:lang w:val="en-US"/>
              </w:rPr>
            </w:pPr>
            <w:ins w:id="1817" w:author="khanguyen" w:date="2017-03-17T23:08:00Z">
              <w:r>
                <w:rPr>
                  <w:rFonts w:cs="Arial"/>
                  <w:color w:val="4B4B63"/>
                  <w:sz w:val="20"/>
                  <w:szCs w:val="20"/>
                </w:rPr>
                <w:t>25622.47</w:t>
              </w:r>
            </w:ins>
            <w:del w:id="1818" w:author="khanguyen" w:date="2017-03-17T23:07:00Z">
              <w:r w:rsidRPr="00C47FE2" w:rsidDel="005D5052">
                <w:rPr>
                  <w:rFonts w:eastAsia="Times New Roman" w:cs="Arial"/>
                  <w:color w:val="4B4B63"/>
                  <w:sz w:val="20"/>
                  <w:szCs w:val="20"/>
                  <w:lang w:val="en-US"/>
                </w:rPr>
                <w:delText>25622.47</w:delText>
              </w:r>
            </w:del>
          </w:p>
        </w:tc>
        <w:tc>
          <w:tcPr>
            <w:tcW w:w="1193" w:type="dxa"/>
            <w:tcBorders>
              <w:top w:val="nil"/>
              <w:left w:val="nil"/>
              <w:bottom w:val="single" w:sz="4" w:space="0" w:color="ACB9CA"/>
              <w:right w:val="single" w:sz="4" w:space="0" w:color="ACB9CA"/>
            </w:tcBorders>
            <w:shd w:val="clear" w:color="000000" w:fill="FFFFFF"/>
            <w:vAlign w:val="center"/>
            <w:hideMark/>
            <w:tcPrChange w:id="1819"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3DAB7961" w14:textId="21DF7219" w:rsidR="00546FC9" w:rsidRPr="00C47FE2" w:rsidRDefault="00546FC9" w:rsidP="00546FC9">
            <w:pPr>
              <w:spacing w:before="0" w:after="0" w:line="240" w:lineRule="auto"/>
              <w:jc w:val="right"/>
              <w:rPr>
                <w:rFonts w:eastAsia="Times New Roman" w:cs="Arial"/>
                <w:color w:val="4B4B63"/>
                <w:sz w:val="20"/>
                <w:szCs w:val="20"/>
                <w:lang w:val="en-US"/>
              </w:rPr>
            </w:pPr>
            <w:ins w:id="1820" w:author="khanguyen" w:date="2017-03-17T23:08:00Z">
              <w:r>
                <w:rPr>
                  <w:rFonts w:cs="Arial"/>
                  <w:color w:val="4B4B63"/>
                  <w:sz w:val="20"/>
                  <w:szCs w:val="20"/>
                </w:rPr>
                <w:t>90</w:t>
              </w:r>
            </w:ins>
            <w:del w:id="1821" w:author="khanguyen" w:date="2017-03-17T23:07:00Z">
              <w:r w:rsidRPr="00C47FE2" w:rsidDel="005D5052">
                <w:rPr>
                  <w:rFonts w:eastAsia="Times New Roman" w:cs="Arial"/>
                  <w:color w:val="4B4B63"/>
                  <w:sz w:val="20"/>
                  <w:szCs w:val="20"/>
                  <w:lang w:val="en-US"/>
                </w:rPr>
                <w:delText>90</w:delText>
              </w:r>
            </w:del>
          </w:p>
        </w:tc>
        <w:tc>
          <w:tcPr>
            <w:tcW w:w="1356" w:type="dxa"/>
            <w:tcBorders>
              <w:top w:val="nil"/>
              <w:left w:val="nil"/>
              <w:bottom w:val="single" w:sz="4" w:space="0" w:color="ACB9CA"/>
              <w:right w:val="single" w:sz="4" w:space="0" w:color="ACB9CA"/>
            </w:tcBorders>
            <w:shd w:val="clear" w:color="000000" w:fill="FFFFFF"/>
            <w:vAlign w:val="center"/>
            <w:hideMark/>
            <w:tcPrChange w:id="1822"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765C5DFE" w14:textId="7EC4AA11" w:rsidR="00546FC9" w:rsidRPr="00C47FE2" w:rsidRDefault="00546FC9" w:rsidP="00546FC9">
            <w:pPr>
              <w:spacing w:before="0" w:after="0" w:line="240" w:lineRule="auto"/>
              <w:jc w:val="right"/>
              <w:rPr>
                <w:rFonts w:eastAsia="Times New Roman" w:cs="Arial"/>
                <w:color w:val="4B4B63"/>
                <w:sz w:val="20"/>
                <w:szCs w:val="20"/>
                <w:lang w:val="en-US"/>
              </w:rPr>
            </w:pPr>
            <w:ins w:id="1823" w:author="khanguyen" w:date="2017-03-17T23:08:00Z">
              <w:r>
                <w:rPr>
                  <w:rFonts w:cs="Arial"/>
                  <w:color w:val="4B4B63"/>
                  <w:sz w:val="20"/>
                  <w:szCs w:val="20"/>
                </w:rPr>
                <w:t>27942</w:t>
              </w:r>
            </w:ins>
            <w:del w:id="1824" w:author="khanguyen" w:date="2017-03-17T23:07:00Z">
              <w:r w:rsidRPr="00C47FE2" w:rsidDel="005D5052">
                <w:rPr>
                  <w:rFonts w:eastAsia="Times New Roman" w:cs="Arial"/>
                  <w:color w:val="4B4B63"/>
                  <w:sz w:val="20"/>
                  <w:szCs w:val="20"/>
                  <w:lang w:val="en-US"/>
                </w:rPr>
                <w:delText>27942</w:delText>
              </w:r>
            </w:del>
          </w:p>
        </w:tc>
        <w:tc>
          <w:tcPr>
            <w:tcW w:w="1128" w:type="dxa"/>
            <w:tcBorders>
              <w:top w:val="nil"/>
              <w:left w:val="nil"/>
              <w:bottom w:val="single" w:sz="4" w:space="0" w:color="ACB9CA"/>
              <w:right w:val="single" w:sz="4" w:space="0" w:color="ACB9CA"/>
            </w:tcBorders>
            <w:shd w:val="clear" w:color="000000" w:fill="FFFFFF"/>
            <w:vAlign w:val="center"/>
            <w:hideMark/>
            <w:tcPrChange w:id="1825"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508EDEB8" w14:textId="4CBA04E7" w:rsidR="00546FC9" w:rsidRPr="00C47FE2" w:rsidRDefault="00546FC9" w:rsidP="00546FC9">
            <w:pPr>
              <w:spacing w:before="0" w:after="0" w:line="240" w:lineRule="auto"/>
              <w:jc w:val="right"/>
              <w:rPr>
                <w:rFonts w:eastAsia="Times New Roman" w:cs="Arial"/>
                <w:color w:val="4B4B63"/>
                <w:sz w:val="20"/>
                <w:szCs w:val="20"/>
                <w:lang w:val="en-US"/>
              </w:rPr>
            </w:pPr>
            <w:ins w:id="1826" w:author="khanguyen" w:date="2017-03-17T23:08:00Z">
              <w:r>
                <w:rPr>
                  <w:rFonts w:cs="Arial"/>
                  <w:color w:val="4B4B63"/>
                  <w:sz w:val="20"/>
                  <w:szCs w:val="20"/>
                </w:rPr>
                <w:t>0%</w:t>
              </w:r>
            </w:ins>
            <w:del w:id="1827" w:author="khanguyen" w:date="2017-03-17T23:07:00Z">
              <w:r w:rsidRPr="00C47FE2" w:rsidDel="005D5052">
                <w:rPr>
                  <w:rFonts w:eastAsia="Times New Roman" w:cs="Arial"/>
                  <w:color w:val="4B4B63"/>
                  <w:sz w:val="20"/>
                  <w:szCs w:val="20"/>
                  <w:lang w:val="en-US"/>
                </w:rPr>
                <w:delText>0%</w:delText>
              </w:r>
            </w:del>
          </w:p>
        </w:tc>
      </w:tr>
      <w:tr w:rsidR="00546FC9" w:rsidRPr="00C47FE2" w14:paraId="2F4CA512" w14:textId="77777777" w:rsidTr="00C23052">
        <w:trPr>
          <w:trHeight w:val="300"/>
          <w:trPrChange w:id="1828"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829"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7D633E1" w14:textId="146CB62A"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830" w:author="khanguyen" w:date="2017-03-17T23:08:00Z">
              <w:r>
                <w:rPr>
                  <w:rFonts w:cs="Arial"/>
                  <w:color w:val="4B4B63"/>
                  <w:sz w:val="20"/>
                  <w:szCs w:val="20"/>
                </w:rPr>
                <w:t>Visit_Homepage</w:t>
              </w:r>
            </w:ins>
            <w:proofErr w:type="spellEnd"/>
            <w:del w:id="1831" w:author="khanguyen" w:date="2017-03-17T23:07:00Z">
              <w:r w:rsidRPr="00C47FE2" w:rsidDel="005D5052">
                <w:rPr>
                  <w:rFonts w:eastAsia="Times New Roman" w:cs="Arial"/>
                  <w:color w:val="4B4B63"/>
                  <w:sz w:val="20"/>
                  <w:szCs w:val="20"/>
                  <w:lang w:val="en-US"/>
                </w:rPr>
                <w:delText>Visit_Homepage</w:delText>
              </w:r>
            </w:del>
          </w:p>
        </w:tc>
        <w:tc>
          <w:tcPr>
            <w:tcW w:w="1170" w:type="dxa"/>
            <w:tcBorders>
              <w:top w:val="nil"/>
              <w:left w:val="nil"/>
              <w:bottom w:val="single" w:sz="4" w:space="0" w:color="ACB9CA"/>
              <w:right w:val="single" w:sz="4" w:space="0" w:color="ACB9CA"/>
            </w:tcBorders>
            <w:shd w:val="clear" w:color="000000" w:fill="FFFFFF"/>
            <w:vAlign w:val="center"/>
            <w:hideMark/>
            <w:tcPrChange w:id="1832"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4F912311" w14:textId="57375895" w:rsidR="00546FC9" w:rsidRPr="00C47FE2" w:rsidRDefault="00546FC9" w:rsidP="00546FC9">
            <w:pPr>
              <w:spacing w:before="0" w:after="0" w:line="240" w:lineRule="auto"/>
              <w:jc w:val="right"/>
              <w:rPr>
                <w:rFonts w:eastAsia="Times New Roman" w:cs="Arial"/>
                <w:color w:val="4B4B63"/>
                <w:sz w:val="20"/>
                <w:szCs w:val="20"/>
                <w:lang w:val="en-US"/>
              </w:rPr>
            </w:pPr>
            <w:ins w:id="1833" w:author="khanguyen" w:date="2017-03-17T23:08:00Z">
              <w:r>
                <w:rPr>
                  <w:rFonts w:cs="Arial"/>
                  <w:color w:val="4B4B63"/>
                  <w:sz w:val="20"/>
                  <w:szCs w:val="20"/>
                </w:rPr>
                <w:t>2604</w:t>
              </w:r>
            </w:ins>
            <w:del w:id="1834" w:author="khanguyen" w:date="2017-03-17T23:07:00Z">
              <w:r w:rsidRPr="00C47FE2" w:rsidDel="005D5052">
                <w:rPr>
                  <w:rFonts w:eastAsia="Times New Roman" w:cs="Arial"/>
                  <w:color w:val="4B4B63"/>
                  <w:sz w:val="20"/>
                  <w:szCs w:val="20"/>
                  <w:lang w:val="en-US"/>
                </w:rPr>
                <w:delText>2604</w:delText>
              </w:r>
            </w:del>
          </w:p>
        </w:tc>
        <w:tc>
          <w:tcPr>
            <w:tcW w:w="1319" w:type="dxa"/>
            <w:tcBorders>
              <w:top w:val="nil"/>
              <w:left w:val="nil"/>
              <w:bottom w:val="single" w:sz="4" w:space="0" w:color="ACB9CA"/>
              <w:right w:val="single" w:sz="4" w:space="0" w:color="ACB9CA"/>
            </w:tcBorders>
            <w:shd w:val="clear" w:color="000000" w:fill="FFFFFF"/>
            <w:vAlign w:val="center"/>
            <w:hideMark/>
            <w:tcPrChange w:id="1835"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0DFB2556" w14:textId="2ECE445C" w:rsidR="00546FC9" w:rsidRPr="00C47FE2" w:rsidRDefault="00546FC9" w:rsidP="00546FC9">
            <w:pPr>
              <w:spacing w:before="0" w:after="0" w:line="240" w:lineRule="auto"/>
              <w:jc w:val="right"/>
              <w:rPr>
                <w:rFonts w:eastAsia="Times New Roman" w:cs="Arial"/>
                <w:color w:val="4B4B63"/>
                <w:sz w:val="20"/>
                <w:szCs w:val="20"/>
                <w:lang w:val="en-US"/>
              </w:rPr>
            </w:pPr>
            <w:ins w:id="1836" w:author="khanguyen" w:date="2017-03-17T23:08:00Z">
              <w:r>
                <w:rPr>
                  <w:rFonts w:cs="Arial"/>
                  <w:color w:val="4B4B63"/>
                  <w:sz w:val="20"/>
                  <w:szCs w:val="20"/>
                </w:rPr>
                <w:t>2277.41</w:t>
              </w:r>
            </w:ins>
            <w:del w:id="1837" w:author="khanguyen" w:date="2017-03-17T23:07:00Z">
              <w:r w:rsidRPr="00C47FE2" w:rsidDel="005D5052">
                <w:rPr>
                  <w:rFonts w:eastAsia="Times New Roman" w:cs="Arial"/>
                  <w:color w:val="4B4B63"/>
                  <w:sz w:val="20"/>
                  <w:szCs w:val="20"/>
                  <w:lang w:val="en-US"/>
                </w:rPr>
                <w:delText>2277.41</w:delText>
              </w:r>
            </w:del>
          </w:p>
        </w:tc>
        <w:tc>
          <w:tcPr>
            <w:tcW w:w="1438" w:type="dxa"/>
            <w:tcBorders>
              <w:top w:val="nil"/>
              <w:left w:val="nil"/>
              <w:bottom w:val="single" w:sz="4" w:space="0" w:color="ACB9CA"/>
              <w:right w:val="single" w:sz="4" w:space="0" w:color="ACB9CA"/>
            </w:tcBorders>
            <w:shd w:val="clear" w:color="000000" w:fill="FFFFFF"/>
            <w:vAlign w:val="center"/>
            <w:hideMark/>
            <w:tcPrChange w:id="183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76D405C4" w14:textId="2C262220" w:rsidR="00546FC9" w:rsidRPr="00C47FE2" w:rsidRDefault="00546FC9" w:rsidP="00546FC9">
            <w:pPr>
              <w:spacing w:before="0" w:after="0" w:line="240" w:lineRule="auto"/>
              <w:jc w:val="right"/>
              <w:rPr>
                <w:rFonts w:eastAsia="Times New Roman" w:cs="Arial"/>
                <w:color w:val="4B4B63"/>
                <w:sz w:val="20"/>
                <w:szCs w:val="20"/>
                <w:lang w:val="en-US"/>
              </w:rPr>
            </w:pPr>
            <w:ins w:id="1839" w:author="khanguyen" w:date="2017-03-17T23:08:00Z">
              <w:r>
                <w:rPr>
                  <w:rFonts w:cs="Arial"/>
                  <w:color w:val="4B4B63"/>
                  <w:sz w:val="20"/>
                  <w:szCs w:val="20"/>
                </w:rPr>
                <w:t>5318.51</w:t>
              </w:r>
            </w:ins>
            <w:del w:id="1840" w:author="khanguyen" w:date="2017-03-17T23:07:00Z">
              <w:r w:rsidRPr="00C47FE2" w:rsidDel="005D5052">
                <w:rPr>
                  <w:rFonts w:eastAsia="Times New Roman" w:cs="Arial"/>
                  <w:color w:val="4B4B63"/>
                  <w:sz w:val="20"/>
                  <w:szCs w:val="20"/>
                  <w:lang w:val="en-US"/>
                </w:rPr>
                <w:delText>5318.51</w:delText>
              </w:r>
            </w:del>
          </w:p>
        </w:tc>
        <w:tc>
          <w:tcPr>
            <w:tcW w:w="1438" w:type="dxa"/>
            <w:tcBorders>
              <w:top w:val="nil"/>
              <w:left w:val="nil"/>
              <w:bottom w:val="single" w:sz="4" w:space="0" w:color="ACB9CA"/>
              <w:right w:val="single" w:sz="4" w:space="0" w:color="ACB9CA"/>
            </w:tcBorders>
            <w:shd w:val="clear" w:color="000000" w:fill="FFFFFF"/>
            <w:vAlign w:val="center"/>
            <w:hideMark/>
            <w:tcPrChange w:id="184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3EEE32E1" w14:textId="3E5826AB" w:rsidR="00546FC9" w:rsidRPr="00C47FE2" w:rsidRDefault="00546FC9" w:rsidP="00546FC9">
            <w:pPr>
              <w:spacing w:before="0" w:after="0" w:line="240" w:lineRule="auto"/>
              <w:jc w:val="right"/>
              <w:rPr>
                <w:rFonts w:eastAsia="Times New Roman" w:cs="Arial"/>
                <w:color w:val="4B4B63"/>
                <w:sz w:val="20"/>
                <w:szCs w:val="20"/>
                <w:lang w:val="en-US"/>
              </w:rPr>
            </w:pPr>
            <w:ins w:id="1842" w:author="khanguyen" w:date="2017-03-17T23:08:00Z">
              <w:r>
                <w:rPr>
                  <w:rFonts w:cs="Arial"/>
                  <w:color w:val="4B4B63"/>
                  <w:sz w:val="20"/>
                  <w:szCs w:val="20"/>
                </w:rPr>
                <w:t>8909.09</w:t>
              </w:r>
            </w:ins>
            <w:del w:id="1843" w:author="khanguyen" w:date="2017-03-17T23:07:00Z">
              <w:r w:rsidRPr="00C47FE2" w:rsidDel="005D5052">
                <w:rPr>
                  <w:rFonts w:eastAsia="Times New Roman" w:cs="Arial"/>
                  <w:color w:val="4B4B63"/>
                  <w:sz w:val="20"/>
                  <w:szCs w:val="20"/>
                  <w:lang w:val="en-US"/>
                </w:rPr>
                <w:delText>8909.09</w:delText>
              </w:r>
            </w:del>
          </w:p>
        </w:tc>
        <w:tc>
          <w:tcPr>
            <w:tcW w:w="1600" w:type="dxa"/>
            <w:tcBorders>
              <w:top w:val="nil"/>
              <w:left w:val="nil"/>
              <w:bottom w:val="single" w:sz="4" w:space="0" w:color="ACB9CA"/>
              <w:right w:val="single" w:sz="4" w:space="0" w:color="ACB9CA"/>
            </w:tcBorders>
            <w:shd w:val="clear" w:color="000000" w:fill="FFFFFF"/>
            <w:vAlign w:val="center"/>
            <w:hideMark/>
            <w:tcPrChange w:id="1844"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5322B32F" w14:textId="112305FF" w:rsidR="00546FC9" w:rsidRPr="00C47FE2" w:rsidRDefault="00546FC9" w:rsidP="00546FC9">
            <w:pPr>
              <w:spacing w:before="0" w:after="0" w:line="240" w:lineRule="auto"/>
              <w:jc w:val="right"/>
              <w:rPr>
                <w:rFonts w:eastAsia="Times New Roman" w:cs="Arial"/>
                <w:color w:val="4B4B63"/>
                <w:sz w:val="20"/>
                <w:szCs w:val="20"/>
                <w:lang w:val="en-US"/>
              </w:rPr>
            </w:pPr>
            <w:ins w:id="1845" w:author="khanguyen" w:date="2017-03-17T23:08:00Z">
              <w:r>
                <w:rPr>
                  <w:rFonts w:cs="Arial"/>
                  <w:color w:val="4B4B63"/>
                  <w:sz w:val="20"/>
                  <w:szCs w:val="20"/>
                </w:rPr>
                <w:t>20902.56</w:t>
              </w:r>
            </w:ins>
            <w:del w:id="1846" w:author="khanguyen" w:date="2017-03-17T23:07:00Z">
              <w:r w:rsidRPr="00C47FE2" w:rsidDel="005D5052">
                <w:rPr>
                  <w:rFonts w:eastAsia="Times New Roman" w:cs="Arial"/>
                  <w:color w:val="4B4B63"/>
                  <w:sz w:val="20"/>
                  <w:szCs w:val="20"/>
                  <w:lang w:val="en-US"/>
                </w:rPr>
                <w:delText>20902.56</w:delText>
              </w:r>
            </w:del>
          </w:p>
        </w:tc>
        <w:tc>
          <w:tcPr>
            <w:tcW w:w="1193" w:type="dxa"/>
            <w:tcBorders>
              <w:top w:val="nil"/>
              <w:left w:val="nil"/>
              <w:bottom w:val="single" w:sz="4" w:space="0" w:color="ACB9CA"/>
              <w:right w:val="single" w:sz="4" w:space="0" w:color="ACB9CA"/>
            </w:tcBorders>
            <w:shd w:val="clear" w:color="000000" w:fill="FFFFFF"/>
            <w:vAlign w:val="center"/>
            <w:hideMark/>
            <w:tcPrChange w:id="1847"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7540FCEB" w14:textId="176D62D6" w:rsidR="00546FC9" w:rsidRPr="00C47FE2" w:rsidRDefault="00546FC9" w:rsidP="00546FC9">
            <w:pPr>
              <w:spacing w:before="0" w:after="0" w:line="240" w:lineRule="auto"/>
              <w:jc w:val="right"/>
              <w:rPr>
                <w:rFonts w:eastAsia="Times New Roman" w:cs="Arial"/>
                <w:color w:val="4B4B63"/>
                <w:sz w:val="20"/>
                <w:szCs w:val="20"/>
                <w:lang w:val="en-US"/>
              </w:rPr>
            </w:pPr>
            <w:ins w:id="1848" w:author="khanguyen" w:date="2017-03-17T23:08:00Z">
              <w:r>
                <w:rPr>
                  <w:rFonts w:cs="Arial"/>
                  <w:color w:val="4B4B63"/>
                  <w:sz w:val="20"/>
                  <w:szCs w:val="20"/>
                </w:rPr>
                <w:t>83</w:t>
              </w:r>
            </w:ins>
            <w:del w:id="1849" w:author="khanguyen" w:date="2017-03-17T23:07:00Z">
              <w:r w:rsidRPr="00C47FE2" w:rsidDel="005D5052">
                <w:rPr>
                  <w:rFonts w:eastAsia="Times New Roman" w:cs="Arial"/>
                  <w:color w:val="4B4B63"/>
                  <w:sz w:val="20"/>
                  <w:szCs w:val="20"/>
                  <w:lang w:val="en-US"/>
                </w:rPr>
                <w:delText>83</w:delText>
              </w:r>
            </w:del>
          </w:p>
        </w:tc>
        <w:tc>
          <w:tcPr>
            <w:tcW w:w="1356" w:type="dxa"/>
            <w:tcBorders>
              <w:top w:val="nil"/>
              <w:left w:val="nil"/>
              <w:bottom w:val="single" w:sz="4" w:space="0" w:color="ACB9CA"/>
              <w:right w:val="single" w:sz="4" w:space="0" w:color="ACB9CA"/>
            </w:tcBorders>
            <w:shd w:val="clear" w:color="000000" w:fill="FFFFFF"/>
            <w:vAlign w:val="center"/>
            <w:hideMark/>
            <w:tcPrChange w:id="1850"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5933C452" w14:textId="6625BE3E" w:rsidR="00546FC9" w:rsidRPr="00C47FE2" w:rsidRDefault="00546FC9" w:rsidP="00546FC9">
            <w:pPr>
              <w:spacing w:before="0" w:after="0" w:line="240" w:lineRule="auto"/>
              <w:jc w:val="right"/>
              <w:rPr>
                <w:rFonts w:eastAsia="Times New Roman" w:cs="Arial"/>
                <w:color w:val="4B4B63"/>
                <w:sz w:val="20"/>
                <w:szCs w:val="20"/>
                <w:lang w:val="en-US"/>
              </w:rPr>
            </w:pPr>
            <w:ins w:id="1851" w:author="khanguyen" w:date="2017-03-17T23:08:00Z">
              <w:r>
                <w:rPr>
                  <w:rFonts w:cs="Arial"/>
                  <w:color w:val="4B4B63"/>
                  <w:sz w:val="20"/>
                  <w:szCs w:val="20"/>
                </w:rPr>
                <w:t>29817</w:t>
              </w:r>
            </w:ins>
            <w:del w:id="1852" w:author="khanguyen" w:date="2017-03-17T23:07:00Z">
              <w:r w:rsidRPr="00C47FE2" w:rsidDel="005D5052">
                <w:rPr>
                  <w:rFonts w:eastAsia="Times New Roman" w:cs="Arial"/>
                  <w:color w:val="4B4B63"/>
                  <w:sz w:val="20"/>
                  <w:szCs w:val="20"/>
                  <w:lang w:val="en-US"/>
                </w:rPr>
                <w:delText>29817</w:delText>
              </w:r>
            </w:del>
          </w:p>
        </w:tc>
        <w:tc>
          <w:tcPr>
            <w:tcW w:w="1128" w:type="dxa"/>
            <w:tcBorders>
              <w:top w:val="nil"/>
              <w:left w:val="nil"/>
              <w:bottom w:val="single" w:sz="4" w:space="0" w:color="ACB9CA"/>
              <w:right w:val="single" w:sz="4" w:space="0" w:color="ACB9CA"/>
            </w:tcBorders>
            <w:shd w:val="clear" w:color="000000" w:fill="FFFFFF"/>
            <w:vAlign w:val="center"/>
            <w:hideMark/>
            <w:tcPrChange w:id="1853"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31FF6EDB" w14:textId="12B8B1AB" w:rsidR="00546FC9" w:rsidRPr="00C47FE2" w:rsidRDefault="00546FC9" w:rsidP="00546FC9">
            <w:pPr>
              <w:spacing w:before="0" w:after="0" w:line="240" w:lineRule="auto"/>
              <w:jc w:val="right"/>
              <w:rPr>
                <w:rFonts w:eastAsia="Times New Roman" w:cs="Arial"/>
                <w:color w:val="4B4B63"/>
                <w:sz w:val="20"/>
                <w:szCs w:val="20"/>
                <w:lang w:val="en-US"/>
              </w:rPr>
            </w:pPr>
            <w:ins w:id="1854" w:author="khanguyen" w:date="2017-03-17T23:08:00Z">
              <w:r>
                <w:rPr>
                  <w:rFonts w:cs="Arial"/>
                  <w:color w:val="4B4B63"/>
                  <w:sz w:val="20"/>
                  <w:szCs w:val="20"/>
                </w:rPr>
                <w:t>0%</w:t>
              </w:r>
            </w:ins>
            <w:del w:id="1855" w:author="khanguyen" w:date="2017-03-17T23:07:00Z">
              <w:r w:rsidRPr="00C47FE2" w:rsidDel="005D5052">
                <w:rPr>
                  <w:rFonts w:eastAsia="Times New Roman" w:cs="Arial"/>
                  <w:color w:val="4B4B63"/>
                  <w:sz w:val="20"/>
                  <w:szCs w:val="20"/>
                  <w:lang w:val="en-US"/>
                </w:rPr>
                <w:delText>0%</w:delText>
              </w:r>
            </w:del>
          </w:p>
        </w:tc>
      </w:tr>
      <w:tr w:rsidR="00546FC9" w:rsidRPr="00C47FE2" w14:paraId="3FA9590C" w14:textId="77777777" w:rsidTr="00C23052">
        <w:trPr>
          <w:trHeight w:val="300"/>
          <w:trPrChange w:id="1856"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857"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A657164" w14:textId="48B2557B"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858" w:author="khanguyen" w:date="2017-03-17T23:08:00Z">
              <w:r>
                <w:rPr>
                  <w:rFonts w:cs="Arial"/>
                  <w:color w:val="4B4B63"/>
                  <w:sz w:val="20"/>
                  <w:szCs w:val="20"/>
                </w:rPr>
                <w:t>Visit_Login_page</w:t>
              </w:r>
            </w:ins>
            <w:proofErr w:type="spellEnd"/>
            <w:del w:id="1859" w:author="khanguyen" w:date="2017-03-17T23:07:00Z">
              <w:r w:rsidRPr="00C47FE2" w:rsidDel="005D5052">
                <w:rPr>
                  <w:rFonts w:eastAsia="Times New Roman" w:cs="Arial"/>
                  <w:color w:val="4B4B63"/>
                  <w:sz w:val="20"/>
                  <w:szCs w:val="20"/>
                  <w:lang w:val="en-US"/>
                </w:rPr>
                <w:delText>Visit_Login_page</w:delText>
              </w:r>
            </w:del>
          </w:p>
        </w:tc>
        <w:tc>
          <w:tcPr>
            <w:tcW w:w="1170" w:type="dxa"/>
            <w:tcBorders>
              <w:top w:val="nil"/>
              <w:left w:val="nil"/>
              <w:bottom w:val="single" w:sz="4" w:space="0" w:color="ACB9CA"/>
              <w:right w:val="single" w:sz="4" w:space="0" w:color="ACB9CA"/>
            </w:tcBorders>
            <w:shd w:val="clear" w:color="000000" w:fill="FFFFFF"/>
            <w:vAlign w:val="center"/>
            <w:hideMark/>
            <w:tcPrChange w:id="1860"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10BBD89B" w14:textId="43A01815" w:rsidR="00546FC9" w:rsidRPr="00C47FE2" w:rsidRDefault="00546FC9" w:rsidP="00546FC9">
            <w:pPr>
              <w:spacing w:before="0" w:after="0" w:line="240" w:lineRule="auto"/>
              <w:jc w:val="right"/>
              <w:rPr>
                <w:rFonts w:eastAsia="Times New Roman" w:cs="Arial"/>
                <w:color w:val="4B4B63"/>
                <w:sz w:val="20"/>
                <w:szCs w:val="20"/>
                <w:lang w:val="en-US"/>
              </w:rPr>
            </w:pPr>
            <w:ins w:id="1861" w:author="khanguyen" w:date="2017-03-17T23:08:00Z">
              <w:r>
                <w:rPr>
                  <w:rFonts w:cs="Arial"/>
                  <w:color w:val="4B4B63"/>
                  <w:sz w:val="20"/>
                  <w:szCs w:val="20"/>
                </w:rPr>
                <w:t>2604</w:t>
              </w:r>
            </w:ins>
            <w:del w:id="1862" w:author="khanguyen" w:date="2017-03-17T23:07:00Z">
              <w:r w:rsidRPr="00C47FE2" w:rsidDel="005D5052">
                <w:rPr>
                  <w:rFonts w:eastAsia="Times New Roman" w:cs="Arial"/>
                  <w:color w:val="4B4B63"/>
                  <w:sz w:val="20"/>
                  <w:szCs w:val="20"/>
                  <w:lang w:val="en-US"/>
                </w:rPr>
                <w:delText>2604</w:delText>
              </w:r>
            </w:del>
          </w:p>
        </w:tc>
        <w:tc>
          <w:tcPr>
            <w:tcW w:w="1319" w:type="dxa"/>
            <w:tcBorders>
              <w:top w:val="nil"/>
              <w:left w:val="nil"/>
              <w:bottom w:val="single" w:sz="4" w:space="0" w:color="ACB9CA"/>
              <w:right w:val="single" w:sz="4" w:space="0" w:color="ACB9CA"/>
            </w:tcBorders>
            <w:shd w:val="clear" w:color="000000" w:fill="FFFFFF"/>
            <w:vAlign w:val="center"/>
            <w:hideMark/>
            <w:tcPrChange w:id="1863"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1716C88" w14:textId="0A94A554" w:rsidR="00546FC9" w:rsidRPr="00C47FE2" w:rsidRDefault="00546FC9" w:rsidP="00546FC9">
            <w:pPr>
              <w:spacing w:before="0" w:after="0" w:line="240" w:lineRule="auto"/>
              <w:jc w:val="right"/>
              <w:rPr>
                <w:rFonts w:eastAsia="Times New Roman" w:cs="Arial"/>
                <w:color w:val="4B4B63"/>
                <w:sz w:val="20"/>
                <w:szCs w:val="20"/>
                <w:lang w:val="en-US"/>
              </w:rPr>
            </w:pPr>
            <w:ins w:id="1864" w:author="khanguyen" w:date="2017-03-17T23:08:00Z">
              <w:r>
                <w:rPr>
                  <w:rFonts w:cs="Arial"/>
                  <w:color w:val="4B4B63"/>
                  <w:sz w:val="20"/>
                  <w:szCs w:val="20"/>
                </w:rPr>
                <w:t>1447.72</w:t>
              </w:r>
            </w:ins>
          </w:p>
        </w:tc>
        <w:tc>
          <w:tcPr>
            <w:tcW w:w="1438" w:type="dxa"/>
            <w:tcBorders>
              <w:top w:val="nil"/>
              <w:left w:val="nil"/>
              <w:bottom w:val="single" w:sz="4" w:space="0" w:color="ACB9CA"/>
              <w:right w:val="single" w:sz="4" w:space="0" w:color="ACB9CA"/>
            </w:tcBorders>
            <w:shd w:val="clear" w:color="000000" w:fill="FFFFFF"/>
            <w:vAlign w:val="center"/>
            <w:hideMark/>
            <w:tcPrChange w:id="1865"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75D560D" w14:textId="11F9CF12" w:rsidR="00546FC9" w:rsidRPr="00C47FE2" w:rsidRDefault="00546FC9" w:rsidP="00546FC9">
            <w:pPr>
              <w:spacing w:before="0" w:after="0" w:line="240" w:lineRule="auto"/>
              <w:jc w:val="right"/>
              <w:rPr>
                <w:rFonts w:eastAsia="Times New Roman" w:cs="Arial"/>
                <w:color w:val="4B4B63"/>
                <w:sz w:val="20"/>
                <w:szCs w:val="20"/>
                <w:lang w:val="en-US"/>
              </w:rPr>
            </w:pPr>
            <w:ins w:id="1866" w:author="khanguyen" w:date="2017-03-17T23:08:00Z">
              <w:r>
                <w:rPr>
                  <w:rFonts w:cs="Arial"/>
                  <w:color w:val="4B4B63"/>
                  <w:sz w:val="20"/>
                  <w:szCs w:val="20"/>
                </w:rPr>
                <w:t>3875.9</w:t>
              </w:r>
            </w:ins>
            <w:del w:id="1867" w:author="khanguyen" w:date="2017-03-17T23:07:00Z">
              <w:r w:rsidRPr="00C47FE2" w:rsidDel="005D5052">
                <w:rPr>
                  <w:rFonts w:eastAsia="Times New Roman" w:cs="Arial"/>
                  <w:color w:val="4B4B63"/>
                  <w:sz w:val="20"/>
                  <w:szCs w:val="20"/>
                  <w:lang w:val="en-US"/>
                </w:rPr>
                <w:delText>3875.9</w:delText>
              </w:r>
            </w:del>
          </w:p>
        </w:tc>
        <w:tc>
          <w:tcPr>
            <w:tcW w:w="1438" w:type="dxa"/>
            <w:tcBorders>
              <w:top w:val="nil"/>
              <w:left w:val="nil"/>
              <w:bottom w:val="single" w:sz="4" w:space="0" w:color="ACB9CA"/>
              <w:right w:val="single" w:sz="4" w:space="0" w:color="ACB9CA"/>
            </w:tcBorders>
            <w:shd w:val="clear" w:color="000000" w:fill="FFFFFF"/>
            <w:vAlign w:val="center"/>
            <w:hideMark/>
            <w:tcPrChange w:id="1868"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2BB16D9" w14:textId="3352F08D" w:rsidR="00546FC9" w:rsidRPr="00C47FE2" w:rsidRDefault="00546FC9" w:rsidP="00546FC9">
            <w:pPr>
              <w:spacing w:before="0" w:after="0" w:line="240" w:lineRule="auto"/>
              <w:jc w:val="right"/>
              <w:rPr>
                <w:rFonts w:eastAsia="Times New Roman" w:cs="Arial"/>
                <w:color w:val="4B4B63"/>
                <w:sz w:val="20"/>
                <w:szCs w:val="20"/>
                <w:lang w:val="en-US"/>
              </w:rPr>
            </w:pPr>
            <w:ins w:id="1869" w:author="khanguyen" w:date="2017-03-17T23:08:00Z">
              <w:r>
                <w:rPr>
                  <w:rFonts w:cs="Arial"/>
                  <w:color w:val="4B4B63"/>
                  <w:sz w:val="20"/>
                  <w:szCs w:val="20"/>
                </w:rPr>
                <w:t>6647.65</w:t>
              </w:r>
            </w:ins>
            <w:del w:id="1870" w:author="khanguyen" w:date="2017-03-17T23:07:00Z">
              <w:r w:rsidRPr="00C47FE2" w:rsidDel="005D5052">
                <w:rPr>
                  <w:rFonts w:eastAsia="Times New Roman" w:cs="Arial"/>
                  <w:color w:val="4B4B63"/>
                  <w:sz w:val="20"/>
                  <w:szCs w:val="20"/>
                  <w:lang w:val="en-US"/>
                </w:rPr>
                <w:delText>6647.65</w:delText>
              </w:r>
            </w:del>
          </w:p>
        </w:tc>
        <w:tc>
          <w:tcPr>
            <w:tcW w:w="1600" w:type="dxa"/>
            <w:tcBorders>
              <w:top w:val="nil"/>
              <w:left w:val="nil"/>
              <w:bottom w:val="single" w:sz="4" w:space="0" w:color="ACB9CA"/>
              <w:right w:val="single" w:sz="4" w:space="0" w:color="ACB9CA"/>
            </w:tcBorders>
            <w:shd w:val="clear" w:color="000000" w:fill="FFFFFF"/>
            <w:vAlign w:val="center"/>
            <w:hideMark/>
            <w:tcPrChange w:id="1871"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3E6872C6" w14:textId="16D88EEE" w:rsidR="00546FC9" w:rsidRPr="00C47FE2" w:rsidRDefault="00546FC9" w:rsidP="00546FC9">
            <w:pPr>
              <w:spacing w:before="0" w:after="0" w:line="240" w:lineRule="auto"/>
              <w:jc w:val="right"/>
              <w:rPr>
                <w:rFonts w:eastAsia="Times New Roman" w:cs="Arial"/>
                <w:color w:val="4B4B63"/>
                <w:sz w:val="20"/>
                <w:szCs w:val="20"/>
                <w:lang w:val="en-US"/>
              </w:rPr>
            </w:pPr>
            <w:ins w:id="1872" w:author="khanguyen" w:date="2017-03-17T23:08:00Z">
              <w:r>
                <w:rPr>
                  <w:rFonts w:cs="Arial"/>
                  <w:color w:val="4B4B63"/>
                  <w:sz w:val="20"/>
                  <w:szCs w:val="20"/>
                </w:rPr>
                <w:t>11121.19</w:t>
              </w:r>
            </w:ins>
            <w:del w:id="1873" w:author="khanguyen" w:date="2017-03-17T23:07:00Z">
              <w:r w:rsidRPr="00C47FE2" w:rsidDel="005D5052">
                <w:rPr>
                  <w:rFonts w:eastAsia="Times New Roman" w:cs="Arial"/>
                  <w:color w:val="4B4B63"/>
                  <w:sz w:val="20"/>
                  <w:szCs w:val="20"/>
                  <w:lang w:val="en-US"/>
                </w:rPr>
                <w:delText>11121.19</w:delText>
              </w:r>
            </w:del>
          </w:p>
        </w:tc>
        <w:tc>
          <w:tcPr>
            <w:tcW w:w="1193" w:type="dxa"/>
            <w:tcBorders>
              <w:top w:val="nil"/>
              <w:left w:val="nil"/>
              <w:bottom w:val="single" w:sz="4" w:space="0" w:color="ACB9CA"/>
              <w:right w:val="single" w:sz="4" w:space="0" w:color="ACB9CA"/>
            </w:tcBorders>
            <w:shd w:val="clear" w:color="000000" w:fill="FFFFFF"/>
            <w:vAlign w:val="center"/>
            <w:hideMark/>
            <w:tcPrChange w:id="1874"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4807FE01" w14:textId="6E1A5C96" w:rsidR="00546FC9" w:rsidRPr="00C47FE2" w:rsidRDefault="00546FC9" w:rsidP="00546FC9">
            <w:pPr>
              <w:spacing w:before="0" w:after="0" w:line="240" w:lineRule="auto"/>
              <w:jc w:val="right"/>
              <w:rPr>
                <w:rFonts w:eastAsia="Times New Roman" w:cs="Arial"/>
                <w:color w:val="4B4B63"/>
                <w:sz w:val="20"/>
                <w:szCs w:val="20"/>
                <w:lang w:val="en-US"/>
              </w:rPr>
            </w:pPr>
            <w:ins w:id="1875" w:author="khanguyen" w:date="2017-03-17T23:08:00Z">
              <w:r>
                <w:rPr>
                  <w:rFonts w:cs="Arial"/>
                  <w:color w:val="4B4B63"/>
                  <w:sz w:val="20"/>
                  <w:szCs w:val="20"/>
                </w:rPr>
                <w:t>65</w:t>
              </w:r>
            </w:ins>
            <w:del w:id="1876" w:author="khanguyen" w:date="2017-03-17T23:07:00Z">
              <w:r w:rsidRPr="00C47FE2" w:rsidDel="005D5052">
                <w:rPr>
                  <w:rFonts w:eastAsia="Times New Roman" w:cs="Arial"/>
                  <w:color w:val="4B4B63"/>
                  <w:sz w:val="20"/>
                  <w:szCs w:val="20"/>
                  <w:lang w:val="en-US"/>
                </w:rPr>
                <w:delText>65</w:delText>
              </w:r>
            </w:del>
          </w:p>
        </w:tc>
        <w:tc>
          <w:tcPr>
            <w:tcW w:w="1356" w:type="dxa"/>
            <w:tcBorders>
              <w:top w:val="nil"/>
              <w:left w:val="nil"/>
              <w:bottom w:val="single" w:sz="4" w:space="0" w:color="ACB9CA"/>
              <w:right w:val="single" w:sz="4" w:space="0" w:color="ACB9CA"/>
            </w:tcBorders>
            <w:shd w:val="clear" w:color="000000" w:fill="FFFFFF"/>
            <w:vAlign w:val="center"/>
            <w:hideMark/>
            <w:tcPrChange w:id="1877"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75A851AA" w14:textId="47AB2DA6" w:rsidR="00546FC9" w:rsidRPr="00C47FE2" w:rsidRDefault="00546FC9" w:rsidP="00546FC9">
            <w:pPr>
              <w:spacing w:before="0" w:after="0" w:line="240" w:lineRule="auto"/>
              <w:jc w:val="right"/>
              <w:rPr>
                <w:rFonts w:eastAsia="Times New Roman" w:cs="Arial"/>
                <w:color w:val="4B4B63"/>
                <w:sz w:val="20"/>
                <w:szCs w:val="20"/>
                <w:lang w:val="en-US"/>
              </w:rPr>
            </w:pPr>
            <w:ins w:id="1878" w:author="khanguyen" w:date="2017-03-17T23:08:00Z">
              <w:r>
                <w:rPr>
                  <w:rFonts w:cs="Arial"/>
                  <w:color w:val="4B4B63"/>
                  <w:sz w:val="20"/>
                  <w:szCs w:val="20"/>
                </w:rPr>
                <w:t>16214</w:t>
              </w:r>
            </w:ins>
            <w:del w:id="1879" w:author="khanguyen" w:date="2017-03-17T23:07:00Z">
              <w:r w:rsidRPr="00C47FE2" w:rsidDel="005D5052">
                <w:rPr>
                  <w:rFonts w:eastAsia="Times New Roman" w:cs="Arial"/>
                  <w:color w:val="4B4B63"/>
                  <w:sz w:val="20"/>
                  <w:szCs w:val="20"/>
                  <w:lang w:val="en-US"/>
                </w:rPr>
                <w:delText>16214</w:delText>
              </w:r>
            </w:del>
          </w:p>
        </w:tc>
        <w:tc>
          <w:tcPr>
            <w:tcW w:w="1128" w:type="dxa"/>
            <w:tcBorders>
              <w:top w:val="nil"/>
              <w:left w:val="nil"/>
              <w:bottom w:val="single" w:sz="4" w:space="0" w:color="ACB9CA"/>
              <w:right w:val="single" w:sz="4" w:space="0" w:color="ACB9CA"/>
            </w:tcBorders>
            <w:shd w:val="clear" w:color="000000" w:fill="FFFFFF"/>
            <w:vAlign w:val="center"/>
            <w:hideMark/>
            <w:tcPrChange w:id="1880"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5551D6C6" w14:textId="4BD6CF08" w:rsidR="00546FC9" w:rsidRPr="00C47FE2" w:rsidRDefault="00546FC9" w:rsidP="00546FC9">
            <w:pPr>
              <w:spacing w:before="0" w:after="0" w:line="240" w:lineRule="auto"/>
              <w:jc w:val="right"/>
              <w:rPr>
                <w:rFonts w:eastAsia="Times New Roman" w:cs="Arial"/>
                <w:color w:val="4B4B63"/>
                <w:sz w:val="20"/>
                <w:szCs w:val="20"/>
                <w:lang w:val="en-US"/>
              </w:rPr>
            </w:pPr>
            <w:ins w:id="1881" w:author="khanguyen" w:date="2017-03-17T23:08:00Z">
              <w:r>
                <w:rPr>
                  <w:rFonts w:cs="Arial"/>
                  <w:color w:val="4B4B63"/>
                  <w:sz w:val="20"/>
                  <w:szCs w:val="20"/>
                </w:rPr>
                <w:t>0%</w:t>
              </w:r>
            </w:ins>
            <w:del w:id="1882" w:author="khanguyen" w:date="2017-03-17T23:07:00Z">
              <w:r w:rsidRPr="00C47FE2" w:rsidDel="005D5052">
                <w:rPr>
                  <w:rFonts w:eastAsia="Times New Roman" w:cs="Arial"/>
                  <w:color w:val="4B4B63"/>
                  <w:sz w:val="20"/>
                  <w:szCs w:val="20"/>
                  <w:lang w:val="en-US"/>
                </w:rPr>
                <w:delText>0%</w:delText>
              </w:r>
            </w:del>
          </w:p>
        </w:tc>
      </w:tr>
      <w:tr w:rsidR="00546FC9" w:rsidRPr="00C47FE2" w14:paraId="508B518F" w14:textId="77777777" w:rsidTr="00C23052">
        <w:trPr>
          <w:trHeight w:val="300"/>
          <w:trPrChange w:id="1883"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884"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ECA0982" w14:textId="1B479460"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885" w:author="khanguyen" w:date="2017-03-17T23:08:00Z">
              <w:r>
                <w:rPr>
                  <w:rFonts w:cs="Arial"/>
                  <w:color w:val="4B4B63"/>
                  <w:sz w:val="20"/>
                  <w:szCs w:val="20"/>
                </w:rPr>
                <w:t>Visit_Project_page</w:t>
              </w:r>
            </w:ins>
            <w:proofErr w:type="spellEnd"/>
            <w:del w:id="1886" w:author="khanguyen" w:date="2017-03-17T23:07:00Z">
              <w:r w:rsidRPr="00C47FE2" w:rsidDel="005D5052">
                <w:rPr>
                  <w:rFonts w:eastAsia="Times New Roman" w:cs="Arial"/>
                  <w:color w:val="4B4B63"/>
                  <w:sz w:val="20"/>
                  <w:szCs w:val="20"/>
                  <w:lang w:val="en-US"/>
                </w:rPr>
                <w:delText>Visit_Project_page</w:delText>
              </w:r>
            </w:del>
          </w:p>
        </w:tc>
        <w:tc>
          <w:tcPr>
            <w:tcW w:w="1170" w:type="dxa"/>
            <w:tcBorders>
              <w:top w:val="nil"/>
              <w:left w:val="nil"/>
              <w:bottom w:val="single" w:sz="4" w:space="0" w:color="ACB9CA"/>
              <w:right w:val="single" w:sz="4" w:space="0" w:color="ACB9CA"/>
            </w:tcBorders>
            <w:shd w:val="clear" w:color="000000" w:fill="FFFFFF"/>
            <w:vAlign w:val="center"/>
            <w:hideMark/>
            <w:tcPrChange w:id="1887"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07DBAC80" w14:textId="2C867403" w:rsidR="00546FC9" w:rsidRPr="00C47FE2" w:rsidRDefault="00546FC9" w:rsidP="00546FC9">
            <w:pPr>
              <w:spacing w:before="0" w:after="0" w:line="240" w:lineRule="auto"/>
              <w:jc w:val="right"/>
              <w:rPr>
                <w:rFonts w:eastAsia="Times New Roman" w:cs="Arial"/>
                <w:color w:val="4B4B63"/>
                <w:sz w:val="20"/>
                <w:szCs w:val="20"/>
                <w:lang w:val="en-US"/>
              </w:rPr>
            </w:pPr>
            <w:ins w:id="1888" w:author="khanguyen" w:date="2017-03-17T23:08:00Z">
              <w:r>
                <w:rPr>
                  <w:rFonts w:cs="Arial"/>
                  <w:color w:val="4B4B63"/>
                  <w:sz w:val="20"/>
                  <w:szCs w:val="20"/>
                </w:rPr>
                <w:t>741</w:t>
              </w:r>
            </w:ins>
            <w:del w:id="1889" w:author="khanguyen" w:date="2017-03-17T23:07:00Z">
              <w:r w:rsidRPr="00C47FE2" w:rsidDel="005D5052">
                <w:rPr>
                  <w:rFonts w:eastAsia="Times New Roman" w:cs="Arial"/>
                  <w:color w:val="4B4B63"/>
                  <w:sz w:val="20"/>
                  <w:szCs w:val="20"/>
                  <w:lang w:val="en-US"/>
                </w:rPr>
                <w:delText>741</w:delText>
              </w:r>
            </w:del>
          </w:p>
        </w:tc>
        <w:tc>
          <w:tcPr>
            <w:tcW w:w="1319" w:type="dxa"/>
            <w:tcBorders>
              <w:top w:val="nil"/>
              <w:left w:val="nil"/>
              <w:bottom w:val="single" w:sz="4" w:space="0" w:color="ACB9CA"/>
              <w:right w:val="single" w:sz="4" w:space="0" w:color="ACB9CA"/>
            </w:tcBorders>
            <w:shd w:val="clear" w:color="000000" w:fill="FFFFFF"/>
            <w:vAlign w:val="center"/>
            <w:hideMark/>
            <w:tcPrChange w:id="1890"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11757009" w14:textId="289444E9" w:rsidR="00546FC9" w:rsidRPr="00C47FE2" w:rsidRDefault="00546FC9" w:rsidP="00546FC9">
            <w:pPr>
              <w:spacing w:before="0" w:after="0" w:line="240" w:lineRule="auto"/>
              <w:jc w:val="right"/>
              <w:rPr>
                <w:rFonts w:eastAsia="Times New Roman" w:cs="Arial"/>
                <w:color w:val="4B4B63"/>
                <w:sz w:val="20"/>
                <w:szCs w:val="20"/>
                <w:lang w:val="en-US"/>
              </w:rPr>
            </w:pPr>
            <w:ins w:id="1891" w:author="khanguyen" w:date="2017-03-17T23:08:00Z">
              <w:r>
                <w:rPr>
                  <w:rFonts w:cs="Arial"/>
                  <w:color w:val="4B4B63"/>
                  <w:sz w:val="20"/>
                  <w:szCs w:val="20"/>
                </w:rPr>
                <w:t>779.45</w:t>
              </w:r>
            </w:ins>
            <w:del w:id="1892" w:author="khanguyen" w:date="2017-03-17T23:07:00Z">
              <w:r w:rsidRPr="00C47FE2" w:rsidDel="005D5052">
                <w:rPr>
                  <w:rFonts w:eastAsia="Times New Roman" w:cs="Arial"/>
                  <w:color w:val="4B4B63"/>
                  <w:sz w:val="20"/>
                  <w:szCs w:val="20"/>
                  <w:lang w:val="en-US"/>
                </w:rPr>
                <w:delText>779.45</w:delText>
              </w:r>
            </w:del>
          </w:p>
        </w:tc>
        <w:tc>
          <w:tcPr>
            <w:tcW w:w="1438" w:type="dxa"/>
            <w:tcBorders>
              <w:top w:val="nil"/>
              <w:left w:val="nil"/>
              <w:bottom w:val="single" w:sz="4" w:space="0" w:color="ACB9CA"/>
              <w:right w:val="single" w:sz="4" w:space="0" w:color="ACB9CA"/>
            </w:tcBorders>
            <w:shd w:val="clear" w:color="000000" w:fill="FFFFFF"/>
            <w:vAlign w:val="center"/>
            <w:hideMark/>
            <w:tcPrChange w:id="1893"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157D253" w14:textId="1C46D73D" w:rsidR="00546FC9" w:rsidRPr="00C47FE2" w:rsidRDefault="00546FC9" w:rsidP="00546FC9">
            <w:pPr>
              <w:spacing w:before="0" w:after="0" w:line="240" w:lineRule="auto"/>
              <w:jc w:val="right"/>
              <w:rPr>
                <w:rFonts w:eastAsia="Times New Roman" w:cs="Arial"/>
                <w:color w:val="4B4B63"/>
                <w:sz w:val="20"/>
                <w:szCs w:val="20"/>
                <w:lang w:val="en-US"/>
              </w:rPr>
            </w:pPr>
            <w:ins w:id="1894" w:author="khanguyen" w:date="2017-03-17T23:08:00Z">
              <w:r>
                <w:rPr>
                  <w:rFonts w:cs="Arial"/>
                  <w:color w:val="4B4B63"/>
                  <w:sz w:val="20"/>
                  <w:szCs w:val="20"/>
                </w:rPr>
                <w:t>1614</w:t>
              </w:r>
            </w:ins>
            <w:del w:id="1895" w:author="khanguyen" w:date="2017-03-17T23:07:00Z">
              <w:r w:rsidRPr="00C47FE2" w:rsidDel="005D5052">
                <w:rPr>
                  <w:rFonts w:eastAsia="Times New Roman" w:cs="Arial"/>
                  <w:color w:val="4B4B63"/>
                  <w:sz w:val="20"/>
                  <w:szCs w:val="20"/>
                  <w:lang w:val="en-US"/>
                </w:rPr>
                <w:delText>1614</w:delText>
              </w:r>
            </w:del>
          </w:p>
        </w:tc>
        <w:tc>
          <w:tcPr>
            <w:tcW w:w="1438" w:type="dxa"/>
            <w:tcBorders>
              <w:top w:val="nil"/>
              <w:left w:val="nil"/>
              <w:bottom w:val="single" w:sz="4" w:space="0" w:color="ACB9CA"/>
              <w:right w:val="single" w:sz="4" w:space="0" w:color="ACB9CA"/>
            </w:tcBorders>
            <w:shd w:val="clear" w:color="000000" w:fill="FFFFFF"/>
            <w:vAlign w:val="center"/>
            <w:hideMark/>
            <w:tcPrChange w:id="1896"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12C97D1" w14:textId="18F38D6A" w:rsidR="00546FC9" w:rsidRPr="00C47FE2" w:rsidRDefault="00546FC9" w:rsidP="00546FC9">
            <w:pPr>
              <w:spacing w:before="0" w:after="0" w:line="240" w:lineRule="auto"/>
              <w:jc w:val="right"/>
              <w:rPr>
                <w:rFonts w:eastAsia="Times New Roman" w:cs="Arial"/>
                <w:color w:val="4B4B63"/>
                <w:sz w:val="20"/>
                <w:szCs w:val="20"/>
                <w:lang w:val="en-US"/>
              </w:rPr>
            </w:pPr>
            <w:ins w:id="1897" w:author="khanguyen" w:date="2017-03-17T23:08:00Z">
              <w:r>
                <w:rPr>
                  <w:rFonts w:cs="Arial"/>
                  <w:color w:val="4B4B63"/>
                  <w:sz w:val="20"/>
                  <w:szCs w:val="20"/>
                </w:rPr>
                <w:t>2231</w:t>
              </w:r>
            </w:ins>
            <w:del w:id="1898" w:author="khanguyen" w:date="2017-03-17T23:07:00Z">
              <w:r w:rsidRPr="00C47FE2" w:rsidDel="005D5052">
                <w:rPr>
                  <w:rFonts w:eastAsia="Times New Roman" w:cs="Arial"/>
                  <w:color w:val="4B4B63"/>
                  <w:sz w:val="20"/>
                  <w:szCs w:val="20"/>
                  <w:lang w:val="en-US"/>
                </w:rPr>
                <w:delText>2231</w:delText>
              </w:r>
            </w:del>
          </w:p>
        </w:tc>
        <w:tc>
          <w:tcPr>
            <w:tcW w:w="1600" w:type="dxa"/>
            <w:tcBorders>
              <w:top w:val="nil"/>
              <w:left w:val="nil"/>
              <w:bottom w:val="single" w:sz="4" w:space="0" w:color="ACB9CA"/>
              <w:right w:val="single" w:sz="4" w:space="0" w:color="ACB9CA"/>
            </w:tcBorders>
            <w:shd w:val="clear" w:color="000000" w:fill="FFFFFF"/>
            <w:vAlign w:val="center"/>
            <w:hideMark/>
            <w:tcPrChange w:id="1899"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26C8E25A" w14:textId="505259B0" w:rsidR="00546FC9" w:rsidRPr="00C47FE2" w:rsidRDefault="00546FC9" w:rsidP="00546FC9">
            <w:pPr>
              <w:spacing w:before="0" w:after="0" w:line="240" w:lineRule="auto"/>
              <w:jc w:val="right"/>
              <w:rPr>
                <w:rFonts w:eastAsia="Times New Roman" w:cs="Arial"/>
                <w:color w:val="4B4B63"/>
                <w:sz w:val="20"/>
                <w:szCs w:val="20"/>
                <w:lang w:val="en-US"/>
              </w:rPr>
            </w:pPr>
            <w:ins w:id="1900" w:author="khanguyen" w:date="2017-03-17T23:08:00Z">
              <w:r>
                <w:rPr>
                  <w:rFonts w:cs="Arial"/>
                  <w:color w:val="4B4B63"/>
                  <w:sz w:val="20"/>
                  <w:szCs w:val="20"/>
                </w:rPr>
                <w:t>7387</w:t>
              </w:r>
            </w:ins>
            <w:del w:id="1901" w:author="khanguyen" w:date="2017-03-17T23:07:00Z">
              <w:r w:rsidRPr="00C47FE2" w:rsidDel="005D5052">
                <w:rPr>
                  <w:rFonts w:eastAsia="Times New Roman" w:cs="Arial"/>
                  <w:color w:val="4B4B63"/>
                  <w:sz w:val="20"/>
                  <w:szCs w:val="20"/>
                  <w:lang w:val="en-US"/>
                </w:rPr>
                <w:delText>7387</w:delText>
              </w:r>
            </w:del>
          </w:p>
        </w:tc>
        <w:tc>
          <w:tcPr>
            <w:tcW w:w="1193" w:type="dxa"/>
            <w:tcBorders>
              <w:top w:val="nil"/>
              <w:left w:val="nil"/>
              <w:bottom w:val="single" w:sz="4" w:space="0" w:color="ACB9CA"/>
              <w:right w:val="single" w:sz="4" w:space="0" w:color="ACB9CA"/>
            </w:tcBorders>
            <w:shd w:val="clear" w:color="000000" w:fill="FFFFFF"/>
            <w:vAlign w:val="center"/>
            <w:hideMark/>
            <w:tcPrChange w:id="1902"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03A05DBC" w14:textId="0D5A242F" w:rsidR="00546FC9" w:rsidRPr="00C47FE2" w:rsidRDefault="00546FC9" w:rsidP="00546FC9">
            <w:pPr>
              <w:spacing w:before="0" w:after="0" w:line="240" w:lineRule="auto"/>
              <w:jc w:val="right"/>
              <w:rPr>
                <w:rFonts w:eastAsia="Times New Roman" w:cs="Arial"/>
                <w:color w:val="4B4B63"/>
                <w:sz w:val="20"/>
                <w:szCs w:val="20"/>
                <w:lang w:val="en-US"/>
              </w:rPr>
            </w:pPr>
            <w:ins w:id="1903" w:author="khanguyen" w:date="2017-03-17T23:08:00Z">
              <w:r>
                <w:rPr>
                  <w:rFonts w:cs="Arial"/>
                  <w:color w:val="4B4B63"/>
                  <w:sz w:val="20"/>
                  <w:szCs w:val="20"/>
                </w:rPr>
                <w:t>3</w:t>
              </w:r>
            </w:ins>
            <w:del w:id="1904" w:author="khanguyen" w:date="2017-03-17T23:07:00Z">
              <w:r w:rsidRPr="00C47FE2" w:rsidDel="005D5052">
                <w:rPr>
                  <w:rFonts w:eastAsia="Times New Roman" w:cs="Arial"/>
                  <w:color w:val="4B4B63"/>
                  <w:sz w:val="20"/>
                  <w:szCs w:val="20"/>
                  <w:lang w:val="en-US"/>
                </w:rPr>
                <w:delText>3</w:delText>
              </w:r>
            </w:del>
          </w:p>
        </w:tc>
        <w:tc>
          <w:tcPr>
            <w:tcW w:w="1356" w:type="dxa"/>
            <w:tcBorders>
              <w:top w:val="nil"/>
              <w:left w:val="nil"/>
              <w:bottom w:val="single" w:sz="4" w:space="0" w:color="ACB9CA"/>
              <w:right w:val="single" w:sz="4" w:space="0" w:color="ACB9CA"/>
            </w:tcBorders>
            <w:shd w:val="clear" w:color="000000" w:fill="FFFFFF"/>
            <w:vAlign w:val="center"/>
            <w:hideMark/>
            <w:tcPrChange w:id="1905"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3A389568" w14:textId="4696D479" w:rsidR="00546FC9" w:rsidRPr="00C47FE2" w:rsidRDefault="00546FC9" w:rsidP="00546FC9">
            <w:pPr>
              <w:spacing w:before="0" w:after="0" w:line="240" w:lineRule="auto"/>
              <w:jc w:val="right"/>
              <w:rPr>
                <w:rFonts w:eastAsia="Times New Roman" w:cs="Arial"/>
                <w:color w:val="4B4B63"/>
                <w:sz w:val="20"/>
                <w:szCs w:val="20"/>
                <w:lang w:val="en-US"/>
              </w:rPr>
            </w:pPr>
            <w:ins w:id="1906" w:author="khanguyen" w:date="2017-03-17T23:08:00Z">
              <w:r>
                <w:rPr>
                  <w:rFonts w:cs="Arial"/>
                  <w:color w:val="4B4B63"/>
                  <w:sz w:val="20"/>
                  <w:szCs w:val="20"/>
                </w:rPr>
                <w:t>14302</w:t>
              </w:r>
            </w:ins>
            <w:del w:id="1907" w:author="khanguyen" w:date="2017-03-17T23:07:00Z">
              <w:r w:rsidRPr="00C47FE2" w:rsidDel="005D5052">
                <w:rPr>
                  <w:rFonts w:eastAsia="Times New Roman" w:cs="Arial"/>
                  <w:color w:val="4B4B63"/>
                  <w:sz w:val="20"/>
                  <w:szCs w:val="20"/>
                  <w:lang w:val="en-US"/>
                </w:rPr>
                <w:delText>14302</w:delText>
              </w:r>
            </w:del>
          </w:p>
        </w:tc>
        <w:tc>
          <w:tcPr>
            <w:tcW w:w="1128" w:type="dxa"/>
            <w:tcBorders>
              <w:top w:val="nil"/>
              <w:left w:val="nil"/>
              <w:bottom w:val="single" w:sz="4" w:space="0" w:color="ACB9CA"/>
              <w:right w:val="single" w:sz="4" w:space="0" w:color="ACB9CA"/>
            </w:tcBorders>
            <w:shd w:val="clear" w:color="000000" w:fill="FFFFFF"/>
            <w:vAlign w:val="center"/>
            <w:hideMark/>
            <w:tcPrChange w:id="1908"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27C87709" w14:textId="7F999E0E" w:rsidR="00546FC9" w:rsidRPr="00C47FE2" w:rsidRDefault="00546FC9" w:rsidP="00546FC9">
            <w:pPr>
              <w:spacing w:before="0" w:after="0" w:line="240" w:lineRule="auto"/>
              <w:jc w:val="right"/>
              <w:rPr>
                <w:rFonts w:eastAsia="Times New Roman" w:cs="Arial"/>
                <w:color w:val="4B4B63"/>
                <w:sz w:val="20"/>
                <w:szCs w:val="20"/>
                <w:lang w:val="en-US"/>
              </w:rPr>
            </w:pPr>
            <w:ins w:id="1909" w:author="khanguyen" w:date="2017-03-17T23:08:00Z">
              <w:r>
                <w:rPr>
                  <w:rFonts w:cs="Arial"/>
                  <w:color w:val="4B4B63"/>
                  <w:sz w:val="20"/>
                  <w:szCs w:val="20"/>
                </w:rPr>
                <w:t>0%</w:t>
              </w:r>
            </w:ins>
            <w:del w:id="1910" w:author="khanguyen" w:date="2017-03-17T23:07:00Z">
              <w:r w:rsidRPr="00C47FE2" w:rsidDel="005D5052">
                <w:rPr>
                  <w:rFonts w:eastAsia="Times New Roman" w:cs="Arial"/>
                  <w:color w:val="4B4B63"/>
                  <w:sz w:val="20"/>
                  <w:szCs w:val="20"/>
                  <w:lang w:val="en-US"/>
                </w:rPr>
                <w:delText>0%</w:delText>
              </w:r>
            </w:del>
          </w:p>
        </w:tc>
      </w:tr>
      <w:tr w:rsidR="00546FC9" w:rsidRPr="00C47FE2" w14:paraId="5D5916CB" w14:textId="77777777" w:rsidTr="00C23052">
        <w:trPr>
          <w:trHeight w:val="300"/>
          <w:trPrChange w:id="1911"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912"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BC4CB1F" w14:textId="2A6A362A"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913" w:author="khanguyen" w:date="2017-03-17T23:08:00Z">
              <w:r>
                <w:rPr>
                  <w:rFonts w:cs="Arial"/>
                  <w:color w:val="4B4B63"/>
                  <w:sz w:val="20"/>
                  <w:szCs w:val="20"/>
                </w:rPr>
                <w:t>Visit_SaleProposal_page</w:t>
              </w:r>
            </w:ins>
            <w:proofErr w:type="spellEnd"/>
            <w:del w:id="1914" w:author="khanguyen" w:date="2017-03-17T23:07:00Z">
              <w:r w:rsidRPr="00C47FE2" w:rsidDel="005D5052">
                <w:rPr>
                  <w:rFonts w:eastAsia="Times New Roman" w:cs="Arial"/>
                  <w:color w:val="4B4B63"/>
                  <w:sz w:val="20"/>
                  <w:szCs w:val="20"/>
                  <w:lang w:val="en-US"/>
                </w:rPr>
                <w:delText>Visit_SaleProposal_page</w:delText>
              </w:r>
            </w:del>
          </w:p>
        </w:tc>
        <w:tc>
          <w:tcPr>
            <w:tcW w:w="1170" w:type="dxa"/>
            <w:tcBorders>
              <w:top w:val="nil"/>
              <w:left w:val="nil"/>
              <w:bottom w:val="single" w:sz="4" w:space="0" w:color="ACB9CA"/>
              <w:right w:val="single" w:sz="4" w:space="0" w:color="ACB9CA"/>
            </w:tcBorders>
            <w:shd w:val="clear" w:color="000000" w:fill="FFFFFF"/>
            <w:vAlign w:val="center"/>
            <w:hideMark/>
            <w:tcPrChange w:id="1915"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17B11485" w14:textId="45F6F398" w:rsidR="00546FC9" w:rsidRPr="00C47FE2" w:rsidRDefault="00546FC9" w:rsidP="00546FC9">
            <w:pPr>
              <w:spacing w:before="0" w:after="0" w:line="240" w:lineRule="auto"/>
              <w:jc w:val="right"/>
              <w:rPr>
                <w:rFonts w:eastAsia="Times New Roman" w:cs="Arial"/>
                <w:color w:val="4B4B63"/>
                <w:sz w:val="20"/>
                <w:szCs w:val="20"/>
                <w:lang w:val="en-US"/>
              </w:rPr>
            </w:pPr>
            <w:ins w:id="1916" w:author="khanguyen" w:date="2017-03-17T23:08:00Z">
              <w:r>
                <w:rPr>
                  <w:rFonts w:cs="Arial"/>
                  <w:color w:val="4B4B63"/>
                  <w:sz w:val="20"/>
                  <w:szCs w:val="20"/>
                </w:rPr>
                <w:t>2704</w:t>
              </w:r>
            </w:ins>
            <w:del w:id="1917" w:author="khanguyen" w:date="2017-03-17T23:07:00Z">
              <w:r w:rsidRPr="00C47FE2" w:rsidDel="005D5052">
                <w:rPr>
                  <w:rFonts w:eastAsia="Times New Roman" w:cs="Arial"/>
                  <w:color w:val="4B4B63"/>
                  <w:sz w:val="20"/>
                  <w:szCs w:val="20"/>
                  <w:lang w:val="en-US"/>
                </w:rPr>
                <w:delText>2704</w:delText>
              </w:r>
            </w:del>
          </w:p>
        </w:tc>
        <w:tc>
          <w:tcPr>
            <w:tcW w:w="1319" w:type="dxa"/>
            <w:tcBorders>
              <w:top w:val="nil"/>
              <w:left w:val="nil"/>
              <w:bottom w:val="single" w:sz="4" w:space="0" w:color="ACB9CA"/>
              <w:right w:val="single" w:sz="4" w:space="0" w:color="ACB9CA"/>
            </w:tcBorders>
            <w:shd w:val="clear" w:color="000000" w:fill="FFFFFF"/>
            <w:vAlign w:val="center"/>
            <w:hideMark/>
            <w:tcPrChange w:id="1918"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7F6CE4E4" w14:textId="50855E5A" w:rsidR="00546FC9" w:rsidRPr="00C47FE2" w:rsidRDefault="00546FC9" w:rsidP="00546FC9">
            <w:pPr>
              <w:spacing w:before="0" w:after="0" w:line="240" w:lineRule="auto"/>
              <w:jc w:val="right"/>
              <w:rPr>
                <w:rFonts w:eastAsia="Times New Roman" w:cs="Arial"/>
                <w:color w:val="4B4B63"/>
                <w:sz w:val="20"/>
                <w:szCs w:val="20"/>
                <w:lang w:val="en-US"/>
              </w:rPr>
            </w:pPr>
            <w:ins w:id="1919" w:author="khanguyen" w:date="2017-03-17T23:08:00Z">
              <w:r>
                <w:rPr>
                  <w:rFonts w:cs="Arial"/>
                  <w:color w:val="4B4B63"/>
                  <w:sz w:val="20"/>
                  <w:szCs w:val="20"/>
                </w:rPr>
                <w:t>1502.93</w:t>
              </w:r>
            </w:ins>
            <w:del w:id="1920" w:author="khanguyen" w:date="2017-03-17T23:07:00Z">
              <w:r w:rsidRPr="00C47FE2" w:rsidDel="005D5052">
                <w:rPr>
                  <w:rFonts w:eastAsia="Times New Roman" w:cs="Arial"/>
                  <w:color w:val="4B4B63"/>
                  <w:sz w:val="20"/>
                  <w:szCs w:val="20"/>
                  <w:lang w:val="en-US"/>
                </w:rPr>
                <w:delText>1502.93</w:delText>
              </w:r>
            </w:del>
          </w:p>
        </w:tc>
        <w:tc>
          <w:tcPr>
            <w:tcW w:w="1438" w:type="dxa"/>
            <w:tcBorders>
              <w:top w:val="nil"/>
              <w:left w:val="nil"/>
              <w:bottom w:val="single" w:sz="4" w:space="0" w:color="ACB9CA"/>
              <w:right w:val="single" w:sz="4" w:space="0" w:color="ACB9CA"/>
            </w:tcBorders>
            <w:shd w:val="clear" w:color="000000" w:fill="FFFFFF"/>
            <w:vAlign w:val="center"/>
            <w:hideMark/>
            <w:tcPrChange w:id="1921"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F95EFF9" w14:textId="2C2655DE" w:rsidR="00546FC9" w:rsidRPr="00C47FE2" w:rsidRDefault="00546FC9" w:rsidP="00546FC9">
            <w:pPr>
              <w:spacing w:before="0" w:after="0" w:line="240" w:lineRule="auto"/>
              <w:jc w:val="right"/>
              <w:rPr>
                <w:rFonts w:eastAsia="Times New Roman" w:cs="Arial"/>
                <w:color w:val="4B4B63"/>
                <w:sz w:val="20"/>
                <w:szCs w:val="20"/>
                <w:lang w:val="en-US"/>
              </w:rPr>
            </w:pPr>
            <w:ins w:id="1922" w:author="khanguyen" w:date="2017-03-17T23:08:00Z">
              <w:r>
                <w:rPr>
                  <w:rFonts w:cs="Arial"/>
                  <w:color w:val="4B4B63"/>
                  <w:sz w:val="20"/>
                  <w:szCs w:val="20"/>
                </w:rPr>
                <w:t>3106.52</w:t>
              </w:r>
            </w:ins>
            <w:del w:id="1923" w:author="khanguyen" w:date="2017-03-17T23:07:00Z">
              <w:r w:rsidRPr="00C47FE2" w:rsidDel="005D5052">
                <w:rPr>
                  <w:rFonts w:eastAsia="Times New Roman" w:cs="Arial"/>
                  <w:color w:val="4B4B63"/>
                  <w:sz w:val="20"/>
                  <w:szCs w:val="20"/>
                  <w:lang w:val="en-US"/>
                </w:rPr>
                <w:delText>3106.52</w:delText>
              </w:r>
            </w:del>
          </w:p>
        </w:tc>
        <w:tc>
          <w:tcPr>
            <w:tcW w:w="1438" w:type="dxa"/>
            <w:tcBorders>
              <w:top w:val="nil"/>
              <w:left w:val="nil"/>
              <w:bottom w:val="single" w:sz="4" w:space="0" w:color="ACB9CA"/>
              <w:right w:val="single" w:sz="4" w:space="0" w:color="ACB9CA"/>
            </w:tcBorders>
            <w:shd w:val="clear" w:color="000000" w:fill="FFFFFF"/>
            <w:vAlign w:val="center"/>
            <w:hideMark/>
            <w:tcPrChange w:id="1924"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0623E1BA" w14:textId="330EE887" w:rsidR="00546FC9" w:rsidRPr="00C47FE2" w:rsidRDefault="00546FC9" w:rsidP="00546FC9">
            <w:pPr>
              <w:spacing w:before="0" w:after="0" w:line="240" w:lineRule="auto"/>
              <w:jc w:val="right"/>
              <w:rPr>
                <w:rFonts w:eastAsia="Times New Roman" w:cs="Arial"/>
                <w:color w:val="4B4B63"/>
                <w:sz w:val="20"/>
                <w:szCs w:val="20"/>
                <w:lang w:val="en-US"/>
              </w:rPr>
            </w:pPr>
            <w:ins w:id="1925" w:author="khanguyen" w:date="2017-03-17T23:08:00Z">
              <w:r>
                <w:rPr>
                  <w:rFonts w:cs="Arial"/>
                  <w:color w:val="4B4B63"/>
                  <w:sz w:val="20"/>
                  <w:szCs w:val="20"/>
                </w:rPr>
                <w:t>5042.26</w:t>
              </w:r>
            </w:ins>
            <w:del w:id="1926" w:author="khanguyen" w:date="2017-03-17T23:07:00Z">
              <w:r w:rsidRPr="00C47FE2" w:rsidDel="005D5052">
                <w:rPr>
                  <w:rFonts w:eastAsia="Times New Roman" w:cs="Arial"/>
                  <w:color w:val="4B4B63"/>
                  <w:sz w:val="20"/>
                  <w:szCs w:val="20"/>
                  <w:lang w:val="en-US"/>
                </w:rPr>
                <w:delText>5042.26</w:delText>
              </w:r>
            </w:del>
          </w:p>
        </w:tc>
        <w:tc>
          <w:tcPr>
            <w:tcW w:w="1600" w:type="dxa"/>
            <w:tcBorders>
              <w:top w:val="nil"/>
              <w:left w:val="nil"/>
              <w:bottom w:val="single" w:sz="4" w:space="0" w:color="ACB9CA"/>
              <w:right w:val="single" w:sz="4" w:space="0" w:color="ACB9CA"/>
            </w:tcBorders>
            <w:shd w:val="clear" w:color="000000" w:fill="FFFFFF"/>
            <w:vAlign w:val="center"/>
            <w:hideMark/>
            <w:tcPrChange w:id="1927"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29974DE0" w14:textId="0B13AAB9" w:rsidR="00546FC9" w:rsidRPr="00C47FE2" w:rsidRDefault="00546FC9" w:rsidP="00546FC9">
            <w:pPr>
              <w:spacing w:before="0" w:after="0" w:line="240" w:lineRule="auto"/>
              <w:jc w:val="right"/>
              <w:rPr>
                <w:rFonts w:eastAsia="Times New Roman" w:cs="Arial"/>
                <w:color w:val="4B4B63"/>
                <w:sz w:val="20"/>
                <w:szCs w:val="20"/>
                <w:lang w:val="en-US"/>
              </w:rPr>
            </w:pPr>
            <w:ins w:id="1928" w:author="khanguyen" w:date="2017-03-17T23:08:00Z">
              <w:r>
                <w:rPr>
                  <w:rFonts w:cs="Arial"/>
                  <w:color w:val="4B4B63"/>
                  <w:sz w:val="20"/>
                  <w:szCs w:val="20"/>
                </w:rPr>
                <w:t>14621.49</w:t>
              </w:r>
            </w:ins>
            <w:del w:id="1929" w:author="khanguyen" w:date="2017-03-17T23:07:00Z">
              <w:r w:rsidRPr="00C47FE2" w:rsidDel="005D5052">
                <w:rPr>
                  <w:rFonts w:eastAsia="Times New Roman" w:cs="Arial"/>
                  <w:color w:val="4B4B63"/>
                  <w:sz w:val="20"/>
                  <w:szCs w:val="20"/>
                  <w:lang w:val="en-US"/>
                </w:rPr>
                <w:delText>14621.49</w:delText>
              </w:r>
            </w:del>
          </w:p>
        </w:tc>
        <w:tc>
          <w:tcPr>
            <w:tcW w:w="1193" w:type="dxa"/>
            <w:tcBorders>
              <w:top w:val="nil"/>
              <w:left w:val="nil"/>
              <w:bottom w:val="single" w:sz="4" w:space="0" w:color="ACB9CA"/>
              <w:right w:val="single" w:sz="4" w:space="0" w:color="ACB9CA"/>
            </w:tcBorders>
            <w:shd w:val="clear" w:color="000000" w:fill="FFFFFF"/>
            <w:vAlign w:val="center"/>
            <w:hideMark/>
            <w:tcPrChange w:id="1930"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2C9351C8" w14:textId="05B6E26A" w:rsidR="00546FC9" w:rsidRPr="00C47FE2" w:rsidRDefault="00546FC9" w:rsidP="00546FC9">
            <w:pPr>
              <w:spacing w:before="0" w:after="0" w:line="240" w:lineRule="auto"/>
              <w:jc w:val="right"/>
              <w:rPr>
                <w:rFonts w:eastAsia="Times New Roman" w:cs="Arial"/>
                <w:color w:val="4B4B63"/>
                <w:sz w:val="20"/>
                <w:szCs w:val="20"/>
                <w:lang w:val="en-US"/>
              </w:rPr>
            </w:pPr>
            <w:ins w:id="1931" w:author="khanguyen" w:date="2017-03-17T23:08:00Z">
              <w:r>
                <w:rPr>
                  <w:rFonts w:cs="Arial"/>
                  <w:color w:val="4B4B63"/>
                  <w:sz w:val="20"/>
                  <w:szCs w:val="20"/>
                </w:rPr>
                <w:t>89</w:t>
              </w:r>
            </w:ins>
            <w:del w:id="1932" w:author="khanguyen" w:date="2017-03-17T23:07:00Z">
              <w:r w:rsidRPr="00C47FE2" w:rsidDel="005D5052">
                <w:rPr>
                  <w:rFonts w:eastAsia="Times New Roman" w:cs="Arial"/>
                  <w:color w:val="4B4B63"/>
                  <w:sz w:val="20"/>
                  <w:szCs w:val="20"/>
                  <w:lang w:val="en-US"/>
                </w:rPr>
                <w:delText>89</w:delText>
              </w:r>
            </w:del>
          </w:p>
        </w:tc>
        <w:tc>
          <w:tcPr>
            <w:tcW w:w="1356" w:type="dxa"/>
            <w:tcBorders>
              <w:top w:val="nil"/>
              <w:left w:val="nil"/>
              <w:bottom w:val="single" w:sz="4" w:space="0" w:color="ACB9CA"/>
              <w:right w:val="single" w:sz="4" w:space="0" w:color="ACB9CA"/>
            </w:tcBorders>
            <w:shd w:val="clear" w:color="000000" w:fill="FFFFFF"/>
            <w:vAlign w:val="center"/>
            <w:hideMark/>
            <w:tcPrChange w:id="1933"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2AB54378" w14:textId="51E20B31" w:rsidR="00546FC9" w:rsidRPr="00C47FE2" w:rsidRDefault="00546FC9" w:rsidP="00546FC9">
            <w:pPr>
              <w:spacing w:before="0" w:after="0" w:line="240" w:lineRule="auto"/>
              <w:jc w:val="right"/>
              <w:rPr>
                <w:rFonts w:eastAsia="Times New Roman" w:cs="Arial"/>
                <w:color w:val="4B4B63"/>
                <w:sz w:val="20"/>
                <w:szCs w:val="20"/>
                <w:lang w:val="en-US"/>
              </w:rPr>
            </w:pPr>
            <w:ins w:id="1934" w:author="khanguyen" w:date="2017-03-17T23:08:00Z">
              <w:r>
                <w:rPr>
                  <w:rFonts w:cs="Arial"/>
                  <w:color w:val="4B4B63"/>
                  <w:sz w:val="20"/>
                  <w:szCs w:val="20"/>
                </w:rPr>
                <w:t>27644</w:t>
              </w:r>
            </w:ins>
            <w:del w:id="1935" w:author="khanguyen" w:date="2017-03-17T23:07:00Z">
              <w:r w:rsidRPr="00C47FE2" w:rsidDel="005D5052">
                <w:rPr>
                  <w:rFonts w:eastAsia="Times New Roman" w:cs="Arial"/>
                  <w:color w:val="4B4B63"/>
                  <w:sz w:val="20"/>
                  <w:szCs w:val="20"/>
                  <w:lang w:val="en-US"/>
                </w:rPr>
                <w:delText>27644</w:delText>
              </w:r>
            </w:del>
          </w:p>
        </w:tc>
        <w:tc>
          <w:tcPr>
            <w:tcW w:w="1128" w:type="dxa"/>
            <w:tcBorders>
              <w:top w:val="nil"/>
              <w:left w:val="nil"/>
              <w:bottom w:val="single" w:sz="4" w:space="0" w:color="ACB9CA"/>
              <w:right w:val="single" w:sz="4" w:space="0" w:color="ACB9CA"/>
            </w:tcBorders>
            <w:shd w:val="clear" w:color="000000" w:fill="FFFFFF"/>
            <w:vAlign w:val="center"/>
            <w:hideMark/>
            <w:tcPrChange w:id="1936"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06EA15F5" w14:textId="54FE56DC" w:rsidR="00546FC9" w:rsidRPr="00C47FE2" w:rsidRDefault="00546FC9" w:rsidP="00546FC9">
            <w:pPr>
              <w:spacing w:before="0" w:after="0" w:line="240" w:lineRule="auto"/>
              <w:jc w:val="right"/>
              <w:rPr>
                <w:rFonts w:eastAsia="Times New Roman" w:cs="Arial"/>
                <w:color w:val="4B4B63"/>
                <w:sz w:val="20"/>
                <w:szCs w:val="20"/>
                <w:lang w:val="en-US"/>
              </w:rPr>
            </w:pPr>
            <w:ins w:id="1937" w:author="khanguyen" w:date="2017-03-17T23:08:00Z">
              <w:r>
                <w:rPr>
                  <w:rFonts w:cs="Arial"/>
                  <w:color w:val="4B4B63"/>
                  <w:sz w:val="20"/>
                  <w:szCs w:val="20"/>
                </w:rPr>
                <w:t>0%</w:t>
              </w:r>
            </w:ins>
            <w:del w:id="1938" w:author="khanguyen" w:date="2017-03-17T23:07:00Z">
              <w:r w:rsidRPr="00C47FE2" w:rsidDel="005D5052">
                <w:rPr>
                  <w:rFonts w:eastAsia="Times New Roman" w:cs="Arial"/>
                  <w:color w:val="4B4B63"/>
                  <w:sz w:val="20"/>
                  <w:szCs w:val="20"/>
                  <w:lang w:val="en-US"/>
                </w:rPr>
                <w:delText>0%</w:delText>
              </w:r>
            </w:del>
          </w:p>
        </w:tc>
      </w:tr>
      <w:tr w:rsidR="00546FC9" w:rsidRPr="00C47FE2" w14:paraId="09604138" w14:textId="77777777" w:rsidTr="00C23052">
        <w:trPr>
          <w:trHeight w:val="300"/>
          <w:trPrChange w:id="1939" w:author="Khanh Vu Nguyen Van" w:date="2017-03-21T17:34:00Z">
            <w:trPr>
              <w:trHeight w:val="300"/>
            </w:trPr>
          </w:trPrChange>
        </w:trPr>
        <w:tc>
          <w:tcPr>
            <w:tcW w:w="3555" w:type="dxa"/>
            <w:tcBorders>
              <w:top w:val="nil"/>
              <w:left w:val="single" w:sz="4" w:space="0" w:color="ACB9CA"/>
              <w:bottom w:val="single" w:sz="4" w:space="0" w:color="ACB9CA"/>
              <w:right w:val="single" w:sz="4" w:space="0" w:color="ACB9CA"/>
            </w:tcBorders>
            <w:shd w:val="clear" w:color="000000" w:fill="FFFFFF"/>
            <w:noWrap/>
            <w:vAlign w:val="center"/>
            <w:hideMark/>
            <w:tcPrChange w:id="1940" w:author="Khanh Vu Nguyen Van" w:date="2017-03-21T17:34:00Z">
              <w:tcPr>
                <w:tcW w:w="3874"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DCC4BD4" w14:textId="718BEE73" w:rsidR="00546FC9" w:rsidRPr="00C47FE2" w:rsidRDefault="00546FC9" w:rsidP="00546FC9">
            <w:pPr>
              <w:spacing w:before="0" w:after="0" w:line="240" w:lineRule="auto"/>
              <w:ind w:firstLineChars="100" w:firstLine="200"/>
              <w:rPr>
                <w:rFonts w:eastAsia="Times New Roman" w:cs="Arial"/>
                <w:color w:val="4B4B63"/>
                <w:sz w:val="20"/>
                <w:szCs w:val="20"/>
                <w:lang w:val="en-US"/>
              </w:rPr>
            </w:pPr>
            <w:proofErr w:type="spellStart"/>
            <w:ins w:id="1941" w:author="khanguyen" w:date="2017-03-17T23:08:00Z">
              <w:r>
                <w:rPr>
                  <w:rFonts w:cs="Arial"/>
                  <w:color w:val="4B4B63"/>
                  <w:sz w:val="20"/>
                  <w:szCs w:val="20"/>
                </w:rPr>
                <w:t>Visit_Timesheet</w:t>
              </w:r>
              <w:proofErr w:type="spellEnd"/>
              <w:r>
                <w:rPr>
                  <w:rFonts w:cs="Arial"/>
                  <w:color w:val="4B4B63"/>
                  <w:sz w:val="20"/>
                  <w:szCs w:val="20"/>
                </w:rPr>
                <w:t xml:space="preserve"> page</w:t>
              </w:r>
            </w:ins>
            <w:del w:id="1942" w:author="khanguyen" w:date="2017-03-17T23:07:00Z">
              <w:r w:rsidRPr="00C47FE2" w:rsidDel="005D5052">
                <w:rPr>
                  <w:rFonts w:eastAsia="Times New Roman" w:cs="Arial"/>
                  <w:color w:val="4B4B63"/>
                  <w:sz w:val="20"/>
                  <w:szCs w:val="20"/>
                  <w:lang w:val="en-US"/>
                </w:rPr>
                <w:delText>Visit_Timesheet page</w:delText>
              </w:r>
            </w:del>
          </w:p>
        </w:tc>
        <w:tc>
          <w:tcPr>
            <w:tcW w:w="1170" w:type="dxa"/>
            <w:tcBorders>
              <w:top w:val="nil"/>
              <w:left w:val="nil"/>
              <w:bottom w:val="single" w:sz="4" w:space="0" w:color="ACB9CA"/>
              <w:right w:val="single" w:sz="4" w:space="0" w:color="ACB9CA"/>
            </w:tcBorders>
            <w:shd w:val="clear" w:color="000000" w:fill="FFFFFF"/>
            <w:vAlign w:val="center"/>
            <w:hideMark/>
            <w:tcPrChange w:id="1943" w:author="Khanh Vu Nguyen Van" w:date="2017-03-21T17:34:00Z">
              <w:tcPr>
                <w:tcW w:w="846" w:type="dxa"/>
                <w:tcBorders>
                  <w:top w:val="nil"/>
                  <w:left w:val="nil"/>
                  <w:bottom w:val="single" w:sz="4" w:space="0" w:color="ACB9CA"/>
                  <w:right w:val="single" w:sz="4" w:space="0" w:color="ACB9CA"/>
                </w:tcBorders>
                <w:shd w:val="clear" w:color="000000" w:fill="FFFFFF"/>
                <w:vAlign w:val="center"/>
                <w:hideMark/>
              </w:tcPr>
            </w:tcPrChange>
          </w:tcPr>
          <w:p w14:paraId="6185D4F0" w14:textId="79DCD7FE" w:rsidR="00546FC9" w:rsidRPr="00C47FE2" w:rsidRDefault="00546FC9" w:rsidP="00546FC9">
            <w:pPr>
              <w:spacing w:before="0" w:after="0" w:line="240" w:lineRule="auto"/>
              <w:jc w:val="right"/>
              <w:rPr>
                <w:rFonts w:eastAsia="Times New Roman" w:cs="Arial"/>
                <w:color w:val="4B4B63"/>
                <w:sz w:val="20"/>
                <w:szCs w:val="20"/>
                <w:lang w:val="en-US"/>
              </w:rPr>
            </w:pPr>
            <w:ins w:id="1944" w:author="khanguyen" w:date="2017-03-17T23:08:00Z">
              <w:r>
                <w:rPr>
                  <w:rFonts w:cs="Arial"/>
                  <w:color w:val="4B4B63"/>
                  <w:sz w:val="20"/>
                  <w:szCs w:val="20"/>
                </w:rPr>
                <w:t>2182</w:t>
              </w:r>
            </w:ins>
            <w:del w:id="1945" w:author="khanguyen" w:date="2017-03-17T23:07:00Z">
              <w:r w:rsidRPr="00C47FE2" w:rsidDel="005D5052">
                <w:rPr>
                  <w:rFonts w:eastAsia="Times New Roman" w:cs="Arial"/>
                  <w:color w:val="4B4B63"/>
                  <w:sz w:val="20"/>
                  <w:szCs w:val="20"/>
                  <w:lang w:val="en-US"/>
                </w:rPr>
                <w:delText>2182</w:delText>
              </w:r>
            </w:del>
          </w:p>
        </w:tc>
        <w:tc>
          <w:tcPr>
            <w:tcW w:w="1319" w:type="dxa"/>
            <w:tcBorders>
              <w:top w:val="nil"/>
              <w:left w:val="nil"/>
              <w:bottom w:val="single" w:sz="4" w:space="0" w:color="ACB9CA"/>
              <w:right w:val="single" w:sz="4" w:space="0" w:color="ACB9CA"/>
            </w:tcBorders>
            <w:shd w:val="clear" w:color="000000" w:fill="FFFFFF"/>
            <w:vAlign w:val="center"/>
            <w:hideMark/>
            <w:tcPrChange w:id="1946" w:author="Khanh Vu Nguyen Van" w:date="2017-03-21T17:34:00Z">
              <w:tcPr>
                <w:tcW w:w="1475" w:type="dxa"/>
                <w:tcBorders>
                  <w:top w:val="nil"/>
                  <w:left w:val="nil"/>
                  <w:bottom w:val="single" w:sz="4" w:space="0" w:color="ACB9CA"/>
                  <w:right w:val="single" w:sz="4" w:space="0" w:color="ACB9CA"/>
                </w:tcBorders>
                <w:shd w:val="clear" w:color="000000" w:fill="FFFFFF"/>
                <w:vAlign w:val="center"/>
                <w:hideMark/>
              </w:tcPr>
            </w:tcPrChange>
          </w:tcPr>
          <w:p w14:paraId="6646DB9E" w14:textId="334B57B8" w:rsidR="00546FC9" w:rsidRPr="00C47FE2" w:rsidRDefault="00546FC9" w:rsidP="00546FC9">
            <w:pPr>
              <w:spacing w:before="0" w:after="0" w:line="240" w:lineRule="auto"/>
              <w:jc w:val="right"/>
              <w:rPr>
                <w:rFonts w:eastAsia="Times New Roman" w:cs="Arial"/>
                <w:color w:val="4B4B63"/>
                <w:sz w:val="20"/>
                <w:szCs w:val="20"/>
                <w:lang w:val="en-US"/>
              </w:rPr>
            </w:pPr>
            <w:ins w:id="1947" w:author="khanguyen" w:date="2017-03-17T23:08:00Z">
              <w:r>
                <w:rPr>
                  <w:rFonts w:cs="Arial"/>
                  <w:color w:val="4B4B63"/>
                  <w:sz w:val="20"/>
                  <w:szCs w:val="20"/>
                </w:rPr>
                <w:t>4592.18</w:t>
              </w:r>
            </w:ins>
            <w:del w:id="1948" w:author="khanguyen" w:date="2017-03-17T23:07:00Z">
              <w:r w:rsidRPr="00C47FE2" w:rsidDel="005D5052">
                <w:rPr>
                  <w:rFonts w:eastAsia="Times New Roman" w:cs="Arial"/>
                  <w:color w:val="4B4B63"/>
                  <w:sz w:val="20"/>
                  <w:szCs w:val="20"/>
                  <w:lang w:val="en-US"/>
                </w:rPr>
                <w:delText>4592.18</w:delText>
              </w:r>
            </w:del>
          </w:p>
        </w:tc>
        <w:tc>
          <w:tcPr>
            <w:tcW w:w="1438" w:type="dxa"/>
            <w:tcBorders>
              <w:top w:val="nil"/>
              <w:left w:val="nil"/>
              <w:bottom w:val="single" w:sz="4" w:space="0" w:color="ACB9CA"/>
              <w:right w:val="single" w:sz="4" w:space="0" w:color="ACB9CA"/>
            </w:tcBorders>
            <w:shd w:val="clear" w:color="000000" w:fill="FFFFFF"/>
            <w:vAlign w:val="center"/>
            <w:hideMark/>
            <w:tcPrChange w:id="1949"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476433D6" w14:textId="483AAAFF" w:rsidR="00546FC9" w:rsidRPr="00C47FE2" w:rsidRDefault="00546FC9" w:rsidP="00546FC9">
            <w:pPr>
              <w:spacing w:before="0" w:after="0" w:line="240" w:lineRule="auto"/>
              <w:jc w:val="right"/>
              <w:rPr>
                <w:rFonts w:eastAsia="Times New Roman" w:cs="Arial"/>
                <w:color w:val="4B4B63"/>
                <w:sz w:val="20"/>
                <w:szCs w:val="20"/>
                <w:lang w:val="en-US"/>
              </w:rPr>
            </w:pPr>
            <w:ins w:id="1950" w:author="khanguyen" w:date="2017-03-17T23:08:00Z">
              <w:r>
                <w:rPr>
                  <w:rFonts w:cs="Arial"/>
                  <w:color w:val="4B4B63"/>
                  <w:sz w:val="20"/>
                  <w:szCs w:val="20"/>
                </w:rPr>
                <w:t>17383.16</w:t>
              </w:r>
            </w:ins>
            <w:del w:id="1951" w:author="khanguyen" w:date="2017-03-17T23:07:00Z">
              <w:r w:rsidRPr="00C47FE2" w:rsidDel="005D5052">
                <w:rPr>
                  <w:rFonts w:eastAsia="Times New Roman" w:cs="Arial"/>
                  <w:color w:val="4B4B63"/>
                  <w:sz w:val="20"/>
                  <w:szCs w:val="20"/>
                  <w:lang w:val="en-US"/>
                </w:rPr>
                <w:delText>17383.16</w:delText>
              </w:r>
            </w:del>
          </w:p>
        </w:tc>
        <w:tc>
          <w:tcPr>
            <w:tcW w:w="1438" w:type="dxa"/>
            <w:tcBorders>
              <w:top w:val="nil"/>
              <w:left w:val="nil"/>
              <w:bottom w:val="single" w:sz="4" w:space="0" w:color="ACB9CA"/>
              <w:right w:val="single" w:sz="4" w:space="0" w:color="ACB9CA"/>
            </w:tcBorders>
            <w:shd w:val="clear" w:color="000000" w:fill="FFFFFF"/>
            <w:vAlign w:val="center"/>
            <w:hideMark/>
            <w:tcPrChange w:id="1952" w:author="Khanh Vu Nguyen Van" w:date="2017-03-21T17:34:00Z">
              <w:tcPr>
                <w:tcW w:w="1397" w:type="dxa"/>
                <w:tcBorders>
                  <w:top w:val="nil"/>
                  <w:left w:val="nil"/>
                  <w:bottom w:val="single" w:sz="4" w:space="0" w:color="ACB9CA"/>
                  <w:right w:val="single" w:sz="4" w:space="0" w:color="ACB9CA"/>
                </w:tcBorders>
                <w:shd w:val="clear" w:color="000000" w:fill="FFFFFF"/>
                <w:vAlign w:val="center"/>
                <w:hideMark/>
              </w:tcPr>
            </w:tcPrChange>
          </w:tcPr>
          <w:p w14:paraId="6A2560BF" w14:textId="6A923B87" w:rsidR="00546FC9" w:rsidRPr="00C47FE2" w:rsidRDefault="00546FC9" w:rsidP="00546FC9">
            <w:pPr>
              <w:spacing w:before="0" w:after="0" w:line="240" w:lineRule="auto"/>
              <w:jc w:val="right"/>
              <w:rPr>
                <w:rFonts w:eastAsia="Times New Roman" w:cs="Arial"/>
                <w:color w:val="4B4B63"/>
                <w:sz w:val="20"/>
                <w:szCs w:val="20"/>
                <w:lang w:val="en-US"/>
              </w:rPr>
            </w:pPr>
            <w:ins w:id="1953" w:author="khanguyen" w:date="2017-03-17T23:08:00Z">
              <w:r>
                <w:rPr>
                  <w:rFonts w:cs="Arial"/>
                  <w:color w:val="4B4B63"/>
                  <w:sz w:val="20"/>
                  <w:szCs w:val="20"/>
                </w:rPr>
                <w:t>22816.29</w:t>
              </w:r>
            </w:ins>
            <w:del w:id="1954" w:author="khanguyen" w:date="2017-03-17T23:07:00Z">
              <w:r w:rsidRPr="00C47FE2" w:rsidDel="005D5052">
                <w:rPr>
                  <w:rFonts w:eastAsia="Times New Roman" w:cs="Arial"/>
                  <w:color w:val="4B4B63"/>
                  <w:sz w:val="20"/>
                  <w:szCs w:val="20"/>
                  <w:lang w:val="en-US"/>
                </w:rPr>
                <w:delText>22816.29</w:delText>
              </w:r>
            </w:del>
          </w:p>
        </w:tc>
        <w:tc>
          <w:tcPr>
            <w:tcW w:w="1600" w:type="dxa"/>
            <w:tcBorders>
              <w:top w:val="nil"/>
              <w:left w:val="nil"/>
              <w:bottom w:val="single" w:sz="4" w:space="0" w:color="ACB9CA"/>
              <w:right w:val="single" w:sz="4" w:space="0" w:color="ACB9CA"/>
            </w:tcBorders>
            <w:shd w:val="clear" w:color="000000" w:fill="FFFFFF"/>
            <w:vAlign w:val="center"/>
            <w:hideMark/>
            <w:tcPrChange w:id="1955" w:author="Khanh Vu Nguyen Van" w:date="2017-03-21T17:34:00Z">
              <w:tcPr>
                <w:tcW w:w="1554" w:type="dxa"/>
                <w:tcBorders>
                  <w:top w:val="nil"/>
                  <w:left w:val="nil"/>
                  <w:bottom w:val="single" w:sz="4" w:space="0" w:color="ACB9CA"/>
                  <w:right w:val="single" w:sz="4" w:space="0" w:color="ACB9CA"/>
                </w:tcBorders>
                <w:shd w:val="clear" w:color="000000" w:fill="FFFFFF"/>
                <w:vAlign w:val="center"/>
                <w:hideMark/>
              </w:tcPr>
            </w:tcPrChange>
          </w:tcPr>
          <w:p w14:paraId="36FD6E95" w14:textId="09A3A315" w:rsidR="00546FC9" w:rsidRPr="00C47FE2" w:rsidRDefault="00546FC9" w:rsidP="00546FC9">
            <w:pPr>
              <w:spacing w:before="0" w:after="0" w:line="240" w:lineRule="auto"/>
              <w:jc w:val="right"/>
              <w:rPr>
                <w:rFonts w:eastAsia="Times New Roman" w:cs="Arial"/>
                <w:color w:val="4B4B63"/>
                <w:sz w:val="20"/>
                <w:szCs w:val="20"/>
                <w:lang w:val="en-US"/>
              </w:rPr>
            </w:pPr>
            <w:ins w:id="1956" w:author="khanguyen" w:date="2017-03-17T23:08:00Z">
              <w:r>
                <w:rPr>
                  <w:rFonts w:cs="Arial"/>
                  <w:color w:val="4B4B63"/>
                  <w:sz w:val="20"/>
                  <w:szCs w:val="20"/>
                </w:rPr>
                <w:t>26579.34</w:t>
              </w:r>
            </w:ins>
            <w:del w:id="1957" w:author="khanguyen" w:date="2017-03-17T23:07:00Z">
              <w:r w:rsidRPr="00C47FE2" w:rsidDel="005D5052">
                <w:rPr>
                  <w:rFonts w:eastAsia="Times New Roman" w:cs="Arial"/>
                  <w:color w:val="4B4B63"/>
                  <w:sz w:val="20"/>
                  <w:szCs w:val="20"/>
                  <w:lang w:val="en-US"/>
                </w:rPr>
                <w:delText>26579.34</w:delText>
              </w:r>
            </w:del>
          </w:p>
        </w:tc>
        <w:tc>
          <w:tcPr>
            <w:tcW w:w="1193" w:type="dxa"/>
            <w:tcBorders>
              <w:top w:val="nil"/>
              <w:left w:val="nil"/>
              <w:bottom w:val="single" w:sz="4" w:space="0" w:color="ACB9CA"/>
              <w:right w:val="single" w:sz="4" w:space="0" w:color="ACB9CA"/>
            </w:tcBorders>
            <w:shd w:val="clear" w:color="000000" w:fill="FFFFFF"/>
            <w:vAlign w:val="center"/>
            <w:hideMark/>
            <w:tcPrChange w:id="1958" w:author="Khanh Vu Nguyen Van" w:date="2017-03-21T17:34:00Z">
              <w:tcPr>
                <w:tcW w:w="1160" w:type="dxa"/>
                <w:tcBorders>
                  <w:top w:val="nil"/>
                  <w:left w:val="nil"/>
                  <w:bottom w:val="single" w:sz="4" w:space="0" w:color="ACB9CA"/>
                  <w:right w:val="single" w:sz="4" w:space="0" w:color="ACB9CA"/>
                </w:tcBorders>
                <w:shd w:val="clear" w:color="000000" w:fill="FFFFFF"/>
                <w:vAlign w:val="center"/>
                <w:hideMark/>
              </w:tcPr>
            </w:tcPrChange>
          </w:tcPr>
          <w:p w14:paraId="338812E3" w14:textId="49CED6FA" w:rsidR="00546FC9" w:rsidRPr="00C47FE2" w:rsidRDefault="00546FC9" w:rsidP="00546FC9">
            <w:pPr>
              <w:spacing w:before="0" w:after="0" w:line="240" w:lineRule="auto"/>
              <w:jc w:val="right"/>
              <w:rPr>
                <w:rFonts w:eastAsia="Times New Roman" w:cs="Arial"/>
                <w:color w:val="4B4B63"/>
                <w:sz w:val="20"/>
                <w:szCs w:val="20"/>
                <w:lang w:val="en-US"/>
              </w:rPr>
            </w:pPr>
            <w:ins w:id="1959" w:author="khanguyen" w:date="2017-03-17T23:08:00Z">
              <w:r>
                <w:rPr>
                  <w:rFonts w:cs="Arial"/>
                  <w:color w:val="4B4B63"/>
                  <w:sz w:val="20"/>
                  <w:szCs w:val="20"/>
                </w:rPr>
                <w:t>94</w:t>
              </w:r>
            </w:ins>
            <w:del w:id="1960" w:author="khanguyen" w:date="2017-03-17T23:07:00Z">
              <w:r w:rsidRPr="00C47FE2" w:rsidDel="005D5052">
                <w:rPr>
                  <w:rFonts w:eastAsia="Times New Roman" w:cs="Arial"/>
                  <w:color w:val="4B4B63"/>
                  <w:sz w:val="20"/>
                  <w:szCs w:val="20"/>
                  <w:lang w:val="en-US"/>
                </w:rPr>
                <w:delText>94</w:delText>
              </w:r>
            </w:del>
          </w:p>
        </w:tc>
        <w:tc>
          <w:tcPr>
            <w:tcW w:w="1356" w:type="dxa"/>
            <w:tcBorders>
              <w:top w:val="nil"/>
              <w:left w:val="nil"/>
              <w:bottom w:val="single" w:sz="4" w:space="0" w:color="ACB9CA"/>
              <w:right w:val="single" w:sz="4" w:space="0" w:color="ACB9CA"/>
            </w:tcBorders>
            <w:shd w:val="clear" w:color="000000" w:fill="FFFFFF"/>
            <w:vAlign w:val="center"/>
            <w:hideMark/>
            <w:tcPrChange w:id="1961" w:author="Khanh Vu Nguyen Van" w:date="2017-03-21T17:34:00Z">
              <w:tcPr>
                <w:tcW w:w="1318" w:type="dxa"/>
                <w:tcBorders>
                  <w:top w:val="nil"/>
                  <w:left w:val="nil"/>
                  <w:bottom w:val="single" w:sz="4" w:space="0" w:color="ACB9CA"/>
                  <w:right w:val="single" w:sz="4" w:space="0" w:color="ACB9CA"/>
                </w:tcBorders>
                <w:shd w:val="clear" w:color="000000" w:fill="FFFFFF"/>
                <w:vAlign w:val="center"/>
                <w:hideMark/>
              </w:tcPr>
            </w:tcPrChange>
          </w:tcPr>
          <w:p w14:paraId="06495041" w14:textId="47662769" w:rsidR="00546FC9" w:rsidRPr="00C47FE2" w:rsidRDefault="00546FC9" w:rsidP="00546FC9">
            <w:pPr>
              <w:spacing w:before="0" w:after="0" w:line="240" w:lineRule="auto"/>
              <w:jc w:val="right"/>
              <w:rPr>
                <w:rFonts w:eastAsia="Times New Roman" w:cs="Arial"/>
                <w:color w:val="4B4B63"/>
                <w:sz w:val="20"/>
                <w:szCs w:val="20"/>
                <w:lang w:val="en-US"/>
              </w:rPr>
            </w:pPr>
            <w:ins w:id="1962" w:author="khanguyen" w:date="2017-03-17T23:08:00Z">
              <w:r>
                <w:rPr>
                  <w:rFonts w:cs="Arial"/>
                  <w:color w:val="4B4B63"/>
                  <w:sz w:val="20"/>
                  <w:szCs w:val="20"/>
                </w:rPr>
                <w:t>28949</w:t>
              </w:r>
            </w:ins>
            <w:del w:id="1963" w:author="khanguyen" w:date="2017-03-17T23:07:00Z">
              <w:r w:rsidRPr="00C47FE2" w:rsidDel="005D5052">
                <w:rPr>
                  <w:rFonts w:eastAsia="Times New Roman" w:cs="Arial"/>
                  <w:color w:val="4B4B63"/>
                  <w:sz w:val="20"/>
                  <w:szCs w:val="20"/>
                  <w:lang w:val="en-US"/>
                </w:rPr>
                <w:delText>28949</w:delText>
              </w:r>
            </w:del>
          </w:p>
        </w:tc>
        <w:tc>
          <w:tcPr>
            <w:tcW w:w="1128" w:type="dxa"/>
            <w:tcBorders>
              <w:top w:val="nil"/>
              <w:left w:val="nil"/>
              <w:bottom w:val="single" w:sz="4" w:space="0" w:color="ACB9CA"/>
              <w:right w:val="single" w:sz="4" w:space="0" w:color="ACB9CA"/>
            </w:tcBorders>
            <w:shd w:val="clear" w:color="000000" w:fill="FFFFFF"/>
            <w:vAlign w:val="center"/>
            <w:hideMark/>
            <w:tcPrChange w:id="1964" w:author="Khanh Vu Nguyen Van" w:date="2017-03-21T17:34:00Z">
              <w:tcPr>
                <w:tcW w:w="1176" w:type="dxa"/>
                <w:tcBorders>
                  <w:top w:val="nil"/>
                  <w:left w:val="nil"/>
                  <w:bottom w:val="single" w:sz="4" w:space="0" w:color="ACB9CA"/>
                  <w:right w:val="single" w:sz="4" w:space="0" w:color="ACB9CA"/>
                </w:tcBorders>
                <w:shd w:val="clear" w:color="000000" w:fill="FFFFFF"/>
                <w:vAlign w:val="center"/>
                <w:hideMark/>
              </w:tcPr>
            </w:tcPrChange>
          </w:tcPr>
          <w:p w14:paraId="45989385" w14:textId="43BE2BB9" w:rsidR="00546FC9" w:rsidRPr="00C47FE2" w:rsidRDefault="00546FC9" w:rsidP="00546FC9">
            <w:pPr>
              <w:spacing w:before="0" w:after="0" w:line="240" w:lineRule="auto"/>
              <w:jc w:val="right"/>
              <w:rPr>
                <w:rFonts w:eastAsia="Times New Roman" w:cs="Arial"/>
                <w:color w:val="4B4B63"/>
                <w:sz w:val="20"/>
                <w:szCs w:val="20"/>
                <w:lang w:val="en-US"/>
              </w:rPr>
            </w:pPr>
            <w:ins w:id="1965" w:author="khanguyen" w:date="2017-03-17T23:08:00Z">
              <w:r>
                <w:rPr>
                  <w:rFonts w:cs="Arial"/>
                  <w:color w:val="4B4B63"/>
                  <w:sz w:val="20"/>
                  <w:szCs w:val="20"/>
                </w:rPr>
                <w:t>0%</w:t>
              </w:r>
            </w:ins>
            <w:del w:id="1966" w:author="khanguyen" w:date="2017-03-17T23:07:00Z">
              <w:r w:rsidRPr="00C47FE2" w:rsidDel="005D5052">
                <w:rPr>
                  <w:rFonts w:eastAsia="Times New Roman" w:cs="Arial"/>
                  <w:color w:val="4B4B63"/>
                  <w:sz w:val="20"/>
                  <w:szCs w:val="20"/>
                  <w:lang w:val="en-US"/>
                </w:rPr>
                <w:delText>0%</w:delText>
              </w:r>
            </w:del>
          </w:p>
        </w:tc>
      </w:tr>
    </w:tbl>
    <w:p w14:paraId="4CB2A409" w14:textId="77777777" w:rsidR="00AD2A4F" w:rsidRPr="00C47FE2" w:rsidRDefault="00AD2A4F" w:rsidP="00AD2A4F">
      <w:pPr>
        <w:rPr>
          <w:rFonts w:cs="Arial"/>
        </w:rPr>
      </w:pPr>
    </w:p>
    <w:p w14:paraId="7C4BCAED" w14:textId="77777777" w:rsidR="00AD2A4F" w:rsidRPr="00C47FE2" w:rsidRDefault="00AD2A4F" w:rsidP="00C822CB">
      <w:pPr>
        <w:pStyle w:val="Heading3"/>
        <w:rPr>
          <w:rFonts w:cs="Arial"/>
        </w:rPr>
      </w:pPr>
      <w:r w:rsidRPr="00C47FE2">
        <w:rPr>
          <w:rFonts w:cs="Arial"/>
        </w:rPr>
        <w:t>Errors Report</w:t>
      </w:r>
    </w:p>
    <w:p w14:paraId="02B4E841" w14:textId="77777777" w:rsidR="00D8468E" w:rsidRPr="00C47FE2" w:rsidRDefault="00AD2A4F" w:rsidP="00D66BB4">
      <w:pPr>
        <w:rPr>
          <w:rFonts w:cs="Arial"/>
          <w:color w:val="4B4B63"/>
          <w:sz w:val="21"/>
          <w:szCs w:val="21"/>
        </w:rPr>
      </w:pPr>
      <w:r w:rsidRPr="00C47FE2">
        <w:rPr>
          <w:rFonts w:cs="Arial"/>
          <w:color w:val="4B4B63"/>
          <w:sz w:val="21"/>
          <w:szCs w:val="21"/>
        </w:rPr>
        <w:t xml:space="preserve">This report displays all errors received during the test run, categorized by labels (pages) and error types. </w:t>
      </w:r>
    </w:p>
    <w:tbl>
      <w:tblPr>
        <w:tblW w:w="6237" w:type="dxa"/>
        <w:tblInd w:w="93" w:type="dxa"/>
        <w:tblLook w:val="04A0" w:firstRow="1" w:lastRow="0" w:firstColumn="1" w:lastColumn="0" w:noHBand="0" w:noVBand="1"/>
        <w:tblPrChange w:id="1967" w:author="khanguyen" w:date="2017-03-17T23:45:00Z">
          <w:tblPr>
            <w:tblW w:w="6913" w:type="dxa"/>
            <w:tblInd w:w="93" w:type="dxa"/>
            <w:tblLook w:val="04A0" w:firstRow="1" w:lastRow="0" w:firstColumn="1" w:lastColumn="0" w:noHBand="0" w:noVBand="1"/>
          </w:tblPr>
        </w:tblPrChange>
      </w:tblPr>
      <w:tblGrid>
        <w:gridCol w:w="2526"/>
        <w:gridCol w:w="1937"/>
        <w:gridCol w:w="1774"/>
        <w:tblGridChange w:id="1968">
          <w:tblGrid>
            <w:gridCol w:w="2526"/>
            <w:gridCol w:w="1937"/>
            <w:gridCol w:w="1774"/>
          </w:tblGrid>
        </w:tblGridChange>
      </w:tblGrid>
      <w:tr w:rsidR="00637CF7" w:rsidRPr="00C47FE2" w14:paraId="5B06BF8D" w14:textId="77777777" w:rsidTr="00637CF7">
        <w:trPr>
          <w:trHeight w:val="570"/>
          <w:trPrChange w:id="1969" w:author="khanguyen" w:date="2017-03-17T23:45:00Z">
            <w:trPr>
              <w:trHeight w:val="570"/>
            </w:trPr>
          </w:trPrChange>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1970" w:author="khanguyen" w:date="2017-03-17T23:45:00Z">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713EA65B" w14:textId="77777777" w:rsidR="00637CF7" w:rsidRPr="00C47FE2" w:rsidRDefault="00637CF7"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Change w:id="1971" w:author="khanguyen" w:date="2017-03-17T23:45:00Z">
              <w:tcPr>
                <w:tcW w:w="1937"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0B80D95D" w14:textId="77777777" w:rsidR="00637CF7" w:rsidRPr="00C47FE2" w:rsidRDefault="00637CF7"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774" w:type="dxa"/>
            <w:tcBorders>
              <w:top w:val="single" w:sz="4" w:space="0" w:color="ACB9CA"/>
              <w:left w:val="nil"/>
              <w:bottom w:val="single" w:sz="4" w:space="0" w:color="ACB9CA"/>
              <w:right w:val="single" w:sz="4" w:space="0" w:color="ACB9CA"/>
            </w:tcBorders>
            <w:shd w:val="clear" w:color="000000" w:fill="F4F9FE"/>
            <w:vAlign w:val="bottom"/>
            <w:hideMark/>
            <w:tcPrChange w:id="1972" w:author="khanguyen" w:date="2017-03-17T23:45:00Z">
              <w:tcPr>
                <w:tcW w:w="1413"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7D481497" w14:textId="77777777" w:rsidR="00637CF7" w:rsidRDefault="00637CF7" w:rsidP="00637CF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p>
          <w:p w14:paraId="79E4D686" w14:textId="34C87DF3" w:rsidR="00637CF7" w:rsidRPr="00C47FE2" w:rsidRDefault="00637CF7">
            <w:pPr>
              <w:spacing w:before="0" w:after="0" w:line="240" w:lineRule="auto"/>
              <w:rPr>
                <w:rFonts w:eastAsia="Times New Roman" w:cs="Arial"/>
                <w:b/>
                <w:bCs/>
                <w:color w:val="4B4B63"/>
                <w:sz w:val="18"/>
                <w:szCs w:val="18"/>
                <w:lang w:val="en-US"/>
              </w:rPr>
            </w:pPr>
            <w:r>
              <w:rPr>
                <w:rFonts w:eastAsia="Times New Roman" w:cs="Arial"/>
                <w:b/>
                <w:bCs/>
                <w:color w:val="4B4B63"/>
                <w:sz w:val="18"/>
                <w:szCs w:val="18"/>
                <w:lang w:val="en-US"/>
              </w:rPr>
              <w:t>(% Errors/ Total #samples)</w:t>
            </w:r>
          </w:p>
        </w:tc>
      </w:tr>
      <w:tr w:rsidR="00637CF7" w:rsidRPr="00C47FE2" w14:paraId="6CBB71AF" w14:textId="77777777" w:rsidTr="00637CF7">
        <w:trPr>
          <w:trHeight w:val="300"/>
          <w:trPrChange w:id="1973" w:author="khanguyen" w:date="2017-03-17T23:45:00Z">
            <w:trPr>
              <w:trHeight w:val="300"/>
            </w:trPr>
          </w:trPrChange>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Change w:id="1974" w:author="khanguyen" w:date="2017-03-17T23:45:00Z">
              <w:tcPr>
                <w:tcW w:w="252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CEF5B37" w14:textId="686881C1"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Change w:id="1975" w:author="khanguyen" w:date="2017-03-17T23:45:00Z">
              <w:tcPr>
                <w:tcW w:w="1937" w:type="dxa"/>
                <w:tcBorders>
                  <w:top w:val="nil"/>
                  <w:left w:val="nil"/>
                  <w:bottom w:val="single" w:sz="4" w:space="0" w:color="ACB9CA"/>
                  <w:right w:val="single" w:sz="4" w:space="0" w:color="ACB9CA"/>
                </w:tcBorders>
                <w:shd w:val="clear" w:color="000000" w:fill="FFFFFF"/>
                <w:noWrap/>
                <w:vAlign w:val="center"/>
                <w:hideMark/>
              </w:tcPr>
            </w:tcPrChange>
          </w:tcPr>
          <w:p w14:paraId="758B2265"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774" w:type="dxa"/>
            <w:vMerge w:val="restart"/>
            <w:tcBorders>
              <w:top w:val="nil"/>
              <w:left w:val="single" w:sz="4" w:space="0" w:color="ACB9CA"/>
              <w:right w:val="single" w:sz="4" w:space="0" w:color="ACB9CA"/>
            </w:tcBorders>
            <w:shd w:val="clear" w:color="000000" w:fill="FFFFFF"/>
            <w:noWrap/>
            <w:vAlign w:val="center"/>
            <w:hideMark/>
            <w:tcPrChange w:id="1976" w:author="khanguyen" w:date="2017-03-17T23:45:00Z">
              <w:tcPr>
                <w:tcW w:w="1413" w:type="dxa"/>
                <w:vMerge w:val="restart"/>
                <w:tcBorders>
                  <w:top w:val="nil"/>
                  <w:left w:val="single" w:sz="4" w:space="0" w:color="ACB9CA"/>
                  <w:right w:val="single" w:sz="4" w:space="0" w:color="ACB9CA"/>
                </w:tcBorders>
                <w:shd w:val="clear" w:color="000000" w:fill="FFFFFF"/>
                <w:noWrap/>
                <w:vAlign w:val="center"/>
                <w:hideMark/>
              </w:tcPr>
            </w:tcPrChange>
          </w:tcPr>
          <w:p w14:paraId="0232AA49" w14:textId="1DADEF78" w:rsidR="00637CF7" w:rsidRPr="00C47FE2" w:rsidRDefault="00637CF7">
            <w:pPr>
              <w:jc w:val="center"/>
              <w:divId w:val="834682452"/>
              <w:rPr>
                <w:rFonts w:cs="Arial"/>
                <w:color w:val="4B4B63"/>
                <w:sz w:val="20"/>
                <w:szCs w:val="20"/>
              </w:rPr>
              <w:pPrChange w:id="1977" w:author="khanguyen" w:date="2017-03-17T23:44:00Z">
                <w:pPr>
                  <w:divId w:val="834682452"/>
                </w:pPr>
              </w:pPrChange>
            </w:pPr>
            <w:r>
              <w:rPr>
                <w:rFonts w:cs="Arial"/>
                <w:color w:val="4B4B63"/>
                <w:sz w:val="20"/>
                <w:szCs w:val="20"/>
              </w:rPr>
              <w:t>6.42</w:t>
            </w:r>
          </w:p>
        </w:tc>
      </w:tr>
      <w:tr w:rsidR="00637CF7" w:rsidRPr="00C47FE2" w14:paraId="3C7A53D4" w14:textId="77777777" w:rsidTr="00637CF7">
        <w:trPr>
          <w:trHeight w:val="300"/>
          <w:trPrChange w:id="1978" w:author="khanguyen" w:date="2017-03-17T23:45:00Z">
            <w:trPr>
              <w:trHeight w:val="300"/>
            </w:trPr>
          </w:trPrChange>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Change w:id="1979" w:author="khanguyen" w:date="2017-03-17T23:45:00Z">
              <w:tcPr>
                <w:tcW w:w="252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E052522"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503</w:t>
            </w:r>
          </w:p>
        </w:tc>
        <w:tc>
          <w:tcPr>
            <w:tcW w:w="1937" w:type="dxa"/>
            <w:tcBorders>
              <w:top w:val="nil"/>
              <w:left w:val="nil"/>
              <w:bottom w:val="single" w:sz="4" w:space="0" w:color="ACB9CA"/>
              <w:right w:val="single" w:sz="4" w:space="0" w:color="ACB9CA"/>
            </w:tcBorders>
            <w:shd w:val="clear" w:color="000000" w:fill="FFFFFF"/>
            <w:noWrap/>
            <w:vAlign w:val="center"/>
            <w:hideMark/>
            <w:tcPrChange w:id="1980" w:author="khanguyen" w:date="2017-03-17T23:45:00Z">
              <w:tcPr>
                <w:tcW w:w="1937" w:type="dxa"/>
                <w:tcBorders>
                  <w:top w:val="nil"/>
                  <w:left w:val="nil"/>
                  <w:bottom w:val="single" w:sz="4" w:space="0" w:color="ACB9CA"/>
                  <w:right w:val="single" w:sz="4" w:space="0" w:color="ACB9CA"/>
                </w:tcBorders>
                <w:shd w:val="clear" w:color="000000" w:fill="FFFFFF"/>
                <w:noWrap/>
                <w:vAlign w:val="center"/>
                <w:hideMark/>
              </w:tcPr>
            </w:tcPrChange>
          </w:tcPr>
          <w:p w14:paraId="566E831C"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774" w:type="dxa"/>
            <w:vMerge/>
            <w:tcBorders>
              <w:left w:val="single" w:sz="4" w:space="0" w:color="ACB9CA"/>
              <w:right w:val="single" w:sz="4" w:space="0" w:color="ACB9CA"/>
            </w:tcBorders>
            <w:shd w:val="clear" w:color="000000" w:fill="FFFFFF"/>
            <w:noWrap/>
            <w:vAlign w:val="center"/>
            <w:hideMark/>
            <w:tcPrChange w:id="1981" w:author="khanguyen" w:date="2017-03-17T23:45:00Z">
              <w:tcPr>
                <w:tcW w:w="1413" w:type="dxa"/>
                <w:vMerge/>
                <w:tcBorders>
                  <w:left w:val="single" w:sz="4" w:space="0" w:color="ACB9CA"/>
                  <w:right w:val="single" w:sz="4" w:space="0" w:color="ACB9CA"/>
                </w:tcBorders>
                <w:shd w:val="clear" w:color="000000" w:fill="FFFFFF"/>
                <w:noWrap/>
                <w:vAlign w:val="center"/>
                <w:hideMark/>
              </w:tcPr>
            </w:tcPrChange>
          </w:tcPr>
          <w:p w14:paraId="2979B0A4" w14:textId="4F7800C8" w:rsidR="00637CF7" w:rsidRPr="00C47FE2" w:rsidRDefault="00637CF7" w:rsidP="00314F60">
            <w:pPr>
              <w:rPr>
                <w:rFonts w:cs="Arial"/>
                <w:color w:val="4B4B63"/>
                <w:sz w:val="20"/>
                <w:szCs w:val="20"/>
              </w:rPr>
            </w:pPr>
          </w:p>
        </w:tc>
      </w:tr>
      <w:tr w:rsidR="00637CF7" w:rsidRPr="00C47FE2" w14:paraId="2DD7911D" w14:textId="77777777" w:rsidTr="00637CF7">
        <w:trPr>
          <w:trHeight w:val="1700"/>
          <w:trPrChange w:id="1982" w:author="khanguyen" w:date="2017-03-17T23:45:00Z">
            <w:trPr>
              <w:trHeight w:val="1700"/>
            </w:trPr>
          </w:trPrChange>
        </w:trPr>
        <w:tc>
          <w:tcPr>
            <w:tcW w:w="2526" w:type="dxa"/>
            <w:tcBorders>
              <w:top w:val="nil"/>
              <w:left w:val="single" w:sz="4" w:space="0" w:color="ACB9CA"/>
              <w:bottom w:val="single" w:sz="4" w:space="0" w:color="ACB9CA"/>
              <w:right w:val="single" w:sz="4" w:space="0" w:color="ACB9CA"/>
            </w:tcBorders>
            <w:shd w:val="clear" w:color="000000" w:fill="FFFFFF"/>
            <w:vAlign w:val="center"/>
            <w:hideMark/>
            <w:tcPrChange w:id="1983" w:author="khanguyen" w:date="2017-03-17T23:45:00Z">
              <w:tcPr>
                <w:tcW w:w="252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3BEEB419"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1937" w:type="dxa"/>
            <w:tcBorders>
              <w:top w:val="nil"/>
              <w:left w:val="nil"/>
              <w:bottom w:val="single" w:sz="4" w:space="0" w:color="ACB9CA"/>
              <w:right w:val="single" w:sz="4" w:space="0" w:color="ACB9CA"/>
            </w:tcBorders>
            <w:shd w:val="clear" w:color="000000" w:fill="FFFFFF"/>
            <w:vAlign w:val="center"/>
            <w:hideMark/>
            <w:tcPrChange w:id="1984" w:author="khanguyen" w:date="2017-03-17T23:45:00Z">
              <w:tcPr>
                <w:tcW w:w="1937" w:type="dxa"/>
                <w:tcBorders>
                  <w:top w:val="nil"/>
                  <w:left w:val="nil"/>
                  <w:bottom w:val="single" w:sz="4" w:space="0" w:color="ACB9CA"/>
                  <w:right w:val="single" w:sz="4" w:space="0" w:color="ACB9CA"/>
                </w:tcBorders>
                <w:shd w:val="clear" w:color="000000" w:fill="FFFFFF"/>
                <w:vAlign w:val="center"/>
                <w:hideMark/>
              </w:tcPr>
            </w:tcPrChange>
          </w:tcPr>
          <w:p w14:paraId="4F7FF2E1"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774" w:type="dxa"/>
            <w:vMerge/>
            <w:tcBorders>
              <w:left w:val="single" w:sz="4" w:space="0" w:color="ACB9CA"/>
              <w:bottom w:val="single" w:sz="4" w:space="0" w:color="ACB9CA"/>
              <w:right w:val="single" w:sz="4" w:space="0" w:color="ACB9CA"/>
            </w:tcBorders>
            <w:shd w:val="clear" w:color="000000" w:fill="FFFFFF"/>
            <w:noWrap/>
            <w:vAlign w:val="center"/>
            <w:hideMark/>
            <w:tcPrChange w:id="1985" w:author="khanguyen" w:date="2017-03-17T23:45:00Z">
              <w:tcPr>
                <w:tcW w:w="1413" w:type="dxa"/>
                <w:vMerge/>
                <w:tcBorders>
                  <w:left w:val="single" w:sz="4" w:space="0" w:color="ACB9CA"/>
                  <w:bottom w:val="single" w:sz="4" w:space="0" w:color="ACB9CA"/>
                  <w:right w:val="single" w:sz="4" w:space="0" w:color="ACB9CA"/>
                </w:tcBorders>
                <w:shd w:val="clear" w:color="000000" w:fill="FFFFFF"/>
                <w:noWrap/>
                <w:vAlign w:val="center"/>
                <w:hideMark/>
              </w:tcPr>
            </w:tcPrChange>
          </w:tcPr>
          <w:p w14:paraId="5644F0D2" w14:textId="344884AB" w:rsidR="00637CF7" w:rsidRPr="00C47FE2" w:rsidRDefault="00637CF7">
            <w:pPr>
              <w:rPr>
                <w:rFonts w:cs="Arial"/>
                <w:color w:val="4B4B63"/>
                <w:sz w:val="20"/>
                <w:szCs w:val="20"/>
              </w:rPr>
            </w:pPr>
          </w:p>
        </w:tc>
      </w:tr>
    </w:tbl>
    <w:p w14:paraId="41E6E3CC" w14:textId="77777777" w:rsidR="00D66BB4" w:rsidRPr="00C47FE2" w:rsidRDefault="00D66BB4" w:rsidP="00D66BB4">
      <w:pPr>
        <w:rPr>
          <w:rFonts w:cs="Arial"/>
          <w:b/>
        </w:rPr>
      </w:pPr>
    </w:p>
    <w:p w14:paraId="5CE91470" w14:textId="77777777" w:rsidR="00CC756A" w:rsidRDefault="00CC756A" w:rsidP="005C3224">
      <w:pPr>
        <w:pStyle w:val="Heading2"/>
        <w:rPr>
          <w:rFonts w:cs="Arial"/>
        </w:rPr>
      </w:pPr>
      <w:bookmarkStart w:id="1986" w:name="_Toc477557841"/>
      <w:bookmarkStart w:id="1987" w:name="_Toc477557842"/>
      <w:bookmarkStart w:id="1988" w:name="_Toc477880750"/>
      <w:bookmarkEnd w:id="1986"/>
      <w:bookmarkEnd w:id="1987"/>
      <w:r w:rsidRPr="00C47FE2">
        <w:rPr>
          <w:rFonts w:cs="Arial"/>
        </w:rPr>
        <w:t>Test Run 4</w:t>
      </w:r>
      <w:r w:rsidR="005C3224" w:rsidRPr="00C47FE2">
        <w:rPr>
          <w:rFonts w:cs="Arial"/>
        </w:rPr>
        <w:t xml:space="preserve"> – Baseline Two Hour Load Test</w:t>
      </w:r>
      <w:bookmarkEnd w:id="1988"/>
    </w:p>
    <w:p w14:paraId="74C1EEEA" w14:textId="77777777" w:rsidR="00875EA5" w:rsidRPr="00C47FE2" w:rsidRDefault="00875EA5" w:rsidP="00875EA5">
      <w:pPr>
        <w:numPr>
          <w:ilvl w:val="0"/>
          <w:numId w:val="15"/>
        </w:numPr>
        <w:spacing w:before="60" w:after="120" w:line="320" w:lineRule="exact"/>
        <w:jc w:val="both"/>
        <w:rPr>
          <w:rFonts w:cs="Arial"/>
        </w:rPr>
      </w:pPr>
      <w:r w:rsidRPr="00C47FE2">
        <w:rPr>
          <w:rFonts w:cs="Arial"/>
        </w:rPr>
        <w:t>Duration: 1 hour, 51 minutes</w:t>
      </w:r>
    </w:p>
    <w:p w14:paraId="09CB8BC7" w14:textId="77777777" w:rsidR="005C3224" w:rsidRPr="00C47FE2" w:rsidRDefault="005C3224" w:rsidP="005C3224">
      <w:pPr>
        <w:rPr>
          <w:rFonts w:cs="Arial"/>
        </w:rPr>
      </w:pPr>
      <w:r w:rsidRPr="00C47FE2">
        <w:rPr>
          <w:rFonts w:cs="Arial"/>
          <w:b/>
        </w:rPr>
        <w:t xml:space="preserve">Observations </w:t>
      </w:r>
    </w:p>
    <w:p w14:paraId="60BE0AB0" w14:textId="77777777" w:rsidR="001A6FC7" w:rsidRPr="00C47FE2" w:rsidRDefault="001A6FC7" w:rsidP="00C822CB">
      <w:pPr>
        <w:pStyle w:val="Heading3"/>
        <w:rPr>
          <w:rFonts w:cs="Arial"/>
        </w:rPr>
      </w:pPr>
      <w:r w:rsidRPr="00C47FE2">
        <w:rPr>
          <w:rFonts w:cs="Arial"/>
        </w:rPr>
        <w:t>Request Statistics</w:t>
      </w:r>
    </w:p>
    <w:tbl>
      <w:tblPr>
        <w:tblW w:w="13294" w:type="dxa"/>
        <w:tblInd w:w="-27" w:type="dxa"/>
        <w:tblLayout w:type="fixed"/>
        <w:tblLook w:val="04A0" w:firstRow="1" w:lastRow="0" w:firstColumn="1" w:lastColumn="0" w:noHBand="0" w:noVBand="1"/>
      </w:tblPr>
      <w:tblGrid>
        <w:gridCol w:w="4005"/>
        <w:gridCol w:w="667"/>
        <w:gridCol w:w="1299"/>
        <w:gridCol w:w="741"/>
        <w:gridCol w:w="1070"/>
        <w:gridCol w:w="1070"/>
        <w:gridCol w:w="1070"/>
        <w:gridCol w:w="1071"/>
        <w:gridCol w:w="1071"/>
        <w:gridCol w:w="1230"/>
      </w:tblGrid>
      <w:tr w:rsidR="00BD4538" w:rsidRPr="00C47FE2" w14:paraId="2FA5FB2B" w14:textId="77777777" w:rsidTr="00BD4538">
        <w:trPr>
          <w:trHeight w:val="855"/>
        </w:trPr>
        <w:tc>
          <w:tcPr>
            <w:tcW w:w="400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75ACE105" w14:textId="77777777" w:rsidR="00BD4538" w:rsidRPr="00C47FE2" w:rsidRDefault="00BD4538" w:rsidP="00BD4538">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667" w:type="dxa"/>
            <w:tcBorders>
              <w:top w:val="single" w:sz="4" w:space="0" w:color="ACB9CA"/>
              <w:left w:val="nil"/>
              <w:bottom w:val="single" w:sz="4" w:space="0" w:color="ACB9CA"/>
              <w:right w:val="single" w:sz="4" w:space="0" w:color="ACB9CA"/>
            </w:tcBorders>
            <w:shd w:val="clear" w:color="000000" w:fill="F4F9FE"/>
            <w:vAlign w:val="bottom"/>
            <w:hideMark/>
          </w:tcPr>
          <w:p w14:paraId="044169EA"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14:paraId="5C88FB77"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741" w:type="dxa"/>
            <w:tcBorders>
              <w:top w:val="single" w:sz="4" w:space="0" w:color="ACB9CA"/>
              <w:left w:val="nil"/>
              <w:bottom w:val="single" w:sz="4" w:space="0" w:color="ACB9CA"/>
              <w:right w:val="single" w:sz="4" w:space="0" w:color="ACB9CA"/>
            </w:tcBorders>
            <w:shd w:val="clear" w:color="000000" w:fill="F4F9FE"/>
            <w:vAlign w:val="bottom"/>
            <w:hideMark/>
          </w:tcPr>
          <w:p w14:paraId="0E23ECA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Hits/s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133BB0F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7401DBA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0655B97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21B9E66D"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73C99A4B"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14:paraId="18312004"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14:paraId="7DE8743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777724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C6902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299" w:type="dxa"/>
            <w:tcBorders>
              <w:top w:val="nil"/>
              <w:left w:val="nil"/>
              <w:bottom w:val="single" w:sz="4" w:space="0" w:color="ACB9CA"/>
              <w:right w:val="single" w:sz="4" w:space="0" w:color="ACB9CA"/>
            </w:tcBorders>
            <w:shd w:val="clear" w:color="000000" w:fill="FFFFFF"/>
            <w:vAlign w:val="center"/>
            <w:hideMark/>
          </w:tcPr>
          <w:p w14:paraId="039F9A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1548.57</w:t>
            </w:r>
          </w:p>
        </w:tc>
        <w:tc>
          <w:tcPr>
            <w:tcW w:w="741" w:type="dxa"/>
            <w:tcBorders>
              <w:top w:val="nil"/>
              <w:left w:val="nil"/>
              <w:bottom w:val="single" w:sz="4" w:space="0" w:color="ACB9CA"/>
              <w:right w:val="single" w:sz="4" w:space="0" w:color="ACB9CA"/>
            </w:tcBorders>
            <w:shd w:val="clear" w:color="000000" w:fill="FFFFFF"/>
            <w:vAlign w:val="center"/>
            <w:hideMark/>
          </w:tcPr>
          <w:p w14:paraId="1CFD8F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14:paraId="4681903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w:t>
            </w:r>
          </w:p>
        </w:tc>
        <w:tc>
          <w:tcPr>
            <w:tcW w:w="1070" w:type="dxa"/>
            <w:tcBorders>
              <w:top w:val="nil"/>
              <w:left w:val="nil"/>
              <w:bottom w:val="single" w:sz="4" w:space="0" w:color="ACB9CA"/>
              <w:right w:val="single" w:sz="4" w:space="0" w:color="ACB9CA"/>
            </w:tcBorders>
            <w:shd w:val="clear" w:color="000000" w:fill="FFFFFF"/>
            <w:vAlign w:val="center"/>
            <w:hideMark/>
          </w:tcPr>
          <w:p w14:paraId="7386A6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13935</w:t>
            </w:r>
          </w:p>
        </w:tc>
        <w:tc>
          <w:tcPr>
            <w:tcW w:w="1070" w:type="dxa"/>
            <w:tcBorders>
              <w:top w:val="nil"/>
              <w:left w:val="nil"/>
              <w:bottom w:val="single" w:sz="4" w:space="0" w:color="ACB9CA"/>
              <w:right w:val="single" w:sz="4" w:space="0" w:color="ACB9CA"/>
            </w:tcBorders>
            <w:shd w:val="clear" w:color="000000" w:fill="FFFFFF"/>
            <w:vAlign w:val="center"/>
            <w:hideMark/>
          </w:tcPr>
          <w:p w14:paraId="0FB848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22415</w:t>
            </w:r>
          </w:p>
        </w:tc>
        <w:tc>
          <w:tcPr>
            <w:tcW w:w="1071" w:type="dxa"/>
            <w:tcBorders>
              <w:top w:val="nil"/>
              <w:left w:val="nil"/>
              <w:bottom w:val="single" w:sz="4" w:space="0" w:color="ACB9CA"/>
              <w:right w:val="single" w:sz="4" w:space="0" w:color="ACB9CA"/>
            </w:tcBorders>
            <w:shd w:val="clear" w:color="000000" w:fill="FFFFFF"/>
            <w:vAlign w:val="center"/>
            <w:hideMark/>
          </w:tcPr>
          <w:p w14:paraId="2BBB8F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556C3C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31575</w:t>
            </w:r>
          </w:p>
        </w:tc>
        <w:tc>
          <w:tcPr>
            <w:tcW w:w="1230" w:type="dxa"/>
            <w:tcBorders>
              <w:top w:val="nil"/>
              <w:left w:val="nil"/>
              <w:bottom w:val="single" w:sz="4" w:space="0" w:color="ACB9CA"/>
              <w:right w:val="single" w:sz="4" w:space="0" w:color="ACB9CA"/>
            </w:tcBorders>
            <w:shd w:val="clear" w:color="000000" w:fill="FFFFFF"/>
            <w:vAlign w:val="center"/>
            <w:hideMark/>
          </w:tcPr>
          <w:p w14:paraId="346410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37BCE38"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9BFFC3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353C6C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14:paraId="6A2BA5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333.85</w:t>
            </w:r>
          </w:p>
        </w:tc>
        <w:tc>
          <w:tcPr>
            <w:tcW w:w="741" w:type="dxa"/>
            <w:tcBorders>
              <w:top w:val="nil"/>
              <w:left w:val="nil"/>
              <w:bottom w:val="single" w:sz="4" w:space="0" w:color="ACB9CA"/>
              <w:right w:val="single" w:sz="4" w:space="0" w:color="ACB9CA"/>
            </w:tcBorders>
            <w:shd w:val="clear" w:color="000000" w:fill="FFFFFF"/>
            <w:vAlign w:val="center"/>
            <w:hideMark/>
          </w:tcPr>
          <w:p w14:paraId="278669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6A825E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742.67</w:t>
            </w:r>
          </w:p>
        </w:tc>
        <w:tc>
          <w:tcPr>
            <w:tcW w:w="1070" w:type="dxa"/>
            <w:tcBorders>
              <w:top w:val="nil"/>
              <w:left w:val="nil"/>
              <w:bottom w:val="single" w:sz="4" w:space="0" w:color="ACB9CA"/>
              <w:right w:val="single" w:sz="4" w:space="0" w:color="ACB9CA"/>
            </w:tcBorders>
            <w:shd w:val="clear" w:color="000000" w:fill="FFFFFF"/>
            <w:vAlign w:val="center"/>
            <w:hideMark/>
          </w:tcPr>
          <w:p w14:paraId="26808D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1107.33</w:t>
            </w:r>
          </w:p>
        </w:tc>
        <w:tc>
          <w:tcPr>
            <w:tcW w:w="1070" w:type="dxa"/>
            <w:tcBorders>
              <w:top w:val="nil"/>
              <w:left w:val="nil"/>
              <w:bottom w:val="single" w:sz="4" w:space="0" w:color="ACB9CA"/>
              <w:right w:val="single" w:sz="4" w:space="0" w:color="ACB9CA"/>
            </w:tcBorders>
            <w:shd w:val="clear" w:color="000000" w:fill="FFFFFF"/>
            <w:vAlign w:val="center"/>
            <w:hideMark/>
          </w:tcPr>
          <w:p w14:paraId="2CC24F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3258.19</w:t>
            </w:r>
          </w:p>
        </w:tc>
        <w:tc>
          <w:tcPr>
            <w:tcW w:w="1071" w:type="dxa"/>
            <w:tcBorders>
              <w:top w:val="nil"/>
              <w:left w:val="nil"/>
              <w:bottom w:val="single" w:sz="4" w:space="0" w:color="ACB9CA"/>
              <w:right w:val="single" w:sz="4" w:space="0" w:color="ACB9CA"/>
            </w:tcBorders>
            <w:shd w:val="clear" w:color="000000" w:fill="FFFFFF"/>
            <w:vAlign w:val="center"/>
            <w:hideMark/>
          </w:tcPr>
          <w:p w14:paraId="356946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22BB69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14035</w:t>
            </w:r>
          </w:p>
        </w:tc>
        <w:tc>
          <w:tcPr>
            <w:tcW w:w="1230" w:type="dxa"/>
            <w:tcBorders>
              <w:top w:val="nil"/>
              <w:left w:val="nil"/>
              <w:bottom w:val="single" w:sz="4" w:space="0" w:color="ACB9CA"/>
              <w:right w:val="single" w:sz="4" w:space="0" w:color="ACB9CA"/>
            </w:tcBorders>
            <w:shd w:val="clear" w:color="000000" w:fill="FFFFFF"/>
            <w:vAlign w:val="center"/>
            <w:hideMark/>
          </w:tcPr>
          <w:p w14:paraId="0AC144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F6C5B5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FA2FE7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B0886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14:paraId="311324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w:t>
            </w:r>
          </w:p>
        </w:tc>
        <w:tc>
          <w:tcPr>
            <w:tcW w:w="741" w:type="dxa"/>
            <w:tcBorders>
              <w:top w:val="nil"/>
              <w:left w:val="nil"/>
              <w:bottom w:val="single" w:sz="4" w:space="0" w:color="ACB9CA"/>
              <w:right w:val="single" w:sz="4" w:space="0" w:color="ACB9CA"/>
            </w:tcBorders>
            <w:shd w:val="clear" w:color="000000" w:fill="FFFFFF"/>
            <w:vAlign w:val="center"/>
            <w:hideMark/>
          </w:tcPr>
          <w:p w14:paraId="466B7DB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14:paraId="24C2B9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466.78</w:t>
            </w:r>
          </w:p>
        </w:tc>
        <w:tc>
          <w:tcPr>
            <w:tcW w:w="1070" w:type="dxa"/>
            <w:tcBorders>
              <w:top w:val="nil"/>
              <w:left w:val="nil"/>
              <w:bottom w:val="single" w:sz="4" w:space="0" w:color="ACB9CA"/>
              <w:right w:val="single" w:sz="4" w:space="0" w:color="ACB9CA"/>
            </w:tcBorders>
            <w:shd w:val="clear" w:color="000000" w:fill="FFFFFF"/>
            <w:vAlign w:val="center"/>
            <w:hideMark/>
          </w:tcPr>
          <w:p w14:paraId="5D425D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932.08</w:t>
            </w:r>
          </w:p>
        </w:tc>
        <w:tc>
          <w:tcPr>
            <w:tcW w:w="1070" w:type="dxa"/>
            <w:tcBorders>
              <w:top w:val="nil"/>
              <w:left w:val="nil"/>
              <w:bottom w:val="single" w:sz="4" w:space="0" w:color="ACB9CA"/>
              <w:right w:val="single" w:sz="4" w:space="0" w:color="ACB9CA"/>
            </w:tcBorders>
            <w:shd w:val="clear" w:color="000000" w:fill="FFFFFF"/>
            <w:vAlign w:val="center"/>
            <w:hideMark/>
          </w:tcPr>
          <w:p w14:paraId="560F84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3039.68</w:t>
            </w:r>
          </w:p>
        </w:tc>
        <w:tc>
          <w:tcPr>
            <w:tcW w:w="1071" w:type="dxa"/>
            <w:tcBorders>
              <w:top w:val="nil"/>
              <w:left w:val="nil"/>
              <w:bottom w:val="single" w:sz="4" w:space="0" w:color="ACB9CA"/>
              <w:right w:val="single" w:sz="4" w:space="0" w:color="ACB9CA"/>
            </w:tcBorders>
            <w:shd w:val="clear" w:color="000000" w:fill="FFFFFF"/>
            <w:vAlign w:val="center"/>
            <w:hideMark/>
          </w:tcPr>
          <w:p w14:paraId="2C4972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8BCCC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28586</w:t>
            </w:r>
          </w:p>
        </w:tc>
        <w:tc>
          <w:tcPr>
            <w:tcW w:w="1230" w:type="dxa"/>
            <w:tcBorders>
              <w:top w:val="nil"/>
              <w:left w:val="nil"/>
              <w:bottom w:val="single" w:sz="4" w:space="0" w:color="ACB9CA"/>
              <w:right w:val="single" w:sz="4" w:space="0" w:color="ACB9CA"/>
            </w:tcBorders>
            <w:shd w:val="clear" w:color="000000" w:fill="FFFFFF"/>
            <w:vAlign w:val="center"/>
            <w:hideMark/>
          </w:tcPr>
          <w:p w14:paraId="1E0275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80856E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AF8AD2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116E8B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299" w:type="dxa"/>
            <w:tcBorders>
              <w:top w:val="nil"/>
              <w:left w:val="nil"/>
              <w:bottom w:val="single" w:sz="4" w:space="0" w:color="ACB9CA"/>
              <w:right w:val="single" w:sz="4" w:space="0" w:color="ACB9CA"/>
            </w:tcBorders>
            <w:shd w:val="clear" w:color="000000" w:fill="FFFFFF"/>
            <w:vAlign w:val="center"/>
            <w:hideMark/>
          </w:tcPr>
          <w:p w14:paraId="36EA75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w:t>
            </w:r>
          </w:p>
        </w:tc>
        <w:tc>
          <w:tcPr>
            <w:tcW w:w="741" w:type="dxa"/>
            <w:tcBorders>
              <w:top w:val="nil"/>
              <w:left w:val="nil"/>
              <w:bottom w:val="single" w:sz="4" w:space="0" w:color="ACB9CA"/>
              <w:right w:val="single" w:sz="4" w:space="0" w:color="ACB9CA"/>
            </w:tcBorders>
            <w:shd w:val="clear" w:color="000000" w:fill="FFFFFF"/>
            <w:vAlign w:val="center"/>
            <w:hideMark/>
          </w:tcPr>
          <w:p w14:paraId="5BAB3C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14:paraId="5333EB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1158</w:t>
            </w:r>
          </w:p>
        </w:tc>
        <w:tc>
          <w:tcPr>
            <w:tcW w:w="1070" w:type="dxa"/>
            <w:tcBorders>
              <w:top w:val="nil"/>
              <w:left w:val="nil"/>
              <w:bottom w:val="single" w:sz="4" w:space="0" w:color="ACB9CA"/>
              <w:right w:val="single" w:sz="4" w:space="0" w:color="ACB9CA"/>
            </w:tcBorders>
            <w:shd w:val="clear" w:color="000000" w:fill="FFFFFF"/>
            <w:vAlign w:val="center"/>
            <w:hideMark/>
          </w:tcPr>
          <w:p w14:paraId="09DC60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1749</w:t>
            </w:r>
          </w:p>
        </w:tc>
        <w:tc>
          <w:tcPr>
            <w:tcW w:w="1070" w:type="dxa"/>
            <w:tcBorders>
              <w:top w:val="nil"/>
              <w:left w:val="nil"/>
              <w:bottom w:val="single" w:sz="4" w:space="0" w:color="ACB9CA"/>
              <w:right w:val="single" w:sz="4" w:space="0" w:color="ACB9CA"/>
            </w:tcBorders>
            <w:shd w:val="clear" w:color="000000" w:fill="FFFFFF"/>
            <w:vAlign w:val="center"/>
            <w:hideMark/>
          </w:tcPr>
          <w:p w14:paraId="665F068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4287</w:t>
            </w:r>
          </w:p>
        </w:tc>
        <w:tc>
          <w:tcPr>
            <w:tcW w:w="1071" w:type="dxa"/>
            <w:tcBorders>
              <w:top w:val="nil"/>
              <w:left w:val="nil"/>
              <w:bottom w:val="single" w:sz="4" w:space="0" w:color="ACB9CA"/>
              <w:right w:val="single" w:sz="4" w:space="0" w:color="ACB9CA"/>
            </w:tcBorders>
            <w:shd w:val="clear" w:color="000000" w:fill="FFFFFF"/>
            <w:vAlign w:val="center"/>
            <w:hideMark/>
          </w:tcPr>
          <w:p w14:paraId="66896CE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1231B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14627</w:t>
            </w:r>
          </w:p>
        </w:tc>
        <w:tc>
          <w:tcPr>
            <w:tcW w:w="1230" w:type="dxa"/>
            <w:tcBorders>
              <w:top w:val="nil"/>
              <w:left w:val="nil"/>
              <w:bottom w:val="single" w:sz="4" w:space="0" w:color="ACB9CA"/>
              <w:right w:val="single" w:sz="4" w:space="0" w:color="ACB9CA"/>
            </w:tcBorders>
            <w:shd w:val="clear" w:color="000000" w:fill="FFFFFF"/>
            <w:vAlign w:val="center"/>
            <w:hideMark/>
          </w:tcPr>
          <w:p w14:paraId="7AD492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102A1A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2FB215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73B6B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14:paraId="3D9577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334.87</w:t>
            </w:r>
          </w:p>
        </w:tc>
        <w:tc>
          <w:tcPr>
            <w:tcW w:w="741" w:type="dxa"/>
            <w:tcBorders>
              <w:top w:val="nil"/>
              <w:left w:val="nil"/>
              <w:bottom w:val="single" w:sz="4" w:space="0" w:color="ACB9CA"/>
              <w:right w:val="single" w:sz="4" w:space="0" w:color="ACB9CA"/>
            </w:tcBorders>
            <w:shd w:val="clear" w:color="000000" w:fill="FFFFFF"/>
            <w:vAlign w:val="center"/>
            <w:hideMark/>
          </w:tcPr>
          <w:p w14:paraId="2A0A52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690E4E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798.34</w:t>
            </w:r>
          </w:p>
        </w:tc>
        <w:tc>
          <w:tcPr>
            <w:tcW w:w="1070" w:type="dxa"/>
            <w:tcBorders>
              <w:top w:val="nil"/>
              <w:left w:val="nil"/>
              <w:bottom w:val="single" w:sz="4" w:space="0" w:color="ACB9CA"/>
              <w:right w:val="single" w:sz="4" w:space="0" w:color="ACB9CA"/>
            </w:tcBorders>
            <w:shd w:val="clear" w:color="000000" w:fill="FFFFFF"/>
            <w:vAlign w:val="center"/>
            <w:hideMark/>
          </w:tcPr>
          <w:p w14:paraId="64DCFB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1256.01</w:t>
            </w:r>
          </w:p>
        </w:tc>
        <w:tc>
          <w:tcPr>
            <w:tcW w:w="1070" w:type="dxa"/>
            <w:tcBorders>
              <w:top w:val="nil"/>
              <w:left w:val="nil"/>
              <w:bottom w:val="single" w:sz="4" w:space="0" w:color="ACB9CA"/>
              <w:right w:val="single" w:sz="4" w:space="0" w:color="ACB9CA"/>
            </w:tcBorders>
            <w:shd w:val="clear" w:color="000000" w:fill="FFFFFF"/>
            <w:vAlign w:val="center"/>
            <w:hideMark/>
          </w:tcPr>
          <w:p w14:paraId="0CB074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3019.68</w:t>
            </w:r>
          </w:p>
        </w:tc>
        <w:tc>
          <w:tcPr>
            <w:tcW w:w="1071" w:type="dxa"/>
            <w:tcBorders>
              <w:top w:val="nil"/>
              <w:left w:val="nil"/>
              <w:bottom w:val="single" w:sz="4" w:space="0" w:color="ACB9CA"/>
              <w:right w:val="single" w:sz="4" w:space="0" w:color="ACB9CA"/>
            </w:tcBorders>
            <w:shd w:val="clear" w:color="000000" w:fill="FFFFFF"/>
            <w:vAlign w:val="center"/>
            <w:hideMark/>
          </w:tcPr>
          <w:p w14:paraId="686838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1400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29892</w:t>
            </w:r>
          </w:p>
        </w:tc>
        <w:tc>
          <w:tcPr>
            <w:tcW w:w="1230" w:type="dxa"/>
            <w:tcBorders>
              <w:top w:val="nil"/>
              <w:left w:val="nil"/>
              <w:bottom w:val="single" w:sz="4" w:space="0" w:color="ACB9CA"/>
              <w:right w:val="single" w:sz="4" w:space="0" w:color="ACB9CA"/>
            </w:tcBorders>
            <w:shd w:val="clear" w:color="000000" w:fill="FFFFFF"/>
            <w:vAlign w:val="center"/>
            <w:hideMark/>
          </w:tcPr>
          <w:p w14:paraId="101BAE8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8E35FF3"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CFF216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52B2077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w:t>
            </w:r>
          </w:p>
        </w:tc>
        <w:tc>
          <w:tcPr>
            <w:tcW w:w="1299" w:type="dxa"/>
            <w:tcBorders>
              <w:top w:val="nil"/>
              <w:left w:val="nil"/>
              <w:bottom w:val="single" w:sz="4" w:space="0" w:color="ACB9CA"/>
              <w:right w:val="single" w:sz="4" w:space="0" w:color="ACB9CA"/>
            </w:tcBorders>
            <w:shd w:val="clear" w:color="000000" w:fill="FFFFFF"/>
            <w:vAlign w:val="center"/>
            <w:hideMark/>
          </w:tcPr>
          <w:p w14:paraId="12D506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592.46</w:t>
            </w:r>
          </w:p>
        </w:tc>
        <w:tc>
          <w:tcPr>
            <w:tcW w:w="741" w:type="dxa"/>
            <w:tcBorders>
              <w:top w:val="nil"/>
              <w:left w:val="nil"/>
              <w:bottom w:val="single" w:sz="4" w:space="0" w:color="ACB9CA"/>
              <w:right w:val="single" w:sz="4" w:space="0" w:color="ACB9CA"/>
            </w:tcBorders>
            <w:shd w:val="clear" w:color="000000" w:fill="FFFFFF"/>
            <w:vAlign w:val="center"/>
            <w:hideMark/>
          </w:tcPr>
          <w:p w14:paraId="115AFF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14:paraId="6B146D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w:t>
            </w:r>
          </w:p>
        </w:tc>
        <w:tc>
          <w:tcPr>
            <w:tcW w:w="1070" w:type="dxa"/>
            <w:tcBorders>
              <w:top w:val="nil"/>
              <w:left w:val="nil"/>
              <w:bottom w:val="single" w:sz="4" w:space="0" w:color="ACB9CA"/>
              <w:right w:val="single" w:sz="4" w:space="0" w:color="ACB9CA"/>
            </w:tcBorders>
            <w:shd w:val="clear" w:color="000000" w:fill="FFFFFF"/>
            <w:vAlign w:val="center"/>
            <w:hideMark/>
          </w:tcPr>
          <w:p w14:paraId="09BFAE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1784</w:t>
            </w:r>
          </w:p>
        </w:tc>
        <w:tc>
          <w:tcPr>
            <w:tcW w:w="1070" w:type="dxa"/>
            <w:tcBorders>
              <w:top w:val="nil"/>
              <w:left w:val="nil"/>
              <w:bottom w:val="single" w:sz="4" w:space="0" w:color="ACB9CA"/>
              <w:right w:val="single" w:sz="4" w:space="0" w:color="ACB9CA"/>
            </w:tcBorders>
            <w:shd w:val="clear" w:color="000000" w:fill="FFFFFF"/>
            <w:vAlign w:val="center"/>
            <w:hideMark/>
          </w:tcPr>
          <w:p w14:paraId="199586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13591</w:t>
            </w:r>
          </w:p>
        </w:tc>
        <w:tc>
          <w:tcPr>
            <w:tcW w:w="1071" w:type="dxa"/>
            <w:tcBorders>
              <w:top w:val="nil"/>
              <w:left w:val="nil"/>
              <w:bottom w:val="single" w:sz="4" w:space="0" w:color="ACB9CA"/>
              <w:right w:val="single" w:sz="4" w:space="0" w:color="ACB9CA"/>
            </w:tcBorders>
            <w:shd w:val="clear" w:color="000000" w:fill="FFFFFF"/>
            <w:vAlign w:val="center"/>
            <w:hideMark/>
          </w:tcPr>
          <w:p w14:paraId="185A1E6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544C7E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16655</w:t>
            </w:r>
          </w:p>
        </w:tc>
        <w:tc>
          <w:tcPr>
            <w:tcW w:w="1230" w:type="dxa"/>
            <w:tcBorders>
              <w:top w:val="nil"/>
              <w:left w:val="nil"/>
              <w:bottom w:val="single" w:sz="4" w:space="0" w:color="ACB9CA"/>
              <w:right w:val="single" w:sz="4" w:space="0" w:color="ACB9CA"/>
            </w:tcBorders>
            <w:shd w:val="clear" w:color="000000" w:fill="FFFFFF"/>
            <w:vAlign w:val="center"/>
            <w:hideMark/>
          </w:tcPr>
          <w:p w14:paraId="15953A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6767A4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5E4B8F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29854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14:paraId="78DBDC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858.84</w:t>
            </w:r>
          </w:p>
        </w:tc>
        <w:tc>
          <w:tcPr>
            <w:tcW w:w="741" w:type="dxa"/>
            <w:tcBorders>
              <w:top w:val="nil"/>
              <w:left w:val="nil"/>
              <w:bottom w:val="single" w:sz="4" w:space="0" w:color="ACB9CA"/>
              <w:right w:val="single" w:sz="4" w:space="0" w:color="ACB9CA"/>
            </w:tcBorders>
            <w:shd w:val="clear" w:color="000000" w:fill="FFFFFF"/>
            <w:vAlign w:val="center"/>
            <w:hideMark/>
          </w:tcPr>
          <w:p w14:paraId="259758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3A38EF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1161.57</w:t>
            </w:r>
          </w:p>
        </w:tc>
        <w:tc>
          <w:tcPr>
            <w:tcW w:w="1070" w:type="dxa"/>
            <w:tcBorders>
              <w:top w:val="nil"/>
              <w:left w:val="nil"/>
              <w:bottom w:val="single" w:sz="4" w:space="0" w:color="ACB9CA"/>
              <w:right w:val="single" w:sz="4" w:space="0" w:color="ACB9CA"/>
            </w:tcBorders>
            <w:shd w:val="clear" w:color="000000" w:fill="FFFFFF"/>
            <w:vAlign w:val="center"/>
            <w:hideMark/>
          </w:tcPr>
          <w:p w14:paraId="3549CE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2679</w:t>
            </w:r>
          </w:p>
        </w:tc>
        <w:tc>
          <w:tcPr>
            <w:tcW w:w="1070" w:type="dxa"/>
            <w:tcBorders>
              <w:top w:val="nil"/>
              <w:left w:val="nil"/>
              <w:bottom w:val="single" w:sz="4" w:space="0" w:color="ACB9CA"/>
              <w:right w:val="single" w:sz="4" w:space="0" w:color="ACB9CA"/>
            </w:tcBorders>
            <w:shd w:val="clear" w:color="000000" w:fill="FFFFFF"/>
            <w:vAlign w:val="center"/>
            <w:hideMark/>
          </w:tcPr>
          <w:p w14:paraId="6B7D66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19210.54</w:t>
            </w:r>
          </w:p>
        </w:tc>
        <w:tc>
          <w:tcPr>
            <w:tcW w:w="1071" w:type="dxa"/>
            <w:tcBorders>
              <w:top w:val="nil"/>
              <w:left w:val="nil"/>
              <w:bottom w:val="single" w:sz="4" w:space="0" w:color="ACB9CA"/>
              <w:right w:val="single" w:sz="4" w:space="0" w:color="ACB9CA"/>
            </w:tcBorders>
            <w:shd w:val="clear" w:color="000000" w:fill="FFFFFF"/>
            <w:vAlign w:val="center"/>
            <w:hideMark/>
          </w:tcPr>
          <w:p w14:paraId="44E06A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0667D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27911</w:t>
            </w:r>
          </w:p>
        </w:tc>
        <w:tc>
          <w:tcPr>
            <w:tcW w:w="1230" w:type="dxa"/>
            <w:tcBorders>
              <w:top w:val="nil"/>
              <w:left w:val="nil"/>
              <w:bottom w:val="single" w:sz="4" w:space="0" w:color="ACB9CA"/>
              <w:right w:val="single" w:sz="4" w:space="0" w:color="ACB9CA"/>
            </w:tcBorders>
            <w:shd w:val="clear" w:color="000000" w:fill="FFFFFF"/>
            <w:vAlign w:val="center"/>
            <w:hideMark/>
          </w:tcPr>
          <w:p w14:paraId="26F7AB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8A7AA9E"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3E186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0B3A6DF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14:paraId="5B98D0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161.69</w:t>
            </w:r>
          </w:p>
        </w:tc>
        <w:tc>
          <w:tcPr>
            <w:tcW w:w="741" w:type="dxa"/>
            <w:tcBorders>
              <w:top w:val="nil"/>
              <w:left w:val="nil"/>
              <w:bottom w:val="single" w:sz="4" w:space="0" w:color="ACB9CA"/>
              <w:right w:val="single" w:sz="4" w:space="0" w:color="ACB9CA"/>
            </w:tcBorders>
            <w:shd w:val="clear" w:color="000000" w:fill="FFFFFF"/>
            <w:vAlign w:val="center"/>
            <w:hideMark/>
          </w:tcPr>
          <w:p w14:paraId="10930E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14:paraId="74A5E3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307.2</w:t>
            </w:r>
          </w:p>
        </w:tc>
        <w:tc>
          <w:tcPr>
            <w:tcW w:w="1070" w:type="dxa"/>
            <w:tcBorders>
              <w:top w:val="nil"/>
              <w:left w:val="nil"/>
              <w:bottom w:val="single" w:sz="4" w:space="0" w:color="ACB9CA"/>
              <w:right w:val="single" w:sz="4" w:space="0" w:color="ACB9CA"/>
            </w:tcBorders>
            <w:shd w:val="clear" w:color="000000" w:fill="FFFFFF"/>
            <w:vAlign w:val="center"/>
            <w:hideMark/>
          </w:tcPr>
          <w:p w14:paraId="1B0BEC2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495.16</w:t>
            </w:r>
          </w:p>
        </w:tc>
        <w:tc>
          <w:tcPr>
            <w:tcW w:w="1070" w:type="dxa"/>
            <w:tcBorders>
              <w:top w:val="nil"/>
              <w:left w:val="nil"/>
              <w:bottom w:val="single" w:sz="4" w:space="0" w:color="ACB9CA"/>
              <w:right w:val="single" w:sz="4" w:space="0" w:color="ACB9CA"/>
            </w:tcBorders>
            <w:shd w:val="clear" w:color="000000" w:fill="FFFFFF"/>
            <w:vAlign w:val="center"/>
            <w:hideMark/>
          </w:tcPr>
          <w:p w14:paraId="336EC51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2111.07</w:t>
            </w:r>
          </w:p>
        </w:tc>
        <w:tc>
          <w:tcPr>
            <w:tcW w:w="1071" w:type="dxa"/>
            <w:tcBorders>
              <w:top w:val="nil"/>
              <w:left w:val="nil"/>
              <w:bottom w:val="single" w:sz="4" w:space="0" w:color="ACB9CA"/>
              <w:right w:val="single" w:sz="4" w:space="0" w:color="ACB9CA"/>
            </w:tcBorders>
            <w:shd w:val="clear" w:color="000000" w:fill="FFFFFF"/>
            <w:vAlign w:val="center"/>
            <w:hideMark/>
          </w:tcPr>
          <w:p w14:paraId="3B8CF7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2A0F10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28585</w:t>
            </w:r>
          </w:p>
        </w:tc>
        <w:tc>
          <w:tcPr>
            <w:tcW w:w="1230" w:type="dxa"/>
            <w:tcBorders>
              <w:top w:val="nil"/>
              <w:left w:val="nil"/>
              <w:bottom w:val="single" w:sz="4" w:space="0" w:color="ACB9CA"/>
              <w:right w:val="single" w:sz="4" w:space="0" w:color="ACB9CA"/>
            </w:tcBorders>
            <w:shd w:val="clear" w:color="000000" w:fill="FFFFFF"/>
            <w:vAlign w:val="center"/>
            <w:hideMark/>
          </w:tcPr>
          <w:p w14:paraId="1F07C8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BD4538" w:rsidRPr="00C47FE2" w14:paraId="4AD2A29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3492DB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496C8A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w:t>
            </w:r>
          </w:p>
        </w:tc>
        <w:tc>
          <w:tcPr>
            <w:tcW w:w="1299" w:type="dxa"/>
            <w:tcBorders>
              <w:top w:val="nil"/>
              <w:left w:val="nil"/>
              <w:bottom w:val="single" w:sz="4" w:space="0" w:color="ACB9CA"/>
              <w:right w:val="single" w:sz="4" w:space="0" w:color="ACB9CA"/>
            </w:tcBorders>
            <w:shd w:val="clear" w:color="000000" w:fill="FFFFFF"/>
            <w:vAlign w:val="center"/>
            <w:hideMark/>
          </w:tcPr>
          <w:p w14:paraId="640248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590.85</w:t>
            </w:r>
          </w:p>
        </w:tc>
        <w:tc>
          <w:tcPr>
            <w:tcW w:w="741" w:type="dxa"/>
            <w:tcBorders>
              <w:top w:val="nil"/>
              <w:left w:val="nil"/>
              <w:bottom w:val="single" w:sz="4" w:space="0" w:color="ACB9CA"/>
              <w:right w:val="single" w:sz="4" w:space="0" w:color="ACB9CA"/>
            </w:tcBorders>
            <w:shd w:val="clear" w:color="000000" w:fill="FFFFFF"/>
            <w:vAlign w:val="center"/>
            <w:hideMark/>
          </w:tcPr>
          <w:p w14:paraId="46B357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692BE4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1266</w:t>
            </w:r>
          </w:p>
        </w:tc>
        <w:tc>
          <w:tcPr>
            <w:tcW w:w="1070" w:type="dxa"/>
            <w:tcBorders>
              <w:top w:val="nil"/>
              <w:left w:val="nil"/>
              <w:bottom w:val="single" w:sz="4" w:space="0" w:color="ACB9CA"/>
              <w:right w:val="single" w:sz="4" w:space="0" w:color="ACB9CA"/>
            </w:tcBorders>
            <w:shd w:val="clear" w:color="000000" w:fill="FFFFFF"/>
            <w:vAlign w:val="center"/>
            <w:hideMark/>
          </w:tcPr>
          <w:p w14:paraId="53D9A3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1748</w:t>
            </w:r>
          </w:p>
        </w:tc>
        <w:tc>
          <w:tcPr>
            <w:tcW w:w="1070" w:type="dxa"/>
            <w:tcBorders>
              <w:top w:val="nil"/>
              <w:left w:val="nil"/>
              <w:bottom w:val="single" w:sz="4" w:space="0" w:color="ACB9CA"/>
              <w:right w:val="single" w:sz="4" w:space="0" w:color="ACB9CA"/>
            </w:tcBorders>
            <w:shd w:val="clear" w:color="000000" w:fill="FFFFFF"/>
            <w:vAlign w:val="center"/>
            <w:hideMark/>
          </w:tcPr>
          <w:p w14:paraId="5F6E46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3439</w:t>
            </w:r>
          </w:p>
        </w:tc>
        <w:tc>
          <w:tcPr>
            <w:tcW w:w="1071" w:type="dxa"/>
            <w:tcBorders>
              <w:top w:val="nil"/>
              <w:left w:val="nil"/>
              <w:bottom w:val="single" w:sz="4" w:space="0" w:color="ACB9CA"/>
              <w:right w:val="single" w:sz="4" w:space="0" w:color="ACB9CA"/>
            </w:tcBorders>
            <w:shd w:val="clear" w:color="000000" w:fill="FFFFFF"/>
            <w:vAlign w:val="center"/>
            <w:hideMark/>
          </w:tcPr>
          <w:p w14:paraId="24941B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60F4DB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14680</w:t>
            </w:r>
          </w:p>
        </w:tc>
        <w:tc>
          <w:tcPr>
            <w:tcW w:w="1230" w:type="dxa"/>
            <w:tcBorders>
              <w:top w:val="nil"/>
              <w:left w:val="nil"/>
              <w:bottom w:val="single" w:sz="4" w:space="0" w:color="ACB9CA"/>
              <w:right w:val="single" w:sz="4" w:space="0" w:color="ACB9CA"/>
            </w:tcBorders>
            <w:shd w:val="clear" w:color="000000" w:fill="FFFFFF"/>
            <w:vAlign w:val="center"/>
            <w:hideMark/>
          </w:tcPr>
          <w:p w14:paraId="2CA82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268158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DB4CCB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6C1EF3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FFFFFF"/>
            <w:vAlign w:val="center"/>
            <w:hideMark/>
          </w:tcPr>
          <w:p w14:paraId="7A631B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210.22</w:t>
            </w:r>
          </w:p>
        </w:tc>
        <w:tc>
          <w:tcPr>
            <w:tcW w:w="741" w:type="dxa"/>
            <w:tcBorders>
              <w:top w:val="nil"/>
              <w:left w:val="nil"/>
              <w:bottom w:val="single" w:sz="4" w:space="0" w:color="ACB9CA"/>
              <w:right w:val="single" w:sz="4" w:space="0" w:color="ACB9CA"/>
            </w:tcBorders>
            <w:shd w:val="clear" w:color="000000" w:fill="FFFFFF"/>
            <w:vAlign w:val="center"/>
            <w:hideMark/>
          </w:tcPr>
          <w:p w14:paraId="4721D7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FFFFFF"/>
            <w:vAlign w:val="center"/>
            <w:hideMark/>
          </w:tcPr>
          <w:p w14:paraId="7867AF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429.36</w:t>
            </w:r>
          </w:p>
        </w:tc>
        <w:tc>
          <w:tcPr>
            <w:tcW w:w="1070" w:type="dxa"/>
            <w:tcBorders>
              <w:top w:val="nil"/>
              <w:left w:val="nil"/>
              <w:bottom w:val="single" w:sz="4" w:space="0" w:color="ACB9CA"/>
              <w:right w:val="single" w:sz="4" w:space="0" w:color="ACB9CA"/>
            </w:tcBorders>
            <w:shd w:val="clear" w:color="000000" w:fill="FFFFFF"/>
            <w:vAlign w:val="center"/>
            <w:hideMark/>
          </w:tcPr>
          <w:p w14:paraId="3CB50F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828.89</w:t>
            </w:r>
          </w:p>
        </w:tc>
        <w:tc>
          <w:tcPr>
            <w:tcW w:w="1070" w:type="dxa"/>
            <w:tcBorders>
              <w:top w:val="nil"/>
              <w:left w:val="nil"/>
              <w:bottom w:val="single" w:sz="4" w:space="0" w:color="ACB9CA"/>
              <w:right w:val="single" w:sz="4" w:space="0" w:color="ACB9CA"/>
            </w:tcBorders>
            <w:shd w:val="clear" w:color="000000" w:fill="FFFFFF"/>
            <w:vAlign w:val="center"/>
            <w:hideMark/>
          </w:tcPr>
          <w:p w14:paraId="09271F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2476.93</w:t>
            </w:r>
          </w:p>
        </w:tc>
        <w:tc>
          <w:tcPr>
            <w:tcW w:w="1071" w:type="dxa"/>
            <w:tcBorders>
              <w:top w:val="nil"/>
              <w:left w:val="nil"/>
              <w:bottom w:val="single" w:sz="4" w:space="0" w:color="ACB9CA"/>
              <w:right w:val="single" w:sz="4" w:space="0" w:color="ACB9CA"/>
            </w:tcBorders>
            <w:shd w:val="clear" w:color="000000" w:fill="FFFFFF"/>
            <w:vAlign w:val="center"/>
            <w:hideMark/>
          </w:tcPr>
          <w:p w14:paraId="3CE914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54B62E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15080</w:t>
            </w:r>
          </w:p>
        </w:tc>
        <w:tc>
          <w:tcPr>
            <w:tcW w:w="1230" w:type="dxa"/>
            <w:tcBorders>
              <w:top w:val="nil"/>
              <w:left w:val="nil"/>
              <w:bottom w:val="single" w:sz="4" w:space="0" w:color="ACB9CA"/>
              <w:right w:val="single" w:sz="4" w:space="0" w:color="ACB9CA"/>
            </w:tcBorders>
            <w:shd w:val="clear" w:color="000000" w:fill="FFFFFF"/>
            <w:vAlign w:val="center"/>
            <w:hideMark/>
          </w:tcPr>
          <w:p w14:paraId="6C2494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246630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E0D9DF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6B7153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299" w:type="dxa"/>
            <w:tcBorders>
              <w:top w:val="nil"/>
              <w:left w:val="nil"/>
              <w:bottom w:val="single" w:sz="4" w:space="0" w:color="ACB9CA"/>
              <w:right w:val="single" w:sz="4" w:space="0" w:color="ACB9CA"/>
            </w:tcBorders>
            <w:shd w:val="clear" w:color="000000" w:fill="FFFFFF"/>
            <w:vAlign w:val="center"/>
            <w:hideMark/>
          </w:tcPr>
          <w:p w14:paraId="75ADDDF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341874.22</w:t>
            </w:r>
          </w:p>
        </w:tc>
        <w:tc>
          <w:tcPr>
            <w:tcW w:w="741" w:type="dxa"/>
            <w:tcBorders>
              <w:top w:val="nil"/>
              <w:left w:val="nil"/>
              <w:bottom w:val="single" w:sz="4" w:space="0" w:color="ACB9CA"/>
              <w:right w:val="single" w:sz="4" w:space="0" w:color="ACB9CA"/>
            </w:tcBorders>
            <w:shd w:val="clear" w:color="000000" w:fill="FFFFFF"/>
            <w:vAlign w:val="center"/>
            <w:hideMark/>
          </w:tcPr>
          <w:p w14:paraId="2A28A3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740D63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670207</w:t>
            </w:r>
          </w:p>
        </w:tc>
        <w:tc>
          <w:tcPr>
            <w:tcW w:w="1070" w:type="dxa"/>
            <w:tcBorders>
              <w:top w:val="nil"/>
              <w:left w:val="nil"/>
              <w:bottom w:val="single" w:sz="4" w:space="0" w:color="ACB9CA"/>
              <w:right w:val="single" w:sz="4" w:space="0" w:color="ACB9CA"/>
            </w:tcBorders>
            <w:shd w:val="clear" w:color="000000" w:fill="FFFFFF"/>
            <w:vAlign w:val="center"/>
            <w:hideMark/>
          </w:tcPr>
          <w:p w14:paraId="40A9CEF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0" w:type="dxa"/>
            <w:tcBorders>
              <w:top w:val="nil"/>
              <w:left w:val="nil"/>
              <w:bottom w:val="single" w:sz="4" w:space="0" w:color="ACB9CA"/>
              <w:right w:val="single" w:sz="4" w:space="0" w:color="ACB9CA"/>
            </w:tcBorders>
            <w:shd w:val="clear" w:color="000000" w:fill="FFFFFF"/>
            <w:vAlign w:val="center"/>
            <w:hideMark/>
          </w:tcPr>
          <w:p w14:paraId="4D7493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1" w:type="dxa"/>
            <w:tcBorders>
              <w:top w:val="nil"/>
              <w:left w:val="nil"/>
              <w:bottom w:val="single" w:sz="4" w:space="0" w:color="ACB9CA"/>
              <w:right w:val="single" w:sz="4" w:space="0" w:color="ACB9CA"/>
            </w:tcBorders>
            <w:shd w:val="clear" w:color="000000" w:fill="FFFFFF"/>
            <w:vAlign w:val="center"/>
            <w:hideMark/>
          </w:tcPr>
          <w:p w14:paraId="0C41AB5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14:paraId="4E57A93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862085</w:t>
            </w:r>
          </w:p>
        </w:tc>
        <w:tc>
          <w:tcPr>
            <w:tcW w:w="1230" w:type="dxa"/>
            <w:tcBorders>
              <w:top w:val="nil"/>
              <w:left w:val="nil"/>
              <w:bottom w:val="single" w:sz="4" w:space="0" w:color="ACB9CA"/>
              <w:right w:val="single" w:sz="4" w:space="0" w:color="ACB9CA"/>
            </w:tcBorders>
            <w:shd w:val="clear" w:color="000000" w:fill="FFFFFF"/>
            <w:vAlign w:val="center"/>
            <w:hideMark/>
          </w:tcPr>
          <w:p w14:paraId="1404413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13.49%</w:t>
            </w:r>
          </w:p>
        </w:tc>
      </w:tr>
      <w:tr w:rsidR="00BD4538" w:rsidRPr="00C47FE2" w14:paraId="6D8DDE7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150BB2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Click_Edit_Task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129DF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14:paraId="6E62CD4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334.25</w:t>
            </w:r>
          </w:p>
        </w:tc>
        <w:tc>
          <w:tcPr>
            <w:tcW w:w="741" w:type="dxa"/>
            <w:tcBorders>
              <w:top w:val="nil"/>
              <w:left w:val="nil"/>
              <w:bottom w:val="single" w:sz="4" w:space="0" w:color="ACB9CA"/>
              <w:right w:val="single" w:sz="4" w:space="0" w:color="ACB9CA"/>
            </w:tcBorders>
            <w:shd w:val="clear" w:color="000000" w:fill="FFFFFF"/>
            <w:vAlign w:val="center"/>
            <w:hideMark/>
          </w:tcPr>
          <w:p w14:paraId="5F6A35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089609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w:t>
            </w:r>
          </w:p>
        </w:tc>
        <w:tc>
          <w:tcPr>
            <w:tcW w:w="1070" w:type="dxa"/>
            <w:tcBorders>
              <w:top w:val="nil"/>
              <w:left w:val="nil"/>
              <w:bottom w:val="single" w:sz="4" w:space="0" w:color="ACB9CA"/>
              <w:right w:val="single" w:sz="4" w:space="0" w:color="ACB9CA"/>
            </w:tcBorders>
            <w:shd w:val="clear" w:color="000000" w:fill="FFFFFF"/>
            <w:vAlign w:val="center"/>
            <w:hideMark/>
          </w:tcPr>
          <w:p w14:paraId="7F09201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1150</w:t>
            </w:r>
          </w:p>
        </w:tc>
        <w:tc>
          <w:tcPr>
            <w:tcW w:w="1070" w:type="dxa"/>
            <w:tcBorders>
              <w:top w:val="nil"/>
              <w:left w:val="nil"/>
              <w:bottom w:val="single" w:sz="4" w:space="0" w:color="ACB9CA"/>
              <w:right w:val="single" w:sz="4" w:space="0" w:color="ACB9CA"/>
            </w:tcBorders>
            <w:shd w:val="clear" w:color="000000" w:fill="FFFFFF"/>
            <w:vAlign w:val="center"/>
            <w:hideMark/>
          </w:tcPr>
          <w:p w14:paraId="1C2130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w:t>
            </w:r>
          </w:p>
        </w:tc>
        <w:tc>
          <w:tcPr>
            <w:tcW w:w="1071" w:type="dxa"/>
            <w:tcBorders>
              <w:top w:val="nil"/>
              <w:left w:val="nil"/>
              <w:bottom w:val="single" w:sz="4" w:space="0" w:color="ACB9CA"/>
              <w:right w:val="single" w:sz="4" w:space="0" w:color="ACB9CA"/>
            </w:tcBorders>
            <w:shd w:val="clear" w:color="000000" w:fill="FFFFFF"/>
            <w:vAlign w:val="center"/>
            <w:hideMark/>
          </w:tcPr>
          <w:p w14:paraId="4060D5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5DDF81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5045</w:t>
            </w:r>
          </w:p>
        </w:tc>
        <w:tc>
          <w:tcPr>
            <w:tcW w:w="1230" w:type="dxa"/>
            <w:tcBorders>
              <w:top w:val="nil"/>
              <w:left w:val="nil"/>
              <w:bottom w:val="single" w:sz="4" w:space="0" w:color="ACB9CA"/>
              <w:right w:val="single" w:sz="4" w:space="0" w:color="ACB9CA"/>
            </w:tcBorders>
            <w:shd w:val="clear" w:color="000000" w:fill="FFFFFF"/>
            <w:vAlign w:val="center"/>
            <w:hideMark/>
          </w:tcPr>
          <w:p w14:paraId="627CEC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25E78D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69C1AC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5DBC09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1252</w:t>
            </w:r>
          </w:p>
        </w:tc>
        <w:tc>
          <w:tcPr>
            <w:tcW w:w="1299" w:type="dxa"/>
            <w:tcBorders>
              <w:top w:val="nil"/>
              <w:left w:val="nil"/>
              <w:bottom w:val="single" w:sz="4" w:space="0" w:color="ACB9CA"/>
              <w:right w:val="single" w:sz="4" w:space="0" w:color="ACB9CA"/>
            </w:tcBorders>
            <w:shd w:val="clear" w:color="000000" w:fill="FFFFFF"/>
            <w:vAlign w:val="center"/>
            <w:hideMark/>
          </w:tcPr>
          <w:p w14:paraId="11D4B3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1011.5</w:t>
            </w:r>
          </w:p>
        </w:tc>
        <w:tc>
          <w:tcPr>
            <w:tcW w:w="741" w:type="dxa"/>
            <w:tcBorders>
              <w:top w:val="nil"/>
              <w:left w:val="nil"/>
              <w:bottom w:val="single" w:sz="4" w:space="0" w:color="ACB9CA"/>
              <w:right w:val="single" w:sz="4" w:space="0" w:color="ACB9CA"/>
            </w:tcBorders>
            <w:shd w:val="clear" w:color="000000" w:fill="FFFFFF"/>
            <w:vAlign w:val="center"/>
            <w:hideMark/>
          </w:tcPr>
          <w:p w14:paraId="27E480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14:paraId="0434356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w:t>
            </w:r>
          </w:p>
        </w:tc>
        <w:tc>
          <w:tcPr>
            <w:tcW w:w="1070" w:type="dxa"/>
            <w:tcBorders>
              <w:top w:val="nil"/>
              <w:left w:val="nil"/>
              <w:bottom w:val="single" w:sz="4" w:space="0" w:color="ACB9CA"/>
              <w:right w:val="single" w:sz="4" w:space="0" w:color="ACB9CA"/>
            </w:tcBorders>
            <w:shd w:val="clear" w:color="000000" w:fill="FFFFFF"/>
            <w:vAlign w:val="center"/>
            <w:hideMark/>
          </w:tcPr>
          <w:p w14:paraId="61F1C1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3161</w:t>
            </w:r>
          </w:p>
        </w:tc>
        <w:tc>
          <w:tcPr>
            <w:tcW w:w="1070" w:type="dxa"/>
            <w:tcBorders>
              <w:top w:val="nil"/>
              <w:left w:val="nil"/>
              <w:bottom w:val="single" w:sz="4" w:space="0" w:color="ACB9CA"/>
              <w:right w:val="single" w:sz="4" w:space="0" w:color="ACB9CA"/>
            </w:tcBorders>
            <w:shd w:val="clear" w:color="000000" w:fill="FFFFFF"/>
            <w:vAlign w:val="center"/>
            <w:hideMark/>
          </w:tcPr>
          <w:p w14:paraId="1287191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18543</w:t>
            </w:r>
          </w:p>
        </w:tc>
        <w:tc>
          <w:tcPr>
            <w:tcW w:w="1071" w:type="dxa"/>
            <w:tcBorders>
              <w:top w:val="nil"/>
              <w:left w:val="nil"/>
              <w:bottom w:val="single" w:sz="4" w:space="0" w:color="ACB9CA"/>
              <w:right w:val="single" w:sz="4" w:space="0" w:color="ACB9CA"/>
            </w:tcBorders>
            <w:shd w:val="clear" w:color="000000" w:fill="FFFFFF"/>
            <w:vAlign w:val="center"/>
            <w:hideMark/>
          </w:tcPr>
          <w:p w14:paraId="63DB32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6B3783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26947</w:t>
            </w:r>
          </w:p>
        </w:tc>
        <w:tc>
          <w:tcPr>
            <w:tcW w:w="1230" w:type="dxa"/>
            <w:tcBorders>
              <w:top w:val="nil"/>
              <w:left w:val="nil"/>
              <w:bottom w:val="single" w:sz="4" w:space="0" w:color="ACB9CA"/>
              <w:right w:val="single" w:sz="4" w:space="0" w:color="ACB9CA"/>
            </w:tcBorders>
            <w:shd w:val="clear" w:color="000000" w:fill="FFFFFF"/>
            <w:vAlign w:val="center"/>
            <w:hideMark/>
          </w:tcPr>
          <w:p w14:paraId="4BADB7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BD44C0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D4F9957"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51BA7D6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2965</w:t>
            </w:r>
          </w:p>
        </w:tc>
        <w:tc>
          <w:tcPr>
            <w:tcW w:w="1299" w:type="dxa"/>
            <w:tcBorders>
              <w:top w:val="nil"/>
              <w:left w:val="nil"/>
              <w:bottom w:val="single" w:sz="4" w:space="0" w:color="ACB9CA"/>
              <w:right w:val="single" w:sz="4" w:space="0" w:color="ACB9CA"/>
            </w:tcBorders>
            <w:shd w:val="clear" w:color="000000" w:fill="FFFFFF"/>
            <w:vAlign w:val="center"/>
            <w:hideMark/>
          </w:tcPr>
          <w:p w14:paraId="7A6936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229720.11</w:t>
            </w:r>
          </w:p>
        </w:tc>
        <w:tc>
          <w:tcPr>
            <w:tcW w:w="741" w:type="dxa"/>
            <w:tcBorders>
              <w:top w:val="nil"/>
              <w:left w:val="nil"/>
              <w:bottom w:val="single" w:sz="4" w:space="0" w:color="ACB9CA"/>
              <w:right w:val="single" w:sz="4" w:space="0" w:color="ACB9CA"/>
            </w:tcBorders>
            <w:shd w:val="clear" w:color="000000" w:fill="FFFFFF"/>
            <w:vAlign w:val="center"/>
            <w:hideMark/>
          </w:tcPr>
          <w:p w14:paraId="315E95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c>
          <w:tcPr>
            <w:tcW w:w="1070" w:type="dxa"/>
            <w:tcBorders>
              <w:top w:val="nil"/>
              <w:left w:val="nil"/>
              <w:bottom w:val="single" w:sz="4" w:space="0" w:color="ACB9CA"/>
              <w:right w:val="single" w:sz="4" w:space="0" w:color="ACB9CA"/>
            </w:tcBorders>
            <w:shd w:val="clear" w:color="000000" w:fill="FFFFFF"/>
            <w:vAlign w:val="center"/>
            <w:hideMark/>
          </w:tcPr>
          <w:p w14:paraId="148D53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531841.5</w:t>
            </w:r>
          </w:p>
        </w:tc>
        <w:tc>
          <w:tcPr>
            <w:tcW w:w="1070" w:type="dxa"/>
            <w:tcBorders>
              <w:top w:val="nil"/>
              <w:left w:val="nil"/>
              <w:bottom w:val="single" w:sz="4" w:space="0" w:color="ACB9CA"/>
              <w:right w:val="single" w:sz="4" w:space="0" w:color="ACB9CA"/>
            </w:tcBorders>
            <w:shd w:val="clear" w:color="000000" w:fill="FFFFFF"/>
            <w:vAlign w:val="center"/>
            <w:hideMark/>
          </w:tcPr>
          <w:p w14:paraId="0CC0E7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548092</w:t>
            </w:r>
          </w:p>
        </w:tc>
        <w:tc>
          <w:tcPr>
            <w:tcW w:w="1070" w:type="dxa"/>
            <w:tcBorders>
              <w:top w:val="nil"/>
              <w:left w:val="nil"/>
              <w:bottom w:val="single" w:sz="4" w:space="0" w:color="ACB9CA"/>
              <w:right w:val="single" w:sz="4" w:space="0" w:color="ACB9CA"/>
            </w:tcBorders>
            <w:shd w:val="clear" w:color="000000" w:fill="FFFFFF"/>
            <w:vAlign w:val="center"/>
            <w:hideMark/>
          </w:tcPr>
          <w:p w14:paraId="5F90D84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572744.8</w:t>
            </w:r>
          </w:p>
        </w:tc>
        <w:tc>
          <w:tcPr>
            <w:tcW w:w="1071" w:type="dxa"/>
            <w:tcBorders>
              <w:top w:val="nil"/>
              <w:left w:val="nil"/>
              <w:bottom w:val="single" w:sz="4" w:space="0" w:color="ACB9CA"/>
              <w:right w:val="single" w:sz="4" w:space="0" w:color="ACB9CA"/>
            </w:tcBorders>
            <w:shd w:val="clear" w:color="000000" w:fill="FFFFFF"/>
            <w:vAlign w:val="center"/>
            <w:hideMark/>
          </w:tcPr>
          <w:p w14:paraId="52C545C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7512A9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1166116</w:t>
            </w:r>
          </w:p>
        </w:tc>
        <w:tc>
          <w:tcPr>
            <w:tcW w:w="1230" w:type="dxa"/>
            <w:tcBorders>
              <w:top w:val="nil"/>
              <w:left w:val="nil"/>
              <w:bottom w:val="single" w:sz="4" w:space="0" w:color="ACB9CA"/>
              <w:right w:val="single" w:sz="4" w:space="0" w:color="ACB9CA"/>
            </w:tcBorders>
            <w:shd w:val="clear" w:color="000000" w:fill="FFFFFF"/>
            <w:vAlign w:val="center"/>
            <w:hideMark/>
          </w:tcPr>
          <w:p w14:paraId="67EC35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r>
      <w:tr w:rsidR="00BD4538" w:rsidRPr="00C47FE2" w14:paraId="21B90A3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A7546AA"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024C2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14:paraId="6D465AB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393.15</w:t>
            </w:r>
          </w:p>
        </w:tc>
        <w:tc>
          <w:tcPr>
            <w:tcW w:w="741" w:type="dxa"/>
            <w:tcBorders>
              <w:top w:val="nil"/>
              <w:left w:val="nil"/>
              <w:bottom w:val="single" w:sz="4" w:space="0" w:color="ACB9CA"/>
              <w:right w:val="single" w:sz="4" w:space="0" w:color="ACB9CA"/>
            </w:tcBorders>
            <w:shd w:val="clear" w:color="000000" w:fill="FFFFFF"/>
            <w:vAlign w:val="center"/>
            <w:hideMark/>
          </w:tcPr>
          <w:p w14:paraId="3F1279B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42D34E1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796.6</w:t>
            </w:r>
          </w:p>
        </w:tc>
        <w:tc>
          <w:tcPr>
            <w:tcW w:w="1070" w:type="dxa"/>
            <w:tcBorders>
              <w:top w:val="nil"/>
              <w:left w:val="nil"/>
              <w:bottom w:val="single" w:sz="4" w:space="0" w:color="ACB9CA"/>
              <w:right w:val="single" w:sz="4" w:space="0" w:color="ACB9CA"/>
            </w:tcBorders>
            <w:shd w:val="clear" w:color="000000" w:fill="FFFFFF"/>
            <w:vAlign w:val="center"/>
            <w:hideMark/>
          </w:tcPr>
          <w:p w14:paraId="3F67E3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1320.18</w:t>
            </w:r>
          </w:p>
        </w:tc>
        <w:tc>
          <w:tcPr>
            <w:tcW w:w="1070" w:type="dxa"/>
            <w:tcBorders>
              <w:top w:val="nil"/>
              <w:left w:val="nil"/>
              <w:bottom w:val="single" w:sz="4" w:space="0" w:color="ACB9CA"/>
              <w:right w:val="single" w:sz="4" w:space="0" w:color="ACB9CA"/>
            </w:tcBorders>
            <w:shd w:val="clear" w:color="000000" w:fill="FFFFFF"/>
            <w:vAlign w:val="center"/>
            <w:hideMark/>
          </w:tcPr>
          <w:p w14:paraId="0F9F18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3453.69</w:t>
            </w:r>
          </w:p>
        </w:tc>
        <w:tc>
          <w:tcPr>
            <w:tcW w:w="1071" w:type="dxa"/>
            <w:tcBorders>
              <w:top w:val="nil"/>
              <w:left w:val="nil"/>
              <w:bottom w:val="single" w:sz="4" w:space="0" w:color="ACB9CA"/>
              <w:right w:val="single" w:sz="4" w:space="0" w:color="ACB9CA"/>
            </w:tcBorders>
            <w:shd w:val="clear" w:color="000000" w:fill="FFFFFF"/>
            <w:vAlign w:val="center"/>
            <w:hideMark/>
          </w:tcPr>
          <w:p w14:paraId="657892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5D8F38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28773</w:t>
            </w:r>
          </w:p>
        </w:tc>
        <w:tc>
          <w:tcPr>
            <w:tcW w:w="1230" w:type="dxa"/>
            <w:tcBorders>
              <w:top w:val="nil"/>
              <w:left w:val="nil"/>
              <w:bottom w:val="single" w:sz="4" w:space="0" w:color="ACB9CA"/>
              <w:right w:val="single" w:sz="4" w:space="0" w:color="ACB9CA"/>
            </w:tcBorders>
            <w:shd w:val="clear" w:color="000000" w:fill="FFFFFF"/>
            <w:vAlign w:val="center"/>
            <w:hideMark/>
          </w:tcPr>
          <w:p w14:paraId="5A73A6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3EAF90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2CAC69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48314F1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14:paraId="26B332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4613.73</w:t>
            </w:r>
          </w:p>
        </w:tc>
        <w:tc>
          <w:tcPr>
            <w:tcW w:w="741" w:type="dxa"/>
            <w:tcBorders>
              <w:top w:val="nil"/>
              <w:left w:val="nil"/>
              <w:bottom w:val="single" w:sz="4" w:space="0" w:color="ACB9CA"/>
              <w:right w:val="single" w:sz="4" w:space="0" w:color="ACB9CA"/>
            </w:tcBorders>
            <w:shd w:val="clear" w:color="000000" w:fill="FFFFFF"/>
            <w:vAlign w:val="center"/>
            <w:hideMark/>
          </w:tcPr>
          <w:p w14:paraId="43A7B4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13B231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20854.69</w:t>
            </w:r>
          </w:p>
        </w:tc>
        <w:tc>
          <w:tcPr>
            <w:tcW w:w="1070" w:type="dxa"/>
            <w:tcBorders>
              <w:top w:val="nil"/>
              <w:left w:val="nil"/>
              <w:bottom w:val="single" w:sz="4" w:space="0" w:color="ACB9CA"/>
              <w:right w:val="single" w:sz="4" w:space="0" w:color="ACB9CA"/>
            </w:tcBorders>
            <w:shd w:val="clear" w:color="000000" w:fill="FFFFFF"/>
            <w:vAlign w:val="center"/>
            <w:hideMark/>
          </w:tcPr>
          <w:p w14:paraId="362AAD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25823.74</w:t>
            </w:r>
          </w:p>
        </w:tc>
        <w:tc>
          <w:tcPr>
            <w:tcW w:w="1070" w:type="dxa"/>
            <w:tcBorders>
              <w:top w:val="nil"/>
              <w:left w:val="nil"/>
              <w:bottom w:val="single" w:sz="4" w:space="0" w:color="ACB9CA"/>
              <w:right w:val="single" w:sz="4" w:space="0" w:color="ACB9CA"/>
            </w:tcBorders>
            <w:shd w:val="clear" w:color="000000" w:fill="FFFFFF"/>
            <w:vAlign w:val="center"/>
            <w:hideMark/>
          </w:tcPr>
          <w:p w14:paraId="1E5B37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29701.98</w:t>
            </w:r>
          </w:p>
        </w:tc>
        <w:tc>
          <w:tcPr>
            <w:tcW w:w="1071" w:type="dxa"/>
            <w:tcBorders>
              <w:top w:val="nil"/>
              <w:left w:val="nil"/>
              <w:bottom w:val="single" w:sz="4" w:space="0" w:color="ACB9CA"/>
              <w:right w:val="single" w:sz="4" w:space="0" w:color="ACB9CA"/>
            </w:tcBorders>
            <w:shd w:val="clear" w:color="000000" w:fill="FFFFFF"/>
            <w:vAlign w:val="center"/>
            <w:hideMark/>
          </w:tcPr>
          <w:p w14:paraId="2C782C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95BAE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34292</w:t>
            </w:r>
          </w:p>
        </w:tc>
        <w:tc>
          <w:tcPr>
            <w:tcW w:w="1230" w:type="dxa"/>
            <w:tcBorders>
              <w:top w:val="nil"/>
              <w:left w:val="nil"/>
              <w:bottom w:val="single" w:sz="4" w:space="0" w:color="ACB9CA"/>
              <w:right w:val="single" w:sz="4" w:space="0" w:color="ACB9CA"/>
            </w:tcBorders>
            <w:shd w:val="clear" w:color="000000" w:fill="FFFFFF"/>
            <w:vAlign w:val="center"/>
            <w:hideMark/>
          </w:tcPr>
          <w:p w14:paraId="6D3ACD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DE161E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85F49B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2A9CE89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14:paraId="60930E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356825.55</w:t>
            </w:r>
          </w:p>
        </w:tc>
        <w:tc>
          <w:tcPr>
            <w:tcW w:w="741" w:type="dxa"/>
            <w:tcBorders>
              <w:top w:val="nil"/>
              <w:left w:val="nil"/>
              <w:bottom w:val="single" w:sz="4" w:space="0" w:color="ACB9CA"/>
              <w:right w:val="single" w:sz="4" w:space="0" w:color="ACB9CA"/>
            </w:tcBorders>
            <w:shd w:val="clear" w:color="000000" w:fill="FFFFFF"/>
            <w:vAlign w:val="center"/>
            <w:hideMark/>
          </w:tcPr>
          <w:p w14:paraId="049170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5A82F8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668790.3</w:t>
            </w:r>
          </w:p>
        </w:tc>
        <w:tc>
          <w:tcPr>
            <w:tcW w:w="1070" w:type="dxa"/>
            <w:tcBorders>
              <w:top w:val="nil"/>
              <w:left w:val="nil"/>
              <w:bottom w:val="single" w:sz="4" w:space="0" w:color="ACB9CA"/>
              <w:right w:val="single" w:sz="4" w:space="0" w:color="ACB9CA"/>
            </w:tcBorders>
            <w:shd w:val="clear" w:color="000000" w:fill="FFFFFF"/>
            <w:vAlign w:val="center"/>
            <w:hideMark/>
          </w:tcPr>
          <w:p w14:paraId="6D7610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690488.3</w:t>
            </w:r>
          </w:p>
        </w:tc>
        <w:tc>
          <w:tcPr>
            <w:tcW w:w="1070" w:type="dxa"/>
            <w:tcBorders>
              <w:top w:val="nil"/>
              <w:left w:val="nil"/>
              <w:bottom w:val="single" w:sz="4" w:space="0" w:color="ACB9CA"/>
              <w:right w:val="single" w:sz="4" w:space="0" w:color="ACB9CA"/>
            </w:tcBorders>
            <w:shd w:val="clear" w:color="000000" w:fill="FFFFFF"/>
            <w:vAlign w:val="center"/>
            <w:hideMark/>
          </w:tcPr>
          <w:p w14:paraId="656060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719790</w:t>
            </w:r>
          </w:p>
        </w:tc>
        <w:tc>
          <w:tcPr>
            <w:tcW w:w="1071" w:type="dxa"/>
            <w:tcBorders>
              <w:top w:val="nil"/>
              <w:left w:val="nil"/>
              <w:bottom w:val="single" w:sz="4" w:space="0" w:color="ACB9CA"/>
              <w:right w:val="single" w:sz="4" w:space="0" w:color="ACB9CA"/>
            </w:tcBorders>
            <w:shd w:val="clear" w:color="000000" w:fill="FFFFFF"/>
            <w:vAlign w:val="center"/>
            <w:hideMark/>
          </w:tcPr>
          <w:p w14:paraId="3D6C0F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14:paraId="759597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1190199</w:t>
            </w:r>
          </w:p>
        </w:tc>
        <w:tc>
          <w:tcPr>
            <w:tcW w:w="1230" w:type="dxa"/>
            <w:tcBorders>
              <w:top w:val="nil"/>
              <w:left w:val="nil"/>
              <w:bottom w:val="single" w:sz="4" w:space="0" w:color="ACB9CA"/>
              <w:right w:val="single" w:sz="4" w:space="0" w:color="ACB9CA"/>
            </w:tcBorders>
            <w:shd w:val="clear" w:color="000000" w:fill="FFFFFF"/>
            <w:vAlign w:val="center"/>
            <w:hideMark/>
          </w:tcPr>
          <w:p w14:paraId="06D8953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11.35%</w:t>
            </w:r>
          </w:p>
        </w:tc>
      </w:tr>
      <w:tr w:rsidR="00BD4538" w:rsidRPr="00C47FE2" w14:paraId="13A268F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74DB18"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4005DFD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w:t>
            </w:r>
          </w:p>
        </w:tc>
        <w:tc>
          <w:tcPr>
            <w:tcW w:w="1299" w:type="dxa"/>
            <w:tcBorders>
              <w:top w:val="nil"/>
              <w:left w:val="nil"/>
              <w:bottom w:val="single" w:sz="4" w:space="0" w:color="ACB9CA"/>
              <w:right w:val="single" w:sz="4" w:space="0" w:color="ACB9CA"/>
            </w:tcBorders>
            <w:shd w:val="clear" w:color="000000" w:fill="FFFFFF"/>
            <w:vAlign w:val="center"/>
            <w:hideMark/>
          </w:tcPr>
          <w:p w14:paraId="3C6916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598792.8</w:t>
            </w:r>
          </w:p>
        </w:tc>
        <w:tc>
          <w:tcPr>
            <w:tcW w:w="741" w:type="dxa"/>
            <w:tcBorders>
              <w:top w:val="nil"/>
              <w:left w:val="nil"/>
              <w:bottom w:val="single" w:sz="4" w:space="0" w:color="ACB9CA"/>
              <w:right w:val="single" w:sz="4" w:space="0" w:color="ACB9CA"/>
            </w:tcBorders>
            <w:shd w:val="clear" w:color="000000" w:fill="FFFFFF"/>
            <w:vAlign w:val="center"/>
            <w:hideMark/>
          </w:tcPr>
          <w:p w14:paraId="269D36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783B00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872199.3</w:t>
            </w:r>
          </w:p>
        </w:tc>
        <w:tc>
          <w:tcPr>
            <w:tcW w:w="1070" w:type="dxa"/>
            <w:tcBorders>
              <w:top w:val="nil"/>
              <w:left w:val="nil"/>
              <w:bottom w:val="single" w:sz="4" w:space="0" w:color="ACB9CA"/>
              <w:right w:val="single" w:sz="4" w:space="0" w:color="ACB9CA"/>
            </w:tcBorders>
            <w:shd w:val="clear" w:color="000000" w:fill="FFFFFF"/>
            <w:vAlign w:val="center"/>
            <w:hideMark/>
          </w:tcPr>
          <w:p w14:paraId="0A81896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925019.6</w:t>
            </w:r>
          </w:p>
        </w:tc>
        <w:tc>
          <w:tcPr>
            <w:tcW w:w="1070" w:type="dxa"/>
            <w:tcBorders>
              <w:top w:val="nil"/>
              <w:left w:val="nil"/>
              <w:bottom w:val="single" w:sz="4" w:space="0" w:color="ACB9CA"/>
              <w:right w:val="single" w:sz="4" w:space="0" w:color="ACB9CA"/>
            </w:tcBorders>
            <w:shd w:val="clear" w:color="000000" w:fill="FFFFFF"/>
            <w:vAlign w:val="center"/>
            <w:hideMark/>
          </w:tcPr>
          <w:p w14:paraId="2680CE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992497.5</w:t>
            </w:r>
          </w:p>
        </w:tc>
        <w:tc>
          <w:tcPr>
            <w:tcW w:w="1071" w:type="dxa"/>
            <w:tcBorders>
              <w:top w:val="nil"/>
              <w:left w:val="nil"/>
              <w:bottom w:val="single" w:sz="4" w:space="0" w:color="ACB9CA"/>
              <w:right w:val="single" w:sz="4" w:space="0" w:color="ACB9CA"/>
            </w:tcBorders>
            <w:shd w:val="clear" w:color="000000" w:fill="FFFFFF"/>
            <w:vAlign w:val="center"/>
            <w:hideMark/>
          </w:tcPr>
          <w:p w14:paraId="368179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w:t>
            </w:r>
          </w:p>
        </w:tc>
        <w:tc>
          <w:tcPr>
            <w:tcW w:w="1071" w:type="dxa"/>
            <w:tcBorders>
              <w:top w:val="nil"/>
              <w:left w:val="nil"/>
              <w:bottom w:val="single" w:sz="4" w:space="0" w:color="ACB9CA"/>
              <w:right w:val="single" w:sz="4" w:space="0" w:color="ACB9CA"/>
            </w:tcBorders>
            <w:shd w:val="clear" w:color="000000" w:fill="FFFFFF"/>
            <w:vAlign w:val="center"/>
            <w:hideMark/>
          </w:tcPr>
          <w:p w14:paraId="2021E1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1435924</w:t>
            </w:r>
          </w:p>
        </w:tc>
        <w:tc>
          <w:tcPr>
            <w:tcW w:w="1230" w:type="dxa"/>
            <w:tcBorders>
              <w:top w:val="nil"/>
              <w:left w:val="nil"/>
              <w:bottom w:val="single" w:sz="4" w:space="0" w:color="ACB9CA"/>
              <w:right w:val="single" w:sz="4" w:space="0" w:color="ACB9CA"/>
            </w:tcBorders>
            <w:shd w:val="clear" w:color="000000" w:fill="FFFFFF"/>
            <w:vAlign w:val="center"/>
            <w:hideMark/>
          </w:tcPr>
          <w:p w14:paraId="4ED9C6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24.19%</w:t>
            </w:r>
          </w:p>
        </w:tc>
      </w:tr>
      <w:tr w:rsidR="00BD4538" w:rsidRPr="00C47FE2" w14:paraId="4A2A4FE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8A079A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F6709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14:paraId="4EE08E2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484477.55</w:t>
            </w:r>
          </w:p>
        </w:tc>
        <w:tc>
          <w:tcPr>
            <w:tcW w:w="741" w:type="dxa"/>
            <w:tcBorders>
              <w:top w:val="nil"/>
              <w:left w:val="nil"/>
              <w:bottom w:val="single" w:sz="4" w:space="0" w:color="ACB9CA"/>
              <w:right w:val="single" w:sz="4" w:space="0" w:color="ACB9CA"/>
            </w:tcBorders>
            <w:shd w:val="clear" w:color="000000" w:fill="FFFFFF"/>
            <w:vAlign w:val="center"/>
            <w:hideMark/>
          </w:tcPr>
          <w:p w14:paraId="17BB6BC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0C228E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747519</w:t>
            </w:r>
          </w:p>
        </w:tc>
        <w:tc>
          <w:tcPr>
            <w:tcW w:w="1070" w:type="dxa"/>
            <w:tcBorders>
              <w:top w:val="nil"/>
              <w:left w:val="nil"/>
              <w:bottom w:val="single" w:sz="4" w:space="0" w:color="ACB9CA"/>
              <w:right w:val="single" w:sz="4" w:space="0" w:color="ACB9CA"/>
            </w:tcBorders>
            <w:shd w:val="clear" w:color="000000" w:fill="FFFFFF"/>
            <w:vAlign w:val="center"/>
            <w:hideMark/>
          </w:tcPr>
          <w:p w14:paraId="24CD42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768511</w:t>
            </w:r>
          </w:p>
        </w:tc>
        <w:tc>
          <w:tcPr>
            <w:tcW w:w="1070" w:type="dxa"/>
            <w:tcBorders>
              <w:top w:val="nil"/>
              <w:left w:val="nil"/>
              <w:bottom w:val="single" w:sz="4" w:space="0" w:color="ACB9CA"/>
              <w:right w:val="single" w:sz="4" w:space="0" w:color="ACB9CA"/>
            </w:tcBorders>
            <w:shd w:val="clear" w:color="000000" w:fill="FFFFFF"/>
            <w:vAlign w:val="center"/>
            <w:hideMark/>
          </w:tcPr>
          <w:p w14:paraId="718429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778239</w:t>
            </w:r>
          </w:p>
        </w:tc>
        <w:tc>
          <w:tcPr>
            <w:tcW w:w="1071" w:type="dxa"/>
            <w:tcBorders>
              <w:top w:val="nil"/>
              <w:left w:val="nil"/>
              <w:bottom w:val="single" w:sz="4" w:space="0" w:color="ACB9CA"/>
              <w:right w:val="single" w:sz="4" w:space="0" w:color="ACB9CA"/>
            </w:tcBorders>
            <w:shd w:val="clear" w:color="000000" w:fill="FFFFFF"/>
            <w:vAlign w:val="center"/>
            <w:hideMark/>
          </w:tcPr>
          <w:p w14:paraId="762DDD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198718</w:t>
            </w:r>
          </w:p>
        </w:tc>
        <w:tc>
          <w:tcPr>
            <w:tcW w:w="1071" w:type="dxa"/>
            <w:tcBorders>
              <w:top w:val="nil"/>
              <w:left w:val="nil"/>
              <w:bottom w:val="single" w:sz="4" w:space="0" w:color="ACB9CA"/>
              <w:right w:val="single" w:sz="4" w:space="0" w:color="ACB9CA"/>
            </w:tcBorders>
            <w:shd w:val="clear" w:color="000000" w:fill="FFFFFF"/>
            <w:vAlign w:val="center"/>
            <w:hideMark/>
          </w:tcPr>
          <w:p w14:paraId="588BCC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777840</w:t>
            </w:r>
          </w:p>
        </w:tc>
        <w:tc>
          <w:tcPr>
            <w:tcW w:w="1230" w:type="dxa"/>
            <w:tcBorders>
              <w:top w:val="nil"/>
              <w:left w:val="nil"/>
              <w:bottom w:val="single" w:sz="4" w:space="0" w:color="ACB9CA"/>
              <w:right w:val="single" w:sz="4" w:space="0" w:color="ACB9CA"/>
            </w:tcBorders>
            <w:shd w:val="clear" w:color="000000" w:fill="FFFFFF"/>
            <w:vAlign w:val="center"/>
            <w:hideMark/>
          </w:tcPr>
          <w:p w14:paraId="063569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22.73%</w:t>
            </w:r>
          </w:p>
        </w:tc>
      </w:tr>
      <w:tr w:rsidR="00BD4538" w:rsidRPr="00C47FE2" w14:paraId="2FF54FB8"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447E88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65B018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w:t>
            </w:r>
          </w:p>
        </w:tc>
        <w:tc>
          <w:tcPr>
            <w:tcW w:w="1299" w:type="dxa"/>
            <w:tcBorders>
              <w:top w:val="nil"/>
              <w:left w:val="nil"/>
              <w:bottom w:val="single" w:sz="4" w:space="0" w:color="ACB9CA"/>
              <w:right w:val="single" w:sz="4" w:space="0" w:color="ACB9CA"/>
            </w:tcBorders>
            <w:shd w:val="clear" w:color="000000" w:fill="FFFFFF"/>
            <w:vAlign w:val="center"/>
            <w:hideMark/>
          </w:tcPr>
          <w:p w14:paraId="2FA7B1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367722.23</w:t>
            </w:r>
          </w:p>
        </w:tc>
        <w:tc>
          <w:tcPr>
            <w:tcW w:w="741" w:type="dxa"/>
            <w:tcBorders>
              <w:top w:val="nil"/>
              <w:left w:val="nil"/>
              <w:bottom w:val="single" w:sz="4" w:space="0" w:color="ACB9CA"/>
              <w:right w:val="single" w:sz="4" w:space="0" w:color="ACB9CA"/>
            </w:tcBorders>
            <w:shd w:val="clear" w:color="000000" w:fill="FFFFFF"/>
            <w:vAlign w:val="center"/>
            <w:hideMark/>
          </w:tcPr>
          <w:p w14:paraId="4F5EAE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14:paraId="7E4B92E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688127</w:t>
            </w:r>
          </w:p>
        </w:tc>
        <w:tc>
          <w:tcPr>
            <w:tcW w:w="1070" w:type="dxa"/>
            <w:tcBorders>
              <w:top w:val="nil"/>
              <w:left w:val="nil"/>
              <w:bottom w:val="single" w:sz="4" w:space="0" w:color="ACB9CA"/>
              <w:right w:val="single" w:sz="4" w:space="0" w:color="ACB9CA"/>
            </w:tcBorders>
            <w:shd w:val="clear" w:color="000000" w:fill="FFFFFF"/>
            <w:vAlign w:val="center"/>
            <w:hideMark/>
          </w:tcPr>
          <w:p w14:paraId="344EF95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734719</w:t>
            </w:r>
          </w:p>
        </w:tc>
        <w:tc>
          <w:tcPr>
            <w:tcW w:w="1070" w:type="dxa"/>
            <w:tcBorders>
              <w:top w:val="nil"/>
              <w:left w:val="nil"/>
              <w:bottom w:val="single" w:sz="4" w:space="0" w:color="ACB9CA"/>
              <w:right w:val="single" w:sz="4" w:space="0" w:color="ACB9CA"/>
            </w:tcBorders>
            <w:shd w:val="clear" w:color="000000" w:fill="FFFFFF"/>
            <w:vAlign w:val="center"/>
            <w:hideMark/>
          </w:tcPr>
          <w:p w14:paraId="54BF4C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797695</w:t>
            </w:r>
          </w:p>
        </w:tc>
        <w:tc>
          <w:tcPr>
            <w:tcW w:w="1071" w:type="dxa"/>
            <w:tcBorders>
              <w:top w:val="nil"/>
              <w:left w:val="nil"/>
              <w:bottom w:val="single" w:sz="4" w:space="0" w:color="ACB9CA"/>
              <w:right w:val="single" w:sz="4" w:space="0" w:color="ACB9CA"/>
            </w:tcBorders>
            <w:shd w:val="clear" w:color="000000" w:fill="FFFFFF"/>
            <w:vAlign w:val="center"/>
            <w:hideMark/>
          </w:tcPr>
          <w:p w14:paraId="49F22D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071" w:type="dxa"/>
            <w:tcBorders>
              <w:top w:val="nil"/>
              <w:left w:val="nil"/>
              <w:bottom w:val="single" w:sz="4" w:space="0" w:color="ACB9CA"/>
              <w:right w:val="single" w:sz="4" w:space="0" w:color="ACB9CA"/>
            </w:tcBorders>
            <w:shd w:val="clear" w:color="000000" w:fill="FFFFFF"/>
            <w:vAlign w:val="center"/>
            <w:hideMark/>
          </w:tcPr>
          <w:p w14:paraId="6AB6A6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825252</w:t>
            </w:r>
          </w:p>
        </w:tc>
        <w:tc>
          <w:tcPr>
            <w:tcW w:w="1230" w:type="dxa"/>
            <w:tcBorders>
              <w:top w:val="nil"/>
              <w:left w:val="nil"/>
              <w:bottom w:val="single" w:sz="4" w:space="0" w:color="ACB9CA"/>
              <w:right w:val="single" w:sz="4" w:space="0" w:color="ACB9CA"/>
            </w:tcBorders>
            <w:shd w:val="clear" w:color="000000" w:fill="FFFFFF"/>
            <w:vAlign w:val="center"/>
            <w:hideMark/>
          </w:tcPr>
          <w:p w14:paraId="7C2EF18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14.95%</w:t>
            </w:r>
          </w:p>
        </w:tc>
      </w:tr>
      <w:tr w:rsidR="00BD4538" w:rsidRPr="00C47FE2" w14:paraId="56C1F3AE"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10000C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667" w:type="dxa"/>
            <w:tcBorders>
              <w:top w:val="nil"/>
              <w:left w:val="nil"/>
              <w:bottom w:val="single" w:sz="4" w:space="0" w:color="ACB9CA"/>
              <w:right w:val="single" w:sz="4" w:space="0" w:color="ACB9CA"/>
            </w:tcBorders>
            <w:shd w:val="clear" w:color="000000" w:fill="FFFFFF"/>
            <w:vAlign w:val="center"/>
            <w:hideMark/>
          </w:tcPr>
          <w:p w14:paraId="282C03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w:t>
            </w:r>
          </w:p>
        </w:tc>
        <w:tc>
          <w:tcPr>
            <w:tcW w:w="1299" w:type="dxa"/>
            <w:tcBorders>
              <w:top w:val="nil"/>
              <w:left w:val="nil"/>
              <w:bottom w:val="single" w:sz="4" w:space="0" w:color="ACB9CA"/>
              <w:right w:val="single" w:sz="4" w:space="0" w:color="ACB9CA"/>
            </w:tcBorders>
            <w:shd w:val="clear" w:color="000000" w:fill="FFFFFF"/>
            <w:vAlign w:val="center"/>
            <w:hideMark/>
          </w:tcPr>
          <w:p w14:paraId="3B9035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301816.87</w:t>
            </w:r>
          </w:p>
        </w:tc>
        <w:tc>
          <w:tcPr>
            <w:tcW w:w="741" w:type="dxa"/>
            <w:tcBorders>
              <w:top w:val="nil"/>
              <w:left w:val="nil"/>
              <w:bottom w:val="single" w:sz="4" w:space="0" w:color="ACB9CA"/>
              <w:right w:val="single" w:sz="4" w:space="0" w:color="ACB9CA"/>
            </w:tcBorders>
            <w:shd w:val="clear" w:color="000000" w:fill="FFFFFF"/>
            <w:vAlign w:val="center"/>
            <w:hideMark/>
          </w:tcPr>
          <w:p w14:paraId="26603E3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c>
          <w:tcPr>
            <w:tcW w:w="1070" w:type="dxa"/>
            <w:tcBorders>
              <w:top w:val="nil"/>
              <w:left w:val="nil"/>
              <w:bottom w:val="single" w:sz="4" w:space="0" w:color="ACB9CA"/>
              <w:right w:val="single" w:sz="4" w:space="0" w:color="ACB9CA"/>
            </w:tcBorders>
            <w:shd w:val="clear" w:color="000000" w:fill="FFFFFF"/>
            <w:vAlign w:val="center"/>
            <w:hideMark/>
          </w:tcPr>
          <w:p w14:paraId="553FCD5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583167</w:t>
            </w:r>
          </w:p>
        </w:tc>
        <w:tc>
          <w:tcPr>
            <w:tcW w:w="1070" w:type="dxa"/>
            <w:tcBorders>
              <w:top w:val="nil"/>
              <w:left w:val="nil"/>
              <w:bottom w:val="single" w:sz="4" w:space="0" w:color="ACB9CA"/>
              <w:right w:val="single" w:sz="4" w:space="0" w:color="ACB9CA"/>
            </w:tcBorders>
            <w:shd w:val="clear" w:color="000000" w:fill="FFFFFF"/>
            <w:vAlign w:val="center"/>
            <w:hideMark/>
          </w:tcPr>
          <w:p w14:paraId="0BB4C0F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634367</w:t>
            </w:r>
          </w:p>
        </w:tc>
        <w:tc>
          <w:tcPr>
            <w:tcW w:w="1070" w:type="dxa"/>
            <w:tcBorders>
              <w:top w:val="nil"/>
              <w:left w:val="nil"/>
              <w:bottom w:val="single" w:sz="4" w:space="0" w:color="ACB9CA"/>
              <w:right w:val="single" w:sz="4" w:space="0" w:color="ACB9CA"/>
            </w:tcBorders>
            <w:shd w:val="clear" w:color="000000" w:fill="FFFFFF"/>
            <w:vAlign w:val="center"/>
            <w:hideMark/>
          </w:tcPr>
          <w:p w14:paraId="305BBF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725503</w:t>
            </w:r>
          </w:p>
        </w:tc>
        <w:tc>
          <w:tcPr>
            <w:tcW w:w="1071" w:type="dxa"/>
            <w:tcBorders>
              <w:top w:val="nil"/>
              <w:left w:val="nil"/>
              <w:bottom w:val="single" w:sz="4" w:space="0" w:color="ACB9CA"/>
              <w:right w:val="single" w:sz="4" w:space="0" w:color="ACB9CA"/>
            </w:tcBorders>
            <w:shd w:val="clear" w:color="000000" w:fill="FFFFFF"/>
            <w:vAlign w:val="center"/>
            <w:hideMark/>
          </w:tcPr>
          <w:p w14:paraId="4ACC01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14:paraId="0F5905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816273</w:t>
            </w:r>
          </w:p>
        </w:tc>
        <w:tc>
          <w:tcPr>
            <w:tcW w:w="1230" w:type="dxa"/>
            <w:tcBorders>
              <w:top w:val="nil"/>
              <w:left w:val="nil"/>
              <w:bottom w:val="single" w:sz="4" w:space="0" w:color="ACB9CA"/>
              <w:right w:val="single" w:sz="4" w:space="0" w:color="ACB9CA"/>
            </w:tcBorders>
            <w:shd w:val="clear" w:color="000000" w:fill="FFFFFF"/>
            <w:vAlign w:val="center"/>
            <w:hideMark/>
          </w:tcPr>
          <w:p w14:paraId="6524FB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w:t>
            </w:r>
          </w:p>
        </w:tc>
      </w:tr>
      <w:tr w:rsidR="00BD4538" w:rsidRPr="00C47FE2" w14:paraId="3900D51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9AE2EE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667" w:type="dxa"/>
            <w:tcBorders>
              <w:top w:val="nil"/>
              <w:left w:val="nil"/>
              <w:bottom w:val="single" w:sz="4" w:space="0" w:color="ACB9CA"/>
              <w:right w:val="single" w:sz="4" w:space="0" w:color="ACB9CA"/>
            </w:tcBorders>
            <w:shd w:val="clear" w:color="000000" w:fill="FFFFFF"/>
            <w:vAlign w:val="center"/>
            <w:hideMark/>
          </w:tcPr>
          <w:p w14:paraId="5A4951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w:t>
            </w:r>
          </w:p>
        </w:tc>
        <w:tc>
          <w:tcPr>
            <w:tcW w:w="1299" w:type="dxa"/>
            <w:tcBorders>
              <w:top w:val="nil"/>
              <w:left w:val="nil"/>
              <w:bottom w:val="single" w:sz="4" w:space="0" w:color="ACB9CA"/>
              <w:right w:val="single" w:sz="4" w:space="0" w:color="ACB9CA"/>
            </w:tcBorders>
            <w:shd w:val="clear" w:color="000000" w:fill="FFFFFF"/>
            <w:vAlign w:val="center"/>
            <w:hideMark/>
          </w:tcPr>
          <w:p w14:paraId="49C179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363999.54</w:t>
            </w:r>
          </w:p>
        </w:tc>
        <w:tc>
          <w:tcPr>
            <w:tcW w:w="741" w:type="dxa"/>
            <w:tcBorders>
              <w:top w:val="nil"/>
              <w:left w:val="nil"/>
              <w:bottom w:val="single" w:sz="4" w:space="0" w:color="ACB9CA"/>
              <w:right w:val="single" w:sz="4" w:space="0" w:color="ACB9CA"/>
            </w:tcBorders>
            <w:shd w:val="clear" w:color="000000" w:fill="FFFFFF"/>
            <w:vAlign w:val="center"/>
            <w:hideMark/>
          </w:tcPr>
          <w:p w14:paraId="1E63C9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7543FB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579583</w:t>
            </w:r>
          </w:p>
        </w:tc>
        <w:tc>
          <w:tcPr>
            <w:tcW w:w="1070" w:type="dxa"/>
            <w:tcBorders>
              <w:top w:val="nil"/>
              <w:left w:val="nil"/>
              <w:bottom w:val="single" w:sz="4" w:space="0" w:color="ACB9CA"/>
              <w:right w:val="single" w:sz="4" w:space="0" w:color="ACB9CA"/>
            </w:tcBorders>
            <w:shd w:val="clear" w:color="000000" w:fill="FFFFFF"/>
            <w:vAlign w:val="center"/>
            <w:hideMark/>
          </w:tcPr>
          <w:p w14:paraId="4C21A8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671231</w:t>
            </w:r>
          </w:p>
        </w:tc>
        <w:tc>
          <w:tcPr>
            <w:tcW w:w="1070" w:type="dxa"/>
            <w:tcBorders>
              <w:top w:val="nil"/>
              <w:left w:val="nil"/>
              <w:bottom w:val="single" w:sz="4" w:space="0" w:color="ACB9CA"/>
              <w:right w:val="single" w:sz="4" w:space="0" w:color="ACB9CA"/>
            </w:tcBorders>
            <w:shd w:val="clear" w:color="000000" w:fill="FFFFFF"/>
            <w:vAlign w:val="center"/>
            <w:hideMark/>
          </w:tcPr>
          <w:p w14:paraId="4249E2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770559</w:t>
            </w:r>
          </w:p>
        </w:tc>
        <w:tc>
          <w:tcPr>
            <w:tcW w:w="1071" w:type="dxa"/>
            <w:tcBorders>
              <w:top w:val="nil"/>
              <w:left w:val="nil"/>
              <w:bottom w:val="single" w:sz="4" w:space="0" w:color="ACB9CA"/>
              <w:right w:val="single" w:sz="4" w:space="0" w:color="ACB9CA"/>
            </w:tcBorders>
            <w:shd w:val="clear" w:color="000000" w:fill="FFFFFF"/>
            <w:vAlign w:val="center"/>
            <w:hideMark/>
          </w:tcPr>
          <w:p w14:paraId="2793B9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14:paraId="6945F2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813602</w:t>
            </w:r>
          </w:p>
        </w:tc>
        <w:tc>
          <w:tcPr>
            <w:tcW w:w="1230" w:type="dxa"/>
            <w:tcBorders>
              <w:top w:val="nil"/>
              <w:left w:val="nil"/>
              <w:bottom w:val="single" w:sz="4" w:space="0" w:color="ACB9CA"/>
              <w:right w:val="single" w:sz="4" w:space="0" w:color="ACB9CA"/>
            </w:tcBorders>
            <w:shd w:val="clear" w:color="000000" w:fill="FFFFFF"/>
            <w:vAlign w:val="center"/>
            <w:hideMark/>
          </w:tcPr>
          <w:p w14:paraId="3B72AA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10.10%</w:t>
            </w:r>
          </w:p>
        </w:tc>
      </w:tr>
      <w:tr w:rsidR="00BD4538" w:rsidRPr="00C47FE2" w14:paraId="3BD2ACB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FFC983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667" w:type="dxa"/>
            <w:tcBorders>
              <w:top w:val="nil"/>
              <w:left w:val="nil"/>
              <w:bottom w:val="single" w:sz="4" w:space="0" w:color="ACB9CA"/>
              <w:right w:val="single" w:sz="4" w:space="0" w:color="ACB9CA"/>
            </w:tcBorders>
            <w:shd w:val="clear" w:color="000000" w:fill="FFFFFF"/>
            <w:vAlign w:val="center"/>
            <w:hideMark/>
          </w:tcPr>
          <w:p w14:paraId="486973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vAlign w:val="center"/>
            <w:hideMark/>
          </w:tcPr>
          <w:p w14:paraId="1073063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402617.8</w:t>
            </w:r>
          </w:p>
        </w:tc>
        <w:tc>
          <w:tcPr>
            <w:tcW w:w="741" w:type="dxa"/>
            <w:tcBorders>
              <w:top w:val="nil"/>
              <w:left w:val="nil"/>
              <w:bottom w:val="single" w:sz="4" w:space="0" w:color="ACB9CA"/>
              <w:right w:val="single" w:sz="4" w:space="0" w:color="ACB9CA"/>
            </w:tcBorders>
            <w:shd w:val="clear" w:color="000000" w:fill="FFFFFF"/>
            <w:vAlign w:val="center"/>
            <w:hideMark/>
          </w:tcPr>
          <w:p w14:paraId="27C259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65F158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14:paraId="76EE31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14:paraId="2B010E0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1" w:type="dxa"/>
            <w:tcBorders>
              <w:top w:val="nil"/>
              <w:left w:val="nil"/>
              <w:bottom w:val="single" w:sz="4" w:space="0" w:color="ACB9CA"/>
              <w:right w:val="single" w:sz="4" w:space="0" w:color="ACB9CA"/>
            </w:tcBorders>
            <w:shd w:val="clear" w:color="000000" w:fill="FFFFFF"/>
            <w:vAlign w:val="center"/>
            <w:hideMark/>
          </w:tcPr>
          <w:p w14:paraId="62840F4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118868</w:t>
            </w:r>
          </w:p>
        </w:tc>
        <w:tc>
          <w:tcPr>
            <w:tcW w:w="1071" w:type="dxa"/>
            <w:tcBorders>
              <w:top w:val="nil"/>
              <w:left w:val="nil"/>
              <w:bottom w:val="single" w:sz="4" w:space="0" w:color="ACB9CA"/>
              <w:right w:val="single" w:sz="4" w:space="0" w:color="ACB9CA"/>
            </w:tcBorders>
            <w:shd w:val="clear" w:color="000000" w:fill="FFFFFF"/>
            <w:vAlign w:val="center"/>
            <w:hideMark/>
          </w:tcPr>
          <w:p w14:paraId="7F4A6C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680932</w:t>
            </w:r>
          </w:p>
        </w:tc>
        <w:tc>
          <w:tcPr>
            <w:tcW w:w="1230" w:type="dxa"/>
            <w:tcBorders>
              <w:top w:val="nil"/>
              <w:left w:val="nil"/>
              <w:bottom w:val="single" w:sz="4" w:space="0" w:color="ACB9CA"/>
              <w:right w:val="single" w:sz="4" w:space="0" w:color="ACB9CA"/>
            </w:tcBorders>
            <w:shd w:val="clear" w:color="000000" w:fill="FFFFFF"/>
            <w:vAlign w:val="center"/>
            <w:hideMark/>
          </w:tcPr>
          <w:p w14:paraId="65384C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w:t>
            </w:r>
          </w:p>
        </w:tc>
      </w:tr>
      <w:tr w:rsidR="00BD4538" w:rsidRPr="00C47FE2" w14:paraId="0A7F128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C37A99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E70DA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14:paraId="6A69C4F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356163.59</w:t>
            </w:r>
          </w:p>
        </w:tc>
        <w:tc>
          <w:tcPr>
            <w:tcW w:w="741" w:type="dxa"/>
            <w:tcBorders>
              <w:top w:val="nil"/>
              <w:left w:val="nil"/>
              <w:bottom w:val="single" w:sz="4" w:space="0" w:color="ACB9CA"/>
              <w:right w:val="single" w:sz="4" w:space="0" w:color="ACB9CA"/>
            </w:tcBorders>
            <w:shd w:val="clear" w:color="000000" w:fill="FFFFFF"/>
            <w:vAlign w:val="center"/>
            <w:hideMark/>
          </w:tcPr>
          <w:p w14:paraId="76B52F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1FE9A6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646116.1</w:t>
            </w:r>
          </w:p>
        </w:tc>
        <w:tc>
          <w:tcPr>
            <w:tcW w:w="1070" w:type="dxa"/>
            <w:tcBorders>
              <w:top w:val="nil"/>
              <w:left w:val="nil"/>
              <w:bottom w:val="single" w:sz="4" w:space="0" w:color="ACB9CA"/>
              <w:right w:val="single" w:sz="4" w:space="0" w:color="ACB9CA"/>
            </w:tcBorders>
            <w:shd w:val="clear" w:color="000000" w:fill="FFFFFF"/>
            <w:vAlign w:val="center"/>
            <w:hideMark/>
          </w:tcPr>
          <w:p w14:paraId="6192C8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714878.7</w:t>
            </w:r>
          </w:p>
        </w:tc>
        <w:tc>
          <w:tcPr>
            <w:tcW w:w="1070" w:type="dxa"/>
            <w:tcBorders>
              <w:top w:val="nil"/>
              <w:left w:val="nil"/>
              <w:bottom w:val="single" w:sz="4" w:space="0" w:color="ACB9CA"/>
              <w:right w:val="single" w:sz="4" w:space="0" w:color="ACB9CA"/>
            </w:tcBorders>
            <w:shd w:val="clear" w:color="000000" w:fill="FFFFFF"/>
            <w:vAlign w:val="center"/>
            <w:hideMark/>
          </w:tcPr>
          <w:p w14:paraId="57221F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983886.7</w:t>
            </w:r>
          </w:p>
        </w:tc>
        <w:tc>
          <w:tcPr>
            <w:tcW w:w="1071" w:type="dxa"/>
            <w:tcBorders>
              <w:top w:val="nil"/>
              <w:left w:val="nil"/>
              <w:bottom w:val="single" w:sz="4" w:space="0" w:color="ACB9CA"/>
              <w:right w:val="single" w:sz="4" w:space="0" w:color="ACB9CA"/>
            </w:tcBorders>
            <w:shd w:val="clear" w:color="000000" w:fill="FFFFFF"/>
            <w:vAlign w:val="center"/>
            <w:hideMark/>
          </w:tcPr>
          <w:p w14:paraId="531F654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14:paraId="767CAD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1194466</w:t>
            </w:r>
          </w:p>
        </w:tc>
        <w:tc>
          <w:tcPr>
            <w:tcW w:w="1230" w:type="dxa"/>
            <w:tcBorders>
              <w:top w:val="nil"/>
              <w:left w:val="nil"/>
              <w:bottom w:val="single" w:sz="4" w:space="0" w:color="ACB9CA"/>
              <w:right w:val="single" w:sz="4" w:space="0" w:color="ACB9CA"/>
            </w:tcBorders>
            <w:shd w:val="clear" w:color="000000" w:fill="FFFFFF"/>
            <w:vAlign w:val="center"/>
            <w:hideMark/>
          </w:tcPr>
          <w:p w14:paraId="281A0D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w:t>
            </w:r>
          </w:p>
        </w:tc>
      </w:tr>
      <w:tr w:rsidR="00BD4538" w:rsidRPr="00C47FE2" w14:paraId="66E761D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7F6C74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614770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w:t>
            </w:r>
          </w:p>
        </w:tc>
        <w:tc>
          <w:tcPr>
            <w:tcW w:w="1299" w:type="dxa"/>
            <w:tcBorders>
              <w:top w:val="nil"/>
              <w:left w:val="nil"/>
              <w:bottom w:val="single" w:sz="4" w:space="0" w:color="ACB9CA"/>
              <w:right w:val="single" w:sz="4" w:space="0" w:color="ACB9CA"/>
            </w:tcBorders>
            <w:shd w:val="clear" w:color="000000" w:fill="FFFFFF"/>
            <w:vAlign w:val="center"/>
            <w:hideMark/>
          </w:tcPr>
          <w:p w14:paraId="0CA3196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648339.19</w:t>
            </w:r>
          </w:p>
        </w:tc>
        <w:tc>
          <w:tcPr>
            <w:tcW w:w="741" w:type="dxa"/>
            <w:tcBorders>
              <w:top w:val="nil"/>
              <w:left w:val="nil"/>
              <w:bottom w:val="single" w:sz="4" w:space="0" w:color="ACB9CA"/>
              <w:right w:val="single" w:sz="4" w:space="0" w:color="ACB9CA"/>
            </w:tcBorders>
            <w:shd w:val="clear" w:color="000000" w:fill="FFFFFF"/>
            <w:vAlign w:val="center"/>
            <w:hideMark/>
          </w:tcPr>
          <w:p w14:paraId="6811C34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14:paraId="0C7E671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963071</w:t>
            </w:r>
          </w:p>
        </w:tc>
        <w:tc>
          <w:tcPr>
            <w:tcW w:w="1070" w:type="dxa"/>
            <w:tcBorders>
              <w:top w:val="nil"/>
              <w:left w:val="nil"/>
              <w:bottom w:val="single" w:sz="4" w:space="0" w:color="ACB9CA"/>
              <w:right w:val="single" w:sz="4" w:space="0" w:color="ACB9CA"/>
            </w:tcBorders>
            <w:shd w:val="clear" w:color="000000" w:fill="FFFFFF"/>
            <w:vAlign w:val="center"/>
            <w:hideMark/>
          </w:tcPr>
          <w:p w14:paraId="6845E2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991743</w:t>
            </w:r>
          </w:p>
        </w:tc>
        <w:tc>
          <w:tcPr>
            <w:tcW w:w="1070" w:type="dxa"/>
            <w:tcBorders>
              <w:top w:val="nil"/>
              <w:left w:val="nil"/>
              <w:bottom w:val="single" w:sz="4" w:space="0" w:color="ACB9CA"/>
              <w:right w:val="single" w:sz="4" w:space="0" w:color="ACB9CA"/>
            </w:tcBorders>
            <w:shd w:val="clear" w:color="000000" w:fill="FFFFFF"/>
            <w:vAlign w:val="center"/>
            <w:hideMark/>
          </w:tcPr>
          <w:p w14:paraId="5C1ABF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1018367</w:t>
            </w:r>
          </w:p>
        </w:tc>
        <w:tc>
          <w:tcPr>
            <w:tcW w:w="1071" w:type="dxa"/>
            <w:tcBorders>
              <w:top w:val="nil"/>
              <w:left w:val="nil"/>
              <w:bottom w:val="single" w:sz="4" w:space="0" w:color="ACB9CA"/>
              <w:right w:val="single" w:sz="4" w:space="0" w:color="ACB9CA"/>
            </w:tcBorders>
            <w:shd w:val="clear" w:color="000000" w:fill="FFFFFF"/>
            <w:vAlign w:val="center"/>
            <w:hideMark/>
          </w:tcPr>
          <w:p w14:paraId="093409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14:paraId="2C5D35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1259090</w:t>
            </w:r>
          </w:p>
        </w:tc>
        <w:tc>
          <w:tcPr>
            <w:tcW w:w="1230" w:type="dxa"/>
            <w:tcBorders>
              <w:top w:val="nil"/>
              <w:left w:val="nil"/>
              <w:bottom w:val="single" w:sz="4" w:space="0" w:color="ACB9CA"/>
              <w:right w:val="single" w:sz="4" w:space="0" w:color="ACB9CA"/>
            </w:tcBorders>
            <w:shd w:val="clear" w:color="000000" w:fill="FFFFFF"/>
            <w:vAlign w:val="center"/>
            <w:hideMark/>
          </w:tcPr>
          <w:p w14:paraId="0EDD9D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40.29%</w:t>
            </w:r>
          </w:p>
        </w:tc>
      </w:tr>
      <w:tr w:rsidR="00BD4538" w:rsidRPr="00C47FE2" w14:paraId="2E7526B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5A1660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667" w:type="dxa"/>
            <w:tcBorders>
              <w:top w:val="nil"/>
              <w:left w:val="nil"/>
              <w:bottom w:val="single" w:sz="4" w:space="0" w:color="ACB9CA"/>
              <w:right w:val="single" w:sz="4" w:space="0" w:color="ACB9CA"/>
            </w:tcBorders>
            <w:shd w:val="clear" w:color="000000" w:fill="FFFFFF"/>
            <w:vAlign w:val="center"/>
            <w:hideMark/>
          </w:tcPr>
          <w:p w14:paraId="2BD3C3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w:t>
            </w:r>
          </w:p>
        </w:tc>
        <w:tc>
          <w:tcPr>
            <w:tcW w:w="1299" w:type="dxa"/>
            <w:tcBorders>
              <w:top w:val="nil"/>
              <w:left w:val="nil"/>
              <w:bottom w:val="single" w:sz="4" w:space="0" w:color="ACB9CA"/>
              <w:right w:val="single" w:sz="4" w:space="0" w:color="ACB9CA"/>
            </w:tcBorders>
            <w:shd w:val="clear" w:color="000000" w:fill="FFFFFF"/>
            <w:vAlign w:val="center"/>
            <w:hideMark/>
          </w:tcPr>
          <w:p w14:paraId="7609993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310183.05</w:t>
            </w:r>
          </w:p>
        </w:tc>
        <w:tc>
          <w:tcPr>
            <w:tcW w:w="741" w:type="dxa"/>
            <w:tcBorders>
              <w:top w:val="nil"/>
              <w:left w:val="nil"/>
              <w:bottom w:val="single" w:sz="4" w:space="0" w:color="ACB9CA"/>
              <w:right w:val="single" w:sz="4" w:space="0" w:color="ACB9CA"/>
            </w:tcBorders>
            <w:shd w:val="clear" w:color="000000" w:fill="FFFFFF"/>
            <w:vAlign w:val="center"/>
            <w:hideMark/>
          </w:tcPr>
          <w:p w14:paraId="694754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14:paraId="708C3D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534015</w:t>
            </w:r>
          </w:p>
        </w:tc>
        <w:tc>
          <w:tcPr>
            <w:tcW w:w="1070" w:type="dxa"/>
            <w:tcBorders>
              <w:top w:val="nil"/>
              <w:left w:val="nil"/>
              <w:bottom w:val="single" w:sz="4" w:space="0" w:color="ACB9CA"/>
              <w:right w:val="single" w:sz="4" w:space="0" w:color="ACB9CA"/>
            </w:tcBorders>
            <w:shd w:val="clear" w:color="000000" w:fill="FFFFFF"/>
            <w:vAlign w:val="center"/>
            <w:hideMark/>
          </w:tcPr>
          <w:p w14:paraId="4F3042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584703</w:t>
            </w:r>
          </w:p>
        </w:tc>
        <w:tc>
          <w:tcPr>
            <w:tcW w:w="1070" w:type="dxa"/>
            <w:tcBorders>
              <w:top w:val="nil"/>
              <w:left w:val="nil"/>
              <w:bottom w:val="single" w:sz="4" w:space="0" w:color="ACB9CA"/>
              <w:right w:val="single" w:sz="4" w:space="0" w:color="ACB9CA"/>
            </w:tcBorders>
            <w:shd w:val="clear" w:color="000000" w:fill="FFFFFF"/>
            <w:vAlign w:val="center"/>
            <w:hideMark/>
          </w:tcPr>
          <w:p w14:paraId="09698D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739839</w:t>
            </w:r>
          </w:p>
        </w:tc>
        <w:tc>
          <w:tcPr>
            <w:tcW w:w="1071" w:type="dxa"/>
            <w:tcBorders>
              <w:top w:val="nil"/>
              <w:left w:val="nil"/>
              <w:bottom w:val="single" w:sz="4" w:space="0" w:color="ACB9CA"/>
              <w:right w:val="single" w:sz="4" w:space="0" w:color="ACB9CA"/>
            </w:tcBorders>
            <w:shd w:val="clear" w:color="000000" w:fill="FFFFFF"/>
            <w:vAlign w:val="center"/>
            <w:hideMark/>
          </w:tcPr>
          <w:p w14:paraId="316A21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w:t>
            </w:r>
          </w:p>
        </w:tc>
        <w:tc>
          <w:tcPr>
            <w:tcW w:w="1071" w:type="dxa"/>
            <w:tcBorders>
              <w:top w:val="nil"/>
              <w:left w:val="nil"/>
              <w:bottom w:val="single" w:sz="4" w:space="0" w:color="ACB9CA"/>
              <w:right w:val="single" w:sz="4" w:space="0" w:color="ACB9CA"/>
            </w:tcBorders>
            <w:shd w:val="clear" w:color="000000" w:fill="FFFFFF"/>
            <w:vAlign w:val="center"/>
            <w:hideMark/>
          </w:tcPr>
          <w:p w14:paraId="4F8CE8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799300</w:t>
            </w:r>
          </w:p>
        </w:tc>
        <w:tc>
          <w:tcPr>
            <w:tcW w:w="1230" w:type="dxa"/>
            <w:tcBorders>
              <w:top w:val="nil"/>
              <w:left w:val="nil"/>
              <w:bottom w:val="single" w:sz="4" w:space="0" w:color="ACB9CA"/>
              <w:right w:val="single" w:sz="4" w:space="0" w:color="ACB9CA"/>
            </w:tcBorders>
            <w:shd w:val="clear" w:color="000000" w:fill="FFFFFF"/>
            <w:vAlign w:val="center"/>
            <w:hideMark/>
          </w:tcPr>
          <w:p w14:paraId="6BB233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27.06%</w:t>
            </w:r>
          </w:p>
        </w:tc>
      </w:tr>
      <w:tr w:rsidR="00BD4538" w:rsidRPr="00C47FE2" w14:paraId="4D1DF88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F5B6DE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519544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14:paraId="667CC0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282378.99</w:t>
            </w:r>
          </w:p>
        </w:tc>
        <w:tc>
          <w:tcPr>
            <w:tcW w:w="741" w:type="dxa"/>
            <w:tcBorders>
              <w:top w:val="nil"/>
              <w:left w:val="nil"/>
              <w:bottom w:val="single" w:sz="4" w:space="0" w:color="ACB9CA"/>
              <w:right w:val="single" w:sz="4" w:space="0" w:color="ACB9CA"/>
            </w:tcBorders>
            <w:shd w:val="clear" w:color="000000" w:fill="FFFFFF"/>
            <w:vAlign w:val="center"/>
            <w:hideMark/>
          </w:tcPr>
          <w:p w14:paraId="5AF163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798B10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593855.3</w:t>
            </w:r>
          </w:p>
        </w:tc>
        <w:tc>
          <w:tcPr>
            <w:tcW w:w="1070" w:type="dxa"/>
            <w:tcBorders>
              <w:top w:val="nil"/>
              <w:left w:val="nil"/>
              <w:bottom w:val="single" w:sz="4" w:space="0" w:color="ACB9CA"/>
              <w:right w:val="single" w:sz="4" w:space="0" w:color="ACB9CA"/>
            </w:tcBorders>
            <w:shd w:val="clear" w:color="000000" w:fill="FFFFFF"/>
            <w:vAlign w:val="center"/>
            <w:hideMark/>
          </w:tcPr>
          <w:p w14:paraId="671691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720959.1</w:t>
            </w:r>
          </w:p>
        </w:tc>
        <w:tc>
          <w:tcPr>
            <w:tcW w:w="1070" w:type="dxa"/>
            <w:tcBorders>
              <w:top w:val="nil"/>
              <w:left w:val="nil"/>
              <w:bottom w:val="single" w:sz="4" w:space="0" w:color="ACB9CA"/>
              <w:right w:val="single" w:sz="4" w:space="0" w:color="ACB9CA"/>
            </w:tcBorders>
            <w:shd w:val="clear" w:color="000000" w:fill="FFFFFF"/>
            <w:vAlign w:val="center"/>
            <w:hideMark/>
          </w:tcPr>
          <w:p w14:paraId="67C65D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980421.8</w:t>
            </w:r>
          </w:p>
        </w:tc>
        <w:tc>
          <w:tcPr>
            <w:tcW w:w="1071" w:type="dxa"/>
            <w:tcBorders>
              <w:top w:val="nil"/>
              <w:left w:val="nil"/>
              <w:bottom w:val="single" w:sz="4" w:space="0" w:color="ACB9CA"/>
              <w:right w:val="single" w:sz="4" w:space="0" w:color="ACB9CA"/>
            </w:tcBorders>
            <w:shd w:val="clear" w:color="000000" w:fill="FFFFFF"/>
            <w:vAlign w:val="center"/>
            <w:hideMark/>
          </w:tcPr>
          <w:p w14:paraId="3FEFC5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6C8825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1192244</w:t>
            </w:r>
          </w:p>
        </w:tc>
        <w:tc>
          <w:tcPr>
            <w:tcW w:w="1230" w:type="dxa"/>
            <w:tcBorders>
              <w:top w:val="nil"/>
              <w:left w:val="nil"/>
              <w:bottom w:val="single" w:sz="4" w:space="0" w:color="ACB9CA"/>
              <w:right w:val="single" w:sz="4" w:space="0" w:color="ACB9CA"/>
            </w:tcBorders>
            <w:shd w:val="clear" w:color="000000" w:fill="FFFFFF"/>
            <w:vAlign w:val="center"/>
            <w:hideMark/>
          </w:tcPr>
          <w:p w14:paraId="3E25D9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27.49%</w:t>
            </w:r>
          </w:p>
        </w:tc>
      </w:tr>
      <w:tr w:rsidR="00BD4538" w:rsidRPr="00C47FE2" w14:paraId="695FDEC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1D5267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39319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14:paraId="3F6076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270494.46</w:t>
            </w:r>
          </w:p>
        </w:tc>
        <w:tc>
          <w:tcPr>
            <w:tcW w:w="741" w:type="dxa"/>
            <w:tcBorders>
              <w:top w:val="nil"/>
              <w:left w:val="nil"/>
              <w:bottom w:val="single" w:sz="4" w:space="0" w:color="ACB9CA"/>
              <w:right w:val="single" w:sz="4" w:space="0" w:color="ACB9CA"/>
            </w:tcBorders>
            <w:shd w:val="clear" w:color="000000" w:fill="FFFFFF"/>
            <w:vAlign w:val="center"/>
            <w:hideMark/>
          </w:tcPr>
          <w:p w14:paraId="72A03F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0.13</w:t>
            </w:r>
          </w:p>
        </w:tc>
        <w:tc>
          <w:tcPr>
            <w:tcW w:w="1070" w:type="dxa"/>
            <w:tcBorders>
              <w:top w:val="nil"/>
              <w:left w:val="nil"/>
              <w:bottom w:val="single" w:sz="4" w:space="0" w:color="ACB9CA"/>
              <w:right w:val="single" w:sz="4" w:space="0" w:color="ACB9CA"/>
            </w:tcBorders>
            <w:shd w:val="clear" w:color="000000" w:fill="FFFFFF"/>
            <w:vAlign w:val="center"/>
            <w:hideMark/>
          </w:tcPr>
          <w:p w14:paraId="08AE33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521727</w:t>
            </w:r>
          </w:p>
        </w:tc>
        <w:tc>
          <w:tcPr>
            <w:tcW w:w="1070" w:type="dxa"/>
            <w:tcBorders>
              <w:top w:val="nil"/>
              <w:left w:val="nil"/>
              <w:bottom w:val="single" w:sz="4" w:space="0" w:color="ACB9CA"/>
              <w:right w:val="single" w:sz="4" w:space="0" w:color="ACB9CA"/>
            </w:tcBorders>
            <w:shd w:val="clear" w:color="000000" w:fill="FFFFFF"/>
            <w:vAlign w:val="center"/>
            <w:hideMark/>
          </w:tcPr>
          <w:p w14:paraId="1DF40B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570879</w:t>
            </w:r>
          </w:p>
        </w:tc>
        <w:tc>
          <w:tcPr>
            <w:tcW w:w="1070" w:type="dxa"/>
            <w:tcBorders>
              <w:top w:val="nil"/>
              <w:left w:val="nil"/>
              <w:bottom w:val="single" w:sz="4" w:space="0" w:color="ACB9CA"/>
              <w:right w:val="single" w:sz="4" w:space="0" w:color="ACB9CA"/>
            </w:tcBorders>
            <w:shd w:val="clear" w:color="000000" w:fill="FFFFFF"/>
            <w:vAlign w:val="center"/>
            <w:hideMark/>
          </w:tcPr>
          <w:p w14:paraId="36730C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1" w:type="dxa"/>
            <w:tcBorders>
              <w:top w:val="nil"/>
              <w:left w:val="nil"/>
              <w:bottom w:val="single" w:sz="4" w:space="0" w:color="ACB9CA"/>
              <w:right w:val="single" w:sz="4" w:space="0" w:color="ACB9CA"/>
            </w:tcBorders>
            <w:shd w:val="clear" w:color="000000" w:fill="FFFFFF"/>
            <w:vAlign w:val="center"/>
            <w:hideMark/>
          </w:tcPr>
          <w:p w14:paraId="76B574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14:paraId="2A465F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810491</w:t>
            </w:r>
          </w:p>
        </w:tc>
        <w:tc>
          <w:tcPr>
            <w:tcW w:w="1230" w:type="dxa"/>
            <w:tcBorders>
              <w:top w:val="nil"/>
              <w:left w:val="nil"/>
              <w:bottom w:val="single" w:sz="4" w:space="0" w:color="ACB9CA"/>
              <w:right w:val="single" w:sz="4" w:space="0" w:color="ACB9CA"/>
            </w:tcBorders>
            <w:shd w:val="clear" w:color="000000" w:fill="FFFFFF"/>
            <w:vAlign w:val="center"/>
            <w:hideMark/>
          </w:tcPr>
          <w:p w14:paraId="68CBB1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23.40%</w:t>
            </w:r>
          </w:p>
        </w:tc>
      </w:tr>
      <w:tr w:rsidR="00BD4538" w:rsidRPr="00C47FE2" w14:paraId="1516131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DF34A2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97047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2069</w:t>
            </w:r>
          </w:p>
        </w:tc>
        <w:tc>
          <w:tcPr>
            <w:tcW w:w="1299" w:type="dxa"/>
            <w:tcBorders>
              <w:top w:val="nil"/>
              <w:left w:val="nil"/>
              <w:bottom w:val="single" w:sz="4" w:space="0" w:color="ACB9CA"/>
              <w:right w:val="single" w:sz="4" w:space="0" w:color="ACB9CA"/>
            </w:tcBorders>
            <w:shd w:val="clear" w:color="000000" w:fill="FFFFFF"/>
            <w:vAlign w:val="center"/>
            <w:hideMark/>
          </w:tcPr>
          <w:p w14:paraId="038545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408191.63</w:t>
            </w:r>
          </w:p>
        </w:tc>
        <w:tc>
          <w:tcPr>
            <w:tcW w:w="741" w:type="dxa"/>
            <w:tcBorders>
              <w:top w:val="nil"/>
              <w:left w:val="nil"/>
              <w:bottom w:val="single" w:sz="4" w:space="0" w:color="ACB9CA"/>
              <w:right w:val="single" w:sz="4" w:space="0" w:color="ACB9CA"/>
            </w:tcBorders>
            <w:shd w:val="clear" w:color="000000" w:fill="FFFFFF"/>
            <w:vAlign w:val="center"/>
            <w:hideMark/>
          </w:tcPr>
          <w:p w14:paraId="2ACE65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0.32</w:t>
            </w:r>
          </w:p>
        </w:tc>
        <w:tc>
          <w:tcPr>
            <w:tcW w:w="1070" w:type="dxa"/>
            <w:tcBorders>
              <w:top w:val="nil"/>
              <w:left w:val="nil"/>
              <w:bottom w:val="single" w:sz="4" w:space="0" w:color="ACB9CA"/>
              <w:right w:val="single" w:sz="4" w:space="0" w:color="ACB9CA"/>
            </w:tcBorders>
            <w:shd w:val="clear" w:color="000000" w:fill="FFFFFF"/>
            <w:vAlign w:val="center"/>
            <w:hideMark/>
          </w:tcPr>
          <w:p w14:paraId="4B15B1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648057.6</w:t>
            </w:r>
          </w:p>
        </w:tc>
        <w:tc>
          <w:tcPr>
            <w:tcW w:w="1070" w:type="dxa"/>
            <w:tcBorders>
              <w:top w:val="nil"/>
              <w:left w:val="nil"/>
              <w:bottom w:val="single" w:sz="4" w:space="0" w:color="ACB9CA"/>
              <w:right w:val="single" w:sz="4" w:space="0" w:color="ACB9CA"/>
            </w:tcBorders>
            <w:shd w:val="clear" w:color="000000" w:fill="FFFFFF"/>
            <w:vAlign w:val="center"/>
            <w:hideMark/>
          </w:tcPr>
          <w:p w14:paraId="1A540A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708868.6</w:t>
            </w:r>
          </w:p>
        </w:tc>
        <w:tc>
          <w:tcPr>
            <w:tcW w:w="1070" w:type="dxa"/>
            <w:tcBorders>
              <w:top w:val="nil"/>
              <w:left w:val="nil"/>
              <w:bottom w:val="single" w:sz="4" w:space="0" w:color="ACB9CA"/>
              <w:right w:val="single" w:sz="4" w:space="0" w:color="ACB9CA"/>
            </w:tcBorders>
            <w:shd w:val="clear" w:color="000000" w:fill="FFFFFF"/>
            <w:vAlign w:val="center"/>
            <w:hideMark/>
          </w:tcPr>
          <w:p w14:paraId="252F2CD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833579.3</w:t>
            </w:r>
          </w:p>
        </w:tc>
        <w:tc>
          <w:tcPr>
            <w:tcW w:w="1071" w:type="dxa"/>
            <w:tcBorders>
              <w:top w:val="nil"/>
              <w:left w:val="nil"/>
              <w:bottom w:val="single" w:sz="4" w:space="0" w:color="ACB9CA"/>
              <w:right w:val="single" w:sz="4" w:space="0" w:color="ACB9CA"/>
            </w:tcBorders>
            <w:shd w:val="clear" w:color="000000" w:fill="FFFFFF"/>
            <w:vAlign w:val="center"/>
            <w:hideMark/>
          </w:tcPr>
          <w:p w14:paraId="1DD73F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65B252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1226544</w:t>
            </w:r>
          </w:p>
        </w:tc>
        <w:tc>
          <w:tcPr>
            <w:tcW w:w="1230" w:type="dxa"/>
            <w:tcBorders>
              <w:top w:val="nil"/>
              <w:left w:val="nil"/>
              <w:bottom w:val="single" w:sz="4" w:space="0" w:color="ACB9CA"/>
              <w:right w:val="single" w:sz="4" w:space="0" w:color="ACB9CA"/>
            </w:tcBorders>
            <w:shd w:val="clear" w:color="000000" w:fill="FFFFFF"/>
            <w:vAlign w:val="center"/>
            <w:hideMark/>
          </w:tcPr>
          <w:p w14:paraId="05186C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34.32%</w:t>
            </w:r>
          </w:p>
        </w:tc>
      </w:tr>
      <w:tr w:rsidR="00BD4538" w:rsidRPr="00C47FE2" w14:paraId="5D0DA29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E8006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016514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299" w:type="dxa"/>
            <w:tcBorders>
              <w:top w:val="nil"/>
              <w:left w:val="nil"/>
              <w:bottom w:val="single" w:sz="4" w:space="0" w:color="ACB9CA"/>
              <w:right w:val="single" w:sz="4" w:space="0" w:color="ACB9CA"/>
            </w:tcBorders>
            <w:shd w:val="clear" w:color="000000" w:fill="FFFFFF"/>
            <w:vAlign w:val="center"/>
            <w:hideMark/>
          </w:tcPr>
          <w:p w14:paraId="1DD49B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387148.28</w:t>
            </w:r>
          </w:p>
        </w:tc>
        <w:tc>
          <w:tcPr>
            <w:tcW w:w="741" w:type="dxa"/>
            <w:tcBorders>
              <w:top w:val="nil"/>
              <w:left w:val="nil"/>
              <w:bottom w:val="single" w:sz="4" w:space="0" w:color="ACB9CA"/>
              <w:right w:val="single" w:sz="4" w:space="0" w:color="ACB9CA"/>
            </w:tcBorders>
            <w:shd w:val="clear" w:color="000000" w:fill="FFFFFF"/>
            <w:vAlign w:val="center"/>
            <w:hideMark/>
          </w:tcPr>
          <w:p w14:paraId="006466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26CE8BB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697343</w:t>
            </w:r>
          </w:p>
        </w:tc>
        <w:tc>
          <w:tcPr>
            <w:tcW w:w="1070" w:type="dxa"/>
            <w:tcBorders>
              <w:top w:val="nil"/>
              <w:left w:val="nil"/>
              <w:bottom w:val="single" w:sz="4" w:space="0" w:color="ACB9CA"/>
              <w:right w:val="single" w:sz="4" w:space="0" w:color="ACB9CA"/>
            </w:tcBorders>
            <w:shd w:val="clear" w:color="000000" w:fill="FFFFFF"/>
            <w:vAlign w:val="center"/>
            <w:hideMark/>
          </w:tcPr>
          <w:p w14:paraId="5CD227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728063</w:t>
            </w:r>
          </w:p>
        </w:tc>
        <w:tc>
          <w:tcPr>
            <w:tcW w:w="1070" w:type="dxa"/>
            <w:tcBorders>
              <w:top w:val="nil"/>
              <w:left w:val="nil"/>
              <w:bottom w:val="single" w:sz="4" w:space="0" w:color="ACB9CA"/>
              <w:right w:val="single" w:sz="4" w:space="0" w:color="ACB9CA"/>
            </w:tcBorders>
            <w:shd w:val="clear" w:color="000000" w:fill="FFFFFF"/>
            <w:vAlign w:val="center"/>
            <w:hideMark/>
          </w:tcPr>
          <w:p w14:paraId="05361B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924159</w:t>
            </w:r>
          </w:p>
        </w:tc>
        <w:tc>
          <w:tcPr>
            <w:tcW w:w="1071" w:type="dxa"/>
            <w:tcBorders>
              <w:top w:val="nil"/>
              <w:left w:val="nil"/>
              <w:bottom w:val="single" w:sz="4" w:space="0" w:color="ACB9CA"/>
              <w:right w:val="single" w:sz="4" w:space="0" w:color="ACB9CA"/>
            </w:tcBorders>
            <w:shd w:val="clear" w:color="000000" w:fill="FFFFFF"/>
            <w:vAlign w:val="center"/>
            <w:hideMark/>
          </w:tcPr>
          <w:p w14:paraId="07D4F1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34759</w:t>
            </w:r>
          </w:p>
        </w:tc>
        <w:tc>
          <w:tcPr>
            <w:tcW w:w="1071" w:type="dxa"/>
            <w:tcBorders>
              <w:top w:val="nil"/>
              <w:left w:val="nil"/>
              <w:bottom w:val="single" w:sz="4" w:space="0" w:color="ACB9CA"/>
              <w:right w:val="single" w:sz="4" w:space="0" w:color="ACB9CA"/>
            </w:tcBorders>
            <w:shd w:val="clear" w:color="000000" w:fill="FFFFFF"/>
            <w:vAlign w:val="center"/>
            <w:hideMark/>
          </w:tcPr>
          <w:p w14:paraId="0F33ED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929447</w:t>
            </w:r>
          </w:p>
        </w:tc>
        <w:tc>
          <w:tcPr>
            <w:tcW w:w="1230" w:type="dxa"/>
            <w:tcBorders>
              <w:top w:val="nil"/>
              <w:left w:val="nil"/>
              <w:bottom w:val="single" w:sz="4" w:space="0" w:color="ACB9CA"/>
              <w:right w:val="single" w:sz="4" w:space="0" w:color="ACB9CA"/>
            </w:tcBorders>
            <w:shd w:val="clear" w:color="000000" w:fill="FFFFFF"/>
            <w:vAlign w:val="center"/>
            <w:hideMark/>
          </w:tcPr>
          <w:p w14:paraId="5624CE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w:t>
            </w:r>
          </w:p>
        </w:tc>
      </w:tr>
      <w:tr w:rsidR="00BD4538" w:rsidRPr="00C47FE2" w14:paraId="5BA2A94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F24899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67C08D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99" w:type="dxa"/>
            <w:tcBorders>
              <w:top w:val="nil"/>
              <w:left w:val="nil"/>
              <w:bottom w:val="single" w:sz="4" w:space="0" w:color="ACB9CA"/>
              <w:right w:val="single" w:sz="4" w:space="0" w:color="ACB9CA"/>
            </w:tcBorders>
            <w:shd w:val="clear" w:color="000000" w:fill="FFFFFF"/>
            <w:vAlign w:val="center"/>
            <w:hideMark/>
          </w:tcPr>
          <w:p w14:paraId="60F2E1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535960.47</w:t>
            </w:r>
          </w:p>
        </w:tc>
        <w:tc>
          <w:tcPr>
            <w:tcW w:w="741" w:type="dxa"/>
            <w:tcBorders>
              <w:top w:val="nil"/>
              <w:left w:val="nil"/>
              <w:bottom w:val="single" w:sz="4" w:space="0" w:color="ACB9CA"/>
              <w:right w:val="single" w:sz="4" w:space="0" w:color="ACB9CA"/>
            </w:tcBorders>
            <w:shd w:val="clear" w:color="000000" w:fill="FFFFFF"/>
            <w:vAlign w:val="center"/>
            <w:hideMark/>
          </w:tcPr>
          <w:p w14:paraId="60D186F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0.02</w:t>
            </w:r>
          </w:p>
        </w:tc>
        <w:tc>
          <w:tcPr>
            <w:tcW w:w="1070" w:type="dxa"/>
            <w:tcBorders>
              <w:top w:val="nil"/>
              <w:left w:val="nil"/>
              <w:bottom w:val="single" w:sz="4" w:space="0" w:color="ACB9CA"/>
              <w:right w:val="single" w:sz="4" w:space="0" w:color="ACB9CA"/>
            </w:tcBorders>
            <w:shd w:val="clear" w:color="000000" w:fill="FFFFFF"/>
            <w:vAlign w:val="center"/>
            <w:hideMark/>
          </w:tcPr>
          <w:p w14:paraId="61331A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693759</w:t>
            </w:r>
          </w:p>
        </w:tc>
        <w:tc>
          <w:tcPr>
            <w:tcW w:w="1070" w:type="dxa"/>
            <w:tcBorders>
              <w:top w:val="nil"/>
              <w:left w:val="nil"/>
              <w:bottom w:val="single" w:sz="4" w:space="0" w:color="ACB9CA"/>
              <w:right w:val="single" w:sz="4" w:space="0" w:color="ACB9CA"/>
            </w:tcBorders>
            <w:shd w:val="clear" w:color="000000" w:fill="FFFFFF"/>
            <w:vAlign w:val="center"/>
            <w:hideMark/>
          </w:tcPr>
          <w:p w14:paraId="0083F5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0" w:type="dxa"/>
            <w:tcBorders>
              <w:top w:val="nil"/>
              <w:left w:val="nil"/>
              <w:bottom w:val="single" w:sz="4" w:space="0" w:color="ACB9CA"/>
              <w:right w:val="single" w:sz="4" w:space="0" w:color="ACB9CA"/>
            </w:tcBorders>
            <w:shd w:val="clear" w:color="000000" w:fill="FFFFFF"/>
            <w:vAlign w:val="center"/>
            <w:hideMark/>
          </w:tcPr>
          <w:p w14:paraId="616481D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811007</w:t>
            </w:r>
          </w:p>
        </w:tc>
        <w:tc>
          <w:tcPr>
            <w:tcW w:w="1071" w:type="dxa"/>
            <w:tcBorders>
              <w:top w:val="nil"/>
              <w:left w:val="nil"/>
              <w:bottom w:val="single" w:sz="4" w:space="0" w:color="ACB9CA"/>
              <w:right w:val="single" w:sz="4" w:space="0" w:color="ACB9CA"/>
            </w:tcBorders>
            <w:shd w:val="clear" w:color="000000" w:fill="FFFFFF"/>
            <w:vAlign w:val="center"/>
            <w:hideMark/>
          </w:tcPr>
          <w:p w14:paraId="67D552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100544</w:t>
            </w:r>
          </w:p>
        </w:tc>
        <w:tc>
          <w:tcPr>
            <w:tcW w:w="1071" w:type="dxa"/>
            <w:tcBorders>
              <w:top w:val="nil"/>
              <w:left w:val="nil"/>
              <w:bottom w:val="single" w:sz="4" w:space="0" w:color="ACB9CA"/>
              <w:right w:val="single" w:sz="4" w:space="0" w:color="ACB9CA"/>
            </w:tcBorders>
            <w:shd w:val="clear" w:color="000000" w:fill="FFFFFF"/>
            <w:vAlign w:val="center"/>
            <w:hideMark/>
          </w:tcPr>
          <w:p w14:paraId="7DD904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861984</w:t>
            </w:r>
          </w:p>
        </w:tc>
        <w:tc>
          <w:tcPr>
            <w:tcW w:w="1230" w:type="dxa"/>
            <w:tcBorders>
              <w:top w:val="nil"/>
              <w:left w:val="nil"/>
              <w:bottom w:val="single" w:sz="4" w:space="0" w:color="ACB9CA"/>
              <w:right w:val="single" w:sz="4" w:space="0" w:color="ACB9CA"/>
            </w:tcBorders>
            <w:shd w:val="clear" w:color="000000" w:fill="FFFFFF"/>
            <w:vAlign w:val="center"/>
            <w:hideMark/>
          </w:tcPr>
          <w:p w14:paraId="098C04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58.33%</w:t>
            </w:r>
          </w:p>
        </w:tc>
      </w:tr>
      <w:tr w:rsidR="00BD4538" w:rsidRPr="00C47FE2" w14:paraId="2FCCF62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46298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40B49E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499</w:t>
            </w:r>
          </w:p>
        </w:tc>
        <w:tc>
          <w:tcPr>
            <w:tcW w:w="1299" w:type="dxa"/>
            <w:tcBorders>
              <w:top w:val="nil"/>
              <w:left w:val="nil"/>
              <w:bottom w:val="single" w:sz="4" w:space="0" w:color="ACB9CA"/>
              <w:right w:val="single" w:sz="4" w:space="0" w:color="ACB9CA"/>
            </w:tcBorders>
            <w:shd w:val="clear" w:color="000000" w:fill="FFFFFF"/>
            <w:vAlign w:val="center"/>
            <w:hideMark/>
          </w:tcPr>
          <w:p w14:paraId="6C28C90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354102.75</w:t>
            </w:r>
          </w:p>
        </w:tc>
        <w:tc>
          <w:tcPr>
            <w:tcW w:w="741" w:type="dxa"/>
            <w:tcBorders>
              <w:top w:val="nil"/>
              <w:left w:val="nil"/>
              <w:bottom w:val="single" w:sz="4" w:space="0" w:color="ACB9CA"/>
              <w:right w:val="single" w:sz="4" w:space="0" w:color="ACB9CA"/>
            </w:tcBorders>
            <w:shd w:val="clear" w:color="000000" w:fill="FFFFFF"/>
            <w:vAlign w:val="center"/>
            <w:hideMark/>
          </w:tcPr>
          <w:p w14:paraId="73B51D6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063709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606062.3</w:t>
            </w:r>
          </w:p>
        </w:tc>
        <w:tc>
          <w:tcPr>
            <w:tcW w:w="1070" w:type="dxa"/>
            <w:tcBorders>
              <w:top w:val="nil"/>
              <w:left w:val="nil"/>
              <w:bottom w:val="single" w:sz="4" w:space="0" w:color="ACB9CA"/>
              <w:right w:val="single" w:sz="4" w:space="0" w:color="ACB9CA"/>
            </w:tcBorders>
            <w:shd w:val="clear" w:color="000000" w:fill="FFFFFF"/>
            <w:vAlign w:val="center"/>
            <w:hideMark/>
          </w:tcPr>
          <w:p w14:paraId="0885E5B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734886.3</w:t>
            </w:r>
          </w:p>
        </w:tc>
        <w:tc>
          <w:tcPr>
            <w:tcW w:w="1070" w:type="dxa"/>
            <w:tcBorders>
              <w:top w:val="nil"/>
              <w:left w:val="nil"/>
              <w:bottom w:val="single" w:sz="4" w:space="0" w:color="ACB9CA"/>
              <w:right w:val="single" w:sz="4" w:space="0" w:color="ACB9CA"/>
            </w:tcBorders>
            <w:shd w:val="clear" w:color="000000" w:fill="FFFFFF"/>
            <w:vAlign w:val="center"/>
            <w:hideMark/>
          </w:tcPr>
          <w:p w14:paraId="13CAF5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976192.2</w:t>
            </w:r>
          </w:p>
        </w:tc>
        <w:tc>
          <w:tcPr>
            <w:tcW w:w="1071" w:type="dxa"/>
            <w:tcBorders>
              <w:top w:val="nil"/>
              <w:left w:val="nil"/>
              <w:bottom w:val="single" w:sz="4" w:space="0" w:color="ACB9CA"/>
              <w:right w:val="single" w:sz="4" w:space="0" w:color="ACB9CA"/>
            </w:tcBorders>
            <w:shd w:val="clear" w:color="000000" w:fill="FFFFFF"/>
            <w:vAlign w:val="center"/>
            <w:hideMark/>
          </w:tcPr>
          <w:p w14:paraId="6C419C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w:t>
            </w:r>
          </w:p>
        </w:tc>
        <w:tc>
          <w:tcPr>
            <w:tcW w:w="1071" w:type="dxa"/>
            <w:tcBorders>
              <w:top w:val="nil"/>
              <w:left w:val="nil"/>
              <w:bottom w:val="single" w:sz="4" w:space="0" w:color="ACB9CA"/>
              <w:right w:val="single" w:sz="4" w:space="0" w:color="ACB9CA"/>
            </w:tcBorders>
            <w:shd w:val="clear" w:color="000000" w:fill="FFFFFF"/>
            <w:vAlign w:val="center"/>
            <w:hideMark/>
          </w:tcPr>
          <w:p w14:paraId="2C1593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1333653</w:t>
            </w:r>
          </w:p>
        </w:tc>
        <w:tc>
          <w:tcPr>
            <w:tcW w:w="1230" w:type="dxa"/>
            <w:tcBorders>
              <w:top w:val="nil"/>
              <w:left w:val="nil"/>
              <w:bottom w:val="single" w:sz="4" w:space="0" w:color="ACB9CA"/>
              <w:right w:val="single" w:sz="4" w:space="0" w:color="ACB9CA"/>
            </w:tcBorders>
            <w:shd w:val="clear" w:color="000000" w:fill="FFFFFF"/>
            <w:vAlign w:val="center"/>
            <w:hideMark/>
          </w:tcPr>
          <w:p w14:paraId="52D4264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41.68%</w:t>
            </w:r>
          </w:p>
        </w:tc>
      </w:tr>
      <w:tr w:rsidR="00BD4538" w:rsidRPr="00C47FE2" w14:paraId="0E7148F8"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50B8B1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06E393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w:t>
            </w:r>
          </w:p>
        </w:tc>
        <w:tc>
          <w:tcPr>
            <w:tcW w:w="1299" w:type="dxa"/>
            <w:tcBorders>
              <w:top w:val="nil"/>
              <w:left w:val="nil"/>
              <w:bottom w:val="single" w:sz="4" w:space="0" w:color="ACB9CA"/>
              <w:right w:val="single" w:sz="4" w:space="0" w:color="ACB9CA"/>
            </w:tcBorders>
            <w:shd w:val="clear" w:color="000000" w:fill="FFFFFF"/>
            <w:vAlign w:val="center"/>
            <w:hideMark/>
          </w:tcPr>
          <w:p w14:paraId="63AACE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1097.13</w:t>
            </w:r>
          </w:p>
        </w:tc>
        <w:tc>
          <w:tcPr>
            <w:tcW w:w="741" w:type="dxa"/>
            <w:tcBorders>
              <w:top w:val="nil"/>
              <w:left w:val="nil"/>
              <w:bottom w:val="single" w:sz="4" w:space="0" w:color="ACB9CA"/>
              <w:right w:val="single" w:sz="4" w:space="0" w:color="ACB9CA"/>
            </w:tcBorders>
            <w:shd w:val="clear" w:color="000000" w:fill="FFFFFF"/>
            <w:vAlign w:val="center"/>
            <w:hideMark/>
          </w:tcPr>
          <w:p w14:paraId="2ABD53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3C49BD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1193</w:t>
            </w:r>
          </w:p>
        </w:tc>
        <w:tc>
          <w:tcPr>
            <w:tcW w:w="1070" w:type="dxa"/>
            <w:tcBorders>
              <w:top w:val="nil"/>
              <w:left w:val="nil"/>
              <w:bottom w:val="single" w:sz="4" w:space="0" w:color="ACB9CA"/>
              <w:right w:val="single" w:sz="4" w:space="0" w:color="ACB9CA"/>
            </w:tcBorders>
            <w:shd w:val="clear" w:color="000000" w:fill="FFFFFF"/>
            <w:vAlign w:val="center"/>
            <w:hideMark/>
          </w:tcPr>
          <w:p w14:paraId="74009A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2817</w:t>
            </w:r>
          </w:p>
        </w:tc>
        <w:tc>
          <w:tcPr>
            <w:tcW w:w="1070" w:type="dxa"/>
            <w:tcBorders>
              <w:top w:val="nil"/>
              <w:left w:val="nil"/>
              <w:bottom w:val="single" w:sz="4" w:space="0" w:color="ACB9CA"/>
              <w:right w:val="single" w:sz="4" w:space="0" w:color="ACB9CA"/>
            </w:tcBorders>
            <w:shd w:val="clear" w:color="000000" w:fill="FFFFFF"/>
            <w:vAlign w:val="center"/>
            <w:hideMark/>
          </w:tcPr>
          <w:p w14:paraId="5640A6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25359</w:t>
            </w:r>
          </w:p>
        </w:tc>
        <w:tc>
          <w:tcPr>
            <w:tcW w:w="1071" w:type="dxa"/>
            <w:tcBorders>
              <w:top w:val="nil"/>
              <w:left w:val="nil"/>
              <w:bottom w:val="single" w:sz="4" w:space="0" w:color="ACB9CA"/>
              <w:right w:val="single" w:sz="4" w:space="0" w:color="ACB9CA"/>
            </w:tcBorders>
            <w:shd w:val="clear" w:color="000000" w:fill="FFFFFF"/>
            <w:vAlign w:val="center"/>
            <w:hideMark/>
          </w:tcPr>
          <w:p w14:paraId="093DCE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2316F8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32817</w:t>
            </w:r>
          </w:p>
        </w:tc>
        <w:tc>
          <w:tcPr>
            <w:tcW w:w="1230" w:type="dxa"/>
            <w:tcBorders>
              <w:top w:val="nil"/>
              <w:left w:val="nil"/>
              <w:bottom w:val="single" w:sz="4" w:space="0" w:color="ACB9CA"/>
              <w:right w:val="single" w:sz="4" w:space="0" w:color="ACB9CA"/>
            </w:tcBorders>
            <w:shd w:val="clear" w:color="000000" w:fill="FFFFFF"/>
            <w:vAlign w:val="center"/>
            <w:hideMark/>
          </w:tcPr>
          <w:p w14:paraId="433CCC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9DF214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B09002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667" w:type="dxa"/>
            <w:tcBorders>
              <w:top w:val="nil"/>
              <w:left w:val="nil"/>
              <w:bottom w:val="single" w:sz="4" w:space="0" w:color="ACB9CA"/>
              <w:right w:val="single" w:sz="4" w:space="0" w:color="ACB9CA"/>
            </w:tcBorders>
            <w:shd w:val="clear" w:color="000000" w:fill="FFFFFF"/>
            <w:vAlign w:val="center"/>
            <w:hideMark/>
          </w:tcPr>
          <w:p w14:paraId="13588D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w:t>
            </w:r>
          </w:p>
        </w:tc>
        <w:tc>
          <w:tcPr>
            <w:tcW w:w="1299" w:type="dxa"/>
            <w:tcBorders>
              <w:top w:val="nil"/>
              <w:left w:val="nil"/>
              <w:bottom w:val="single" w:sz="4" w:space="0" w:color="ACB9CA"/>
              <w:right w:val="single" w:sz="4" w:space="0" w:color="ACB9CA"/>
            </w:tcBorders>
            <w:shd w:val="clear" w:color="000000" w:fill="FFFFFF"/>
            <w:vAlign w:val="center"/>
            <w:hideMark/>
          </w:tcPr>
          <w:p w14:paraId="4726EE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w:t>
            </w:r>
          </w:p>
        </w:tc>
        <w:tc>
          <w:tcPr>
            <w:tcW w:w="741" w:type="dxa"/>
            <w:tcBorders>
              <w:top w:val="nil"/>
              <w:left w:val="nil"/>
              <w:bottom w:val="single" w:sz="4" w:space="0" w:color="ACB9CA"/>
              <w:right w:val="single" w:sz="4" w:space="0" w:color="ACB9CA"/>
            </w:tcBorders>
            <w:shd w:val="clear" w:color="000000" w:fill="FFFFFF"/>
            <w:vAlign w:val="center"/>
            <w:hideMark/>
          </w:tcPr>
          <w:p w14:paraId="3B93D8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31F306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31.7</w:t>
            </w:r>
          </w:p>
        </w:tc>
        <w:tc>
          <w:tcPr>
            <w:tcW w:w="1070" w:type="dxa"/>
            <w:tcBorders>
              <w:top w:val="nil"/>
              <w:left w:val="nil"/>
              <w:bottom w:val="single" w:sz="4" w:space="0" w:color="ACB9CA"/>
              <w:right w:val="single" w:sz="4" w:space="0" w:color="ACB9CA"/>
            </w:tcBorders>
            <w:shd w:val="clear" w:color="000000" w:fill="FFFFFF"/>
            <w:vAlign w:val="center"/>
            <w:hideMark/>
          </w:tcPr>
          <w:p w14:paraId="534683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43.76</w:t>
            </w:r>
          </w:p>
        </w:tc>
        <w:tc>
          <w:tcPr>
            <w:tcW w:w="1070" w:type="dxa"/>
            <w:tcBorders>
              <w:top w:val="nil"/>
              <w:left w:val="nil"/>
              <w:bottom w:val="single" w:sz="4" w:space="0" w:color="ACB9CA"/>
              <w:right w:val="single" w:sz="4" w:space="0" w:color="ACB9CA"/>
            </w:tcBorders>
            <w:shd w:val="clear" w:color="000000" w:fill="FFFFFF"/>
            <w:vAlign w:val="center"/>
            <w:hideMark/>
          </w:tcPr>
          <w:p w14:paraId="533F28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88.11</w:t>
            </w:r>
          </w:p>
        </w:tc>
        <w:tc>
          <w:tcPr>
            <w:tcW w:w="1071" w:type="dxa"/>
            <w:tcBorders>
              <w:top w:val="nil"/>
              <w:left w:val="nil"/>
              <w:bottom w:val="single" w:sz="4" w:space="0" w:color="ACB9CA"/>
              <w:right w:val="single" w:sz="4" w:space="0" w:color="ACB9CA"/>
            </w:tcBorders>
            <w:shd w:val="clear" w:color="000000" w:fill="FFFFFF"/>
            <w:vAlign w:val="center"/>
            <w:hideMark/>
          </w:tcPr>
          <w:p w14:paraId="38FD0D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14:paraId="5F0BD3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w:t>
            </w:r>
          </w:p>
        </w:tc>
        <w:tc>
          <w:tcPr>
            <w:tcW w:w="1230" w:type="dxa"/>
            <w:tcBorders>
              <w:top w:val="nil"/>
              <w:left w:val="nil"/>
              <w:bottom w:val="single" w:sz="4" w:space="0" w:color="ACB9CA"/>
              <w:right w:val="single" w:sz="4" w:space="0" w:color="ACB9CA"/>
            </w:tcBorders>
            <w:shd w:val="clear" w:color="000000" w:fill="FFFFFF"/>
            <w:vAlign w:val="center"/>
            <w:hideMark/>
          </w:tcPr>
          <w:p w14:paraId="63C93A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5EEFA3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00C789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667" w:type="dxa"/>
            <w:tcBorders>
              <w:top w:val="nil"/>
              <w:left w:val="nil"/>
              <w:bottom w:val="single" w:sz="4" w:space="0" w:color="ACB9CA"/>
              <w:right w:val="single" w:sz="4" w:space="0" w:color="ACB9CA"/>
            </w:tcBorders>
            <w:shd w:val="clear" w:color="000000" w:fill="FFFFFF"/>
            <w:vAlign w:val="center"/>
            <w:hideMark/>
          </w:tcPr>
          <w:p w14:paraId="397BCE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14:paraId="5D9B45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741" w:type="dxa"/>
            <w:tcBorders>
              <w:top w:val="nil"/>
              <w:left w:val="nil"/>
              <w:bottom w:val="single" w:sz="4" w:space="0" w:color="ACB9CA"/>
              <w:right w:val="single" w:sz="4" w:space="0" w:color="ACB9CA"/>
            </w:tcBorders>
            <w:shd w:val="clear" w:color="000000" w:fill="FFFFFF"/>
            <w:vAlign w:val="center"/>
            <w:hideMark/>
          </w:tcPr>
          <w:p w14:paraId="28B3BB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14:paraId="1224E3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14:paraId="2C4B66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14:paraId="63A85D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1" w:type="dxa"/>
            <w:tcBorders>
              <w:top w:val="nil"/>
              <w:left w:val="nil"/>
              <w:bottom w:val="single" w:sz="4" w:space="0" w:color="ACB9CA"/>
              <w:right w:val="single" w:sz="4" w:space="0" w:color="ACB9CA"/>
            </w:tcBorders>
            <w:shd w:val="clear" w:color="000000" w:fill="FFFFFF"/>
            <w:vAlign w:val="center"/>
            <w:hideMark/>
          </w:tcPr>
          <w:p w14:paraId="4D26FD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071" w:type="dxa"/>
            <w:tcBorders>
              <w:top w:val="nil"/>
              <w:left w:val="nil"/>
              <w:bottom w:val="single" w:sz="4" w:space="0" w:color="ACB9CA"/>
              <w:right w:val="single" w:sz="4" w:space="0" w:color="ACB9CA"/>
            </w:tcBorders>
            <w:shd w:val="clear" w:color="000000" w:fill="FFFFFF"/>
            <w:vAlign w:val="center"/>
            <w:hideMark/>
          </w:tcPr>
          <w:p w14:paraId="6BE257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230" w:type="dxa"/>
            <w:tcBorders>
              <w:top w:val="nil"/>
              <w:left w:val="nil"/>
              <w:bottom w:val="single" w:sz="4" w:space="0" w:color="ACB9CA"/>
              <w:right w:val="single" w:sz="4" w:space="0" w:color="ACB9CA"/>
            </w:tcBorders>
            <w:shd w:val="clear" w:color="000000" w:fill="FFFFFF"/>
            <w:vAlign w:val="center"/>
            <w:hideMark/>
          </w:tcPr>
          <w:p w14:paraId="654DD4F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237817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C00FF1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7D4624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99" w:type="dxa"/>
            <w:tcBorders>
              <w:top w:val="nil"/>
              <w:left w:val="nil"/>
              <w:bottom w:val="single" w:sz="4" w:space="0" w:color="ACB9CA"/>
              <w:right w:val="single" w:sz="4" w:space="0" w:color="ACB9CA"/>
            </w:tcBorders>
            <w:shd w:val="clear" w:color="000000" w:fill="FFFFFF"/>
            <w:vAlign w:val="center"/>
            <w:hideMark/>
          </w:tcPr>
          <w:p w14:paraId="06EB01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554803.33</w:t>
            </w:r>
          </w:p>
        </w:tc>
        <w:tc>
          <w:tcPr>
            <w:tcW w:w="741" w:type="dxa"/>
            <w:tcBorders>
              <w:top w:val="nil"/>
              <w:left w:val="nil"/>
              <w:bottom w:val="single" w:sz="4" w:space="0" w:color="ACB9CA"/>
              <w:right w:val="single" w:sz="4" w:space="0" w:color="ACB9CA"/>
            </w:tcBorders>
            <w:shd w:val="clear" w:color="000000" w:fill="FFFFFF"/>
            <w:vAlign w:val="center"/>
            <w:hideMark/>
          </w:tcPr>
          <w:p w14:paraId="009705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14:paraId="3CADDC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14:paraId="74E73B5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14:paraId="65DD92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1" w:type="dxa"/>
            <w:tcBorders>
              <w:top w:val="nil"/>
              <w:left w:val="nil"/>
              <w:bottom w:val="single" w:sz="4" w:space="0" w:color="ACB9CA"/>
              <w:right w:val="single" w:sz="4" w:space="0" w:color="ACB9CA"/>
            </w:tcBorders>
            <w:shd w:val="clear" w:color="000000" w:fill="FFFFFF"/>
            <w:vAlign w:val="center"/>
            <w:hideMark/>
          </w:tcPr>
          <w:p w14:paraId="005148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310738</w:t>
            </w:r>
          </w:p>
        </w:tc>
        <w:tc>
          <w:tcPr>
            <w:tcW w:w="1071" w:type="dxa"/>
            <w:tcBorders>
              <w:top w:val="nil"/>
              <w:left w:val="nil"/>
              <w:bottom w:val="single" w:sz="4" w:space="0" w:color="ACB9CA"/>
              <w:right w:val="single" w:sz="4" w:space="0" w:color="ACB9CA"/>
            </w:tcBorders>
            <w:shd w:val="clear" w:color="000000" w:fill="FFFFFF"/>
            <w:vAlign w:val="center"/>
            <w:hideMark/>
          </w:tcPr>
          <w:p w14:paraId="495432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683735</w:t>
            </w:r>
          </w:p>
        </w:tc>
        <w:tc>
          <w:tcPr>
            <w:tcW w:w="1230" w:type="dxa"/>
            <w:tcBorders>
              <w:top w:val="nil"/>
              <w:left w:val="nil"/>
              <w:bottom w:val="single" w:sz="4" w:space="0" w:color="ACB9CA"/>
              <w:right w:val="single" w:sz="4" w:space="0" w:color="ACB9CA"/>
            </w:tcBorders>
            <w:shd w:val="clear" w:color="000000" w:fill="FFFFFF"/>
            <w:vAlign w:val="center"/>
            <w:hideMark/>
          </w:tcPr>
          <w:p w14:paraId="3E33545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14B15E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66DC53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2C3377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w:t>
            </w:r>
          </w:p>
        </w:tc>
        <w:tc>
          <w:tcPr>
            <w:tcW w:w="1299" w:type="dxa"/>
            <w:tcBorders>
              <w:top w:val="nil"/>
              <w:left w:val="nil"/>
              <w:bottom w:val="single" w:sz="4" w:space="0" w:color="ACB9CA"/>
              <w:right w:val="single" w:sz="4" w:space="0" w:color="ACB9CA"/>
            </w:tcBorders>
            <w:shd w:val="clear" w:color="000000" w:fill="FFFFFF"/>
            <w:vAlign w:val="center"/>
            <w:hideMark/>
          </w:tcPr>
          <w:p w14:paraId="4D7A07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354692.31</w:t>
            </w:r>
          </w:p>
        </w:tc>
        <w:tc>
          <w:tcPr>
            <w:tcW w:w="741" w:type="dxa"/>
            <w:tcBorders>
              <w:top w:val="nil"/>
              <w:left w:val="nil"/>
              <w:bottom w:val="single" w:sz="4" w:space="0" w:color="ACB9CA"/>
              <w:right w:val="single" w:sz="4" w:space="0" w:color="ACB9CA"/>
            </w:tcBorders>
            <w:shd w:val="clear" w:color="000000" w:fill="FFFFFF"/>
            <w:vAlign w:val="center"/>
            <w:hideMark/>
          </w:tcPr>
          <w:p w14:paraId="5D728D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14:paraId="0EB7221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611819.8</w:t>
            </w:r>
          </w:p>
        </w:tc>
        <w:tc>
          <w:tcPr>
            <w:tcW w:w="1070" w:type="dxa"/>
            <w:tcBorders>
              <w:top w:val="nil"/>
              <w:left w:val="nil"/>
              <w:bottom w:val="single" w:sz="4" w:space="0" w:color="ACB9CA"/>
              <w:right w:val="single" w:sz="4" w:space="0" w:color="ACB9CA"/>
            </w:tcBorders>
            <w:shd w:val="clear" w:color="000000" w:fill="FFFFFF"/>
            <w:vAlign w:val="center"/>
            <w:hideMark/>
          </w:tcPr>
          <w:p w14:paraId="22A337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711636.7</w:t>
            </w:r>
          </w:p>
        </w:tc>
        <w:tc>
          <w:tcPr>
            <w:tcW w:w="1070" w:type="dxa"/>
            <w:tcBorders>
              <w:top w:val="nil"/>
              <w:left w:val="nil"/>
              <w:bottom w:val="single" w:sz="4" w:space="0" w:color="ACB9CA"/>
              <w:right w:val="single" w:sz="4" w:space="0" w:color="ACB9CA"/>
            </w:tcBorders>
            <w:shd w:val="clear" w:color="000000" w:fill="FFFFFF"/>
            <w:vAlign w:val="center"/>
            <w:hideMark/>
          </w:tcPr>
          <w:p w14:paraId="6AA73C1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850664.6</w:t>
            </w:r>
          </w:p>
        </w:tc>
        <w:tc>
          <w:tcPr>
            <w:tcW w:w="1071" w:type="dxa"/>
            <w:tcBorders>
              <w:top w:val="nil"/>
              <w:left w:val="nil"/>
              <w:bottom w:val="single" w:sz="4" w:space="0" w:color="ACB9CA"/>
              <w:right w:val="single" w:sz="4" w:space="0" w:color="ACB9CA"/>
            </w:tcBorders>
            <w:shd w:val="clear" w:color="000000" w:fill="FFFFFF"/>
            <w:vAlign w:val="center"/>
            <w:hideMark/>
          </w:tcPr>
          <w:p w14:paraId="2CB87E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CEBB0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1161720</w:t>
            </w:r>
          </w:p>
        </w:tc>
        <w:tc>
          <w:tcPr>
            <w:tcW w:w="1230" w:type="dxa"/>
            <w:tcBorders>
              <w:top w:val="nil"/>
              <w:left w:val="nil"/>
              <w:bottom w:val="single" w:sz="4" w:space="0" w:color="ACB9CA"/>
              <w:right w:val="single" w:sz="4" w:space="0" w:color="ACB9CA"/>
            </w:tcBorders>
            <w:shd w:val="clear" w:color="000000" w:fill="FFFFFF"/>
            <w:vAlign w:val="center"/>
            <w:hideMark/>
          </w:tcPr>
          <w:p w14:paraId="38D793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r>
      <w:tr w:rsidR="00BD4538" w:rsidRPr="00C47FE2" w14:paraId="3E7F061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894BFE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667" w:type="dxa"/>
            <w:tcBorders>
              <w:top w:val="nil"/>
              <w:left w:val="nil"/>
              <w:bottom w:val="single" w:sz="4" w:space="0" w:color="ACB9CA"/>
              <w:right w:val="single" w:sz="4" w:space="0" w:color="ACB9CA"/>
            </w:tcBorders>
            <w:shd w:val="clear" w:color="000000" w:fill="FFFFFF"/>
            <w:vAlign w:val="center"/>
            <w:hideMark/>
          </w:tcPr>
          <w:p w14:paraId="7D939B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w:t>
            </w:r>
          </w:p>
        </w:tc>
        <w:tc>
          <w:tcPr>
            <w:tcW w:w="1299" w:type="dxa"/>
            <w:tcBorders>
              <w:top w:val="nil"/>
              <w:left w:val="nil"/>
              <w:bottom w:val="single" w:sz="4" w:space="0" w:color="ACB9CA"/>
              <w:right w:val="single" w:sz="4" w:space="0" w:color="ACB9CA"/>
            </w:tcBorders>
            <w:shd w:val="clear" w:color="000000" w:fill="FFFFFF"/>
            <w:vAlign w:val="center"/>
            <w:hideMark/>
          </w:tcPr>
          <w:p w14:paraId="22C609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226525.21</w:t>
            </w:r>
          </w:p>
        </w:tc>
        <w:tc>
          <w:tcPr>
            <w:tcW w:w="741" w:type="dxa"/>
            <w:tcBorders>
              <w:top w:val="nil"/>
              <w:left w:val="nil"/>
              <w:bottom w:val="single" w:sz="4" w:space="0" w:color="ACB9CA"/>
              <w:right w:val="single" w:sz="4" w:space="0" w:color="ACB9CA"/>
            </w:tcBorders>
            <w:shd w:val="clear" w:color="000000" w:fill="FFFFFF"/>
            <w:vAlign w:val="center"/>
            <w:hideMark/>
          </w:tcPr>
          <w:p w14:paraId="22611BB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0270C5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503292.5</w:t>
            </w:r>
          </w:p>
        </w:tc>
        <w:tc>
          <w:tcPr>
            <w:tcW w:w="1070" w:type="dxa"/>
            <w:tcBorders>
              <w:top w:val="nil"/>
              <w:left w:val="nil"/>
              <w:bottom w:val="single" w:sz="4" w:space="0" w:color="ACB9CA"/>
              <w:right w:val="single" w:sz="4" w:space="0" w:color="ACB9CA"/>
            </w:tcBorders>
            <w:shd w:val="clear" w:color="000000" w:fill="FFFFFF"/>
            <w:vAlign w:val="center"/>
            <w:hideMark/>
          </w:tcPr>
          <w:p w14:paraId="3B4526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595440</w:t>
            </w:r>
          </w:p>
        </w:tc>
        <w:tc>
          <w:tcPr>
            <w:tcW w:w="1070" w:type="dxa"/>
            <w:tcBorders>
              <w:top w:val="nil"/>
              <w:left w:val="nil"/>
              <w:bottom w:val="single" w:sz="4" w:space="0" w:color="ACB9CA"/>
              <w:right w:val="single" w:sz="4" w:space="0" w:color="ACB9CA"/>
            </w:tcBorders>
            <w:shd w:val="clear" w:color="000000" w:fill="FFFFFF"/>
            <w:vAlign w:val="center"/>
            <w:hideMark/>
          </w:tcPr>
          <w:p w14:paraId="66F4D3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647839.1</w:t>
            </w:r>
          </w:p>
        </w:tc>
        <w:tc>
          <w:tcPr>
            <w:tcW w:w="1071" w:type="dxa"/>
            <w:tcBorders>
              <w:top w:val="nil"/>
              <w:left w:val="nil"/>
              <w:bottom w:val="single" w:sz="4" w:space="0" w:color="ACB9CA"/>
              <w:right w:val="single" w:sz="4" w:space="0" w:color="ACB9CA"/>
            </w:tcBorders>
            <w:shd w:val="clear" w:color="000000" w:fill="FFFFFF"/>
            <w:vAlign w:val="center"/>
            <w:hideMark/>
          </w:tcPr>
          <w:p w14:paraId="595D44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14:paraId="6A0828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814250</w:t>
            </w:r>
          </w:p>
        </w:tc>
        <w:tc>
          <w:tcPr>
            <w:tcW w:w="1230" w:type="dxa"/>
            <w:tcBorders>
              <w:top w:val="nil"/>
              <w:left w:val="nil"/>
              <w:bottom w:val="single" w:sz="4" w:space="0" w:color="ACB9CA"/>
              <w:right w:val="single" w:sz="4" w:space="0" w:color="ACB9CA"/>
            </w:tcBorders>
            <w:shd w:val="clear" w:color="000000" w:fill="FFFFFF"/>
            <w:vAlign w:val="center"/>
            <w:hideMark/>
          </w:tcPr>
          <w:p w14:paraId="560FFD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35.83%</w:t>
            </w:r>
          </w:p>
        </w:tc>
      </w:tr>
      <w:tr w:rsidR="00BD4538" w:rsidRPr="00C47FE2" w14:paraId="288DAFB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A1910C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667" w:type="dxa"/>
            <w:tcBorders>
              <w:top w:val="nil"/>
              <w:left w:val="nil"/>
              <w:bottom w:val="single" w:sz="4" w:space="0" w:color="ACB9CA"/>
              <w:right w:val="single" w:sz="4" w:space="0" w:color="ACB9CA"/>
            </w:tcBorders>
            <w:shd w:val="clear" w:color="000000" w:fill="FFFFFF"/>
            <w:vAlign w:val="center"/>
            <w:hideMark/>
          </w:tcPr>
          <w:p w14:paraId="1EA537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w:t>
            </w:r>
          </w:p>
        </w:tc>
        <w:tc>
          <w:tcPr>
            <w:tcW w:w="1299" w:type="dxa"/>
            <w:tcBorders>
              <w:top w:val="nil"/>
              <w:left w:val="nil"/>
              <w:bottom w:val="single" w:sz="4" w:space="0" w:color="ACB9CA"/>
              <w:right w:val="single" w:sz="4" w:space="0" w:color="ACB9CA"/>
            </w:tcBorders>
            <w:shd w:val="clear" w:color="000000" w:fill="FFFFFF"/>
            <w:vAlign w:val="center"/>
            <w:hideMark/>
          </w:tcPr>
          <w:p w14:paraId="435A6B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289959.65</w:t>
            </w:r>
          </w:p>
        </w:tc>
        <w:tc>
          <w:tcPr>
            <w:tcW w:w="741" w:type="dxa"/>
            <w:tcBorders>
              <w:top w:val="nil"/>
              <w:left w:val="nil"/>
              <w:bottom w:val="single" w:sz="4" w:space="0" w:color="ACB9CA"/>
              <w:right w:val="single" w:sz="4" w:space="0" w:color="ACB9CA"/>
            </w:tcBorders>
            <w:shd w:val="clear" w:color="000000" w:fill="FFFFFF"/>
            <w:vAlign w:val="center"/>
            <w:hideMark/>
          </w:tcPr>
          <w:p w14:paraId="7EECE14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608B7F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368383</w:t>
            </w:r>
          </w:p>
        </w:tc>
        <w:tc>
          <w:tcPr>
            <w:tcW w:w="1070" w:type="dxa"/>
            <w:tcBorders>
              <w:top w:val="nil"/>
              <w:left w:val="nil"/>
              <w:bottom w:val="single" w:sz="4" w:space="0" w:color="ACB9CA"/>
              <w:right w:val="single" w:sz="4" w:space="0" w:color="ACB9CA"/>
            </w:tcBorders>
            <w:shd w:val="clear" w:color="000000" w:fill="FFFFFF"/>
            <w:vAlign w:val="center"/>
            <w:hideMark/>
          </w:tcPr>
          <w:p w14:paraId="62A113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475391</w:t>
            </w:r>
          </w:p>
        </w:tc>
        <w:tc>
          <w:tcPr>
            <w:tcW w:w="1070" w:type="dxa"/>
            <w:tcBorders>
              <w:top w:val="nil"/>
              <w:left w:val="nil"/>
              <w:bottom w:val="single" w:sz="4" w:space="0" w:color="ACB9CA"/>
              <w:right w:val="single" w:sz="4" w:space="0" w:color="ACB9CA"/>
            </w:tcBorders>
            <w:shd w:val="clear" w:color="000000" w:fill="FFFFFF"/>
            <w:vAlign w:val="center"/>
            <w:hideMark/>
          </w:tcPr>
          <w:p w14:paraId="58867D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1" w:type="dxa"/>
            <w:tcBorders>
              <w:top w:val="nil"/>
              <w:left w:val="nil"/>
              <w:bottom w:val="single" w:sz="4" w:space="0" w:color="ACB9CA"/>
              <w:right w:val="single" w:sz="4" w:space="0" w:color="ACB9CA"/>
            </w:tcBorders>
            <w:shd w:val="clear" w:color="000000" w:fill="FFFFFF"/>
            <w:vAlign w:val="center"/>
            <w:hideMark/>
          </w:tcPr>
          <w:p w14:paraId="3A953A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14:paraId="09F9D0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815733</w:t>
            </w:r>
          </w:p>
        </w:tc>
        <w:tc>
          <w:tcPr>
            <w:tcW w:w="1230" w:type="dxa"/>
            <w:tcBorders>
              <w:top w:val="nil"/>
              <w:left w:val="nil"/>
              <w:bottom w:val="single" w:sz="4" w:space="0" w:color="ACB9CA"/>
              <w:right w:val="single" w:sz="4" w:space="0" w:color="ACB9CA"/>
            </w:tcBorders>
            <w:shd w:val="clear" w:color="000000" w:fill="FFFFFF"/>
            <w:vAlign w:val="center"/>
            <w:hideMark/>
          </w:tcPr>
          <w:p w14:paraId="4FB9DE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r>
      <w:tr w:rsidR="00BD4538" w:rsidRPr="00C47FE2" w14:paraId="6A63DC4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E9A652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642878E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299" w:type="dxa"/>
            <w:tcBorders>
              <w:top w:val="nil"/>
              <w:left w:val="nil"/>
              <w:bottom w:val="single" w:sz="4" w:space="0" w:color="ACB9CA"/>
              <w:right w:val="single" w:sz="4" w:space="0" w:color="ACB9CA"/>
            </w:tcBorders>
            <w:shd w:val="clear" w:color="000000" w:fill="FFFFFF"/>
            <w:vAlign w:val="center"/>
            <w:hideMark/>
          </w:tcPr>
          <w:p w14:paraId="7FB395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477578.7</w:t>
            </w:r>
          </w:p>
        </w:tc>
        <w:tc>
          <w:tcPr>
            <w:tcW w:w="741" w:type="dxa"/>
            <w:tcBorders>
              <w:top w:val="nil"/>
              <w:left w:val="nil"/>
              <w:bottom w:val="single" w:sz="4" w:space="0" w:color="ACB9CA"/>
              <w:right w:val="single" w:sz="4" w:space="0" w:color="ACB9CA"/>
            </w:tcBorders>
            <w:shd w:val="clear" w:color="000000" w:fill="FFFFFF"/>
            <w:vAlign w:val="center"/>
            <w:hideMark/>
          </w:tcPr>
          <w:p w14:paraId="2783EFE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0B97BA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641535</w:t>
            </w:r>
          </w:p>
        </w:tc>
        <w:tc>
          <w:tcPr>
            <w:tcW w:w="1070" w:type="dxa"/>
            <w:tcBorders>
              <w:top w:val="nil"/>
              <w:left w:val="nil"/>
              <w:bottom w:val="single" w:sz="4" w:space="0" w:color="ACB9CA"/>
              <w:right w:val="single" w:sz="4" w:space="0" w:color="ACB9CA"/>
            </w:tcBorders>
            <w:shd w:val="clear" w:color="000000" w:fill="FFFFFF"/>
            <w:vAlign w:val="center"/>
            <w:hideMark/>
          </w:tcPr>
          <w:p w14:paraId="56E804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0" w:type="dxa"/>
            <w:tcBorders>
              <w:top w:val="nil"/>
              <w:left w:val="nil"/>
              <w:bottom w:val="single" w:sz="4" w:space="0" w:color="ACB9CA"/>
              <w:right w:val="single" w:sz="4" w:space="0" w:color="ACB9CA"/>
            </w:tcBorders>
            <w:shd w:val="clear" w:color="000000" w:fill="FFFFFF"/>
            <w:vAlign w:val="center"/>
            <w:hideMark/>
          </w:tcPr>
          <w:p w14:paraId="1E0845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1" w:type="dxa"/>
            <w:tcBorders>
              <w:top w:val="nil"/>
              <w:left w:val="nil"/>
              <w:bottom w:val="single" w:sz="4" w:space="0" w:color="ACB9CA"/>
              <w:right w:val="single" w:sz="4" w:space="0" w:color="ACB9CA"/>
            </w:tcBorders>
            <w:shd w:val="clear" w:color="000000" w:fill="FFFFFF"/>
            <w:vAlign w:val="center"/>
            <w:hideMark/>
          </w:tcPr>
          <w:p w14:paraId="3E63F0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14:paraId="1B16F5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889365</w:t>
            </w:r>
          </w:p>
        </w:tc>
        <w:tc>
          <w:tcPr>
            <w:tcW w:w="1230" w:type="dxa"/>
            <w:tcBorders>
              <w:top w:val="nil"/>
              <w:left w:val="nil"/>
              <w:bottom w:val="single" w:sz="4" w:space="0" w:color="ACB9CA"/>
              <w:right w:val="single" w:sz="4" w:space="0" w:color="ACB9CA"/>
            </w:tcBorders>
            <w:shd w:val="clear" w:color="000000" w:fill="FFFFFF"/>
            <w:vAlign w:val="center"/>
            <w:hideMark/>
          </w:tcPr>
          <w:p w14:paraId="5AC59EA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r>
      <w:tr w:rsidR="00BD4538" w:rsidRPr="00C47FE2" w14:paraId="63FEE786"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405B24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DELETE Invoice for Project 02</w:t>
            </w:r>
          </w:p>
        </w:tc>
        <w:tc>
          <w:tcPr>
            <w:tcW w:w="667" w:type="dxa"/>
            <w:tcBorders>
              <w:top w:val="nil"/>
              <w:left w:val="nil"/>
              <w:bottom w:val="single" w:sz="4" w:space="0" w:color="ACB9CA"/>
              <w:right w:val="single" w:sz="4" w:space="0" w:color="ACB9CA"/>
            </w:tcBorders>
            <w:shd w:val="clear" w:color="000000" w:fill="FFFFFF"/>
            <w:vAlign w:val="center"/>
            <w:hideMark/>
          </w:tcPr>
          <w:p w14:paraId="399559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14:paraId="31A9EC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741" w:type="dxa"/>
            <w:tcBorders>
              <w:top w:val="nil"/>
              <w:left w:val="nil"/>
              <w:bottom w:val="single" w:sz="4" w:space="0" w:color="ACB9CA"/>
              <w:right w:val="single" w:sz="4" w:space="0" w:color="ACB9CA"/>
            </w:tcBorders>
            <w:shd w:val="clear" w:color="000000" w:fill="FFFFFF"/>
            <w:vAlign w:val="center"/>
            <w:hideMark/>
          </w:tcPr>
          <w:p w14:paraId="5EE73B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14:paraId="67E61A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14:paraId="01812F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14:paraId="54183F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1" w:type="dxa"/>
            <w:tcBorders>
              <w:top w:val="nil"/>
              <w:left w:val="nil"/>
              <w:bottom w:val="single" w:sz="4" w:space="0" w:color="ACB9CA"/>
              <w:right w:val="single" w:sz="4" w:space="0" w:color="ACB9CA"/>
            </w:tcBorders>
            <w:shd w:val="clear" w:color="000000" w:fill="FFFFFF"/>
            <w:vAlign w:val="center"/>
            <w:hideMark/>
          </w:tcPr>
          <w:p w14:paraId="4139EE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071" w:type="dxa"/>
            <w:tcBorders>
              <w:top w:val="nil"/>
              <w:left w:val="nil"/>
              <w:bottom w:val="single" w:sz="4" w:space="0" w:color="ACB9CA"/>
              <w:right w:val="single" w:sz="4" w:space="0" w:color="ACB9CA"/>
            </w:tcBorders>
            <w:shd w:val="clear" w:color="000000" w:fill="FFFFFF"/>
            <w:vAlign w:val="center"/>
            <w:hideMark/>
          </w:tcPr>
          <w:p w14:paraId="668D63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230" w:type="dxa"/>
            <w:tcBorders>
              <w:top w:val="nil"/>
              <w:left w:val="nil"/>
              <w:bottom w:val="single" w:sz="4" w:space="0" w:color="ACB9CA"/>
              <w:right w:val="single" w:sz="4" w:space="0" w:color="ACB9CA"/>
            </w:tcBorders>
            <w:shd w:val="clear" w:color="000000" w:fill="FFFFFF"/>
            <w:vAlign w:val="center"/>
            <w:hideMark/>
          </w:tcPr>
          <w:p w14:paraId="592E65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14C784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504E56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667" w:type="dxa"/>
            <w:tcBorders>
              <w:top w:val="nil"/>
              <w:left w:val="nil"/>
              <w:bottom w:val="single" w:sz="4" w:space="0" w:color="ACB9CA"/>
              <w:right w:val="single" w:sz="4" w:space="0" w:color="ACB9CA"/>
            </w:tcBorders>
            <w:shd w:val="clear" w:color="000000" w:fill="FFFFFF"/>
            <w:vAlign w:val="center"/>
            <w:hideMark/>
          </w:tcPr>
          <w:p w14:paraId="67E2A0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14:paraId="7C314B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314388.36</w:t>
            </w:r>
          </w:p>
        </w:tc>
        <w:tc>
          <w:tcPr>
            <w:tcW w:w="741" w:type="dxa"/>
            <w:tcBorders>
              <w:top w:val="nil"/>
              <w:left w:val="nil"/>
              <w:bottom w:val="single" w:sz="4" w:space="0" w:color="ACB9CA"/>
              <w:right w:val="single" w:sz="4" w:space="0" w:color="ACB9CA"/>
            </w:tcBorders>
            <w:shd w:val="clear" w:color="000000" w:fill="FFFFFF"/>
            <w:vAlign w:val="center"/>
            <w:hideMark/>
          </w:tcPr>
          <w:p w14:paraId="0A3A33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75D42B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vAlign w:val="center"/>
            <w:hideMark/>
          </w:tcPr>
          <w:p w14:paraId="67836F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467455</w:t>
            </w:r>
          </w:p>
        </w:tc>
        <w:tc>
          <w:tcPr>
            <w:tcW w:w="1070" w:type="dxa"/>
            <w:tcBorders>
              <w:top w:val="nil"/>
              <w:left w:val="nil"/>
              <w:bottom w:val="single" w:sz="4" w:space="0" w:color="ACB9CA"/>
              <w:right w:val="single" w:sz="4" w:space="0" w:color="ACB9CA"/>
            </w:tcBorders>
            <w:shd w:val="clear" w:color="000000" w:fill="FFFFFF"/>
            <w:vAlign w:val="center"/>
            <w:hideMark/>
          </w:tcPr>
          <w:p w14:paraId="384B18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524799</w:t>
            </w:r>
          </w:p>
        </w:tc>
        <w:tc>
          <w:tcPr>
            <w:tcW w:w="1071" w:type="dxa"/>
            <w:tcBorders>
              <w:top w:val="nil"/>
              <w:left w:val="nil"/>
              <w:bottom w:val="single" w:sz="4" w:space="0" w:color="ACB9CA"/>
              <w:right w:val="single" w:sz="4" w:space="0" w:color="ACB9CA"/>
            </w:tcBorders>
            <w:shd w:val="clear" w:color="000000" w:fill="FFFFFF"/>
            <w:vAlign w:val="center"/>
            <w:hideMark/>
          </w:tcPr>
          <w:p w14:paraId="340487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071" w:type="dxa"/>
            <w:tcBorders>
              <w:top w:val="nil"/>
              <w:left w:val="nil"/>
              <w:bottom w:val="single" w:sz="4" w:space="0" w:color="ACB9CA"/>
              <w:right w:val="single" w:sz="4" w:space="0" w:color="ACB9CA"/>
            </w:tcBorders>
            <w:shd w:val="clear" w:color="000000" w:fill="FFFFFF"/>
            <w:vAlign w:val="center"/>
            <w:hideMark/>
          </w:tcPr>
          <w:p w14:paraId="2CBD2E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524408</w:t>
            </w:r>
          </w:p>
        </w:tc>
        <w:tc>
          <w:tcPr>
            <w:tcW w:w="1230" w:type="dxa"/>
            <w:tcBorders>
              <w:top w:val="nil"/>
              <w:left w:val="nil"/>
              <w:bottom w:val="single" w:sz="4" w:space="0" w:color="ACB9CA"/>
              <w:right w:val="single" w:sz="4" w:space="0" w:color="ACB9CA"/>
            </w:tcBorders>
            <w:shd w:val="clear" w:color="000000" w:fill="FFFFFF"/>
            <w:vAlign w:val="center"/>
            <w:hideMark/>
          </w:tcPr>
          <w:p w14:paraId="709D65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13.64%</w:t>
            </w:r>
          </w:p>
        </w:tc>
      </w:tr>
      <w:tr w:rsidR="00BD4538" w:rsidRPr="00C47FE2" w14:paraId="65B50EC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DAE46D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667" w:type="dxa"/>
            <w:tcBorders>
              <w:top w:val="nil"/>
              <w:left w:val="nil"/>
              <w:bottom w:val="single" w:sz="4" w:space="0" w:color="ACB9CA"/>
              <w:right w:val="single" w:sz="4" w:space="0" w:color="ACB9CA"/>
            </w:tcBorders>
            <w:shd w:val="clear" w:color="000000" w:fill="FFFFFF"/>
            <w:vAlign w:val="center"/>
            <w:hideMark/>
          </w:tcPr>
          <w:p w14:paraId="31E01E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w:t>
            </w:r>
          </w:p>
        </w:tc>
        <w:tc>
          <w:tcPr>
            <w:tcW w:w="1299" w:type="dxa"/>
            <w:tcBorders>
              <w:top w:val="nil"/>
              <w:left w:val="nil"/>
              <w:bottom w:val="single" w:sz="4" w:space="0" w:color="ACB9CA"/>
              <w:right w:val="single" w:sz="4" w:space="0" w:color="ACB9CA"/>
            </w:tcBorders>
            <w:shd w:val="clear" w:color="000000" w:fill="FFFFFF"/>
            <w:vAlign w:val="center"/>
            <w:hideMark/>
          </w:tcPr>
          <w:p w14:paraId="7DFD80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320096.05</w:t>
            </w:r>
          </w:p>
        </w:tc>
        <w:tc>
          <w:tcPr>
            <w:tcW w:w="741" w:type="dxa"/>
            <w:tcBorders>
              <w:top w:val="nil"/>
              <w:left w:val="nil"/>
              <w:bottom w:val="single" w:sz="4" w:space="0" w:color="ACB9CA"/>
              <w:right w:val="single" w:sz="4" w:space="0" w:color="ACB9CA"/>
            </w:tcBorders>
            <w:shd w:val="clear" w:color="000000" w:fill="FFFFFF"/>
            <w:vAlign w:val="center"/>
            <w:hideMark/>
          </w:tcPr>
          <w:p w14:paraId="014488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14:paraId="3D2733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656754</w:t>
            </w:r>
          </w:p>
        </w:tc>
        <w:tc>
          <w:tcPr>
            <w:tcW w:w="1070" w:type="dxa"/>
            <w:tcBorders>
              <w:top w:val="nil"/>
              <w:left w:val="nil"/>
              <w:bottom w:val="single" w:sz="4" w:space="0" w:color="ACB9CA"/>
              <w:right w:val="single" w:sz="4" w:space="0" w:color="ACB9CA"/>
            </w:tcBorders>
            <w:shd w:val="clear" w:color="000000" w:fill="FFFFFF"/>
            <w:vAlign w:val="center"/>
            <w:hideMark/>
          </w:tcPr>
          <w:p w14:paraId="23F09E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769272.7</w:t>
            </w:r>
          </w:p>
        </w:tc>
        <w:tc>
          <w:tcPr>
            <w:tcW w:w="1070" w:type="dxa"/>
            <w:tcBorders>
              <w:top w:val="nil"/>
              <w:left w:val="nil"/>
              <w:bottom w:val="single" w:sz="4" w:space="0" w:color="ACB9CA"/>
              <w:right w:val="single" w:sz="4" w:space="0" w:color="ACB9CA"/>
            </w:tcBorders>
            <w:shd w:val="clear" w:color="000000" w:fill="FFFFFF"/>
            <w:vAlign w:val="center"/>
            <w:hideMark/>
          </w:tcPr>
          <w:p w14:paraId="60F226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929030.1</w:t>
            </w:r>
          </w:p>
        </w:tc>
        <w:tc>
          <w:tcPr>
            <w:tcW w:w="1071" w:type="dxa"/>
            <w:tcBorders>
              <w:top w:val="nil"/>
              <w:left w:val="nil"/>
              <w:bottom w:val="single" w:sz="4" w:space="0" w:color="ACB9CA"/>
              <w:right w:val="single" w:sz="4" w:space="0" w:color="ACB9CA"/>
            </w:tcBorders>
            <w:shd w:val="clear" w:color="000000" w:fill="FFFFFF"/>
            <w:vAlign w:val="center"/>
            <w:hideMark/>
          </w:tcPr>
          <w:p w14:paraId="44B16A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6541D6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1190765</w:t>
            </w:r>
          </w:p>
        </w:tc>
        <w:tc>
          <w:tcPr>
            <w:tcW w:w="1230" w:type="dxa"/>
            <w:tcBorders>
              <w:top w:val="nil"/>
              <w:left w:val="nil"/>
              <w:bottom w:val="single" w:sz="4" w:space="0" w:color="ACB9CA"/>
              <w:right w:val="single" w:sz="4" w:space="0" w:color="ACB9CA"/>
            </w:tcBorders>
            <w:shd w:val="clear" w:color="000000" w:fill="FFFFFF"/>
            <w:vAlign w:val="center"/>
            <w:hideMark/>
          </w:tcPr>
          <w:p w14:paraId="29D183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41.69%</w:t>
            </w:r>
          </w:p>
        </w:tc>
      </w:tr>
      <w:tr w:rsidR="00BD4538" w:rsidRPr="00C47FE2" w14:paraId="5A5B75E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E0522C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667" w:type="dxa"/>
            <w:tcBorders>
              <w:top w:val="nil"/>
              <w:left w:val="nil"/>
              <w:bottom w:val="single" w:sz="4" w:space="0" w:color="ACB9CA"/>
              <w:right w:val="single" w:sz="4" w:space="0" w:color="ACB9CA"/>
            </w:tcBorders>
            <w:shd w:val="clear" w:color="000000" w:fill="FFFFFF"/>
            <w:vAlign w:val="center"/>
            <w:hideMark/>
          </w:tcPr>
          <w:p w14:paraId="56147D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299" w:type="dxa"/>
            <w:tcBorders>
              <w:top w:val="nil"/>
              <w:left w:val="nil"/>
              <w:bottom w:val="single" w:sz="4" w:space="0" w:color="ACB9CA"/>
              <w:right w:val="single" w:sz="4" w:space="0" w:color="ACB9CA"/>
            </w:tcBorders>
            <w:shd w:val="clear" w:color="000000" w:fill="FFFFFF"/>
            <w:vAlign w:val="center"/>
            <w:hideMark/>
          </w:tcPr>
          <w:p w14:paraId="6B13AA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308350.11</w:t>
            </w:r>
          </w:p>
        </w:tc>
        <w:tc>
          <w:tcPr>
            <w:tcW w:w="741" w:type="dxa"/>
            <w:tcBorders>
              <w:top w:val="nil"/>
              <w:left w:val="nil"/>
              <w:bottom w:val="single" w:sz="4" w:space="0" w:color="ACB9CA"/>
              <w:right w:val="single" w:sz="4" w:space="0" w:color="ACB9CA"/>
            </w:tcBorders>
            <w:shd w:val="clear" w:color="000000" w:fill="FFFFFF"/>
            <w:vAlign w:val="center"/>
            <w:hideMark/>
          </w:tcPr>
          <w:p w14:paraId="6C81BB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14:paraId="480FBC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849027.8</w:t>
            </w:r>
          </w:p>
        </w:tc>
        <w:tc>
          <w:tcPr>
            <w:tcW w:w="1070" w:type="dxa"/>
            <w:tcBorders>
              <w:top w:val="nil"/>
              <w:left w:val="nil"/>
              <w:bottom w:val="single" w:sz="4" w:space="0" w:color="ACB9CA"/>
              <w:right w:val="single" w:sz="4" w:space="0" w:color="ACB9CA"/>
            </w:tcBorders>
            <w:shd w:val="clear" w:color="000000" w:fill="FFFFFF"/>
            <w:vAlign w:val="center"/>
            <w:hideMark/>
          </w:tcPr>
          <w:p w14:paraId="1EC38B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954862.4</w:t>
            </w:r>
          </w:p>
        </w:tc>
        <w:tc>
          <w:tcPr>
            <w:tcW w:w="1070" w:type="dxa"/>
            <w:tcBorders>
              <w:top w:val="nil"/>
              <w:left w:val="nil"/>
              <w:bottom w:val="single" w:sz="4" w:space="0" w:color="ACB9CA"/>
              <w:right w:val="single" w:sz="4" w:space="0" w:color="ACB9CA"/>
            </w:tcBorders>
            <w:shd w:val="clear" w:color="000000" w:fill="FFFFFF"/>
            <w:vAlign w:val="center"/>
            <w:hideMark/>
          </w:tcPr>
          <w:p w14:paraId="4ECF98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1003690</w:t>
            </w:r>
          </w:p>
        </w:tc>
        <w:tc>
          <w:tcPr>
            <w:tcW w:w="1071" w:type="dxa"/>
            <w:tcBorders>
              <w:top w:val="nil"/>
              <w:left w:val="nil"/>
              <w:bottom w:val="single" w:sz="4" w:space="0" w:color="ACB9CA"/>
              <w:right w:val="single" w:sz="4" w:space="0" w:color="ACB9CA"/>
            </w:tcBorders>
            <w:shd w:val="clear" w:color="000000" w:fill="FFFFFF"/>
            <w:vAlign w:val="center"/>
            <w:hideMark/>
          </w:tcPr>
          <w:p w14:paraId="0D1901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14:paraId="135381F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1167827</w:t>
            </w:r>
          </w:p>
        </w:tc>
        <w:tc>
          <w:tcPr>
            <w:tcW w:w="1230" w:type="dxa"/>
            <w:tcBorders>
              <w:top w:val="nil"/>
              <w:left w:val="nil"/>
              <w:bottom w:val="single" w:sz="4" w:space="0" w:color="ACB9CA"/>
              <w:right w:val="single" w:sz="4" w:space="0" w:color="ACB9CA"/>
            </w:tcBorders>
            <w:shd w:val="clear" w:color="000000" w:fill="FFFFFF"/>
            <w:vAlign w:val="center"/>
            <w:hideMark/>
          </w:tcPr>
          <w:p w14:paraId="05AD09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53.37%</w:t>
            </w:r>
          </w:p>
        </w:tc>
      </w:tr>
      <w:tr w:rsidR="00BD4538" w:rsidRPr="00C47FE2" w14:paraId="652CE1B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1C7A58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667" w:type="dxa"/>
            <w:tcBorders>
              <w:top w:val="nil"/>
              <w:left w:val="nil"/>
              <w:bottom w:val="single" w:sz="4" w:space="0" w:color="ACB9CA"/>
              <w:right w:val="single" w:sz="4" w:space="0" w:color="ACB9CA"/>
            </w:tcBorders>
            <w:shd w:val="clear" w:color="000000" w:fill="FFFFFF"/>
            <w:vAlign w:val="center"/>
            <w:hideMark/>
          </w:tcPr>
          <w:p w14:paraId="632691E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1143</w:t>
            </w:r>
          </w:p>
        </w:tc>
        <w:tc>
          <w:tcPr>
            <w:tcW w:w="1299" w:type="dxa"/>
            <w:tcBorders>
              <w:top w:val="nil"/>
              <w:left w:val="nil"/>
              <w:bottom w:val="single" w:sz="4" w:space="0" w:color="ACB9CA"/>
              <w:right w:val="single" w:sz="4" w:space="0" w:color="ACB9CA"/>
            </w:tcBorders>
            <w:shd w:val="clear" w:color="000000" w:fill="FFFFFF"/>
            <w:vAlign w:val="center"/>
            <w:hideMark/>
          </w:tcPr>
          <w:p w14:paraId="59B8EF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203183.47</w:t>
            </w:r>
          </w:p>
        </w:tc>
        <w:tc>
          <w:tcPr>
            <w:tcW w:w="741" w:type="dxa"/>
            <w:tcBorders>
              <w:top w:val="nil"/>
              <w:left w:val="nil"/>
              <w:bottom w:val="single" w:sz="4" w:space="0" w:color="ACB9CA"/>
              <w:right w:val="single" w:sz="4" w:space="0" w:color="ACB9CA"/>
            </w:tcBorders>
            <w:shd w:val="clear" w:color="000000" w:fill="FFFFFF"/>
            <w:vAlign w:val="center"/>
            <w:hideMark/>
          </w:tcPr>
          <w:p w14:paraId="26B831F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0.18</w:t>
            </w:r>
          </w:p>
        </w:tc>
        <w:tc>
          <w:tcPr>
            <w:tcW w:w="1070" w:type="dxa"/>
            <w:tcBorders>
              <w:top w:val="nil"/>
              <w:left w:val="nil"/>
              <w:bottom w:val="single" w:sz="4" w:space="0" w:color="ACB9CA"/>
              <w:right w:val="single" w:sz="4" w:space="0" w:color="ACB9CA"/>
            </w:tcBorders>
            <w:shd w:val="clear" w:color="000000" w:fill="FFFFFF"/>
            <w:vAlign w:val="center"/>
            <w:hideMark/>
          </w:tcPr>
          <w:p w14:paraId="0361EC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491134.4</w:t>
            </w:r>
          </w:p>
        </w:tc>
        <w:tc>
          <w:tcPr>
            <w:tcW w:w="1070" w:type="dxa"/>
            <w:tcBorders>
              <w:top w:val="nil"/>
              <w:left w:val="nil"/>
              <w:bottom w:val="single" w:sz="4" w:space="0" w:color="ACB9CA"/>
              <w:right w:val="single" w:sz="4" w:space="0" w:color="ACB9CA"/>
            </w:tcBorders>
            <w:shd w:val="clear" w:color="000000" w:fill="FFFFFF"/>
            <w:vAlign w:val="center"/>
            <w:hideMark/>
          </w:tcPr>
          <w:p w14:paraId="5EB263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524417.1</w:t>
            </w:r>
          </w:p>
        </w:tc>
        <w:tc>
          <w:tcPr>
            <w:tcW w:w="1070" w:type="dxa"/>
            <w:tcBorders>
              <w:top w:val="nil"/>
              <w:left w:val="nil"/>
              <w:bottom w:val="single" w:sz="4" w:space="0" w:color="ACB9CA"/>
              <w:right w:val="single" w:sz="4" w:space="0" w:color="ACB9CA"/>
            </w:tcBorders>
            <w:shd w:val="clear" w:color="000000" w:fill="FFFFFF"/>
            <w:vAlign w:val="center"/>
            <w:hideMark/>
          </w:tcPr>
          <w:p w14:paraId="7C98059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679878.1</w:t>
            </w:r>
          </w:p>
        </w:tc>
        <w:tc>
          <w:tcPr>
            <w:tcW w:w="1071" w:type="dxa"/>
            <w:tcBorders>
              <w:top w:val="nil"/>
              <w:left w:val="nil"/>
              <w:bottom w:val="single" w:sz="4" w:space="0" w:color="ACB9CA"/>
              <w:right w:val="single" w:sz="4" w:space="0" w:color="ACB9CA"/>
            </w:tcBorders>
            <w:shd w:val="clear" w:color="000000" w:fill="FFFFFF"/>
            <w:vAlign w:val="center"/>
            <w:hideMark/>
          </w:tcPr>
          <w:p w14:paraId="6F1C62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2EF31C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1109391</w:t>
            </w:r>
          </w:p>
        </w:tc>
        <w:tc>
          <w:tcPr>
            <w:tcW w:w="1230" w:type="dxa"/>
            <w:tcBorders>
              <w:top w:val="nil"/>
              <w:left w:val="nil"/>
              <w:bottom w:val="single" w:sz="4" w:space="0" w:color="ACB9CA"/>
              <w:right w:val="single" w:sz="4" w:space="0" w:color="ACB9CA"/>
            </w:tcBorders>
            <w:shd w:val="clear" w:color="000000" w:fill="FFFFFF"/>
            <w:vAlign w:val="center"/>
            <w:hideMark/>
          </w:tcPr>
          <w:p w14:paraId="3F9C2B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39.11%</w:t>
            </w:r>
          </w:p>
        </w:tc>
      </w:tr>
      <w:tr w:rsidR="00BD4538" w:rsidRPr="00C47FE2" w14:paraId="2A3CE97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5DC590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667" w:type="dxa"/>
            <w:tcBorders>
              <w:top w:val="nil"/>
              <w:left w:val="nil"/>
              <w:bottom w:val="single" w:sz="4" w:space="0" w:color="ACB9CA"/>
              <w:right w:val="single" w:sz="4" w:space="0" w:color="ACB9CA"/>
            </w:tcBorders>
            <w:shd w:val="clear" w:color="000000" w:fill="FFFFFF"/>
            <w:vAlign w:val="center"/>
            <w:hideMark/>
          </w:tcPr>
          <w:p w14:paraId="71509E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299" w:type="dxa"/>
            <w:tcBorders>
              <w:top w:val="nil"/>
              <w:left w:val="nil"/>
              <w:bottom w:val="single" w:sz="4" w:space="0" w:color="ACB9CA"/>
              <w:right w:val="single" w:sz="4" w:space="0" w:color="ACB9CA"/>
            </w:tcBorders>
            <w:shd w:val="clear" w:color="000000" w:fill="FFFFFF"/>
            <w:vAlign w:val="center"/>
            <w:hideMark/>
          </w:tcPr>
          <w:p w14:paraId="3CDDE5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331307.29</w:t>
            </w:r>
          </w:p>
        </w:tc>
        <w:tc>
          <w:tcPr>
            <w:tcW w:w="741" w:type="dxa"/>
            <w:tcBorders>
              <w:top w:val="nil"/>
              <w:left w:val="nil"/>
              <w:bottom w:val="single" w:sz="4" w:space="0" w:color="ACB9CA"/>
              <w:right w:val="single" w:sz="4" w:space="0" w:color="ACB9CA"/>
            </w:tcBorders>
            <w:shd w:val="clear" w:color="000000" w:fill="FFFFFF"/>
            <w:vAlign w:val="center"/>
            <w:hideMark/>
          </w:tcPr>
          <w:p w14:paraId="27ADC4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14:paraId="504E50A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633784.3</w:t>
            </w:r>
          </w:p>
        </w:tc>
        <w:tc>
          <w:tcPr>
            <w:tcW w:w="1070" w:type="dxa"/>
            <w:tcBorders>
              <w:top w:val="nil"/>
              <w:left w:val="nil"/>
              <w:bottom w:val="single" w:sz="4" w:space="0" w:color="ACB9CA"/>
              <w:right w:val="single" w:sz="4" w:space="0" w:color="ACB9CA"/>
            </w:tcBorders>
            <w:shd w:val="clear" w:color="000000" w:fill="FFFFFF"/>
            <w:vAlign w:val="center"/>
            <w:hideMark/>
          </w:tcPr>
          <w:p w14:paraId="6778A6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731045.6</w:t>
            </w:r>
          </w:p>
        </w:tc>
        <w:tc>
          <w:tcPr>
            <w:tcW w:w="1070" w:type="dxa"/>
            <w:tcBorders>
              <w:top w:val="nil"/>
              <w:left w:val="nil"/>
              <w:bottom w:val="single" w:sz="4" w:space="0" w:color="ACB9CA"/>
              <w:right w:val="single" w:sz="4" w:space="0" w:color="ACB9CA"/>
            </w:tcBorders>
            <w:shd w:val="clear" w:color="000000" w:fill="FFFFFF"/>
            <w:vAlign w:val="center"/>
            <w:hideMark/>
          </w:tcPr>
          <w:p w14:paraId="1AA2FC2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807092.7</w:t>
            </w:r>
          </w:p>
        </w:tc>
        <w:tc>
          <w:tcPr>
            <w:tcW w:w="1071" w:type="dxa"/>
            <w:tcBorders>
              <w:top w:val="nil"/>
              <w:left w:val="nil"/>
              <w:bottom w:val="single" w:sz="4" w:space="0" w:color="ACB9CA"/>
              <w:right w:val="single" w:sz="4" w:space="0" w:color="ACB9CA"/>
            </w:tcBorders>
            <w:shd w:val="clear" w:color="000000" w:fill="FFFFFF"/>
            <w:vAlign w:val="center"/>
            <w:hideMark/>
          </w:tcPr>
          <w:p w14:paraId="79B058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071" w:type="dxa"/>
            <w:tcBorders>
              <w:top w:val="nil"/>
              <w:left w:val="nil"/>
              <w:bottom w:val="single" w:sz="4" w:space="0" w:color="ACB9CA"/>
              <w:right w:val="single" w:sz="4" w:space="0" w:color="ACB9CA"/>
            </w:tcBorders>
            <w:shd w:val="clear" w:color="000000" w:fill="FFFFFF"/>
            <w:vAlign w:val="center"/>
            <w:hideMark/>
          </w:tcPr>
          <w:p w14:paraId="7D41369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1152296</w:t>
            </w:r>
          </w:p>
        </w:tc>
        <w:tc>
          <w:tcPr>
            <w:tcW w:w="1230" w:type="dxa"/>
            <w:tcBorders>
              <w:top w:val="nil"/>
              <w:left w:val="nil"/>
              <w:bottom w:val="single" w:sz="4" w:space="0" w:color="ACB9CA"/>
              <w:right w:val="single" w:sz="4" w:space="0" w:color="ACB9CA"/>
            </w:tcBorders>
            <w:shd w:val="clear" w:color="000000" w:fill="FFFFFF"/>
            <w:vAlign w:val="center"/>
            <w:hideMark/>
          </w:tcPr>
          <w:p w14:paraId="49D923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54.93%</w:t>
            </w:r>
          </w:p>
        </w:tc>
      </w:tr>
      <w:tr w:rsidR="00BD4538" w:rsidRPr="00C47FE2" w14:paraId="20D8D43C"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DD66CD3"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2619C3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w:t>
            </w:r>
          </w:p>
        </w:tc>
        <w:tc>
          <w:tcPr>
            <w:tcW w:w="1299" w:type="dxa"/>
            <w:tcBorders>
              <w:top w:val="nil"/>
              <w:left w:val="nil"/>
              <w:bottom w:val="single" w:sz="4" w:space="0" w:color="ACB9CA"/>
              <w:right w:val="single" w:sz="4" w:space="0" w:color="ACB9CA"/>
            </w:tcBorders>
            <w:shd w:val="clear" w:color="000000" w:fill="FFFFFF"/>
            <w:vAlign w:val="center"/>
            <w:hideMark/>
          </w:tcPr>
          <w:p w14:paraId="4572BD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216196.28</w:t>
            </w:r>
          </w:p>
        </w:tc>
        <w:tc>
          <w:tcPr>
            <w:tcW w:w="741" w:type="dxa"/>
            <w:tcBorders>
              <w:top w:val="nil"/>
              <w:left w:val="nil"/>
              <w:bottom w:val="single" w:sz="4" w:space="0" w:color="ACB9CA"/>
              <w:right w:val="single" w:sz="4" w:space="0" w:color="ACB9CA"/>
            </w:tcBorders>
            <w:shd w:val="clear" w:color="000000" w:fill="FFFFFF"/>
            <w:vAlign w:val="center"/>
            <w:hideMark/>
          </w:tcPr>
          <w:p w14:paraId="5DD8B7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14:paraId="5E07E4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528422.1</w:t>
            </w:r>
          </w:p>
        </w:tc>
        <w:tc>
          <w:tcPr>
            <w:tcW w:w="1070" w:type="dxa"/>
            <w:tcBorders>
              <w:top w:val="nil"/>
              <w:left w:val="nil"/>
              <w:bottom w:val="single" w:sz="4" w:space="0" w:color="ACB9CA"/>
              <w:right w:val="single" w:sz="4" w:space="0" w:color="ACB9CA"/>
            </w:tcBorders>
            <w:shd w:val="clear" w:color="000000" w:fill="FFFFFF"/>
            <w:vAlign w:val="center"/>
            <w:hideMark/>
          </w:tcPr>
          <w:p w14:paraId="6FE59C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640005.8</w:t>
            </w:r>
          </w:p>
        </w:tc>
        <w:tc>
          <w:tcPr>
            <w:tcW w:w="1070" w:type="dxa"/>
            <w:tcBorders>
              <w:top w:val="nil"/>
              <w:left w:val="nil"/>
              <w:bottom w:val="single" w:sz="4" w:space="0" w:color="ACB9CA"/>
              <w:right w:val="single" w:sz="4" w:space="0" w:color="ACB9CA"/>
            </w:tcBorders>
            <w:shd w:val="clear" w:color="000000" w:fill="FFFFFF"/>
            <w:vAlign w:val="center"/>
            <w:hideMark/>
          </w:tcPr>
          <w:p w14:paraId="56AA381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718290.8</w:t>
            </w:r>
          </w:p>
        </w:tc>
        <w:tc>
          <w:tcPr>
            <w:tcW w:w="1071" w:type="dxa"/>
            <w:tcBorders>
              <w:top w:val="nil"/>
              <w:left w:val="nil"/>
              <w:bottom w:val="single" w:sz="4" w:space="0" w:color="ACB9CA"/>
              <w:right w:val="single" w:sz="4" w:space="0" w:color="ACB9CA"/>
            </w:tcBorders>
            <w:shd w:val="clear" w:color="000000" w:fill="FFFFFF"/>
            <w:vAlign w:val="center"/>
            <w:hideMark/>
          </w:tcPr>
          <w:p w14:paraId="5B37EAB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B34F0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906147</w:t>
            </w:r>
          </w:p>
        </w:tc>
        <w:tc>
          <w:tcPr>
            <w:tcW w:w="1230" w:type="dxa"/>
            <w:tcBorders>
              <w:top w:val="nil"/>
              <w:left w:val="nil"/>
              <w:bottom w:val="single" w:sz="4" w:space="0" w:color="ACB9CA"/>
              <w:right w:val="single" w:sz="4" w:space="0" w:color="ACB9CA"/>
            </w:tcBorders>
            <w:shd w:val="clear" w:color="000000" w:fill="FFFFFF"/>
            <w:vAlign w:val="center"/>
            <w:hideMark/>
          </w:tcPr>
          <w:p w14:paraId="08F101A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25.14%</w:t>
            </w:r>
          </w:p>
        </w:tc>
      </w:tr>
      <w:tr w:rsidR="00BD4538" w:rsidRPr="00C47FE2" w14:paraId="3243029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952CB9A"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667" w:type="dxa"/>
            <w:tcBorders>
              <w:top w:val="nil"/>
              <w:left w:val="nil"/>
              <w:bottom w:val="single" w:sz="4" w:space="0" w:color="ACB9CA"/>
              <w:right w:val="single" w:sz="4" w:space="0" w:color="ACB9CA"/>
            </w:tcBorders>
            <w:shd w:val="clear" w:color="000000" w:fill="FFFFFF"/>
            <w:vAlign w:val="center"/>
            <w:hideMark/>
          </w:tcPr>
          <w:p w14:paraId="3859A9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1831</w:t>
            </w:r>
          </w:p>
        </w:tc>
        <w:tc>
          <w:tcPr>
            <w:tcW w:w="1299" w:type="dxa"/>
            <w:tcBorders>
              <w:top w:val="nil"/>
              <w:left w:val="nil"/>
              <w:bottom w:val="single" w:sz="4" w:space="0" w:color="ACB9CA"/>
              <w:right w:val="single" w:sz="4" w:space="0" w:color="ACB9CA"/>
            </w:tcBorders>
            <w:shd w:val="clear" w:color="000000" w:fill="FFFFFF"/>
            <w:vAlign w:val="center"/>
            <w:hideMark/>
          </w:tcPr>
          <w:p w14:paraId="62CAD2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261610.65</w:t>
            </w:r>
          </w:p>
        </w:tc>
        <w:tc>
          <w:tcPr>
            <w:tcW w:w="741" w:type="dxa"/>
            <w:tcBorders>
              <w:top w:val="nil"/>
              <w:left w:val="nil"/>
              <w:bottom w:val="single" w:sz="4" w:space="0" w:color="ACB9CA"/>
              <w:right w:val="single" w:sz="4" w:space="0" w:color="ACB9CA"/>
            </w:tcBorders>
            <w:shd w:val="clear" w:color="000000" w:fill="FFFFFF"/>
            <w:vAlign w:val="center"/>
            <w:hideMark/>
          </w:tcPr>
          <w:p w14:paraId="19F0D2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0.29</w:t>
            </w:r>
          </w:p>
        </w:tc>
        <w:tc>
          <w:tcPr>
            <w:tcW w:w="1070" w:type="dxa"/>
            <w:tcBorders>
              <w:top w:val="nil"/>
              <w:left w:val="nil"/>
              <w:bottom w:val="single" w:sz="4" w:space="0" w:color="ACB9CA"/>
              <w:right w:val="single" w:sz="4" w:space="0" w:color="ACB9CA"/>
            </w:tcBorders>
            <w:shd w:val="clear" w:color="000000" w:fill="FFFFFF"/>
            <w:vAlign w:val="center"/>
            <w:hideMark/>
          </w:tcPr>
          <w:p w14:paraId="46C42A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525074.2</w:t>
            </w:r>
          </w:p>
        </w:tc>
        <w:tc>
          <w:tcPr>
            <w:tcW w:w="1070" w:type="dxa"/>
            <w:tcBorders>
              <w:top w:val="nil"/>
              <w:left w:val="nil"/>
              <w:bottom w:val="single" w:sz="4" w:space="0" w:color="ACB9CA"/>
              <w:right w:val="single" w:sz="4" w:space="0" w:color="ACB9CA"/>
            </w:tcBorders>
            <w:shd w:val="clear" w:color="000000" w:fill="FFFFFF"/>
            <w:vAlign w:val="center"/>
            <w:hideMark/>
          </w:tcPr>
          <w:p w14:paraId="6EAB10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601130.1</w:t>
            </w:r>
          </w:p>
        </w:tc>
        <w:tc>
          <w:tcPr>
            <w:tcW w:w="1070" w:type="dxa"/>
            <w:tcBorders>
              <w:top w:val="nil"/>
              <w:left w:val="nil"/>
              <w:bottom w:val="single" w:sz="4" w:space="0" w:color="ACB9CA"/>
              <w:right w:val="single" w:sz="4" w:space="0" w:color="ACB9CA"/>
            </w:tcBorders>
            <w:shd w:val="clear" w:color="000000" w:fill="FFFFFF"/>
            <w:vAlign w:val="center"/>
            <w:hideMark/>
          </w:tcPr>
          <w:p w14:paraId="33B54A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712472.6</w:t>
            </w:r>
          </w:p>
        </w:tc>
        <w:tc>
          <w:tcPr>
            <w:tcW w:w="1071" w:type="dxa"/>
            <w:tcBorders>
              <w:top w:val="nil"/>
              <w:left w:val="nil"/>
              <w:bottom w:val="single" w:sz="4" w:space="0" w:color="ACB9CA"/>
              <w:right w:val="single" w:sz="4" w:space="0" w:color="ACB9CA"/>
            </w:tcBorders>
            <w:shd w:val="clear" w:color="000000" w:fill="FFFFFF"/>
            <w:vAlign w:val="center"/>
            <w:hideMark/>
          </w:tcPr>
          <w:p w14:paraId="4CE8F1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1F7E35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1182377</w:t>
            </w:r>
          </w:p>
        </w:tc>
        <w:tc>
          <w:tcPr>
            <w:tcW w:w="1230" w:type="dxa"/>
            <w:tcBorders>
              <w:top w:val="nil"/>
              <w:left w:val="nil"/>
              <w:bottom w:val="single" w:sz="4" w:space="0" w:color="ACB9CA"/>
              <w:right w:val="single" w:sz="4" w:space="0" w:color="ACB9CA"/>
            </w:tcBorders>
            <w:shd w:val="clear" w:color="000000" w:fill="FFFFFF"/>
            <w:vAlign w:val="center"/>
            <w:hideMark/>
          </w:tcPr>
          <w:p w14:paraId="47C6D7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r>
      <w:tr w:rsidR="00BD4538" w:rsidRPr="00C47FE2" w14:paraId="5556C92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FC6D86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A6801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w:t>
            </w:r>
          </w:p>
        </w:tc>
        <w:tc>
          <w:tcPr>
            <w:tcW w:w="1299" w:type="dxa"/>
            <w:tcBorders>
              <w:top w:val="nil"/>
              <w:left w:val="nil"/>
              <w:bottom w:val="single" w:sz="4" w:space="0" w:color="ACB9CA"/>
              <w:right w:val="single" w:sz="4" w:space="0" w:color="ACB9CA"/>
            </w:tcBorders>
            <w:shd w:val="clear" w:color="000000" w:fill="FFFFFF"/>
            <w:vAlign w:val="center"/>
            <w:hideMark/>
          </w:tcPr>
          <w:p w14:paraId="2314BD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231128.34</w:t>
            </w:r>
          </w:p>
        </w:tc>
        <w:tc>
          <w:tcPr>
            <w:tcW w:w="741" w:type="dxa"/>
            <w:tcBorders>
              <w:top w:val="nil"/>
              <w:left w:val="nil"/>
              <w:bottom w:val="single" w:sz="4" w:space="0" w:color="ACB9CA"/>
              <w:right w:val="single" w:sz="4" w:space="0" w:color="ACB9CA"/>
            </w:tcBorders>
            <w:shd w:val="clear" w:color="000000" w:fill="FFFFFF"/>
            <w:vAlign w:val="center"/>
            <w:hideMark/>
          </w:tcPr>
          <w:p w14:paraId="6DB059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0.28</w:t>
            </w:r>
          </w:p>
        </w:tc>
        <w:tc>
          <w:tcPr>
            <w:tcW w:w="1070" w:type="dxa"/>
            <w:tcBorders>
              <w:top w:val="nil"/>
              <w:left w:val="nil"/>
              <w:bottom w:val="single" w:sz="4" w:space="0" w:color="ACB9CA"/>
              <w:right w:val="single" w:sz="4" w:space="0" w:color="ACB9CA"/>
            </w:tcBorders>
            <w:shd w:val="clear" w:color="000000" w:fill="FFFFFF"/>
            <w:vAlign w:val="center"/>
            <w:hideMark/>
          </w:tcPr>
          <w:p w14:paraId="215D7B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512045.1</w:t>
            </w:r>
          </w:p>
        </w:tc>
        <w:tc>
          <w:tcPr>
            <w:tcW w:w="1070" w:type="dxa"/>
            <w:tcBorders>
              <w:top w:val="nil"/>
              <w:left w:val="nil"/>
              <w:bottom w:val="single" w:sz="4" w:space="0" w:color="ACB9CA"/>
              <w:right w:val="single" w:sz="4" w:space="0" w:color="ACB9CA"/>
            </w:tcBorders>
            <w:shd w:val="clear" w:color="000000" w:fill="FFFFFF"/>
            <w:vAlign w:val="center"/>
            <w:hideMark/>
          </w:tcPr>
          <w:p w14:paraId="1A54792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556651.3</w:t>
            </w:r>
          </w:p>
        </w:tc>
        <w:tc>
          <w:tcPr>
            <w:tcW w:w="1070" w:type="dxa"/>
            <w:tcBorders>
              <w:top w:val="nil"/>
              <w:left w:val="nil"/>
              <w:bottom w:val="single" w:sz="4" w:space="0" w:color="ACB9CA"/>
              <w:right w:val="single" w:sz="4" w:space="0" w:color="ACB9CA"/>
            </w:tcBorders>
            <w:shd w:val="clear" w:color="000000" w:fill="FFFFFF"/>
            <w:vAlign w:val="center"/>
            <w:hideMark/>
          </w:tcPr>
          <w:p w14:paraId="35B7EF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739076</w:t>
            </w:r>
          </w:p>
        </w:tc>
        <w:tc>
          <w:tcPr>
            <w:tcW w:w="1071" w:type="dxa"/>
            <w:tcBorders>
              <w:top w:val="nil"/>
              <w:left w:val="nil"/>
              <w:bottom w:val="single" w:sz="4" w:space="0" w:color="ACB9CA"/>
              <w:right w:val="single" w:sz="4" w:space="0" w:color="ACB9CA"/>
            </w:tcBorders>
            <w:shd w:val="clear" w:color="000000" w:fill="FFFFFF"/>
            <w:vAlign w:val="center"/>
            <w:hideMark/>
          </w:tcPr>
          <w:p w14:paraId="6C60A6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52E581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761640</w:t>
            </w:r>
          </w:p>
        </w:tc>
        <w:tc>
          <w:tcPr>
            <w:tcW w:w="1230" w:type="dxa"/>
            <w:tcBorders>
              <w:top w:val="nil"/>
              <w:left w:val="nil"/>
              <w:bottom w:val="single" w:sz="4" w:space="0" w:color="ACB9CA"/>
              <w:right w:val="single" w:sz="4" w:space="0" w:color="ACB9CA"/>
            </w:tcBorders>
            <w:shd w:val="clear" w:color="000000" w:fill="FFFFFF"/>
            <w:vAlign w:val="center"/>
            <w:hideMark/>
          </w:tcPr>
          <w:p w14:paraId="49AB8D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27.65%</w:t>
            </w:r>
          </w:p>
        </w:tc>
      </w:tr>
      <w:tr w:rsidR="00BD4538" w:rsidRPr="00C47FE2" w14:paraId="1D3BED4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D70F05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70C1BC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14:paraId="536B8A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959.5</w:t>
            </w:r>
          </w:p>
        </w:tc>
        <w:tc>
          <w:tcPr>
            <w:tcW w:w="741" w:type="dxa"/>
            <w:tcBorders>
              <w:top w:val="nil"/>
              <w:left w:val="nil"/>
              <w:bottom w:val="single" w:sz="4" w:space="0" w:color="ACB9CA"/>
              <w:right w:val="single" w:sz="4" w:space="0" w:color="ACB9CA"/>
            </w:tcBorders>
            <w:shd w:val="clear" w:color="000000" w:fill="FFFFFF"/>
            <w:vAlign w:val="center"/>
            <w:hideMark/>
          </w:tcPr>
          <w:p w14:paraId="5FA18EA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14:paraId="53EBA6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14:paraId="12593E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14:paraId="04BEDD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1" w:type="dxa"/>
            <w:tcBorders>
              <w:top w:val="nil"/>
              <w:left w:val="nil"/>
              <w:bottom w:val="single" w:sz="4" w:space="0" w:color="ACB9CA"/>
              <w:right w:val="single" w:sz="4" w:space="0" w:color="ACB9CA"/>
            </w:tcBorders>
            <w:shd w:val="clear" w:color="000000" w:fill="FFFFFF"/>
            <w:vAlign w:val="center"/>
            <w:hideMark/>
          </w:tcPr>
          <w:p w14:paraId="2947825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w:t>
            </w:r>
          </w:p>
        </w:tc>
        <w:tc>
          <w:tcPr>
            <w:tcW w:w="1071" w:type="dxa"/>
            <w:tcBorders>
              <w:top w:val="nil"/>
              <w:left w:val="nil"/>
              <w:bottom w:val="single" w:sz="4" w:space="0" w:color="ACB9CA"/>
              <w:right w:val="single" w:sz="4" w:space="0" w:color="ACB9CA"/>
            </w:tcBorders>
            <w:shd w:val="clear" w:color="000000" w:fill="FFFFFF"/>
            <w:vAlign w:val="center"/>
            <w:hideMark/>
          </w:tcPr>
          <w:p w14:paraId="3760C6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230" w:type="dxa"/>
            <w:tcBorders>
              <w:top w:val="nil"/>
              <w:left w:val="nil"/>
              <w:bottom w:val="single" w:sz="4" w:space="0" w:color="ACB9CA"/>
              <w:right w:val="single" w:sz="4" w:space="0" w:color="ACB9CA"/>
            </w:tcBorders>
            <w:shd w:val="clear" w:color="000000" w:fill="FFFFFF"/>
            <w:vAlign w:val="center"/>
            <w:hideMark/>
          </w:tcPr>
          <w:p w14:paraId="169CEC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22EAAB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F0A174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667" w:type="dxa"/>
            <w:tcBorders>
              <w:top w:val="nil"/>
              <w:left w:val="nil"/>
              <w:bottom w:val="single" w:sz="4" w:space="0" w:color="ACB9CA"/>
              <w:right w:val="single" w:sz="4" w:space="0" w:color="ACB9CA"/>
            </w:tcBorders>
            <w:shd w:val="clear" w:color="000000" w:fill="FFFFFF"/>
            <w:vAlign w:val="center"/>
            <w:hideMark/>
          </w:tcPr>
          <w:p w14:paraId="612AF2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14:paraId="47A13DF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323804.84</w:t>
            </w:r>
          </w:p>
        </w:tc>
        <w:tc>
          <w:tcPr>
            <w:tcW w:w="741" w:type="dxa"/>
            <w:tcBorders>
              <w:top w:val="nil"/>
              <w:left w:val="nil"/>
              <w:bottom w:val="single" w:sz="4" w:space="0" w:color="ACB9CA"/>
              <w:right w:val="single" w:sz="4" w:space="0" w:color="ACB9CA"/>
            </w:tcBorders>
            <w:shd w:val="clear" w:color="000000" w:fill="FFFFFF"/>
            <w:vAlign w:val="center"/>
            <w:hideMark/>
          </w:tcPr>
          <w:p w14:paraId="0FD224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14:paraId="0BBE47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599397.7</w:t>
            </w:r>
          </w:p>
        </w:tc>
        <w:tc>
          <w:tcPr>
            <w:tcW w:w="1070" w:type="dxa"/>
            <w:tcBorders>
              <w:top w:val="nil"/>
              <w:left w:val="nil"/>
              <w:bottom w:val="single" w:sz="4" w:space="0" w:color="ACB9CA"/>
              <w:right w:val="single" w:sz="4" w:space="0" w:color="ACB9CA"/>
            </w:tcBorders>
            <w:shd w:val="clear" w:color="000000" w:fill="FFFFFF"/>
            <w:vAlign w:val="center"/>
            <w:hideMark/>
          </w:tcPr>
          <w:p w14:paraId="1DD014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683043</w:t>
            </w:r>
          </w:p>
        </w:tc>
        <w:tc>
          <w:tcPr>
            <w:tcW w:w="1070" w:type="dxa"/>
            <w:tcBorders>
              <w:top w:val="nil"/>
              <w:left w:val="nil"/>
              <w:bottom w:val="single" w:sz="4" w:space="0" w:color="ACB9CA"/>
              <w:right w:val="single" w:sz="4" w:space="0" w:color="ACB9CA"/>
            </w:tcBorders>
            <w:shd w:val="clear" w:color="000000" w:fill="FFFFFF"/>
            <w:vAlign w:val="center"/>
            <w:hideMark/>
          </w:tcPr>
          <w:p w14:paraId="529D57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970612.3</w:t>
            </w:r>
          </w:p>
        </w:tc>
        <w:tc>
          <w:tcPr>
            <w:tcW w:w="1071" w:type="dxa"/>
            <w:tcBorders>
              <w:top w:val="nil"/>
              <w:left w:val="nil"/>
              <w:bottom w:val="single" w:sz="4" w:space="0" w:color="ACB9CA"/>
              <w:right w:val="single" w:sz="4" w:space="0" w:color="ACB9CA"/>
            </w:tcBorders>
            <w:shd w:val="clear" w:color="000000" w:fill="FFFFFF"/>
            <w:vAlign w:val="center"/>
            <w:hideMark/>
          </w:tcPr>
          <w:p w14:paraId="793235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163830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1224317</w:t>
            </w:r>
          </w:p>
        </w:tc>
        <w:tc>
          <w:tcPr>
            <w:tcW w:w="1230" w:type="dxa"/>
            <w:tcBorders>
              <w:top w:val="nil"/>
              <w:left w:val="nil"/>
              <w:bottom w:val="single" w:sz="4" w:space="0" w:color="ACB9CA"/>
              <w:right w:val="single" w:sz="4" w:space="0" w:color="ACB9CA"/>
            </w:tcBorders>
            <w:shd w:val="clear" w:color="000000" w:fill="FFFFFF"/>
            <w:vAlign w:val="center"/>
            <w:hideMark/>
          </w:tcPr>
          <w:p w14:paraId="049639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9.65%</w:t>
            </w:r>
          </w:p>
        </w:tc>
      </w:tr>
      <w:tr w:rsidR="00BD4538" w:rsidRPr="00C47FE2" w14:paraId="605A46D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357E94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E9DF9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14:paraId="0D6660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14:paraId="2B91C1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11B2AC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14:paraId="0E9A17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14:paraId="4886088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14:paraId="59015B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2419D2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14:paraId="0DB1280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14:paraId="16A7C22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EA0F0F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4F4994A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w:t>
            </w:r>
          </w:p>
        </w:tc>
        <w:tc>
          <w:tcPr>
            <w:tcW w:w="1299" w:type="dxa"/>
            <w:tcBorders>
              <w:top w:val="nil"/>
              <w:left w:val="nil"/>
              <w:bottom w:val="single" w:sz="4" w:space="0" w:color="ACB9CA"/>
              <w:right w:val="single" w:sz="4" w:space="0" w:color="ACB9CA"/>
            </w:tcBorders>
            <w:shd w:val="clear" w:color="000000" w:fill="FFFFFF"/>
            <w:vAlign w:val="center"/>
            <w:hideMark/>
          </w:tcPr>
          <w:p w14:paraId="54D922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184674.44</w:t>
            </w:r>
          </w:p>
        </w:tc>
        <w:tc>
          <w:tcPr>
            <w:tcW w:w="741" w:type="dxa"/>
            <w:tcBorders>
              <w:top w:val="nil"/>
              <w:left w:val="nil"/>
              <w:bottom w:val="single" w:sz="4" w:space="0" w:color="ACB9CA"/>
              <w:right w:val="single" w:sz="4" w:space="0" w:color="ACB9CA"/>
            </w:tcBorders>
            <w:shd w:val="clear" w:color="000000" w:fill="FFFFFF"/>
            <w:vAlign w:val="center"/>
            <w:hideMark/>
          </w:tcPr>
          <w:p w14:paraId="290EC7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14:paraId="37036D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458438.3</w:t>
            </w:r>
          </w:p>
        </w:tc>
        <w:tc>
          <w:tcPr>
            <w:tcW w:w="1070" w:type="dxa"/>
            <w:tcBorders>
              <w:top w:val="nil"/>
              <w:left w:val="nil"/>
              <w:bottom w:val="single" w:sz="4" w:space="0" w:color="ACB9CA"/>
              <w:right w:val="single" w:sz="4" w:space="0" w:color="ACB9CA"/>
            </w:tcBorders>
            <w:shd w:val="clear" w:color="000000" w:fill="FFFFFF"/>
            <w:vAlign w:val="center"/>
            <w:hideMark/>
          </w:tcPr>
          <w:p w14:paraId="197AF7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540948</w:t>
            </w:r>
          </w:p>
        </w:tc>
        <w:tc>
          <w:tcPr>
            <w:tcW w:w="1070" w:type="dxa"/>
            <w:tcBorders>
              <w:top w:val="nil"/>
              <w:left w:val="nil"/>
              <w:bottom w:val="single" w:sz="4" w:space="0" w:color="ACB9CA"/>
              <w:right w:val="single" w:sz="4" w:space="0" w:color="ACB9CA"/>
            </w:tcBorders>
            <w:shd w:val="clear" w:color="000000" w:fill="FFFFFF"/>
            <w:vAlign w:val="center"/>
            <w:hideMark/>
          </w:tcPr>
          <w:p w14:paraId="1D69F5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584167.9</w:t>
            </w:r>
          </w:p>
        </w:tc>
        <w:tc>
          <w:tcPr>
            <w:tcW w:w="1071" w:type="dxa"/>
            <w:tcBorders>
              <w:top w:val="nil"/>
              <w:left w:val="nil"/>
              <w:bottom w:val="single" w:sz="4" w:space="0" w:color="ACB9CA"/>
              <w:right w:val="single" w:sz="4" w:space="0" w:color="ACB9CA"/>
            </w:tcBorders>
            <w:shd w:val="clear" w:color="000000" w:fill="FFFFFF"/>
            <w:vAlign w:val="center"/>
            <w:hideMark/>
          </w:tcPr>
          <w:p w14:paraId="04FB51F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38853C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1062220</w:t>
            </w:r>
          </w:p>
        </w:tc>
        <w:tc>
          <w:tcPr>
            <w:tcW w:w="1230" w:type="dxa"/>
            <w:tcBorders>
              <w:top w:val="nil"/>
              <w:left w:val="nil"/>
              <w:bottom w:val="single" w:sz="4" w:space="0" w:color="ACB9CA"/>
              <w:right w:val="single" w:sz="4" w:space="0" w:color="ACB9CA"/>
            </w:tcBorders>
            <w:shd w:val="clear" w:color="000000" w:fill="FFFFFF"/>
            <w:vAlign w:val="center"/>
            <w:hideMark/>
          </w:tcPr>
          <w:p w14:paraId="6A77F2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39.14%</w:t>
            </w:r>
          </w:p>
        </w:tc>
      </w:tr>
      <w:tr w:rsidR="00BD4538" w:rsidRPr="00C47FE2" w14:paraId="029BC27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CCF4FC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834F6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14:paraId="22E0E7C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14:paraId="2928E3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20BA409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14:paraId="244CE0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14:paraId="34518E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14:paraId="37E3D9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B1477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14:paraId="1B4008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14:paraId="74F656E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C7FB1C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39D437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w:t>
            </w:r>
          </w:p>
        </w:tc>
        <w:tc>
          <w:tcPr>
            <w:tcW w:w="1299" w:type="dxa"/>
            <w:tcBorders>
              <w:top w:val="nil"/>
              <w:left w:val="nil"/>
              <w:bottom w:val="single" w:sz="4" w:space="0" w:color="ACB9CA"/>
              <w:right w:val="single" w:sz="4" w:space="0" w:color="ACB9CA"/>
            </w:tcBorders>
            <w:shd w:val="clear" w:color="000000" w:fill="FFFFFF"/>
            <w:vAlign w:val="center"/>
            <w:hideMark/>
          </w:tcPr>
          <w:p w14:paraId="1D52AB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320702.11</w:t>
            </w:r>
          </w:p>
        </w:tc>
        <w:tc>
          <w:tcPr>
            <w:tcW w:w="741" w:type="dxa"/>
            <w:tcBorders>
              <w:top w:val="nil"/>
              <w:left w:val="nil"/>
              <w:bottom w:val="single" w:sz="4" w:space="0" w:color="ACB9CA"/>
              <w:right w:val="single" w:sz="4" w:space="0" w:color="ACB9CA"/>
            </w:tcBorders>
            <w:shd w:val="clear" w:color="000000" w:fill="FFFFFF"/>
            <w:vAlign w:val="center"/>
            <w:hideMark/>
          </w:tcPr>
          <w:p w14:paraId="0779CE7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14:paraId="66F1BD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682495</w:t>
            </w:r>
          </w:p>
        </w:tc>
        <w:tc>
          <w:tcPr>
            <w:tcW w:w="1070" w:type="dxa"/>
            <w:tcBorders>
              <w:top w:val="nil"/>
              <w:left w:val="nil"/>
              <w:bottom w:val="single" w:sz="4" w:space="0" w:color="ACB9CA"/>
              <w:right w:val="single" w:sz="4" w:space="0" w:color="ACB9CA"/>
            </w:tcBorders>
            <w:shd w:val="clear" w:color="000000" w:fill="FFFFFF"/>
            <w:vAlign w:val="center"/>
            <w:hideMark/>
          </w:tcPr>
          <w:p w14:paraId="62FB4D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780799</w:t>
            </w:r>
          </w:p>
        </w:tc>
        <w:tc>
          <w:tcPr>
            <w:tcW w:w="1070" w:type="dxa"/>
            <w:tcBorders>
              <w:top w:val="nil"/>
              <w:left w:val="nil"/>
              <w:bottom w:val="single" w:sz="4" w:space="0" w:color="ACB9CA"/>
              <w:right w:val="single" w:sz="4" w:space="0" w:color="ACB9CA"/>
            </w:tcBorders>
            <w:shd w:val="clear" w:color="000000" w:fill="FFFFFF"/>
            <w:vAlign w:val="center"/>
            <w:hideMark/>
          </w:tcPr>
          <w:p w14:paraId="5DE6FB6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911871</w:t>
            </w:r>
          </w:p>
        </w:tc>
        <w:tc>
          <w:tcPr>
            <w:tcW w:w="1071" w:type="dxa"/>
            <w:tcBorders>
              <w:top w:val="nil"/>
              <w:left w:val="nil"/>
              <w:bottom w:val="single" w:sz="4" w:space="0" w:color="ACB9CA"/>
              <w:right w:val="single" w:sz="4" w:space="0" w:color="ACB9CA"/>
            </w:tcBorders>
            <w:shd w:val="clear" w:color="000000" w:fill="FFFFFF"/>
            <w:vAlign w:val="center"/>
            <w:hideMark/>
          </w:tcPr>
          <w:p w14:paraId="0146F8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14:paraId="1ABB2A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941225</w:t>
            </w:r>
          </w:p>
        </w:tc>
        <w:tc>
          <w:tcPr>
            <w:tcW w:w="1230" w:type="dxa"/>
            <w:tcBorders>
              <w:top w:val="nil"/>
              <w:left w:val="nil"/>
              <w:bottom w:val="single" w:sz="4" w:space="0" w:color="ACB9CA"/>
              <w:right w:val="single" w:sz="4" w:space="0" w:color="ACB9CA"/>
            </w:tcBorders>
            <w:shd w:val="clear" w:color="000000" w:fill="FFFFFF"/>
            <w:vAlign w:val="center"/>
            <w:hideMark/>
          </w:tcPr>
          <w:p w14:paraId="1947DD0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w:t>
            </w:r>
          </w:p>
        </w:tc>
      </w:tr>
      <w:tr w:rsidR="00BD4538" w:rsidRPr="00C47FE2" w14:paraId="51D4CEF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96FB9F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3E3DE7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885</w:t>
            </w:r>
          </w:p>
        </w:tc>
        <w:tc>
          <w:tcPr>
            <w:tcW w:w="1299" w:type="dxa"/>
            <w:tcBorders>
              <w:top w:val="nil"/>
              <w:left w:val="nil"/>
              <w:bottom w:val="single" w:sz="4" w:space="0" w:color="ACB9CA"/>
              <w:right w:val="single" w:sz="4" w:space="0" w:color="ACB9CA"/>
            </w:tcBorders>
            <w:shd w:val="clear" w:color="000000" w:fill="FFFFFF"/>
            <w:vAlign w:val="center"/>
            <w:hideMark/>
          </w:tcPr>
          <w:p w14:paraId="67F4C6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357417.47</w:t>
            </w:r>
          </w:p>
        </w:tc>
        <w:tc>
          <w:tcPr>
            <w:tcW w:w="741" w:type="dxa"/>
            <w:tcBorders>
              <w:top w:val="nil"/>
              <w:left w:val="nil"/>
              <w:bottom w:val="single" w:sz="4" w:space="0" w:color="ACB9CA"/>
              <w:right w:val="single" w:sz="4" w:space="0" w:color="ACB9CA"/>
            </w:tcBorders>
            <w:shd w:val="clear" w:color="000000" w:fill="FFFFFF"/>
            <w:vAlign w:val="center"/>
            <w:hideMark/>
          </w:tcPr>
          <w:p w14:paraId="346D25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14:paraId="5A5114E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538485.3</w:t>
            </w:r>
          </w:p>
        </w:tc>
        <w:tc>
          <w:tcPr>
            <w:tcW w:w="1070" w:type="dxa"/>
            <w:tcBorders>
              <w:top w:val="nil"/>
              <w:left w:val="nil"/>
              <w:bottom w:val="single" w:sz="4" w:space="0" w:color="ACB9CA"/>
              <w:right w:val="single" w:sz="4" w:space="0" w:color="ACB9CA"/>
            </w:tcBorders>
            <w:shd w:val="clear" w:color="000000" w:fill="FFFFFF"/>
            <w:vAlign w:val="center"/>
            <w:hideMark/>
          </w:tcPr>
          <w:p w14:paraId="739AAD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575563.4</w:t>
            </w:r>
          </w:p>
        </w:tc>
        <w:tc>
          <w:tcPr>
            <w:tcW w:w="1070" w:type="dxa"/>
            <w:tcBorders>
              <w:top w:val="nil"/>
              <w:left w:val="nil"/>
              <w:bottom w:val="single" w:sz="4" w:space="0" w:color="ACB9CA"/>
              <w:right w:val="single" w:sz="4" w:space="0" w:color="ACB9CA"/>
            </w:tcBorders>
            <w:shd w:val="clear" w:color="000000" w:fill="FFFFFF"/>
            <w:vAlign w:val="center"/>
            <w:hideMark/>
          </w:tcPr>
          <w:p w14:paraId="100165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642316</w:t>
            </w:r>
          </w:p>
        </w:tc>
        <w:tc>
          <w:tcPr>
            <w:tcW w:w="1071" w:type="dxa"/>
            <w:tcBorders>
              <w:top w:val="nil"/>
              <w:left w:val="nil"/>
              <w:bottom w:val="single" w:sz="4" w:space="0" w:color="ACB9CA"/>
              <w:right w:val="single" w:sz="4" w:space="0" w:color="ACB9CA"/>
            </w:tcBorders>
            <w:shd w:val="clear" w:color="000000" w:fill="FFFFFF"/>
            <w:vAlign w:val="center"/>
            <w:hideMark/>
          </w:tcPr>
          <w:p w14:paraId="209FA0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c>
          <w:tcPr>
            <w:tcW w:w="1071" w:type="dxa"/>
            <w:tcBorders>
              <w:top w:val="nil"/>
              <w:left w:val="nil"/>
              <w:bottom w:val="single" w:sz="4" w:space="0" w:color="ACB9CA"/>
              <w:right w:val="single" w:sz="4" w:space="0" w:color="ACB9CA"/>
            </w:tcBorders>
            <w:shd w:val="clear" w:color="000000" w:fill="FFFFFF"/>
            <w:vAlign w:val="center"/>
            <w:hideMark/>
          </w:tcPr>
          <w:p w14:paraId="26DBBB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1227616</w:t>
            </w:r>
          </w:p>
        </w:tc>
        <w:tc>
          <w:tcPr>
            <w:tcW w:w="1230" w:type="dxa"/>
            <w:tcBorders>
              <w:top w:val="nil"/>
              <w:left w:val="nil"/>
              <w:bottom w:val="single" w:sz="4" w:space="0" w:color="ACB9CA"/>
              <w:right w:val="single" w:sz="4" w:space="0" w:color="ACB9CA"/>
            </w:tcBorders>
            <w:shd w:val="clear" w:color="000000" w:fill="FFFFFF"/>
            <w:vAlign w:val="center"/>
            <w:hideMark/>
          </w:tcPr>
          <w:p w14:paraId="56A9F9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w:t>
            </w:r>
          </w:p>
        </w:tc>
      </w:tr>
      <w:tr w:rsidR="00BD4538" w:rsidRPr="00C47FE2" w14:paraId="3D770FD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8D16A0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667" w:type="dxa"/>
            <w:tcBorders>
              <w:top w:val="nil"/>
              <w:left w:val="nil"/>
              <w:bottom w:val="single" w:sz="4" w:space="0" w:color="ACB9CA"/>
              <w:right w:val="single" w:sz="4" w:space="0" w:color="ACB9CA"/>
            </w:tcBorders>
            <w:shd w:val="clear" w:color="000000" w:fill="FFFFFF"/>
            <w:vAlign w:val="center"/>
            <w:hideMark/>
          </w:tcPr>
          <w:p w14:paraId="44DCC4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w:t>
            </w:r>
          </w:p>
        </w:tc>
        <w:tc>
          <w:tcPr>
            <w:tcW w:w="1299" w:type="dxa"/>
            <w:tcBorders>
              <w:top w:val="nil"/>
              <w:left w:val="nil"/>
              <w:bottom w:val="single" w:sz="4" w:space="0" w:color="ACB9CA"/>
              <w:right w:val="single" w:sz="4" w:space="0" w:color="ACB9CA"/>
            </w:tcBorders>
            <w:shd w:val="clear" w:color="000000" w:fill="FFFFFF"/>
            <w:vAlign w:val="center"/>
            <w:hideMark/>
          </w:tcPr>
          <w:p w14:paraId="6466045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303492.84</w:t>
            </w:r>
          </w:p>
        </w:tc>
        <w:tc>
          <w:tcPr>
            <w:tcW w:w="741" w:type="dxa"/>
            <w:tcBorders>
              <w:top w:val="nil"/>
              <w:left w:val="nil"/>
              <w:bottom w:val="single" w:sz="4" w:space="0" w:color="ACB9CA"/>
              <w:right w:val="single" w:sz="4" w:space="0" w:color="ACB9CA"/>
            </w:tcBorders>
            <w:shd w:val="clear" w:color="000000" w:fill="FFFFFF"/>
            <w:vAlign w:val="center"/>
            <w:hideMark/>
          </w:tcPr>
          <w:p w14:paraId="38C269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154909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558591</w:t>
            </w:r>
          </w:p>
        </w:tc>
        <w:tc>
          <w:tcPr>
            <w:tcW w:w="1070" w:type="dxa"/>
            <w:tcBorders>
              <w:top w:val="nil"/>
              <w:left w:val="nil"/>
              <w:bottom w:val="single" w:sz="4" w:space="0" w:color="ACB9CA"/>
              <w:right w:val="single" w:sz="4" w:space="0" w:color="ACB9CA"/>
            </w:tcBorders>
            <w:shd w:val="clear" w:color="000000" w:fill="FFFFFF"/>
            <w:vAlign w:val="center"/>
            <w:hideMark/>
          </w:tcPr>
          <w:p w14:paraId="2E0461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650751</w:t>
            </w:r>
          </w:p>
        </w:tc>
        <w:tc>
          <w:tcPr>
            <w:tcW w:w="1070" w:type="dxa"/>
            <w:tcBorders>
              <w:top w:val="nil"/>
              <w:left w:val="nil"/>
              <w:bottom w:val="single" w:sz="4" w:space="0" w:color="ACB9CA"/>
              <w:right w:val="single" w:sz="4" w:space="0" w:color="ACB9CA"/>
            </w:tcBorders>
            <w:shd w:val="clear" w:color="000000" w:fill="FFFFFF"/>
            <w:vAlign w:val="center"/>
            <w:hideMark/>
          </w:tcPr>
          <w:p w14:paraId="792F75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751103</w:t>
            </w:r>
          </w:p>
        </w:tc>
        <w:tc>
          <w:tcPr>
            <w:tcW w:w="1071" w:type="dxa"/>
            <w:tcBorders>
              <w:top w:val="nil"/>
              <w:left w:val="nil"/>
              <w:bottom w:val="single" w:sz="4" w:space="0" w:color="ACB9CA"/>
              <w:right w:val="single" w:sz="4" w:space="0" w:color="ACB9CA"/>
            </w:tcBorders>
            <w:shd w:val="clear" w:color="000000" w:fill="FFFFFF"/>
            <w:vAlign w:val="center"/>
            <w:hideMark/>
          </w:tcPr>
          <w:p w14:paraId="2CBCC7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071" w:type="dxa"/>
            <w:tcBorders>
              <w:top w:val="nil"/>
              <w:left w:val="nil"/>
              <w:bottom w:val="single" w:sz="4" w:space="0" w:color="ACB9CA"/>
              <w:right w:val="single" w:sz="4" w:space="0" w:color="ACB9CA"/>
            </w:tcBorders>
            <w:shd w:val="clear" w:color="000000" w:fill="FFFFFF"/>
            <w:vAlign w:val="center"/>
            <w:hideMark/>
          </w:tcPr>
          <w:p w14:paraId="61465A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752465</w:t>
            </w:r>
          </w:p>
        </w:tc>
        <w:tc>
          <w:tcPr>
            <w:tcW w:w="1230" w:type="dxa"/>
            <w:tcBorders>
              <w:top w:val="nil"/>
              <w:left w:val="nil"/>
              <w:bottom w:val="single" w:sz="4" w:space="0" w:color="ACB9CA"/>
              <w:right w:val="single" w:sz="4" w:space="0" w:color="ACB9CA"/>
            </w:tcBorders>
            <w:shd w:val="clear" w:color="000000" w:fill="FFFFFF"/>
            <w:vAlign w:val="center"/>
            <w:hideMark/>
          </w:tcPr>
          <w:p w14:paraId="631526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r>
      <w:tr w:rsidR="00BD4538" w:rsidRPr="00C47FE2" w14:paraId="6BC4F88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BA80E97"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667" w:type="dxa"/>
            <w:tcBorders>
              <w:top w:val="nil"/>
              <w:left w:val="nil"/>
              <w:bottom w:val="single" w:sz="4" w:space="0" w:color="ACB9CA"/>
              <w:right w:val="single" w:sz="4" w:space="0" w:color="ACB9CA"/>
            </w:tcBorders>
            <w:shd w:val="clear" w:color="000000" w:fill="FFFFFF"/>
            <w:vAlign w:val="center"/>
            <w:hideMark/>
          </w:tcPr>
          <w:p w14:paraId="19447C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w:t>
            </w:r>
          </w:p>
        </w:tc>
        <w:tc>
          <w:tcPr>
            <w:tcW w:w="1299" w:type="dxa"/>
            <w:tcBorders>
              <w:top w:val="nil"/>
              <w:left w:val="nil"/>
              <w:bottom w:val="single" w:sz="4" w:space="0" w:color="ACB9CA"/>
              <w:right w:val="single" w:sz="4" w:space="0" w:color="ACB9CA"/>
            </w:tcBorders>
            <w:shd w:val="clear" w:color="000000" w:fill="FFFFFF"/>
            <w:vAlign w:val="center"/>
            <w:hideMark/>
          </w:tcPr>
          <w:p w14:paraId="735672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457413.73</w:t>
            </w:r>
          </w:p>
        </w:tc>
        <w:tc>
          <w:tcPr>
            <w:tcW w:w="741" w:type="dxa"/>
            <w:tcBorders>
              <w:top w:val="nil"/>
              <w:left w:val="nil"/>
              <w:bottom w:val="single" w:sz="4" w:space="0" w:color="ACB9CA"/>
              <w:right w:val="single" w:sz="4" w:space="0" w:color="ACB9CA"/>
            </w:tcBorders>
            <w:shd w:val="clear" w:color="000000" w:fill="FFFFFF"/>
            <w:vAlign w:val="center"/>
            <w:hideMark/>
          </w:tcPr>
          <w:p w14:paraId="566168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71FEA7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813567</w:t>
            </w:r>
          </w:p>
        </w:tc>
        <w:tc>
          <w:tcPr>
            <w:tcW w:w="1070" w:type="dxa"/>
            <w:tcBorders>
              <w:top w:val="nil"/>
              <w:left w:val="nil"/>
              <w:bottom w:val="single" w:sz="4" w:space="0" w:color="ACB9CA"/>
              <w:right w:val="single" w:sz="4" w:space="0" w:color="ACB9CA"/>
            </w:tcBorders>
            <w:shd w:val="clear" w:color="000000" w:fill="FFFFFF"/>
            <w:vAlign w:val="center"/>
            <w:hideMark/>
          </w:tcPr>
          <w:p w14:paraId="5160BC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0" w:type="dxa"/>
            <w:tcBorders>
              <w:top w:val="nil"/>
              <w:left w:val="nil"/>
              <w:bottom w:val="single" w:sz="4" w:space="0" w:color="ACB9CA"/>
              <w:right w:val="single" w:sz="4" w:space="0" w:color="ACB9CA"/>
            </w:tcBorders>
            <w:shd w:val="clear" w:color="000000" w:fill="FFFFFF"/>
            <w:vAlign w:val="center"/>
            <w:hideMark/>
          </w:tcPr>
          <w:p w14:paraId="071AE98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862207</w:t>
            </w:r>
          </w:p>
        </w:tc>
        <w:tc>
          <w:tcPr>
            <w:tcW w:w="1071" w:type="dxa"/>
            <w:tcBorders>
              <w:top w:val="nil"/>
              <w:left w:val="nil"/>
              <w:bottom w:val="single" w:sz="4" w:space="0" w:color="ACB9CA"/>
              <w:right w:val="single" w:sz="4" w:space="0" w:color="ACB9CA"/>
            </w:tcBorders>
            <w:shd w:val="clear" w:color="000000" w:fill="FFFFFF"/>
            <w:vAlign w:val="center"/>
            <w:hideMark/>
          </w:tcPr>
          <w:p w14:paraId="2E7CEF3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071" w:type="dxa"/>
            <w:tcBorders>
              <w:top w:val="nil"/>
              <w:left w:val="nil"/>
              <w:bottom w:val="single" w:sz="4" w:space="0" w:color="ACB9CA"/>
              <w:right w:val="single" w:sz="4" w:space="0" w:color="ACB9CA"/>
            </w:tcBorders>
            <w:shd w:val="clear" w:color="000000" w:fill="FFFFFF"/>
            <w:vAlign w:val="center"/>
            <w:hideMark/>
          </w:tcPr>
          <w:p w14:paraId="09F162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903684</w:t>
            </w:r>
          </w:p>
        </w:tc>
        <w:tc>
          <w:tcPr>
            <w:tcW w:w="1230" w:type="dxa"/>
            <w:tcBorders>
              <w:top w:val="nil"/>
              <w:left w:val="nil"/>
              <w:bottom w:val="single" w:sz="4" w:space="0" w:color="ACB9CA"/>
              <w:right w:val="single" w:sz="4" w:space="0" w:color="ACB9CA"/>
            </w:tcBorders>
            <w:shd w:val="clear" w:color="000000" w:fill="FFFFFF"/>
            <w:vAlign w:val="center"/>
            <w:hideMark/>
          </w:tcPr>
          <w:p w14:paraId="0C6077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w:t>
            </w:r>
          </w:p>
        </w:tc>
      </w:tr>
      <w:tr w:rsidR="00BD4538" w:rsidRPr="00C47FE2" w14:paraId="10BA4FDC"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E7F511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5560D7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w:t>
            </w:r>
          </w:p>
        </w:tc>
        <w:tc>
          <w:tcPr>
            <w:tcW w:w="1299" w:type="dxa"/>
            <w:tcBorders>
              <w:top w:val="nil"/>
              <w:left w:val="nil"/>
              <w:bottom w:val="single" w:sz="4" w:space="0" w:color="ACB9CA"/>
              <w:right w:val="single" w:sz="4" w:space="0" w:color="ACB9CA"/>
            </w:tcBorders>
            <w:shd w:val="clear" w:color="000000" w:fill="FFFFFF"/>
            <w:vAlign w:val="center"/>
            <w:hideMark/>
          </w:tcPr>
          <w:p w14:paraId="014F2D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303601.28</w:t>
            </w:r>
          </w:p>
        </w:tc>
        <w:tc>
          <w:tcPr>
            <w:tcW w:w="741" w:type="dxa"/>
            <w:tcBorders>
              <w:top w:val="nil"/>
              <w:left w:val="nil"/>
              <w:bottom w:val="single" w:sz="4" w:space="0" w:color="ACB9CA"/>
              <w:right w:val="single" w:sz="4" w:space="0" w:color="ACB9CA"/>
            </w:tcBorders>
            <w:shd w:val="clear" w:color="000000" w:fill="FFFFFF"/>
            <w:vAlign w:val="center"/>
            <w:hideMark/>
          </w:tcPr>
          <w:p w14:paraId="558AB1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0.35</w:t>
            </w:r>
          </w:p>
        </w:tc>
        <w:tc>
          <w:tcPr>
            <w:tcW w:w="1070" w:type="dxa"/>
            <w:tcBorders>
              <w:top w:val="nil"/>
              <w:left w:val="nil"/>
              <w:bottom w:val="single" w:sz="4" w:space="0" w:color="ACB9CA"/>
              <w:right w:val="single" w:sz="4" w:space="0" w:color="ACB9CA"/>
            </w:tcBorders>
            <w:shd w:val="clear" w:color="000000" w:fill="FFFFFF"/>
            <w:vAlign w:val="center"/>
            <w:hideMark/>
          </w:tcPr>
          <w:p w14:paraId="44CF229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530175.4</w:t>
            </w:r>
          </w:p>
        </w:tc>
        <w:tc>
          <w:tcPr>
            <w:tcW w:w="1070" w:type="dxa"/>
            <w:tcBorders>
              <w:top w:val="nil"/>
              <w:left w:val="nil"/>
              <w:bottom w:val="single" w:sz="4" w:space="0" w:color="ACB9CA"/>
              <w:right w:val="single" w:sz="4" w:space="0" w:color="ACB9CA"/>
            </w:tcBorders>
            <w:shd w:val="clear" w:color="000000" w:fill="FFFFFF"/>
            <w:vAlign w:val="center"/>
            <w:hideMark/>
          </w:tcPr>
          <w:p w14:paraId="596F2A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546196</w:t>
            </w:r>
          </w:p>
        </w:tc>
        <w:tc>
          <w:tcPr>
            <w:tcW w:w="1070" w:type="dxa"/>
            <w:tcBorders>
              <w:top w:val="nil"/>
              <w:left w:val="nil"/>
              <w:bottom w:val="single" w:sz="4" w:space="0" w:color="ACB9CA"/>
              <w:right w:val="single" w:sz="4" w:space="0" w:color="ACB9CA"/>
            </w:tcBorders>
            <w:shd w:val="clear" w:color="000000" w:fill="FFFFFF"/>
            <w:vAlign w:val="center"/>
            <w:hideMark/>
          </w:tcPr>
          <w:p w14:paraId="18B80E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613435.4</w:t>
            </w:r>
          </w:p>
        </w:tc>
        <w:tc>
          <w:tcPr>
            <w:tcW w:w="1071" w:type="dxa"/>
            <w:tcBorders>
              <w:top w:val="nil"/>
              <w:left w:val="nil"/>
              <w:bottom w:val="single" w:sz="4" w:space="0" w:color="ACB9CA"/>
              <w:right w:val="single" w:sz="4" w:space="0" w:color="ACB9CA"/>
            </w:tcBorders>
            <w:shd w:val="clear" w:color="000000" w:fill="FFFFFF"/>
            <w:vAlign w:val="center"/>
            <w:hideMark/>
          </w:tcPr>
          <w:p w14:paraId="6811BF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1" w:type="dxa"/>
            <w:tcBorders>
              <w:top w:val="nil"/>
              <w:left w:val="nil"/>
              <w:bottom w:val="single" w:sz="4" w:space="0" w:color="ACB9CA"/>
              <w:right w:val="single" w:sz="4" w:space="0" w:color="ACB9CA"/>
            </w:tcBorders>
            <w:shd w:val="clear" w:color="000000" w:fill="FFFFFF"/>
            <w:vAlign w:val="center"/>
            <w:hideMark/>
          </w:tcPr>
          <w:p w14:paraId="0BF28A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1215977</w:t>
            </w:r>
          </w:p>
        </w:tc>
        <w:tc>
          <w:tcPr>
            <w:tcW w:w="1230" w:type="dxa"/>
            <w:tcBorders>
              <w:top w:val="nil"/>
              <w:left w:val="nil"/>
              <w:bottom w:val="single" w:sz="4" w:space="0" w:color="ACB9CA"/>
              <w:right w:val="single" w:sz="4" w:space="0" w:color="ACB9CA"/>
            </w:tcBorders>
            <w:shd w:val="clear" w:color="000000" w:fill="FFFFFF"/>
            <w:vAlign w:val="center"/>
            <w:hideMark/>
          </w:tcPr>
          <w:p w14:paraId="72C528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r>
      <w:tr w:rsidR="00BD4538" w:rsidRPr="00C47FE2" w14:paraId="476072D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6965E3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61AA80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vAlign w:val="center"/>
            <w:hideMark/>
          </w:tcPr>
          <w:p w14:paraId="652325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268591.76</w:t>
            </w:r>
          </w:p>
        </w:tc>
        <w:tc>
          <w:tcPr>
            <w:tcW w:w="741" w:type="dxa"/>
            <w:tcBorders>
              <w:top w:val="nil"/>
              <w:left w:val="nil"/>
              <w:bottom w:val="single" w:sz="4" w:space="0" w:color="ACB9CA"/>
              <w:right w:val="single" w:sz="4" w:space="0" w:color="ACB9CA"/>
            </w:tcBorders>
            <w:shd w:val="clear" w:color="000000" w:fill="FFFFFF"/>
            <w:vAlign w:val="center"/>
            <w:hideMark/>
          </w:tcPr>
          <w:p w14:paraId="105623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5390BB3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528581.8</w:t>
            </w:r>
          </w:p>
        </w:tc>
        <w:tc>
          <w:tcPr>
            <w:tcW w:w="1070" w:type="dxa"/>
            <w:tcBorders>
              <w:top w:val="nil"/>
              <w:left w:val="nil"/>
              <w:bottom w:val="single" w:sz="4" w:space="0" w:color="ACB9CA"/>
              <w:right w:val="single" w:sz="4" w:space="0" w:color="ACB9CA"/>
            </w:tcBorders>
            <w:shd w:val="clear" w:color="000000" w:fill="FFFFFF"/>
            <w:vAlign w:val="center"/>
            <w:hideMark/>
          </w:tcPr>
          <w:p w14:paraId="726BBB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542344.5</w:t>
            </w:r>
          </w:p>
        </w:tc>
        <w:tc>
          <w:tcPr>
            <w:tcW w:w="1070" w:type="dxa"/>
            <w:tcBorders>
              <w:top w:val="nil"/>
              <w:left w:val="nil"/>
              <w:bottom w:val="single" w:sz="4" w:space="0" w:color="ACB9CA"/>
              <w:right w:val="single" w:sz="4" w:space="0" w:color="ACB9CA"/>
            </w:tcBorders>
            <w:shd w:val="clear" w:color="000000" w:fill="FFFFFF"/>
            <w:vAlign w:val="center"/>
            <w:hideMark/>
          </w:tcPr>
          <w:p w14:paraId="2A099F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610147.5</w:t>
            </w:r>
          </w:p>
        </w:tc>
        <w:tc>
          <w:tcPr>
            <w:tcW w:w="1071" w:type="dxa"/>
            <w:tcBorders>
              <w:top w:val="nil"/>
              <w:left w:val="nil"/>
              <w:bottom w:val="single" w:sz="4" w:space="0" w:color="ACB9CA"/>
              <w:right w:val="single" w:sz="4" w:space="0" w:color="ACB9CA"/>
            </w:tcBorders>
            <w:shd w:val="clear" w:color="000000" w:fill="FFFFFF"/>
            <w:vAlign w:val="center"/>
            <w:hideMark/>
          </w:tcPr>
          <w:p w14:paraId="4E480C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1" w:type="dxa"/>
            <w:tcBorders>
              <w:top w:val="nil"/>
              <w:left w:val="nil"/>
              <w:bottom w:val="single" w:sz="4" w:space="0" w:color="ACB9CA"/>
              <w:right w:val="single" w:sz="4" w:space="0" w:color="ACB9CA"/>
            </w:tcBorders>
            <w:shd w:val="clear" w:color="000000" w:fill="FFFFFF"/>
            <w:vAlign w:val="center"/>
            <w:hideMark/>
          </w:tcPr>
          <w:p w14:paraId="3D0146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1268788</w:t>
            </w:r>
          </w:p>
        </w:tc>
        <w:tc>
          <w:tcPr>
            <w:tcW w:w="1230" w:type="dxa"/>
            <w:tcBorders>
              <w:top w:val="nil"/>
              <w:left w:val="nil"/>
              <w:bottom w:val="single" w:sz="4" w:space="0" w:color="ACB9CA"/>
              <w:right w:val="single" w:sz="4" w:space="0" w:color="ACB9CA"/>
            </w:tcBorders>
            <w:shd w:val="clear" w:color="000000" w:fill="FFFFFF"/>
            <w:vAlign w:val="center"/>
            <w:hideMark/>
          </w:tcPr>
          <w:p w14:paraId="7507CD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r>
      <w:tr w:rsidR="00BD4538" w:rsidRPr="00C47FE2" w14:paraId="517A7D9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A235ED3"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9F9B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14:paraId="1CD404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1400.33</w:t>
            </w:r>
          </w:p>
        </w:tc>
        <w:tc>
          <w:tcPr>
            <w:tcW w:w="741" w:type="dxa"/>
            <w:tcBorders>
              <w:top w:val="nil"/>
              <w:left w:val="nil"/>
              <w:bottom w:val="single" w:sz="4" w:space="0" w:color="ACB9CA"/>
              <w:right w:val="single" w:sz="4" w:space="0" w:color="ACB9CA"/>
            </w:tcBorders>
            <w:shd w:val="clear" w:color="000000" w:fill="FFFFFF"/>
            <w:vAlign w:val="center"/>
            <w:hideMark/>
          </w:tcPr>
          <w:p w14:paraId="0CC95D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240D46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1277</w:t>
            </w:r>
          </w:p>
        </w:tc>
        <w:tc>
          <w:tcPr>
            <w:tcW w:w="1070" w:type="dxa"/>
            <w:tcBorders>
              <w:top w:val="nil"/>
              <w:left w:val="nil"/>
              <w:bottom w:val="single" w:sz="4" w:space="0" w:color="ACB9CA"/>
              <w:right w:val="single" w:sz="4" w:space="0" w:color="ACB9CA"/>
            </w:tcBorders>
            <w:shd w:val="clear" w:color="000000" w:fill="FFFFFF"/>
            <w:vAlign w:val="center"/>
            <w:hideMark/>
          </w:tcPr>
          <w:p w14:paraId="2C59CC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14703</w:t>
            </w:r>
          </w:p>
        </w:tc>
        <w:tc>
          <w:tcPr>
            <w:tcW w:w="1070" w:type="dxa"/>
            <w:tcBorders>
              <w:top w:val="nil"/>
              <w:left w:val="nil"/>
              <w:bottom w:val="single" w:sz="4" w:space="0" w:color="ACB9CA"/>
              <w:right w:val="single" w:sz="4" w:space="0" w:color="ACB9CA"/>
            </w:tcBorders>
            <w:shd w:val="clear" w:color="000000" w:fill="FFFFFF"/>
            <w:vAlign w:val="center"/>
            <w:hideMark/>
          </w:tcPr>
          <w:p w14:paraId="0C1096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24975</w:t>
            </w:r>
          </w:p>
        </w:tc>
        <w:tc>
          <w:tcPr>
            <w:tcW w:w="1071" w:type="dxa"/>
            <w:tcBorders>
              <w:top w:val="nil"/>
              <w:left w:val="nil"/>
              <w:bottom w:val="single" w:sz="4" w:space="0" w:color="ACB9CA"/>
              <w:right w:val="single" w:sz="4" w:space="0" w:color="ACB9CA"/>
            </w:tcBorders>
            <w:shd w:val="clear" w:color="000000" w:fill="FFFFFF"/>
            <w:vAlign w:val="center"/>
            <w:hideMark/>
          </w:tcPr>
          <w:p w14:paraId="736D616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63EFB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29015</w:t>
            </w:r>
          </w:p>
        </w:tc>
        <w:tc>
          <w:tcPr>
            <w:tcW w:w="1230" w:type="dxa"/>
            <w:tcBorders>
              <w:top w:val="nil"/>
              <w:left w:val="nil"/>
              <w:bottom w:val="single" w:sz="4" w:space="0" w:color="ACB9CA"/>
              <w:right w:val="single" w:sz="4" w:space="0" w:color="ACB9CA"/>
            </w:tcBorders>
            <w:shd w:val="clear" w:color="000000" w:fill="FFFFFF"/>
            <w:vAlign w:val="center"/>
            <w:hideMark/>
          </w:tcPr>
          <w:p w14:paraId="7941197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3672D5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32FD20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3C9A4D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14:paraId="06A124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390272</w:t>
            </w:r>
          </w:p>
        </w:tc>
        <w:tc>
          <w:tcPr>
            <w:tcW w:w="741" w:type="dxa"/>
            <w:tcBorders>
              <w:top w:val="nil"/>
              <w:left w:val="nil"/>
              <w:bottom w:val="single" w:sz="4" w:space="0" w:color="ACB9CA"/>
              <w:right w:val="single" w:sz="4" w:space="0" w:color="ACB9CA"/>
            </w:tcBorders>
            <w:shd w:val="clear" w:color="000000" w:fill="FFFFFF"/>
            <w:vAlign w:val="center"/>
            <w:hideMark/>
          </w:tcPr>
          <w:p w14:paraId="6F1299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379A71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14:paraId="3AFF02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14:paraId="641190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1" w:type="dxa"/>
            <w:tcBorders>
              <w:top w:val="nil"/>
              <w:left w:val="nil"/>
              <w:bottom w:val="single" w:sz="4" w:space="0" w:color="ACB9CA"/>
              <w:right w:val="single" w:sz="4" w:space="0" w:color="ACB9CA"/>
            </w:tcBorders>
            <w:shd w:val="clear" w:color="000000" w:fill="FFFFFF"/>
            <w:vAlign w:val="center"/>
            <w:hideMark/>
          </w:tcPr>
          <w:p w14:paraId="10DE57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149687</w:t>
            </w:r>
          </w:p>
        </w:tc>
        <w:tc>
          <w:tcPr>
            <w:tcW w:w="1071" w:type="dxa"/>
            <w:tcBorders>
              <w:top w:val="nil"/>
              <w:left w:val="nil"/>
              <w:bottom w:val="single" w:sz="4" w:space="0" w:color="ACB9CA"/>
              <w:right w:val="single" w:sz="4" w:space="0" w:color="ACB9CA"/>
            </w:tcBorders>
            <w:shd w:val="clear" w:color="000000" w:fill="FFFFFF"/>
            <w:vAlign w:val="center"/>
            <w:hideMark/>
          </w:tcPr>
          <w:p w14:paraId="3CD841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589356</w:t>
            </w:r>
          </w:p>
        </w:tc>
        <w:tc>
          <w:tcPr>
            <w:tcW w:w="1230" w:type="dxa"/>
            <w:tcBorders>
              <w:top w:val="nil"/>
              <w:left w:val="nil"/>
              <w:bottom w:val="single" w:sz="4" w:space="0" w:color="ACB9CA"/>
              <w:right w:val="single" w:sz="4" w:space="0" w:color="ACB9CA"/>
            </w:tcBorders>
            <w:shd w:val="clear" w:color="000000" w:fill="FFFFFF"/>
            <w:vAlign w:val="center"/>
            <w:hideMark/>
          </w:tcPr>
          <w:p w14:paraId="4F6511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1F78AFC"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842879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0B57AB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w:t>
            </w:r>
          </w:p>
        </w:tc>
        <w:tc>
          <w:tcPr>
            <w:tcW w:w="1299" w:type="dxa"/>
            <w:tcBorders>
              <w:top w:val="nil"/>
              <w:left w:val="nil"/>
              <w:bottom w:val="single" w:sz="4" w:space="0" w:color="ACB9CA"/>
              <w:right w:val="single" w:sz="4" w:space="0" w:color="ACB9CA"/>
            </w:tcBorders>
            <w:shd w:val="clear" w:color="000000" w:fill="FFFFFF"/>
            <w:vAlign w:val="center"/>
            <w:hideMark/>
          </w:tcPr>
          <w:p w14:paraId="3D5588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380927.9</w:t>
            </w:r>
          </w:p>
        </w:tc>
        <w:tc>
          <w:tcPr>
            <w:tcW w:w="741" w:type="dxa"/>
            <w:tcBorders>
              <w:top w:val="nil"/>
              <w:left w:val="nil"/>
              <w:bottom w:val="single" w:sz="4" w:space="0" w:color="ACB9CA"/>
              <w:right w:val="single" w:sz="4" w:space="0" w:color="ACB9CA"/>
            </w:tcBorders>
            <w:shd w:val="clear" w:color="000000" w:fill="FFFFFF"/>
            <w:vAlign w:val="center"/>
            <w:hideMark/>
          </w:tcPr>
          <w:p w14:paraId="15569A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0.12</w:t>
            </w:r>
          </w:p>
        </w:tc>
        <w:tc>
          <w:tcPr>
            <w:tcW w:w="1070" w:type="dxa"/>
            <w:tcBorders>
              <w:top w:val="nil"/>
              <w:left w:val="nil"/>
              <w:bottom w:val="single" w:sz="4" w:space="0" w:color="ACB9CA"/>
              <w:right w:val="single" w:sz="4" w:space="0" w:color="ACB9CA"/>
            </w:tcBorders>
            <w:shd w:val="clear" w:color="000000" w:fill="FFFFFF"/>
            <w:vAlign w:val="center"/>
            <w:hideMark/>
          </w:tcPr>
          <w:p w14:paraId="3667F9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667135</w:t>
            </w:r>
          </w:p>
        </w:tc>
        <w:tc>
          <w:tcPr>
            <w:tcW w:w="1070" w:type="dxa"/>
            <w:tcBorders>
              <w:top w:val="nil"/>
              <w:left w:val="nil"/>
              <w:bottom w:val="single" w:sz="4" w:space="0" w:color="ACB9CA"/>
              <w:right w:val="single" w:sz="4" w:space="0" w:color="ACB9CA"/>
            </w:tcBorders>
            <w:shd w:val="clear" w:color="000000" w:fill="FFFFFF"/>
            <w:vAlign w:val="center"/>
            <w:hideMark/>
          </w:tcPr>
          <w:p w14:paraId="4DD091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686591</w:t>
            </w:r>
          </w:p>
        </w:tc>
        <w:tc>
          <w:tcPr>
            <w:tcW w:w="1070" w:type="dxa"/>
            <w:tcBorders>
              <w:top w:val="nil"/>
              <w:left w:val="nil"/>
              <w:bottom w:val="single" w:sz="4" w:space="0" w:color="ACB9CA"/>
              <w:right w:val="single" w:sz="4" w:space="0" w:color="ACB9CA"/>
            </w:tcBorders>
            <w:shd w:val="clear" w:color="000000" w:fill="FFFFFF"/>
            <w:vAlign w:val="center"/>
            <w:hideMark/>
          </w:tcPr>
          <w:p w14:paraId="5574DD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828415</w:t>
            </w:r>
          </w:p>
        </w:tc>
        <w:tc>
          <w:tcPr>
            <w:tcW w:w="1071" w:type="dxa"/>
            <w:tcBorders>
              <w:top w:val="nil"/>
              <w:left w:val="nil"/>
              <w:bottom w:val="single" w:sz="4" w:space="0" w:color="ACB9CA"/>
              <w:right w:val="single" w:sz="4" w:space="0" w:color="ACB9CA"/>
            </w:tcBorders>
            <w:shd w:val="clear" w:color="000000" w:fill="FFFFFF"/>
            <w:vAlign w:val="center"/>
            <w:hideMark/>
          </w:tcPr>
          <w:p w14:paraId="7F5F74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071" w:type="dxa"/>
            <w:tcBorders>
              <w:top w:val="nil"/>
              <w:left w:val="nil"/>
              <w:bottom w:val="single" w:sz="4" w:space="0" w:color="ACB9CA"/>
              <w:right w:val="single" w:sz="4" w:space="0" w:color="ACB9CA"/>
            </w:tcBorders>
            <w:shd w:val="clear" w:color="000000" w:fill="FFFFFF"/>
            <w:vAlign w:val="center"/>
            <w:hideMark/>
          </w:tcPr>
          <w:p w14:paraId="0C06B9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901455</w:t>
            </w:r>
          </w:p>
        </w:tc>
        <w:tc>
          <w:tcPr>
            <w:tcW w:w="1230" w:type="dxa"/>
            <w:tcBorders>
              <w:top w:val="nil"/>
              <w:left w:val="nil"/>
              <w:bottom w:val="single" w:sz="4" w:space="0" w:color="ACB9CA"/>
              <w:right w:val="single" w:sz="4" w:space="0" w:color="ACB9CA"/>
            </w:tcBorders>
            <w:shd w:val="clear" w:color="000000" w:fill="FFFFFF"/>
            <w:vAlign w:val="center"/>
            <w:hideMark/>
          </w:tcPr>
          <w:p w14:paraId="78F74AA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r>
      <w:tr w:rsidR="00BD4538" w:rsidRPr="00C47FE2" w14:paraId="14E8F77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09BC6E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667" w:type="dxa"/>
            <w:tcBorders>
              <w:top w:val="nil"/>
              <w:left w:val="nil"/>
              <w:bottom w:val="single" w:sz="4" w:space="0" w:color="ACB9CA"/>
              <w:right w:val="single" w:sz="4" w:space="0" w:color="ACB9CA"/>
            </w:tcBorders>
            <w:shd w:val="clear" w:color="000000" w:fill="FFFFFF"/>
            <w:vAlign w:val="center"/>
            <w:hideMark/>
          </w:tcPr>
          <w:p w14:paraId="03297DB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299" w:type="dxa"/>
            <w:tcBorders>
              <w:top w:val="nil"/>
              <w:left w:val="nil"/>
              <w:bottom w:val="single" w:sz="4" w:space="0" w:color="ACB9CA"/>
              <w:right w:val="single" w:sz="4" w:space="0" w:color="ACB9CA"/>
            </w:tcBorders>
            <w:shd w:val="clear" w:color="000000" w:fill="FFFFFF"/>
            <w:vAlign w:val="center"/>
            <w:hideMark/>
          </w:tcPr>
          <w:p w14:paraId="69C845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405415.4</w:t>
            </w:r>
          </w:p>
        </w:tc>
        <w:tc>
          <w:tcPr>
            <w:tcW w:w="741" w:type="dxa"/>
            <w:tcBorders>
              <w:top w:val="nil"/>
              <w:left w:val="nil"/>
              <w:bottom w:val="single" w:sz="4" w:space="0" w:color="ACB9CA"/>
              <w:right w:val="single" w:sz="4" w:space="0" w:color="ACB9CA"/>
            </w:tcBorders>
            <w:shd w:val="clear" w:color="000000" w:fill="FFFFFF"/>
            <w:vAlign w:val="center"/>
            <w:hideMark/>
          </w:tcPr>
          <w:p w14:paraId="4325A4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16309B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744447</w:t>
            </w:r>
          </w:p>
        </w:tc>
        <w:tc>
          <w:tcPr>
            <w:tcW w:w="1070" w:type="dxa"/>
            <w:tcBorders>
              <w:top w:val="nil"/>
              <w:left w:val="nil"/>
              <w:bottom w:val="single" w:sz="4" w:space="0" w:color="ACB9CA"/>
              <w:right w:val="single" w:sz="4" w:space="0" w:color="ACB9CA"/>
            </w:tcBorders>
            <w:shd w:val="clear" w:color="000000" w:fill="FFFFFF"/>
            <w:vAlign w:val="center"/>
            <w:hideMark/>
          </w:tcPr>
          <w:p w14:paraId="61C7729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780287</w:t>
            </w:r>
          </w:p>
        </w:tc>
        <w:tc>
          <w:tcPr>
            <w:tcW w:w="1070" w:type="dxa"/>
            <w:tcBorders>
              <w:top w:val="nil"/>
              <w:left w:val="nil"/>
              <w:bottom w:val="single" w:sz="4" w:space="0" w:color="ACB9CA"/>
              <w:right w:val="single" w:sz="4" w:space="0" w:color="ACB9CA"/>
            </w:tcBorders>
            <w:shd w:val="clear" w:color="000000" w:fill="FFFFFF"/>
            <w:vAlign w:val="center"/>
            <w:hideMark/>
          </w:tcPr>
          <w:p w14:paraId="3B8434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923647</w:t>
            </w:r>
          </w:p>
        </w:tc>
        <w:tc>
          <w:tcPr>
            <w:tcW w:w="1071" w:type="dxa"/>
            <w:tcBorders>
              <w:top w:val="nil"/>
              <w:left w:val="nil"/>
              <w:bottom w:val="single" w:sz="4" w:space="0" w:color="ACB9CA"/>
              <w:right w:val="single" w:sz="4" w:space="0" w:color="ACB9CA"/>
            </w:tcBorders>
            <w:shd w:val="clear" w:color="000000" w:fill="FFFFFF"/>
            <w:vAlign w:val="center"/>
            <w:hideMark/>
          </w:tcPr>
          <w:p w14:paraId="59EA28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071" w:type="dxa"/>
            <w:tcBorders>
              <w:top w:val="nil"/>
              <w:left w:val="nil"/>
              <w:bottom w:val="single" w:sz="4" w:space="0" w:color="ACB9CA"/>
              <w:right w:val="single" w:sz="4" w:space="0" w:color="ACB9CA"/>
            </w:tcBorders>
            <w:shd w:val="clear" w:color="000000" w:fill="FFFFFF"/>
            <w:vAlign w:val="center"/>
            <w:hideMark/>
          </w:tcPr>
          <w:p w14:paraId="0710B3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928047</w:t>
            </w:r>
          </w:p>
        </w:tc>
        <w:tc>
          <w:tcPr>
            <w:tcW w:w="1230" w:type="dxa"/>
            <w:tcBorders>
              <w:top w:val="nil"/>
              <w:left w:val="nil"/>
              <w:bottom w:val="single" w:sz="4" w:space="0" w:color="ACB9CA"/>
              <w:right w:val="single" w:sz="4" w:space="0" w:color="ACB9CA"/>
            </w:tcBorders>
            <w:shd w:val="clear" w:color="000000" w:fill="FFFFFF"/>
            <w:vAlign w:val="center"/>
            <w:hideMark/>
          </w:tcPr>
          <w:p w14:paraId="26CCAB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13.82%</w:t>
            </w:r>
          </w:p>
        </w:tc>
      </w:tr>
      <w:tr w:rsidR="00BD4538" w:rsidRPr="00C47FE2" w14:paraId="41959CE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86AC8C7"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667" w:type="dxa"/>
            <w:tcBorders>
              <w:top w:val="nil"/>
              <w:left w:val="nil"/>
              <w:bottom w:val="single" w:sz="4" w:space="0" w:color="ACB9CA"/>
              <w:right w:val="single" w:sz="4" w:space="0" w:color="ACB9CA"/>
            </w:tcBorders>
            <w:shd w:val="clear" w:color="000000" w:fill="FFFFFF"/>
            <w:vAlign w:val="center"/>
            <w:hideMark/>
          </w:tcPr>
          <w:p w14:paraId="43A562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w:t>
            </w:r>
          </w:p>
        </w:tc>
        <w:tc>
          <w:tcPr>
            <w:tcW w:w="1299" w:type="dxa"/>
            <w:tcBorders>
              <w:top w:val="nil"/>
              <w:left w:val="nil"/>
              <w:bottom w:val="single" w:sz="4" w:space="0" w:color="ACB9CA"/>
              <w:right w:val="single" w:sz="4" w:space="0" w:color="ACB9CA"/>
            </w:tcBorders>
            <w:shd w:val="clear" w:color="000000" w:fill="FFFFFF"/>
            <w:vAlign w:val="center"/>
            <w:hideMark/>
          </w:tcPr>
          <w:p w14:paraId="3AC9F4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584590.45</w:t>
            </w:r>
          </w:p>
        </w:tc>
        <w:tc>
          <w:tcPr>
            <w:tcW w:w="741" w:type="dxa"/>
            <w:tcBorders>
              <w:top w:val="nil"/>
              <w:left w:val="nil"/>
              <w:bottom w:val="single" w:sz="4" w:space="0" w:color="ACB9CA"/>
              <w:right w:val="single" w:sz="4" w:space="0" w:color="ACB9CA"/>
            </w:tcBorders>
            <w:shd w:val="clear" w:color="000000" w:fill="FFFFFF"/>
            <w:vAlign w:val="center"/>
            <w:hideMark/>
          </w:tcPr>
          <w:p w14:paraId="70C15E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454987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14:paraId="30EBB9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14:paraId="5E37A7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905727</w:t>
            </w:r>
          </w:p>
        </w:tc>
        <w:tc>
          <w:tcPr>
            <w:tcW w:w="1071" w:type="dxa"/>
            <w:tcBorders>
              <w:top w:val="nil"/>
              <w:left w:val="nil"/>
              <w:bottom w:val="single" w:sz="4" w:space="0" w:color="ACB9CA"/>
              <w:right w:val="single" w:sz="4" w:space="0" w:color="ACB9CA"/>
            </w:tcBorders>
            <w:shd w:val="clear" w:color="000000" w:fill="FFFFFF"/>
            <w:vAlign w:val="center"/>
            <w:hideMark/>
          </w:tcPr>
          <w:p w14:paraId="1812A7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121712</w:t>
            </w:r>
          </w:p>
        </w:tc>
        <w:tc>
          <w:tcPr>
            <w:tcW w:w="1071" w:type="dxa"/>
            <w:tcBorders>
              <w:top w:val="nil"/>
              <w:left w:val="nil"/>
              <w:bottom w:val="single" w:sz="4" w:space="0" w:color="ACB9CA"/>
              <w:right w:val="single" w:sz="4" w:space="0" w:color="ACB9CA"/>
            </w:tcBorders>
            <w:shd w:val="clear" w:color="000000" w:fill="FFFFFF"/>
            <w:vAlign w:val="center"/>
            <w:hideMark/>
          </w:tcPr>
          <w:p w14:paraId="1EB39A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905624</w:t>
            </w:r>
          </w:p>
        </w:tc>
        <w:tc>
          <w:tcPr>
            <w:tcW w:w="1230" w:type="dxa"/>
            <w:tcBorders>
              <w:top w:val="nil"/>
              <w:left w:val="nil"/>
              <w:bottom w:val="single" w:sz="4" w:space="0" w:color="ACB9CA"/>
              <w:right w:val="single" w:sz="4" w:space="0" w:color="ACB9CA"/>
            </w:tcBorders>
            <w:shd w:val="clear" w:color="000000" w:fill="FFFFFF"/>
            <w:vAlign w:val="center"/>
            <w:hideMark/>
          </w:tcPr>
          <w:p w14:paraId="6B373F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w:t>
            </w:r>
          </w:p>
        </w:tc>
      </w:tr>
      <w:tr w:rsidR="00BD4538" w:rsidRPr="00C47FE2" w14:paraId="115374C3"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1058ECA"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4D438F1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14:paraId="33D4FF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1968.5</w:t>
            </w:r>
          </w:p>
        </w:tc>
        <w:tc>
          <w:tcPr>
            <w:tcW w:w="741" w:type="dxa"/>
            <w:tcBorders>
              <w:top w:val="nil"/>
              <w:left w:val="nil"/>
              <w:bottom w:val="single" w:sz="4" w:space="0" w:color="ACB9CA"/>
              <w:right w:val="single" w:sz="4" w:space="0" w:color="ACB9CA"/>
            </w:tcBorders>
            <w:shd w:val="clear" w:color="000000" w:fill="FFFFFF"/>
            <w:vAlign w:val="center"/>
            <w:hideMark/>
          </w:tcPr>
          <w:p w14:paraId="0D4F6C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3B0BA2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3815.82</w:t>
            </w:r>
          </w:p>
        </w:tc>
        <w:tc>
          <w:tcPr>
            <w:tcW w:w="1070" w:type="dxa"/>
            <w:tcBorders>
              <w:top w:val="nil"/>
              <w:left w:val="nil"/>
              <w:bottom w:val="single" w:sz="4" w:space="0" w:color="ACB9CA"/>
              <w:right w:val="single" w:sz="4" w:space="0" w:color="ACB9CA"/>
            </w:tcBorders>
            <w:shd w:val="clear" w:color="000000" w:fill="FFFFFF"/>
            <w:vAlign w:val="center"/>
            <w:hideMark/>
          </w:tcPr>
          <w:p w14:paraId="486E43A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5601.94</w:t>
            </w:r>
          </w:p>
        </w:tc>
        <w:tc>
          <w:tcPr>
            <w:tcW w:w="1070" w:type="dxa"/>
            <w:tcBorders>
              <w:top w:val="nil"/>
              <w:left w:val="nil"/>
              <w:bottom w:val="single" w:sz="4" w:space="0" w:color="ACB9CA"/>
              <w:right w:val="single" w:sz="4" w:space="0" w:color="ACB9CA"/>
            </w:tcBorders>
            <w:shd w:val="clear" w:color="000000" w:fill="FFFFFF"/>
            <w:vAlign w:val="center"/>
            <w:hideMark/>
          </w:tcPr>
          <w:p w14:paraId="49277E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19858.59</w:t>
            </w:r>
          </w:p>
        </w:tc>
        <w:tc>
          <w:tcPr>
            <w:tcW w:w="1071" w:type="dxa"/>
            <w:tcBorders>
              <w:top w:val="nil"/>
              <w:left w:val="nil"/>
              <w:bottom w:val="single" w:sz="4" w:space="0" w:color="ACB9CA"/>
              <w:right w:val="single" w:sz="4" w:space="0" w:color="ACB9CA"/>
            </w:tcBorders>
            <w:shd w:val="clear" w:color="000000" w:fill="FFFFFF"/>
            <w:vAlign w:val="center"/>
            <w:hideMark/>
          </w:tcPr>
          <w:p w14:paraId="0B29B3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14:paraId="59DDCC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33788</w:t>
            </w:r>
          </w:p>
        </w:tc>
        <w:tc>
          <w:tcPr>
            <w:tcW w:w="1230" w:type="dxa"/>
            <w:tcBorders>
              <w:top w:val="nil"/>
              <w:left w:val="nil"/>
              <w:bottom w:val="single" w:sz="4" w:space="0" w:color="ACB9CA"/>
              <w:right w:val="single" w:sz="4" w:space="0" w:color="ACB9CA"/>
            </w:tcBorders>
            <w:shd w:val="clear" w:color="000000" w:fill="FFFFFF"/>
            <w:vAlign w:val="center"/>
            <w:hideMark/>
          </w:tcPr>
          <w:p w14:paraId="2D0AC5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6DF95C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9B31928"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6D8F5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14:paraId="7C5BF8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11323.74</w:t>
            </w:r>
          </w:p>
        </w:tc>
        <w:tc>
          <w:tcPr>
            <w:tcW w:w="741" w:type="dxa"/>
            <w:tcBorders>
              <w:top w:val="nil"/>
              <w:left w:val="nil"/>
              <w:bottom w:val="single" w:sz="4" w:space="0" w:color="ACB9CA"/>
              <w:right w:val="single" w:sz="4" w:space="0" w:color="ACB9CA"/>
            </w:tcBorders>
            <w:shd w:val="clear" w:color="000000" w:fill="FFFFFF"/>
            <w:vAlign w:val="center"/>
            <w:hideMark/>
          </w:tcPr>
          <w:p w14:paraId="6F5BCD2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14:paraId="2FDB5D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32793.59</w:t>
            </w:r>
          </w:p>
        </w:tc>
        <w:tc>
          <w:tcPr>
            <w:tcW w:w="1070" w:type="dxa"/>
            <w:tcBorders>
              <w:top w:val="nil"/>
              <w:left w:val="nil"/>
              <w:bottom w:val="single" w:sz="4" w:space="0" w:color="ACB9CA"/>
              <w:right w:val="single" w:sz="4" w:space="0" w:color="ACB9CA"/>
            </w:tcBorders>
            <w:shd w:val="clear" w:color="000000" w:fill="FFFFFF"/>
            <w:vAlign w:val="center"/>
            <w:hideMark/>
          </w:tcPr>
          <w:p w14:paraId="0D97AC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34179.29</w:t>
            </w:r>
          </w:p>
        </w:tc>
        <w:tc>
          <w:tcPr>
            <w:tcW w:w="1070" w:type="dxa"/>
            <w:tcBorders>
              <w:top w:val="nil"/>
              <w:left w:val="nil"/>
              <w:bottom w:val="single" w:sz="4" w:space="0" w:color="ACB9CA"/>
              <w:right w:val="single" w:sz="4" w:space="0" w:color="ACB9CA"/>
            </w:tcBorders>
            <w:shd w:val="clear" w:color="000000" w:fill="FFFFFF"/>
            <w:vAlign w:val="center"/>
            <w:hideMark/>
          </w:tcPr>
          <w:p w14:paraId="0ECC9C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35391.31</w:t>
            </w:r>
          </w:p>
        </w:tc>
        <w:tc>
          <w:tcPr>
            <w:tcW w:w="1071" w:type="dxa"/>
            <w:tcBorders>
              <w:top w:val="nil"/>
              <w:left w:val="nil"/>
              <w:bottom w:val="single" w:sz="4" w:space="0" w:color="ACB9CA"/>
              <w:right w:val="single" w:sz="4" w:space="0" w:color="ACB9CA"/>
            </w:tcBorders>
            <w:shd w:val="clear" w:color="000000" w:fill="FFFFFF"/>
            <w:vAlign w:val="center"/>
            <w:hideMark/>
          </w:tcPr>
          <w:p w14:paraId="5A96C9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071" w:type="dxa"/>
            <w:tcBorders>
              <w:top w:val="nil"/>
              <w:left w:val="nil"/>
              <w:bottom w:val="single" w:sz="4" w:space="0" w:color="ACB9CA"/>
              <w:right w:val="single" w:sz="4" w:space="0" w:color="ACB9CA"/>
            </w:tcBorders>
            <w:shd w:val="clear" w:color="000000" w:fill="FFFFFF"/>
            <w:vAlign w:val="center"/>
            <w:hideMark/>
          </w:tcPr>
          <w:p w14:paraId="65BAB5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36805</w:t>
            </w:r>
          </w:p>
        </w:tc>
        <w:tc>
          <w:tcPr>
            <w:tcW w:w="1230" w:type="dxa"/>
            <w:tcBorders>
              <w:top w:val="nil"/>
              <w:left w:val="nil"/>
              <w:bottom w:val="single" w:sz="4" w:space="0" w:color="ACB9CA"/>
              <w:right w:val="single" w:sz="4" w:space="0" w:color="ACB9CA"/>
            </w:tcBorders>
            <w:shd w:val="clear" w:color="000000" w:fill="FFFFFF"/>
            <w:vAlign w:val="center"/>
            <w:hideMark/>
          </w:tcPr>
          <w:p w14:paraId="46E47E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D186DC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FCC207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50723B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14:paraId="2DF208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4159.07</w:t>
            </w:r>
          </w:p>
        </w:tc>
        <w:tc>
          <w:tcPr>
            <w:tcW w:w="741" w:type="dxa"/>
            <w:tcBorders>
              <w:top w:val="nil"/>
              <w:left w:val="nil"/>
              <w:bottom w:val="single" w:sz="4" w:space="0" w:color="ACB9CA"/>
              <w:right w:val="single" w:sz="4" w:space="0" w:color="ACB9CA"/>
            </w:tcBorders>
            <w:shd w:val="clear" w:color="000000" w:fill="FFFFFF"/>
            <w:vAlign w:val="center"/>
            <w:hideMark/>
          </w:tcPr>
          <w:p w14:paraId="3930D1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14:paraId="20E9F6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8263.01</w:t>
            </w:r>
          </w:p>
        </w:tc>
        <w:tc>
          <w:tcPr>
            <w:tcW w:w="1070" w:type="dxa"/>
            <w:tcBorders>
              <w:top w:val="nil"/>
              <w:left w:val="nil"/>
              <w:bottom w:val="single" w:sz="4" w:space="0" w:color="ACB9CA"/>
              <w:right w:val="single" w:sz="4" w:space="0" w:color="ACB9CA"/>
            </w:tcBorders>
            <w:shd w:val="clear" w:color="000000" w:fill="FFFFFF"/>
            <w:vAlign w:val="center"/>
            <w:hideMark/>
          </w:tcPr>
          <w:p w14:paraId="4A9EAB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20745.34</w:t>
            </w:r>
          </w:p>
        </w:tc>
        <w:tc>
          <w:tcPr>
            <w:tcW w:w="1070" w:type="dxa"/>
            <w:tcBorders>
              <w:top w:val="nil"/>
              <w:left w:val="nil"/>
              <w:bottom w:val="single" w:sz="4" w:space="0" w:color="ACB9CA"/>
              <w:right w:val="single" w:sz="4" w:space="0" w:color="ACB9CA"/>
            </w:tcBorders>
            <w:shd w:val="clear" w:color="000000" w:fill="FFFFFF"/>
            <w:vAlign w:val="center"/>
            <w:hideMark/>
          </w:tcPr>
          <w:p w14:paraId="442A19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35754.1</w:t>
            </w:r>
          </w:p>
        </w:tc>
        <w:tc>
          <w:tcPr>
            <w:tcW w:w="1071" w:type="dxa"/>
            <w:tcBorders>
              <w:top w:val="nil"/>
              <w:left w:val="nil"/>
              <w:bottom w:val="single" w:sz="4" w:space="0" w:color="ACB9CA"/>
              <w:right w:val="single" w:sz="4" w:space="0" w:color="ACB9CA"/>
            </w:tcBorders>
            <w:shd w:val="clear" w:color="000000" w:fill="FFFFFF"/>
            <w:vAlign w:val="center"/>
            <w:hideMark/>
          </w:tcPr>
          <w:p w14:paraId="1E1397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w:t>
            </w:r>
          </w:p>
        </w:tc>
        <w:tc>
          <w:tcPr>
            <w:tcW w:w="1071" w:type="dxa"/>
            <w:tcBorders>
              <w:top w:val="nil"/>
              <w:left w:val="nil"/>
              <w:bottom w:val="single" w:sz="4" w:space="0" w:color="ACB9CA"/>
              <w:right w:val="single" w:sz="4" w:space="0" w:color="ACB9CA"/>
            </w:tcBorders>
            <w:shd w:val="clear" w:color="000000" w:fill="FFFFFF"/>
            <w:vAlign w:val="center"/>
            <w:hideMark/>
          </w:tcPr>
          <w:p w14:paraId="70A23B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38337</w:t>
            </w:r>
          </w:p>
        </w:tc>
        <w:tc>
          <w:tcPr>
            <w:tcW w:w="1230" w:type="dxa"/>
            <w:tcBorders>
              <w:top w:val="nil"/>
              <w:left w:val="nil"/>
              <w:bottom w:val="single" w:sz="4" w:space="0" w:color="ACB9CA"/>
              <w:right w:val="single" w:sz="4" w:space="0" w:color="ACB9CA"/>
            </w:tcBorders>
            <w:shd w:val="clear" w:color="000000" w:fill="FFFFFF"/>
            <w:vAlign w:val="center"/>
            <w:hideMark/>
          </w:tcPr>
          <w:p w14:paraId="1AD734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9E3606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D37668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1164DB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14:paraId="653C05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2985.6</w:t>
            </w:r>
          </w:p>
        </w:tc>
        <w:tc>
          <w:tcPr>
            <w:tcW w:w="741" w:type="dxa"/>
            <w:tcBorders>
              <w:top w:val="nil"/>
              <w:left w:val="nil"/>
              <w:bottom w:val="single" w:sz="4" w:space="0" w:color="ACB9CA"/>
              <w:right w:val="single" w:sz="4" w:space="0" w:color="ACB9CA"/>
            </w:tcBorders>
            <w:shd w:val="clear" w:color="000000" w:fill="FFFFFF"/>
            <w:vAlign w:val="center"/>
            <w:hideMark/>
          </w:tcPr>
          <w:p w14:paraId="4AA85A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14:paraId="37B1F8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6339.98</w:t>
            </w:r>
          </w:p>
        </w:tc>
        <w:tc>
          <w:tcPr>
            <w:tcW w:w="1070" w:type="dxa"/>
            <w:tcBorders>
              <w:top w:val="nil"/>
              <w:left w:val="nil"/>
              <w:bottom w:val="single" w:sz="4" w:space="0" w:color="ACB9CA"/>
              <w:right w:val="single" w:sz="4" w:space="0" w:color="ACB9CA"/>
            </w:tcBorders>
            <w:shd w:val="clear" w:color="000000" w:fill="FFFFFF"/>
            <w:vAlign w:val="center"/>
            <w:hideMark/>
          </w:tcPr>
          <w:p w14:paraId="418A72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9802.74</w:t>
            </w:r>
          </w:p>
        </w:tc>
        <w:tc>
          <w:tcPr>
            <w:tcW w:w="1070" w:type="dxa"/>
            <w:tcBorders>
              <w:top w:val="nil"/>
              <w:left w:val="nil"/>
              <w:bottom w:val="single" w:sz="4" w:space="0" w:color="ACB9CA"/>
              <w:right w:val="single" w:sz="4" w:space="0" w:color="ACB9CA"/>
            </w:tcBorders>
            <w:shd w:val="clear" w:color="000000" w:fill="FFFFFF"/>
            <w:vAlign w:val="center"/>
            <w:hideMark/>
          </w:tcPr>
          <w:p w14:paraId="77555D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31090.58</w:t>
            </w:r>
          </w:p>
        </w:tc>
        <w:tc>
          <w:tcPr>
            <w:tcW w:w="1071" w:type="dxa"/>
            <w:tcBorders>
              <w:top w:val="nil"/>
              <w:left w:val="nil"/>
              <w:bottom w:val="single" w:sz="4" w:space="0" w:color="ACB9CA"/>
              <w:right w:val="single" w:sz="4" w:space="0" w:color="ACB9CA"/>
            </w:tcBorders>
            <w:shd w:val="clear" w:color="000000" w:fill="FFFFFF"/>
            <w:vAlign w:val="center"/>
            <w:hideMark/>
          </w:tcPr>
          <w:p w14:paraId="20F77C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14:paraId="517605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36732</w:t>
            </w:r>
          </w:p>
        </w:tc>
        <w:tc>
          <w:tcPr>
            <w:tcW w:w="1230" w:type="dxa"/>
            <w:tcBorders>
              <w:top w:val="nil"/>
              <w:left w:val="nil"/>
              <w:bottom w:val="single" w:sz="4" w:space="0" w:color="ACB9CA"/>
              <w:right w:val="single" w:sz="4" w:space="0" w:color="ACB9CA"/>
            </w:tcBorders>
            <w:shd w:val="clear" w:color="000000" w:fill="FFFFFF"/>
            <w:vAlign w:val="center"/>
            <w:hideMark/>
          </w:tcPr>
          <w:p w14:paraId="37BF1D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256FFD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2F70DD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Visit_Project_page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3ADBB0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w:t>
            </w:r>
          </w:p>
        </w:tc>
        <w:tc>
          <w:tcPr>
            <w:tcW w:w="1299" w:type="dxa"/>
            <w:tcBorders>
              <w:top w:val="nil"/>
              <w:left w:val="nil"/>
              <w:bottom w:val="single" w:sz="4" w:space="0" w:color="ACB9CA"/>
              <w:right w:val="single" w:sz="4" w:space="0" w:color="ACB9CA"/>
            </w:tcBorders>
            <w:shd w:val="clear" w:color="000000" w:fill="FFFFFF"/>
            <w:vAlign w:val="center"/>
            <w:hideMark/>
          </w:tcPr>
          <w:p w14:paraId="18FEAC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4318.9</w:t>
            </w:r>
          </w:p>
        </w:tc>
        <w:tc>
          <w:tcPr>
            <w:tcW w:w="741" w:type="dxa"/>
            <w:tcBorders>
              <w:top w:val="nil"/>
              <w:left w:val="nil"/>
              <w:bottom w:val="single" w:sz="4" w:space="0" w:color="ACB9CA"/>
              <w:right w:val="single" w:sz="4" w:space="0" w:color="ACB9CA"/>
            </w:tcBorders>
            <w:shd w:val="clear" w:color="000000" w:fill="FFFFFF"/>
            <w:vAlign w:val="center"/>
            <w:hideMark/>
          </w:tcPr>
          <w:p w14:paraId="7D1D74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14:paraId="6E0C4E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17519</w:t>
            </w:r>
          </w:p>
        </w:tc>
        <w:tc>
          <w:tcPr>
            <w:tcW w:w="1070" w:type="dxa"/>
            <w:tcBorders>
              <w:top w:val="nil"/>
              <w:left w:val="nil"/>
              <w:bottom w:val="single" w:sz="4" w:space="0" w:color="ACB9CA"/>
              <w:right w:val="single" w:sz="4" w:space="0" w:color="ACB9CA"/>
            </w:tcBorders>
            <w:shd w:val="clear" w:color="000000" w:fill="FFFFFF"/>
            <w:vAlign w:val="center"/>
            <w:hideMark/>
          </w:tcPr>
          <w:p w14:paraId="692802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25231</w:t>
            </w:r>
          </w:p>
        </w:tc>
        <w:tc>
          <w:tcPr>
            <w:tcW w:w="1070" w:type="dxa"/>
            <w:tcBorders>
              <w:top w:val="nil"/>
              <w:left w:val="nil"/>
              <w:bottom w:val="single" w:sz="4" w:space="0" w:color="ACB9CA"/>
              <w:right w:val="single" w:sz="4" w:space="0" w:color="ACB9CA"/>
            </w:tcBorders>
            <w:shd w:val="clear" w:color="000000" w:fill="FFFFFF"/>
            <w:vAlign w:val="center"/>
            <w:hideMark/>
          </w:tcPr>
          <w:p w14:paraId="3F0086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32559</w:t>
            </w:r>
          </w:p>
        </w:tc>
        <w:tc>
          <w:tcPr>
            <w:tcW w:w="1071" w:type="dxa"/>
            <w:tcBorders>
              <w:top w:val="nil"/>
              <w:left w:val="nil"/>
              <w:bottom w:val="single" w:sz="4" w:space="0" w:color="ACB9CA"/>
              <w:right w:val="single" w:sz="4" w:space="0" w:color="ACB9CA"/>
            </w:tcBorders>
            <w:shd w:val="clear" w:color="000000" w:fill="FFFFFF"/>
            <w:vAlign w:val="center"/>
            <w:hideMark/>
          </w:tcPr>
          <w:p w14:paraId="123E85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3A22A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34559</w:t>
            </w:r>
          </w:p>
        </w:tc>
        <w:tc>
          <w:tcPr>
            <w:tcW w:w="1230" w:type="dxa"/>
            <w:tcBorders>
              <w:top w:val="nil"/>
              <w:left w:val="nil"/>
              <w:bottom w:val="single" w:sz="4" w:space="0" w:color="ACB9CA"/>
              <w:right w:val="single" w:sz="4" w:space="0" w:color="ACB9CA"/>
            </w:tcBorders>
            <w:shd w:val="clear" w:color="000000" w:fill="FFFFFF"/>
            <w:vAlign w:val="center"/>
            <w:hideMark/>
          </w:tcPr>
          <w:p w14:paraId="7F4197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B5E088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EA1362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667" w:type="dxa"/>
            <w:tcBorders>
              <w:top w:val="nil"/>
              <w:left w:val="nil"/>
              <w:bottom w:val="single" w:sz="4" w:space="0" w:color="ACB9CA"/>
              <w:right w:val="single" w:sz="4" w:space="0" w:color="ACB9CA"/>
            </w:tcBorders>
            <w:shd w:val="clear" w:color="000000" w:fill="FFFFFF"/>
            <w:vAlign w:val="center"/>
            <w:hideMark/>
          </w:tcPr>
          <w:p w14:paraId="79A7D4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14:paraId="368C69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7720.4</w:t>
            </w:r>
          </w:p>
        </w:tc>
        <w:tc>
          <w:tcPr>
            <w:tcW w:w="741" w:type="dxa"/>
            <w:tcBorders>
              <w:top w:val="nil"/>
              <w:left w:val="nil"/>
              <w:bottom w:val="single" w:sz="4" w:space="0" w:color="ACB9CA"/>
              <w:right w:val="single" w:sz="4" w:space="0" w:color="ACB9CA"/>
            </w:tcBorders>
            <w:shd w:val="clear" w:color="000000" w:fill="FFFFFF"/>
            <w:vAlign w:val="center"/>
            <w:hideMark/>
          </w:tcPr>
          <w:p w14:paraId="43C6BD5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14:paraId="3A59D1C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29795.41</w:t>
            </w:r>
          </w:p>
        </w:tc>
        <w:tc>
          <w:tcPr>
            <w:tcW w:w="1070" w:type="dxa"/>
            <w:tcBorders>
              <w:top w:val="nil"/>
              <w:left w:val="nil"/>
              <w:bottom w:val="single" w:sz="4" w:space="0" w:color="ACB9CA"/>
              <w:right w:val="single" w:sz="4" w:space="0" w:color="ACB9CA"/>
            </w:tcBorders>
            <w:shd w:val="clear" w:color="000000" w:fill="FFFFFF"/>
            <w:vAlign w:val="center"/>
            <w:hideMark/>
          </w:tcPr>
          <w:p w14:paraId="22D265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32629.87</w:t>
            </w:r>
          </w:p>
        </w:tc>
        <w:tc>
          <w:tcPr>
            <w:tcW w:w="1070" w:type="dxa"/>
            <w:tcBorders>
              <w:top w:val="nil"/>
              <w:left w:val="nil"/>
              <w:bottom w:val="single" w:sz="4" w:space="0" w:color="ACB9CA"/>
              <w:right w:val="single" w:sz="4" w:space="0" w:color="ACB9CA"/>
            </w:tcBorders>
            <w:shd w:val="clear" w:color="000000" w:fill="FFFFFF"/>
            <w:vAlign w:val="center"/>
            <w:hideMark/>
          </w:tcPr>
          <w:p w14:paraId="7C829E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34999.22</w:t>
            </w:r>
          </w:p>
        </w:tc>
        <w:tc>
          <w:tcPr>
            <w:tcW w:w="1071" w:type="dxa"/>
            <w:tcBorders>
              <w:top w:val="nil"/>
              <w:left w:val="nil"/>
              <w:bottom w:val="single" w:sz="4" w:space="0" w:color="ACB9CA"/>
              <w:right w:val="single" w:sz="4" w:space="0" w:color="ACB9CA"/>
            </w:tcBorders>
            <w:shd w:val="clear" w:color="000000" w:fill="FFFFFF"/>
            <w:vAlign w:val="center"/>
            <w:hideMark/>
          </w:tcPr>
          <w:p w14:paraId="3A10A0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14:paraId="2AF331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36521</w:t>
            </w:r>
          </w:p>
        </w:tc>
        <w:tc>
          <w:tcPr>
            <w:tcW w:w="1230" w:type="dxa"/>
            <w:tcBorders>
              <w:top w:val="nil"/>
              <w:left w:val="nil"/>
              <w:bottom w:val="single" w:sz="4" w:space="0" w:color="ACB9CA"/>
              <w:right w:val="single" w:sz="4" w:space="0" w:color="ACB9CA"/>
            </w:tcBorders>
            <w:shd w:val="clear" w:color="000000" w:fill="FFFFFF"/>
            <w:vAlign w:val="center"/>
            <w:hideMark/>
          </w:tcPr>
          <w:p w14:paraId="4EC58A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8794FB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EDF6FF"/>
            <w:noWrap/>
            <w:vAlign w:val="center"/>
            <w:hideMark/>
          </w:tcPr>
          <w:p w14:paraId="31799183"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667" w:type="dxa"/>
            <w:tcBorders>
              <w:top w:val="nil"/>
              <w:left w:val="nil"/>
              <w:bottom w:val="single" w:sz="4" w:space="0" w:color="ACB9CA"/>
              <w:right w:val="single" w:sz="4" w:space="0" w:color="ACB9CA"/>
            </w:tcBorders>
            <w:shd w:val="clear" w:color="000000" w:fill="EDF6FF"/>
            <w:vAlign w:val="center"/>
            <w:hideMark/>
          </w:tcPr>
          <w:p w14:paraId="1FD015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EDF6FF"/>
            <w:vAlign w:val="center"/>
            <w:hideMark/>
          </w:tcPr>
          <w:p w14:paraId="0CC6370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8971.4</w:t>
            </w:r>
          </w:p>
        </w:tc>
        <w:tc>
          <w:tcPr>
            <w:tcW w:w="741" w:type="dxa"/>
            <w:tcBorders>
              <w:top w:val="nil"/>
              <w:left w:val="nil"/>
              <w:bottom w:val="single" w:sz="4" w:space="0" w:color="ACB9CA"/>
              <w:right w:val="single" w:sz="4" w:space="0" w:color="ACB9CA"/>
            </w:tcBorders>
            <w:shd w:val="clear" w:color="000000" w:fill="EDF6FF"/>
            <w:vAlign w:val="center"/>
            <w:hideMark/>
          </w:tcPr>
          <w:p w14:paraId="2B38C97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EDF6FF"/>
            <w:vAlign w:val="center"/>
            <w:hideMark/>
          </w:tcPr>
          <w:p w14:paraId="3C9521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30339.15</w:t>
            </w:r>
          </w:p>
        </w:tc>
        <w:tc>
          <w:tcPr>
            <w:tcW w:w="1070" w:type="dxa"/>
            <w:tcBorders>
              <w:top w:val="nil"/>
              <w:left w:val="nil"/>
              <w:bottom w:val="single" w:sz="4" w:space="0" w:color="ACB9CA"/>
              <w:right w:val="single" w:sz="4" w:space="0" w:color="ACB9CA"/>
            </w:tcBorders>
            <w:shd w:val="clear" w:color="000000" w:fill="EDF6FF"/>
            <w:vAlign w:val="center"/>
            <w:hideMark/>
          </w:tcPr>
          <w:p w14:paraId="403085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32630.61</w:t>
            </w:r>
          </w:p>
        </w:tc>
        <w:tc>
          <w:tcPr>
            <w:tcW w:w="1070" w:type="dxa"/>
            <w:tcBorders>
              <w:top w:val="nil"/>
              <w:left w:val="nil"/>
              <w:bottom w:val="single" w:sz="4" w:space="0" w:color="ACB9CA"/>
              <w:right w:val="single" w:sz="4" w:space="0" w:color="ACB9CA"/>
            </w:tcBorders>
            <w:shd w:val="clear" w:color="000000" w:fill="EDF6FF"/>
            <w:vAlign w:val="center"/>
            <w:hideMark/>
          </w:tcPr>
          <w:p w14:paraId="2076BC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34931.22</w:t>
            </w:r>
          </w:p>
        </w:tc>
        <w:tc>
          <w:tcPr>
            <w:tcW w:w="1071" w:type="dxa"/>
            <w:tcBorders>
              <w:top w:val="nil"/>
              <w:left w:val="nil"/>
              <w:bottom w:val="single" w:sz="4" w:space="0" w:color="ACB9CA"/>
              <w:right w:val="single" w:sz="4" w:space="0" w:color="ACB9CA"/>
            </w:tcBorders>
            <w:shd w:val="clear" w:color="000000" w:fill="EDF6FF"/>
            <w:vAlign w:val="center"/>
            <w:hideMark/>
          </w:tcPr>
          <w:p w14:paraId="063CB3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EDF6FF"/>
            <w:vAlign w:val="center"/>
            <w:hideMark/>
          </w:tcPr>
          <w:p w14:paraId="61B12A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37567</w:t>
            </w:r>
          </w:p>
        </w:tc>
        <w:tc>
          <w:tcPr>
            <w:tcW w:w="1230" w:type="dxa"/>
            <w:tcBorders>
              <w:top w:val="nil"/>
              <w:left w:val="nil"/>
              <w:bottom w:val="single" w:sz="4" w:space="0" w:color="ACB9CA"/>
              <w:right w:val="single" w:sz="4" w:space="0" w:color="ACB9CA"/>
            </w:tcBorders>
            <w:shd w:val="clear" w:color="000000" w:fill="EDF6FF"/>
            <w:vAlign w:val="center"/>
            <w:hideMark/>
          </w:tcPr>
          <w:p w14:paraId="64AF69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20F4965F" w14:textId="77777777" w:rsidR="00BD4538" w:rsidRPr="00C47FE2" w:rsidRDefault="00BD4538" w:rsidP="001A6FC7">
      <w:pPr>
        <w:pStyle w:val="ListParagraph"/>
        <w:rPr>
          <w:rFonts w:cs="Arial"/>
          <w:b/>
        </w:rPr>
      </w:pPr>
    </w:p>
    <w:p w14:paraId="62398164" w14:textId="77777777" w:rsidR="00BD4538" w:rsidRPr="00C47FE2" w:rsidRDefault="00BD4538" w:rsidP="001A6FC7">
      <w:pPr>
        <w:pStyle w:val="ListParagraph"/>
        <w:rPr>
          <w:rFonts w:cs="Arial"/>
          <w:b/>
        </w:rPr>
      </w:pPr>
    </w:p>
    <w:p w14:paraId="5325D316" w14:textId="77777777" w:rsidR="001A6FC7" w:rsidRPr="00C47FE2" w:rsidRDefault="001A6FC7" w:rsidP="00C822CB">
      <w:pPr>
        <w:pStyle w:val="Heading3"/>
        <w:rPr>
          <w:rFonts w:cs="Arial"/>
        </w:rPr>
      </w:pPr>
      <w:r w:rsidRPr="00C47FE2">
        <w:rPr>
          <w:rFonts w:cs="Arial"/>
        </w:rPr>
        <w:t>Errors Report</w:t>
      </w:r>
    </w:p>
    <w:tbl>
      <w:tblPr>
        <w:tblW w:w="6495" w:type="dxa"/>
        <w:tblInd w:w="93" w:type="dxa"/>
        <w:tblLook w:val="04A0" w:firstRow="1" w:lastRow="0" w:firstColumn="1" w:lastColumn="0" w:noHBand="0" w:noVBand="1"/>
        <w:tblPrChange w:id="1989" w:author="khanguyen" w:date="2017-03-17T23:45:00Z">
          <w:tblPr>
            <w:tblW w:w="7329" w:type="dxa"/>
            <w:tblInd w:w="93" w:type="dxa"/>
            <w:tblLook w:val="04A0" w:firstRow="1" w:lastRow="0" w:firstColumn="1" w:lastColumn="0" w:noHBand="0" w:noVBand="1"/>
          </w:tblPr>
        </w:tblPrChange>
      </w:tblPr>
      <w:tblGrid>
        <w:gridCol w:w="2462"/>
        <w:gridCol w:w="2529"/>
        <w:gridCol w:w="1504"/>
        <w:tblGridChange w:id="1990">
          <w:tblGrid>
            <w:gridCol w:w="2462"/>
            <w:gridCol w:w="2529"/>
            <w:gridCol w:w="1885"/>
          </w:tblGrid>
        </w:tblGridChange>
      </w:tblGrid>
      <w:tr w:rsidR="00637CF7" w:rsidRPr="00C47FE2" w14:paraId="218507B8" w14:textId="77777777" w:rsidTr="00637CF7">
        <w:trPr>
          <w:trHeight w:val="570"/>
          <w:trPrChange w:id="1991" w:author="khanguyen" w:date="2017-03-17T23:45:00Z">
            <w:trPr>
              <w:trHeight w:val="570"/>
            </w:trPr>
          </w:trPrChange>
        </w:trPr>
        <w:tc>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1992" w:author="khanguyen" w:date="2017-03-17T23:45:00Z">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6D1FD333" w14:textId="77777777" w:rsidR="00637CF7" w:rsidRPr="00C47FE2" w:rsidRDefault="00637CF7"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Change w:id="1993" w:author="khanguyen" w:date="2017-03-17T23:45:00Z">
              <w:tcPr>
                <w:tcW w:w="2529"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78F62E0E" w14:textId="77777777" w:rsidR="00637CF7" w:rsidRPr="00C47FE2" w:rsidRDefault="00637CF7"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504" w:type="dxa"/>
            <w:tcBorders>
              <w:top w:val="single" w:sz="4" w:space="0" w:color="ACB9CA"/>
              <w:left w:val="nil"/>
              <w:bottom w:val="single" w:sz="4" w:space="0" w:color="ACB9CA"/>
              <w:right w:val="single" w:sz="4" w:space="0" w:color="ACB9CA"/>
            </w:tcBorders>
            <w:shd w:val="clear" w:color="000000" w:fill="F4F9FE"/>
            <w:vAlign w:val="bottom"/>
            <w:hideMark/>
            <w:tcPrChange w:id="1994" w:author="khanguyen" w:date="2017-03-17T23:45:00Z">
              <w:tcPr>
                <w:tcW w:w="1384"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FC4482F" w14:textId="77777777" w:rsidR="00637CF7" w:rsidRDefault="00637CF7" w:rsidP="00637CF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p>
          <w:p w14:paraId="37BB24F1" w14:textId="2B5CCC59" w:rsidR="00637CF7" w:rsidRPr="00C47FE2" w:rsidRDefault="00637CF7" w:rsidP="00637CF7">
            <w:pPr>
              <w:spacing w:before="0" w:after="0" w:line="240" w:lineRule="auto"/>
              <w:rPr>
                <w:rFonts w:eastAsia="Times New Roman" w:cs="Arial"/>
                <w:b/>
                <w:bCs/>
                <w:color w:val="4B4B63"/>
                <w:sz w:val="18"/>
                <w:szCs w:val="18"/>
                <w:lang w:val="en-US"/>
              </w:rPr>
            </w:pPr>
            <w:r>
              <w:rPr>
                <w:rFonts w:eastAsia="Times New Roman" w:cs="Arial"/>
                <w:b/>
                <w:bCs/>
                <w:color w:val="4B4B63"/>
                <w:sz w:val="18"/>
                <w:szCs w:val="18"/>
                <w:lang w:val="en-US"/>
              </w:rPr>
              <w:t>(% Errors/ Total #samples)</w:t>
            </w:r>
          </w:p>
        </w:tc>
      </w:tr>
      <w:tr w:rsidR="00637CF7" w:rsidRPr="00C47FE2" w14:paraId="604A222A" w14:textId="77777777" w:rsidTr="00637CF7">
        <w:trPr>
          <w:trHeight w:val="300"/>
          <w:trPrChange w:id="1995" w:author="khanguyen" w:date="2017-03-17T23:45:00Z">
            <w:trPr>
              <w:trHeight w:val="300"/>
            </w:trPr>
          </w:trPrChange>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Change w:id="1996" w:author="khanguyen" w:date="2017-03-17T23:45:00Z">
              <w:tcPr>
                <w:tcW w:w="2462"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785F357"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Change w:id="1997" w:author="khanguyen" w:date="2017-03-17T23:45:00Z">
              <w:tcPr>
                <w:tcW w:w="2529" w:type="dxa"/>
                <w:tcBorders>
                  <w:top w:val="nil"/>
                  <w:left w:val="nil"/>
                  <w:bottom w:val="single" w:sz="4" w:space="0" w:color="ACB9CA"/>
                  <w:right w:val="single" w:sz="4" w:space="0" w:color="ACB9CA"/>
                </w:tcBorders>
                <w:shd w:val="clear" w:color="000000" w:fill="FFFFFF"/>
                <w:noWrap/>
                <w:vAlign w:val="center"/>
                <w:hideMark/>
              </w:tcPr>
            </w:tcPrChange>
          </w:tcPr>
          <w:p w14:paraId="38D50DBF"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504" w:type="dxa"/>
            <w:vMerge w:val="restart"/>
            <w:tcBorders>
              <w:top w:val="nil"/>
              <w:left w:val="nil"/>
              <w:right w:val="single" w:sz="4" w:space="0" w:color="ACB9CA"/>
            </w:tcBorders>
            <w:shd w:val="clear" w:color="000000" w:fill="FFFFFF"/>
            <w:noWrap/>
            <w:vAlign w:val="center"/>
            <w:hideMark/>
            <w:tcPrChange w:id="1998" w:author="khanguyen" w:date="2017-03-17T23:45:00Z">
              <w:tcPr>
                <w:tcW w:w="1384" w:type="dxa"/>
                <w:vMerge w:val="restart"/>
                <w:tcBorders>
                  <w:top w:val="nil"/>
                  <w:left w:val="nil"/>
                  <w:right w:val="single" w:sz="4" w:space="0" w:color="ACB9CA"/>
                </w:tcBorders>
                <w:shd w:val="clear" w:color="000000" w:fill="FFFFFF"/>
                <w:noWrap/>
                <w:vAlign w:val="center"/>
                <w:hideMark/>
              </w:tcPr>
            </w:tcPrChange>
          </w:tcPr>
          <w:p w14:paraId="3F3E9E42" w14:textId="32B6D6D7" w:rsidR="00637CF7" w:rsidRPr="00C47FE2" w:rsidRDefault="00637CF7" w:rsidP="00BD4538">
            <w:pPr>
              <w:spacing w:before="0" w:after="0" w:line="240" w:lineRule="auto"/>
              <w:rPr>
                <w:rFonts w:eastAsia="Times New Roman" w:cs="Arial"/>
                <w:color w:val="4B4B63"/>
                <w:sz w:val="20"/>
                <w:szCs w:val="20"/>
                <w:lang w:val="en-US"/>
              </w:rPr>
            </w:pPr>
            <w:r>
              <w:rPr>
                <w:rFonts w:eastAsia="Times New Roman" w:cs="Arial"/>
                <w:color w:val="4B4B63"/>
                <w:sz w:val="20"/>
                <w:szCs w:val="20"/>
                <w:lang w:val="en-US"/>
              </w:rPr>
              <w:t>13.97</w:t>
            </w:r>
          </w:p>
        </w:tc>
      </w:tr>
      <w:tr w:rsidR="00637CF7" w:rsidRPr="00C47FE2" w14:paraId="2490E7F0" w14:textId="77777777" w:rsidTr="00637CF7">
        <w:trPr>
          <w:trHeight w:val="300"/>
          <w:trPrChange w:id="1999" w:author="khanguyen" w:date="2017-03-17T23:45:00Z">
            <w:trPr>
              <w:trHeight w:val="300"/>
            </w:trPr>
          </w:trPrChange>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Change w:id="2000" w:author="khanguyen" w:date="2017-03-17T23:45:00Z">
              <w:tcPr>
                <w:tcW w:w="2462"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70D9D72"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Change w:id="2001" w:author="khanguyen" w:date="2017-03-17T23:45:00Z">
              <w:tcPr>
                <w:tcW w:w="2529" w:type="dxa"/>
                <w:tcBorders>
                  <w:top w:val="nil"/>
                  <w:left w:val="nil"/>
                  <w:bottom w:val="single" w:sz="4" w:space="0" w:color="ACB9CA"/>
                  <w:right w:val="single" w:sz="4" w:space="0" w:color="ACB9CA"/>
                </w:tcBorders>
                <w:shd w:val="clear" w:color="000000" w:fill="FFFFFF"/>
                <w:noWrap/>
                <w:vAlign w:val="center"/>
                <w:hideMark/>
              </w:tcPr>
            </w:tcPrChange>
          </w:tcPr>
          <w:p w14:paraId="005DDF62"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504" w:type="dxa"/>
            <w:vMerge/>
            <w:tcBorders>
              <w:left w:val="nil"/>
              <w:right w:val="single" w:sz="4" w:space="0" w:color="ACB9CA"/>
            </w:tcBorders>
            <w:shd w:val="clear" w:color="000000" w:fill="FFFFFF"/>
            <w:noWrap/>
            <w:vAlign w:val="center"/>
            <w:hideMark/>
            <w:tcPrChange w:id="2002" w:author="khanguyen" w:date="2017-03-17T23:45:00Z">
              <w:tcPr>
                <w:tcW w:w="1384" w:type="dxa"/>
                <w:vMerge/>
                <w:tcBorders>
                  <w:left w:val="nil"/>
                  <w:right w:val="single" w:sz="4" w:space="0" w:color="ACB9CA"/>
                </w:tcBorders>
                <w:shd w:val="clear" w:color="000000" w:fill="FFFFFF"/>
                <w:noWrap/>
                <w:vAlign w:val="center"/>
                <w:hideMark/>
              </w:tcPr>
            </w:tcPrChange>
          </w:tcPr>
          <w:p w14:paraId="7A122135" w14:textId="036D5181" w:rsidR="00637CF7" w:rsidRPr="00C47FE2" w:rsidRDefault="00637CF7" w:rsidP="00BD4538">
            <w:pPr>
              <w:spacing w:before="0" w:after="0" w:line="240" w:lineRule="auto"/>
              <w:rPr>
                <w:rFonts w:eastAsia="Times New Roman" w:cs="Arial"/>
                <w:color w:val="4B4B63"/>
                <w:sz w:val="20"/>
                <w:szCs w:val="20"/>
                <w:lang w:val="en-US"/>
              </w:rPr>
            </w:pPr>
          </w:p>
        </w:tc>
      </w:tr>
      <w:tr w:rsidR="00637CF7" w:rsidRPr="00C47FE2" w14:paraId="546BE676" w14:textId="77777777" w:rsidTr="00637CF7">
        <w:trPr>
          <w:trHeight w:val="1500"/>
          <w:trPrChange w:id="2003" w:author="khanguyen" w:date="2017-03-17T23:45:00Z">
            <w:trPr>
              <w:trHeight w:val="1500"/>
            </w:trPr>
          </w:trPrChange>
        </w:trPr>
        <w:tc>
          <w:tcPr>
            <w:tcW w:w="2462" w:type="dxa"/>
            <w:tcBorders>
              <w:top w:val="nil"/>
              <w:left w:val="single" w:sz="4" w:space="0" w:color="ACB9CA"/>
              <w:bottom w:val="single" w:sz="4" w:space="0" w:color="ACB9CA"/>
              <w:right w:val="single" w:sz="4" w:space="0" w:color="ACB9CA"/>
            </w:tcBorders>
            <w:shd w:val="clear" w:color="000000" w:fill="FFFFFF"/>
            <w:vAlign w:val="center"/>
            <w:hideMark/>
            <w:tcPrChange w:id="2004" w:author="khanguyen" w:date="2017-03-17T23:45:00Z">
              <w:tcPr>
                <w:tcW w:w="2462"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661EBB6D"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2529" w:type="dxa"/>
            <w:tcBorders>
              <w:top w:val="nil"/>
              <w:left w:val="nil"/>
              <w:bottom w:val="single" w:sz="4" w:space="0" w:color="ACB9CA"/>
              <w:right w:val="single" w:sz="4" w:space="0" w:color="ACB9CA"/>
            </w:tcBorders>
            <w:shd w:val="clear" w:color="000000" w:fill="FFFFFF"/>
            <w:vAlign w:val="center"/>
            <w:hideMark/>
            <w:tcPrChange w:id="2005" w:author="khanguyen" w:date="2017-03-17T23:45:00Z">
              <w:tcPr>
                <w:tcW w:w="2529" w:type="dxa"/>
                <w:tcBorders>
                  <w:top w:val="nil"/>
                  <w:left w:val="nil"/>
                  <w:bottom w:val="single" w:sz="4" w:space="0" w:color="ACB9CA"/>
                  <w:right w:val="single" w:sz="4" w:space="0" w:color="ACB9CA"/>
                </w:tcBorders>
                <w:shd w:val="clear" w:color="000000" w:fill="FFFFFF"/>
                <w:vAlign w:val="center"/>
                <w:hideMark/>
              </w:tcPr>
            </w:tcPrChange>
          </w:tcPr>
          <w:p w14:paraId="44092B40"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504" w:type="dxa"/>
            <w:vMerge/>
            <w:tcBorders>
              <w:left w:val="nil"/>
              <w:bottom w:val="single" w:sz="4" w:space="0" w:color="ACB9CA"/>
              <w:right w:val="single" w:sz="4" w:space="0" w:color="ACB9CA"/>
            </w:tcBorders>
            <w:shd w:val="clear" w:color="000000" w:fill="FFFFFF"/>
            <w:noWrap/>
            <w:vAlign w:val="center"/>
            <w:hideMark/>
            <w:tcPrChange w:id="2006" w:author="khanguyen" w:date="2017-03-17T23:45:00Z">
              <w:tcPr>
                <w:tcW w:w="1384" w:type="dxa"/>
                <w:vMerge/>
                <w:tcBorders>
                  <w:left w:val="nil"/>
                  <w:bottom w:val="single" w:sz="4" w:space="0" w:color="ACB9CA"/>
                  <w:right w:val="single" w:sz="4" w:space="0" w:color="ACB9CA"/>
                </w:tcBorders>
                <w:shd w:val="clear" w:color="000000" w:fill="FFFFFF"/>
                <w:noWrap/>
                <w:vAlign w:val="center"/>
                <w:hideMark/>
              </w:tcPr>
            </w:tcPrChange>
          </w:tcPr>
          <w:p w14:paraId="0B0EDE1E" w14:textId="1A60C714" w:rsidR="00637CF7" w:rsidRPr="00C47FE2" w:rsidRDefault="00637CF7" w:rsidP="00BD4538">
            <w:pPr>
              <w:spacing w:before="0" w:after="0" w:line="240" w:lineRule="auto"/>
              <w:rPr>
                <w:rFonts w:eastAsia="Times New Roman" w:cs="Arial"/>
                <w:color w:val="4B4B63"/>
                <w:sz w:val="20"/>
                <w:szCs w:val="20"/>
                <w:lang w:val="en-US"/>
              </w:rPr>
            </w:pPr>
          </w:p>
        </w:tc>
      </w:tr>
    </w:tbl>
    <w:p w14:paraId="007E5B99" w14:textId="77777777" w:rsidR="00CC756A" w:rsidRDefault="00CC756A" w:rsidP="005C3224">
      <w:pPr>
        <w:pStyle w:val="Heading2"/>
        <w:rPr>
          <w:rFonts w:cs="Arial"/>
        </w:rPr>
      </w:pPr>
      <w:bookmarkStart w:id="2007" w:name="_Toc477557844"/>
      <w:bookmarkStart w:id="2008" w:name="_Toc477557845"/>
      <w:bookmarkStart w:id="2009" w:name="_Toc477880751"/>
      <w:bookmarkEnd w:id="2007"/>
      <w:bookmarkEnd w:id="2008"/>
      <w:r w:rsidRPr="00C47FE2">
        <w:rPr>
          <w:rFonts w:cs="Arial"/>
        </w:rPr>
        <w:t>Test Run 5</w:t>
      </w:r>
      <w:r w:rsidR="005C3224" w:rsidRPr="00C47FE2">
        <w:rPr>
          <w:rFonts w:cs="Arial"/>
        </w:rPr>
        <w:t xml:space="preserve"> – Baseline Two Hour Load Test</w:t>
      </w:r>
      <w:bookmarkEnd w:id="2009"/>
    </w:p>
    <w:p w14:paraId="0A8CBE73" w14:textId="77777777" w:rsidR="00875EA5" w:rsidRPr="00C47FE2" w:rsidRDefault="00875EA5" w:rsidP="00875EA5">
      <w:pPr>
        <w:numPr>
          <w:ilvl w:val="0"/>
          <w:numId w:val="15"/>
        </w:numPr>
        <w:spacing w:before="60" w:after="120" w:line="320" w:lineRule="exact"/>
        <w:jc w:val="both"/>
        <w:rPr>
          <w:rFonts w:cs="Arial"/>
        </w:rPr>
      </w:pPr>
      <w:r w:rsidRPr="00C47FE2">
        <w:rPr>
          <w:rFonts w:cs="Arial"/>
        </w:rPr>
        <w:t>Duration: 1 hour, 51 minutes</w:t>
      </w:r>
    </w:p>
    <w:p w14:paraId="57465229" w14:textId="77777777" w:rsidR="005C3224" w:rsidRPr="00C47FE2" w:rsidRDefault="005C3224" w:rsidP="005C3224">
      <w:pPr>
        <w:rPr>
          <w:rFonts w:cs="Arial"/>
          <w:b/>
        </w:rPr>
      </w:pPr>
      <w:r w:rsidRPr="00C47FE2">
        <w:rPr>
          <w:rFonts w:cs="Arial"/>
          <w:b/>
        </w:rPr>
        <w:t xml:space="preserve">Observations </w:t>
      </w:r>
    </w:p>
    <w:p w14:paraId="3FCAC703" w14:textId="77777777" w:rsidR="001A6FC7" w:rsidRPr="00C47FE2" w:rsidRDefault="001A6FC7" w:rsidP="00C822CB">
      <w:pPr>
        <w:pStyle w:val="Heading3"/>
        <w:rPr>
          <w:rFonts w:cs="Arial"/>
        </w:rPr>
      </w:pPr>
      <w:r w:rsidRPr="00C47FE2">
        <w:rPr>
          <w:rFonts w:cs="Arial"/>
        </w:rPr>
        <w:t>Request Statistics</w:t>
      </w:r>
    </w:p>
    <w:tbl>
      <w:tblPr>
        <w:tblW w:w="12831" w:type="dxa"/>
        <w:tblInd w:w="93" w:type="dxa"/>
        <w:tblLook w:val="04A0" w:firstRow="1" w:lastRow="0" w:firstColumn="1" w:lastColumn="0" w:noHBand="0" w:noVBand="1"/>
      </w:tblPr>
      <w:tblGrid>
        <w:gridCol w:w="3585"/>
        <w:gridCol w:w="1083"/>
        <w:gridCol w:w="1366"/>
        <w:gridCol w:w="1070"/>
        <w:gridCol w:w="1070"/>
        <w:gridCol w:w="1070"/>
        <w:gridCol w:w="1130"/>
        <w:gridCol w:w="1227"/>
        <w:gridCol w:w="1230"/>
      </w:tblGrid>
      <w:tr w:rsidR="00BD4538" w:rsidRPr="00C47FE2" w14:paraId="4FCE113D" w14:textId="77777777" w:rsidTr="00BD4538">
        <w:trPr>
          <w:trHeight w:val="855"/>
        </w:trPr>
        <w:tc>
          <w:tcPr>
            <w:tcW w:w="35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614188F1"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083" w:type="dxa"/>
            <w:tcBorders>
              <w:top w:val="single" w:sz="4" w:space="0" w:color="ACB9CA"/>
              <w:left w:val="nil"/>
              <w:bottom w:val="single" w:sz="4" w:space="0" w:color="ACB9CA"/>
              <w:right w:val="single" w:sz="4" w:space="0" w:color="ACB9CA"/>
            </w:tcBorders>
            <w:shd w:val="clear" w:color="000000" w:fill="F4F9FE"/>
            <w:vAlign w:val="bottom"/>
            <w:hideMark/>
          </w:tcPr>
          <w:p w14:paraId="2A2F7100"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66" w:type="dxa"/>
            <w:tcBorders>
              <w:top w:val="single" w:sz="4" w:space="0" w:color="ACB9CA"/>
              <w:left w:val="nil"/>
              <w:bottom w:val="single" w:sz="4" w:space="0" w:color="ACB9CA"/>
              <w:right w:val="single" w:sz="4" w:space="0" w:color="ACB9CA"/>
            </w:tcBorders>
            <w:shd w:val="clear" w:color="000000" w:fill="F4F9FE"/>
            <w:vAlign w:val="bottom"/>
            <w:hideMark/>
          </w:tcPr>
          <w:p w14:paraId="790ED29B"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48B27AB2"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0219D835"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34881F0E"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130" w:type="dxa"/>
            <w:tcBorders>
              <w:top w:val="single" w:sz="4" w:space="0" w:color="ACB9CA"/>
              <w:left w:val="nil"/>
              <w:bottom w:val="single" w:sz="4" w:space="0" w:color="ACB9CA"/>
              <w:right w:val="single" w:sz="4" w:space="0" w:color="ACB9CA"/>
            </w:tcBorders>
            <w:shd w:val="clear" w:color="000000" w:fill="F4F9FE"/>
            <w:vAlign w:val="bottom"/>
            <w:hideMark/>
          </w:tcPr>
          <w:p w14:paraId="651C1F99"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27" w:type="dxa"/>
            <w:tcBorders>
              <w:top w:val="single" w:sz="4" w:space="0" w:color="ACB9CA"/>
              <w:left w:val="nil"/>
              <w:bottom w:val="single" w:sz="4" w:space="0" w:color="ACB9CA"/>
              <w:right w:val="single" w:sz="4" w:space="0" w:color="ACB9CA"/>
            </w:tcBorders>
            <w:shd w:val="clear" w:color="000000" w:fill="F4F9FE"/>
            <w:vAlign w:val="bottom"/>
            <w:hideMark/>
          </w:tcPr>
          <w:p w14:paraId="02F51451"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14:paraId="0F1911D7"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14:paraId="08F4F2D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91E2AE4"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056044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w:t>
            </w:r>
          </w:p>
        </w:tc>
        <w:tc>
          <w:tcPr>
            <w:tcW w:w="1366" w:type="dxa"/>
            <w:tcBorders>
              <w:top w:val="nil"/>
              <w:left w:val="nil"/>
              <w:bottom w:val="single" w:sz="4" w:space="0" w:color="ACB9CA"/>
              <w:right w:val="single" w:sz="4" w:space="0" w:color="ACB9CA"/>
            </w:tcBorders>
            <w:shd w:val="clear" w:color="000000" w:fill="FFFFFF"/>
            <w:noWrap/>
            <w:vAlign w:val="center"/>
            <w:hideMark/>
          </w:tcPr>
          <w:p w14:paraId="593EE2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537.49</w:t>
            </w:r>
          </w:p>
        </w:tc>
        <w:tc>
          <w:tcPr>
            <w:tcW w:w="1070" w:type="dxa"/>
            <w:tcBorders>
              <w:top w:val="nil"/>
              <w:left w:val="nil"/>
              <w:bottom w:val="single" w:sz="4" w:space="0" w:color="ACB9CA"/>
              <w:right w:val="single" w:sz="4" w:space="0" w:color="ACB9CA"/>
            </w:tcBorders>
            <w:shd w:val="clear" w:color="000000" w:fill="FFFFFF"/>
            <w:noWrap/>
            <w:vAlign w:val="center"/>
            <w:hideMark/>
          </w:tcPr>
          <w:p w14:paraId="5C935A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1290</w:t>
            </w:r>
          </w:p>
        </w:tc>
        <w:tc>
          <w:tcPr>
            <w:tcW w:w="1070" w:type="dxa"/>
            <w:tcBorders>
              <w:top w:val="nil"/>
              <w:left w:val="nil"/>
              <w:bottom w:val="single" w:sz="4" w:space="0" w:color="ACB9CA"/>
              <w:right w:val="single" w:sz="4" w:space="0" w:color="ACB9CA"/>
            </w:tcBorders>
            <w:shd w:val="clear" w:color="000000" w:fill="FFFFFF"/>
            <w:noWrap/>
            <w:vAlign w:val="center"/>
            <w:hideMark/>
          </w:tcPr>
          <w:p w14:paraId="1C0DB0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2035</w:t>
            </w:r>
          </w:p>
        </w:tc>
        <w:tc>
          <w:tcPr>
            <w:tcW w:w="1070" w:type="dxa"/>
            <w:tcBorders>
              <w:top w:val="nil"/>
              <w:left w:val="nil"/>
              <w:bottom w:val="single" w:sz="4" w:space="0" w:color="ACB9CA"/>
              <w:right w:val="single" w:sz="4" w:space="0" w:color="ACB9CA"/>
            </w:tcBorders>
            <w:shd w:val="clear" w:color="000000" w:fill="FFFFFF"/>
            <w:noWrap/>
            <w:vAlign w:val="center"/>
            <w:hideMark/>
          </w:tcPr>
          <w:p w14:paraId="54289C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2897</w:t>
            </w:r>
          </w:p>
        </w:tc>
        <w:tc>
          <w:tcPr>
            <w:tcW w:w="1130" w:type="dxa"/>
            <w:tcBorders>
              <w:top w:val="nil"/>
              <w:left w:val="nil"/>
              <w:bottom w:val="single" w:sz="4" w:space="0" w:color="ACB9CA"/>
              <w:right w:val="single" w:sz="4" w:space="0" w:color="ACB9CA"/>
            </w:tcBorders>
            <w:shd w:val="clear" w:color="000000" w:fill="FFFFFF"/>
            <w:noWrap/>
            <w:vAlign w:val="center"/>
            <w:hideMark/>
          </w:tcPr>
          <w:p w14:paraId="3506AF8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14:paraId="5C89DB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5843</w:t>
            </w:r>
          </w:p>
        </w:tc>
        <w:tc>
          <w:tcPr>
            <w:tcW w:w="1230" w:type="dxa"/>
            <w:tcBorders>
              <w:top w:val="nil"/>
              <w:left w:val="nil"/>
              <w:bottom w:val="single" w:sz="4" w:space="0" w:color="ACB9CA"/>
              <w:right w:val="single" w:sz="4" w:space="0" w:color="ACB9CA"/>
            </w:tcBorders>
            <w:shd w:val="clear" w:color="000000" w:fill="FFFFFF"/>
            <w:noWrap/>
            <w:vAlign w:val="center"/>
            <w:hideMark/>
          </w:tcPr>
          <w:p w14:paraId="2FAC884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79014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81432C3"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9EC3F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14:paraId="77596B7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657.42</w:t>
            </w:r>
          </w:p>
        </w:tc>
        <w:tc>
          <w:tcPr>
            <w:tcW w:w="1070" w:type="dxa"/>
            <w:tcBorders>
              <w:top w:val="nil"/>
              <w:left w:val="nil"/>
              <w:bottom w:val="single" w:sz="4" w:space="0" w:color="ACB9CA"/>
              <w:right w:val="single" w:sz="4" w:space="0" w:color="ACB9CA"/>
            </w:tcBorders>
            <w:shd w:val="clear" w:color="000000" w:fill="FFFFFF"/>
            <w:noWrap/>
            <w:vAlign w:val="center"/>
            <w:hideMark/>
          </w:tcPr>
          <w:p w14:paraId="3C7C06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1551.82</w:t>
            </w:r>
          </w:p>
        </w:tc>
        <w:tc>
          <w:tcPr>
            <w:tcW w:w="1070" w:type="dxa"/>
            <w:tcBorders>
              <w:top w:val="nil"/>
              <w:left w:val="nil"/>
              <w:bottom w:val="single" w:sz="4" w:space="0" w:color="ACB9CA"/>
              <w:right w:val="single" w:sz="4" w:space="0" w:color="ACB9CA"/>
            </w:tcBorders>
            <w:shd w:val="clear" w:color="000000" w:fill="FFFFFF"/>
            <w:noWrap/>
            <w:vAlign w:val="center"/>
            <w:hideMark/>
          </w:tcPr>
          <w:p w14:paraId="7D2183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2311.72</w:t>
            </w:r>
          </w:p>
        </w:tc>
        <w:tc>
          <w:tcPr>
            <w:tcW w:w="1070" w:type="dxa"/>
            <w:tcBorders>
              <w:top w:val="nil"/>
              <w:left w:val="nil"/>
              <w:bottom w:val="single" w:sz="4" w:space="0" w:color="ACB9CA"/>
              <w:right w:val="single" w:sz="4" w:space="0" w:color="ACB9CA"/>
            </w:tcBorders>
            <w:shd w:val="clear" w:color="000000" w:fill="FFFFFF"/>
            <w:noWrap/>
            <w:vAlign w:val="center"/>
            <w:hideMark/>
          </w:tcPr>
          <w:p w14:paraId="09C210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4987.18</w:t>
            </w:r>
          </w:p>
        </w:tc>
        <w:tc>
          <w:tcPr>
            <w:tcW w:w="1130" w:type="dxa"/>
            <w:tcBorders>
              <w:top w:val="nil"/>
              <w:left w:val="nil"/>
              <w:bottom w:val="single" w:sz="4" w:space="0" w:color="ACB9CA"/>
              <w:right w:val="single" w:sz="4" w:space="0" w:color="ACB9CA"/>
            </w:tcBorders>
            <w:shd w:val="clear" w:color="000000" w:fill="FFFFFF"/>
            <w:noWrap/>
            <w:vAlign w:val="center"/>
            <w:hideMark/>
          </w:tcPr>
          <w:p w14:paraId="74F14E3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6851EB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30089</w:t>
            </w:r>
          </w:p>
        </w:tc>
        <w:tc>
          <w:tcPr>
            <w:tcW w:w="1230" w:type="dxa"/>
            <w:tcBorders>
              <w:top w:val="nil"/>
              <w:left w:val="nil"/>
              <w:bottom w:val="single" w:sz="4" w:space="0" w:color="ACB9CA"/>
              <w:right w:val="single" w:sz="4" w:space="0" w:color="ACB9CA"/>
            </w:tcBorders>
            <w:shd w:val="clear" w:color="000000" w:fill="FFFFFF"/>
            <w:noWrap/>
            <w:vAlign w:val="center"/>
            <w:hideMark/>
          </w:tcPr>
          <w:p w14:paraId="29CAE3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44B387B"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1D6C1448"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Click_Add_Expense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5652C5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w:t>
            </w:r>
          </w:p>
        </w:tc>
        <w:tc>
          <w:tcPr>
            <w:tcW w:w="1366" w:type="dxa"/>
            <w:tcBorders>
              <w:top w:val="nil"/>
              <w:left w:val="nil"/>
              <w:bottom w:val="single" w:sz="4" w:space="0" w:color="ACB9CA"/>
              <w:right w:val="single" w:sz="4" w:space="0" w:color="ACB9CA"/>
            </w:tcBorders>
            <w:shd w:val="clear" w:color="000000" w:fill="FFFFFF"/>
            <w:noWrap/>
            <w:vAlign w:val="center"/>
            <w:hideMark/>
          </w:tcPr>
          <w:p w14:paraId="40738E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682.26</w:t>
            </w:r>
          </w:p>
        </w:tc>
        <w:tc>
          <w:tcPr>
            <w:tcW w:w="1070" w:type="dxa"/>
            <w:tcBorders>
              <w:top w:val="nil"/>
              <w:left w:val="nil"/>
              <w:bottom w:val="single" w:sz="4" w:space="0" w:color="ACB9CA"/>
              <w:right w:val="single" w:sz="4" w:space="0" w:color="ACB9CA"/>
            </w:tcBorders>
            <w:shd w:val="clear" w:color="000000" w:fill="FFFFFF"/>
            <w:noWrap/>
            <w:vAlign w:val="center"/>
            <w:hideMark/>
          </w:tcPr>
          <w:p w14:paraId="2C351B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2120.29</w:t>
            </w:r>
          </w:p>
        </w:tc>
        <w:tc>
          <w:tcPr>
            <w:tcW w:w="1070" w:type="dxa"/>
            <w:tcBorders>
              <w:top w:val="nil"/>
              <w:left w:val="nil"/>
              <w:bottom w:val="single" w:sz="4" w:space="0" w:color="ACB9CA"/>
              <w:right w:val="single" w:sz="4" w:space="0" w:color="ACB9CA"/>
            </w:tcBorders>
            <w:shd w:val="clear" w:color="000000" w:fill="FFFFFF"/>
            <w:noWrap/>
            <w:vAlign w:val="center"/>
            <w:hideMark/>
          </w:tcPr>
          <w:p w14:paraId="0C642E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4205.38</w:t>
            </w:r>
          </w:p>
        </w:tc>
        <w:tc>
          <w:tcPr>
            <w:tcW w:w="1070" w:type="dxa"/>
            <w:tcBorders>
              <w:top w:val="nil"/>
              <w:left w:val="nil"/>
              <w:bottom w:val="single" w:sz="4" w:space="0" w:color="ACB9CA"/>
              <w:right w:val="single" w:sz="4" w:space="0" w:color="ACB9CA"/>
            </w:tcBorders>
            <w:shd w:val="clear" w:color="000000" w:fill="FFFFFF"/>
            <w:noWrap/>
            <w:vAlign w:val="center"/>
            <w:hideMark/>
          </w:tcPr>
          <w:p w14:paraId="7A5928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6749.06</w:t>
            </w:r>
          </w:p>
        </w:tc>
        <w:tc>
          <w:tcPr>
            <w:tcW w:w="1130" w:type="dxa"/>
            <w:tcBorders>
              <w:top w:val="nil"/>
              <w:left w:val="nil"/>
              <w:bottom w:val="single" w:sz="4" w:space="0" w:color="ACB9CA"/>
              <w:right w:val="single" w:sz="4" w:space="0" w:color="ACB9CA"/>
            </w:tcBorders>
            <w:shd w:val="clear" w:color="000000" w:fill="FFFFFF"/>
            <w:noWrap/>
            <w:vAlign w:val="center"/>
            <w:hideMark/>
          </w:tcPr>
          <w:p w14:paraId="49740A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03B159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9111</w:t>
            </w:r>
          </w:p>
        </w:tc>
        <w:tc>
          <w:tcPr>
            <w:tcW w:w="1230" w:type="dxa"/>
            <w:tcBorders>
              <w:top w:val="nil"/>
              <w:left w:val="nil"/>
              <w:bottom w:val="single" w:sz="4" w:space="0" w:color="ACB9CA"/>
              <w:right w:val="single" w:sz="4" w:space="0" w:color="ACB9CA"/>
            </w:tcBorders>
            <w:shd w:val="clear" w:color="000000" w:fill="FFFFFF"/>
            <w:noWrap/>
            <w:vAlign w:val="center"/>
            <w:hideMark/>
          </w:tcPr>
          <w:p w14:paraId="45BCBA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BDA1B80"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4C2B62E"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3CD3C0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w:t>
            </w:r>
          </w:p>
        </w:tc>
        <w:tc>
          <w:tcPr>
            <w:tcW w:w="1366" w:type="dxa"/>
            <w:tcBorders>
              <w:top w:val="nil"/>
              <w:left w:val="nil"/>
              <w:bottom w:val="single" w:sz="4" w:space="0" w:color="ACB9CA"/>
              <w:right w:val="single" w:sz="4" w:space="0" w:color="ACB9CA"/>
            </w:tcBorders>
            <w:shd w:val="clear" w:color="000000" w:fill="FFFFFF"/>
            <w:noWrap/>
            <w:vAlign w:val="center"/>
            <w:hideMark/>
          </w:tcPr>
          <w:p w14:paraId="229F0E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804.3</w:t>
            </w:r>
          </w:p>
        </w:tc>
        <w:tc>
          <w:tcPr>
            <w:tcW w:w="1070" w:type="dxa"/>
            <w:tcBorders>
              <w:top w:val="nil"/>
              <w:left w:val="nil"/>
              <w:bottom w:val="single" w:sz="4" w:space="0" w:color="ACB9CA"/>
              <w:right w:val="single" w:sz="4" w:space="0" w:color="ACB9CA"/>
            </w:tcBorders>
            <w:shd w:val="clear" w:color="000000" w:fill="FFFFFF"/>
            <w:noWrap/>
            <w:vAlign w:val="center"/>
            <w:hideMark/>
          </w:tcPr>
          <w:p w14:paraId="4AFB98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1805</w:t>
            </w:r>
          </w:p>
        </w:tc>
        <w:tc>
          <w:tcPr>
            <w:tcW w:w="1070" w:type="dxa"/>
            <w:tcBorders>
              <w:top w:val="nil"/>
              <w:left w:val="nil"/>
              <w:bottom w:val="single" w:sz="4" w:space="0" w:color="ACB9CA"/>
              <w:right w:val="single" w:sz="4" w:space="0" w:color="ACB9CA"/>
            </w:tcBorders>
            <w:shd w:val="clear" w:color="000000" w:fill="FFFFFF"/>
            <w:noWrap/>
            <w:vAlign w:val="center"/>
            <w:hideMark/>
          </w:tcPr>
          <w:p w14:paraId="312267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2919</w:t>
            </w:r>
          </w:p>
        </w:tc>
        <w:tc>
          <w:tcPr>
            <w:tcW w:w="1070" w:type="dxa"/>
            <w:tcBorders>
              <w:top w:val="nil"/>
              <w:left w:val="nil"/>
              <w:bottom w:val="single" w:sz="4" w:space="0" w:color="ACB9CA"/>
              <w:right w:val="single" w:sz="4" w:space="0" w:color="ACB9CA"/>
            </w:tcBorders>
            <w:shd w:val="clear" w:color="000000" w:fill="FFFFFF"/>
            <w:noWrap/>
            <w:vAlign w:val="center"/>
            <w:hideMark/>
          </w:tcPr>
          <w:p w14:paraId="0FF281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5363</w:t>
            </w:r>
          </w:p>
        </w:tc>
        <w:tc>
          <w:tcPr>
            <w:tcW w:w="1130" w:type="dxa"/>
            <w:tcBorders>
              <w:top w:val="nil"/>
              <w:left w:val="nil"/>
              <w:bottom w:val="single" w:sz="4" w:space="0" w:color="ACB9CA"/>
              <w:right w:val="single" w:sz="4" w:space="0" w:color="ACB9CA"/>
            </w:tcBorders>
            <w:shd w:val="clear" w:color="000000" w:fill="FFFFFF"/>
            <w:noWrap/>
            <w:vAlign w:val="center"/>
            <w:hideMark/>
          </w:tcPr>
          <w:p w14:paraId="654C81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4322E9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69110</w:t>
            </w:r>
          </w:p>
        </w:tc>
        <w:tc>
          <w:tcPr>
            <w:tcW w:w="1230" w:type="dxa"/>
            <w:tcBorders>
              <w:top w:val="nil"/>
              <w:left w:val="nil"/>
              <w:bottom w:val="single" w:sz="4" w:space="0" w:color="ACB9CA"/>
              <w:right w:val="single" w:sz="4" w:space="0" w:color="ACB9CA"/>
            </w:tcBorders>
            <w:shd w:val="clear" w:color="000000" w:fill="FFFFFF"/>
            <w:noWrap/>
            <w:vAlign w:val="center"/>
            <w:hideMark/>
          </w:tcPr>
          <w:p w14:paraId="2D5834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654AE89"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95DCE92"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4ECAA5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3388</w:t>
            </w:r>
          </w:p>
        </w:tc>
        <w:tc>
          <w:tcPr>
            <w:tcW w:w="1366" w:type="dxa"/>
            <w:tcBorders>
              <w:top w:val="nil"/>
              <w:left w:val="nil"/>
              <w:bottom w:val="single" w:sz="4" w:space="0" w:color="ACB9CA"/>
              <w:right w:val="single" w:sz="4" w:space="0" w:color="ACB9CA"/>
            </w:tcBorders>
            <w:shd w:val="clear" w:color="000000" w:fill="FFFFFF"/>
            <w:noWrap/>
            <w:vAlign w:val="center"/>
            <w:hideMark/>
          </w:tcPr>
          <w:p w14:paraId="4F3875F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393.52</w:t>
            </w:r>
          </w:p>
        </w:tc>
        <w:tc>
          <w:tcPr>
            <w:tcW w:w="1070" w:type="dxa"/>
            <w:tcBorders>
              <w:top w:val="nil"/>
              <w:left w:val="nil"/>
              <w:bottom w:val="single" w:sz="4" w:space="0" w:color="ACB9CA"/>
              <w:right w:val="single" w:sz="4" w:space="0" w:color="ACB9CA"/>
            </w:tcBorders>
            <w:shd w:val="clear" w:color="000000" w:fill="FFFFFF"/>
            <w:noWrap/>
            <w:vAlign w:val="center"/>
            <w:hideMark/>
          </w:tcPr>
          <w:p w14:paraId="4412C09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892.54</w:t>
            </w:r>
          </w:p>
        </w:tc>
        <w:tc>
          <w:tcPr>
            <w:tcW w:w="1070" w:type="dxa"/>
            <w:tcBorders>
              <w:top w:val="nil"/>
              <w:left w:val="nil"/>
              <w:bottom w:val="single" w:sz="4" w:space="0" w:color="ACB9CA"/>
              <w:right w:val="single" w:sz="4" w:space="0" w:color="ACB9CA"/>
            </w:tcBorders>
            <w:shd w:val="clear" w:color="000000" w:fill="FFFFFF"/>
            <w:noWrap/>
            <w:vAlign w:val="center"/>
            <w:hideMark/>
          </w:tcPr>
          <w:p w14:paraId="1E72AF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1296.34</w:t>
            </w:r>
          </w:p>
        </w:tc>
        <w:tc>
          <w:tcPr>
            <w:tcW w:w="1070" w:type="dxa"/>
            <w:tcBorders>
              <w:top w:val="nil"/>
              <w:left w:val="nil"/>
              <w:bottom w:val="single" w:sz="4" w:space="0" w:color="ACB9CA"/>
              <w:right w:val="single" w:sz="4" w:space="0" w:color="ACB9CA"/>
            </w:tcBorders>
            <w:shd w:val="clear" w:color="000000" w:fill="FFFFFF"/>
            <w:noWrap/>
            <w:vAlign w:val="center"/>
            <w:hideMark/>
          </w:tcPr>
          <w:p w14:paraId="30C5A0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3115.13</w:t>
            </w:r>
          </w:p>
        </w:tc>
        <w:tc>
          <w:tcPr>
            <w:tcW w:w="1130" w:type="dxa"/>
            <w:tcBorders>
              <w:top w:val="nil"/>
              <w:left w:val="nil"/>
              <w:bottom w:val="single" w:sz="4" w:space="0" w:color="ACB9CA"/>
              <w:right w:val="single" w:sz="4" w:space="0" w:color="ACB9CA"/>
            </w:tcBorders>
            <w:shd w:val="clear" w:color="000000" w:fill="FFFFFF"/>
            <w:noWrap/>
            <w:vAlign w:val="center"/>
            <w:hideMark/>
          </w:tcPr>
          <w:p w14:paraId="28AAED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406CA8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51846</w:t>
            </w:r>
          </w:p>
        </w:tc>
        <w:tc>
          <w:tcPr>
            <w:tcW w:w="1230" w:type="dxa"/>
            <w:tcBorders>
              <w:top w:val="nil"/>
              <w:left w:val="nil"/>
              <w:bottom w:val="single" w:sz="4" w:space="0" w:color="ACB9CA"/>
              <w:right w:val="single" w:sz="4" w:space="0" w:color="ACB9CA"/>
            </w:tcBorders>
            <w:shd w:val="clear" w:color="000000" w:fill="FFFFFF"/>
            <w:noWrap/>
            <w:vAlign w:val="center"/>
            <w:hideMark/>
          </w:tcPr>
          <w:p w14:paraId="238A93C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6C3D0B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9B884CD"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46CB8D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569</w:t>
            </w:r>
          </w:p>
        </w:tc>
        <w:tc>
          <w:tcPr>
            <w:tcW w:w="1366" w:type="dxa"/>
            <w:tcBorders>
              <w:top w:val="nil"/>
              <w:left w:val="nil"/>
              <w:bottom w:val="single" w:sz="4" w:space="0" w:color="ACB9CA"/>
              <w:right w:val="single" w:sz="4" w:space="0" w:color="ACB9CA"/>
            </w:tcBorders>
            <w:shd w:val="clear" w:color="000000" w:fill="FFFFFF"/>
            <w:noWrap/>
            <w:vAlign w:val="center"/>
            <w:hideMark/>
          </w:tcPr>
          <w:p w14:paraId="0A0BEF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497.92</w:t>
            </w:r>
          </w:p>
        </w:tc>
        <w:tc>
          <w:tcPr>
            <w:tcW w:w="1070" w:type="dxa"/>
            <w:tcBorders>
              <w:top w:val="nil"/>
              <w:left w:val="nil"/>
              <w:bottom w:val="single" w:sz="4" w:space="0" w:color="ACB9CA"/>
              <w:right w:val="single" w:sz="4" w:space="0" w:color="ACB9CA"/>
            </w:tcBorders>
            <w:shd w:val="clear" w:color="000000" w:fill="FFFFFF"/>
            <w:noWrap/>
            <w:vAlign w:val="center"/>
            <w:hideMark/>
          </w:tcPr>
          <w:p w14:paraId="06FB6E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w:t>
            </w:r>
          </w:p>
        </w:tc>
        <w:tc>
          <w:tcPr>
            <w:tcW w:w="1070" w:type="dxa"/>
            <w:tcBorders>
              <w:top w:val="nil"/>
              <w:left w:val="nil"/>
              <w:bottom w:val="single" w:sz="4" w:space="0" w:color="ACB9CA"/>
              <w:right w:val="single" w:sz="4" w:space="0" w:color="ACB9CA"/>
            </w:tcBorders>
            <w:shd w:val="clear" w:color="000000" w:fill="FFFFFF"/>
            <w:noWrap/>
            <w:vAlign w:val="center"/>
            <w:hideMark/>
          </w:tcPr>
          <w:p w14:paraId="76D4AF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1604</w:t>
            </w:r>
          </w:p>
        </w:tc>
        <w:tc>
          <w:tcPr>
            <w:tcW w:w="1070" w:type="dxa"/>
            <w:tcBorders>
              <w:top w:val="nil"/>
              <w:left w:val="nil"/>
              <w:bottom w:val="single" w:sz="4" w:space="0" w:color="ACB9CA"/>
              <w:right w:val="single" w:sz="4" w:space="0" w:color="ACB9CA"/>
            </w:tcBorders>
            <w:shd w:val="clear" w:color="000000" w:fill="FFFFFF"/>
            <w:noWrap/>
            <w:vAlign w:val="center"/>
            <w:hideMark/>
          </w:tcPr>
          <w:p w14:paraId="585B46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w:t>
            </w:r>
          </w:p>
        </w:tc>
        <w:tc>
          <w:tcPr>
            <w:tcW w:w="1130" w:type="dxa"/>
            <w:tcBorders>
              <w:top w:val="nil"/>
              <w:left w:val="nil"/>
              <w:bottom w:val="single" w:sz="4" w:space="0" w:color="ACB9CA"/>
              <w:right w:val="single" w:sz="4" w:space="0" w:color="ACB9CA"/>
            </w:tcBorders>
            <w:shd w:val="clear" w:color="000000" w:fill="FFFFFF"/>
            <w:noWrap/>
            <w:vAlign w:val="center"/>
            <w:hideMark/>
          </w:tcPr>
          <w:p w14:paraId="40BC2F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0E8215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25272</w:t>
            </w:r>
          </w:p>
        </w:tc>
        <w:tc>
          <w:tcPr>
            <w:tcW w:w="1230" w:type="dxa"/>
            <w:tcBorders>
              <w:top w:val="nil"/>
              <w:left w:val="nil"/>
              <w:bottom w:val="single" w:sz="4" w:space="0" w:color="ACB9CA"/>
              <w:right w:val="single" w:sz="4" w:space="0" w:color="ACB9CA"/>
            </w:tcBorders>
            <w:shd w:val="clear" w:color="000000" w:fill="FFFFFF"/>
            <w:noWrap/>
            <w:vAlign w:val="center"/>
            <w:hideMark/>
          </w:tcPr>
          <w:p w14:paraId="2F7AD8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E275C2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12B20A5"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1E9059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14:paraId="22B9B0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548.86</w:t>
            </w:r>
          </w:p>
        </w:tc>
        <w:tc>
          <w:tcPr>
            <w:tcW w:w="1070" w:type="dxa"/>
            <w:tcBorders>
              <w:top w:val="nil"/>
              <w:left w:val="nil"/>
              <w:bottom w:val="single" w:sz="4" w:space="0" w:color="ACB9CA"/>
              <w:right w:val="single" w:sz="4" w:space="0" w:color="ACB9CA"/>
            </w:tcBorders>
            <w:shd w:val="clear" w:color="000000" w:fill="FFFFFF"/>
            <w:noWrap/>
            <w:vAlign w:val="center"/>
            <w:hideMark/>
          </w:tcPr>
          <w:p w14:paraId="48C604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1090.52</w:t>
            </w:r>
          </w:p>
        </w:tc>
        <w:tc>
          <w:tcPr>
            <w:tcW w:w="1070" w:type="dxa"/>
            <w:tcBorders>
              <w:top w:val="nil"/>
              <w:left w:val="nil"/>
              <w:bottom w:val="single" w:sz="4" w:space="0" w:color="ACB9CA"/>
              <w:right w:val="single" w:sz="4" w:space="0" w:color="ACB9CA"/>
            </w:tcBorders>
            <w:shd w:val="clear" w:color="000000" w:fill="FFFFFF"/>
            <w:noWrap/>
            <w:vAlign w:val="center"/>
            <w:hideMark/>
          </w:tcPr>
          <w:p w14:paraId="6F97A7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1670.33</w:t>
            </w:r>
          </w:p>
        </w:tc>
        <w:tc>
          <w:tcPr>
            <w:tcW w:w="1070" w:type="dxa"/>
            <w:tcBorders>
              <w:top w:val="nil"/>
              <w:left w:val="nil"/>
              <w:bottom w:val="single" w:sz="4" w:space="0" w:color="ACB9CA"/>
              <w:right w:val="single" w:sz="4" w:space="0" w:color="ACB9CA"/>
            </w:tcBorders>
            <w:shd w:val="clear" w:color="000000" w:fill="FFFFFF"/>
            <w:noWrap/>
            <w:vAlign w:val="center"/>
            <w:hideMark/>
          </w:tcPr>
          <w:p w14:paraId="28007A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7650.93</w:t>
            </w:r>
          </w:p>
        </w:tc>
        <w:tc>
          <w:tcPr>
            <w:tcW w:w="1130" w:type="dxa"/>
            <w:tcBorders>
              <w:top w:val="nil"/>
              <w:left w:val="nil"/>
              <w:bottom w:val="single" w:sz="4" w:space="0" w:color="ACB9CA"/>
              <w:right w:val="single" w:sz="4" w:space="0" w:color="ACB9CA"/>
            </w:tcBorders>
            <w:shd w:val="clear" w:color="000000" w:fill="FFFFFF"/>
            <w:noWrap/>
            <w:vAlign w:val="center"/>
            <w:hideMark/>
          </w:tcPr>
          <w:p w14:paraId="3568DE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1321A9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69943</w:t>
            </w:r>
          </w:p>
        </w:tc>
        <w:tc>
          <w:tcPr>
            <w:tcW w:w="1230" w:type="dxa"/>
            <w:tcBorders>
              <w:top w:val="nil"/>
              <w:left w:val="nil"/>
              <w:bottom w:val="single" w:sz="4" w:space="0" w:color="ACB9CA"/>
              <w:right w:val="single" w:sz="4" w:space="0" w:color="ACB9CA"/>
            </w:tcBorders>
            <w:shd w:val="clear" w:color="000000" w:fill="FFFFFF"/>
            <w:noWrap/>
            <w:vAlign w:val="center"/>
            <w:hideMark/>
          </w:tcPr>
          <w:p w14:paraId="0D76B5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56103A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707BA28"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2E7D76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14:paraId="1E469A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198.46</w:t>
            </w:r>
          </w:p>
        </w:tc>
        <w:tc>
          <w:tcPr>
            <w:tcW w:w="1070" w:type="dxa"/>
            <w:tcBorders>
              <w:top w:val="nil"/>
              <w:left w:val="nil"/>
              <w:bottom w:val="single" w:sz="4" w:space="0" w:color="ACB9CA"/>
              <w:right w:val="single" w:sz="4" w:space="0" w:color="ACB9CA"/>
            </w:tcBorders>
            <w:shd w:val="clear" w:color="000000" w:fill="FFFFFF"/>
            <w:noWrap/>
            <w:vAlign w:val="center"/>
            <w:hideMark/>
          </w:tcPr>
          <w:p w14:paraId="15A548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381.08</w:t>
            </w:r>
          </w:p>
        </w:tc>
        <w:tc>
          <w:tcPr>
            <w:tcW w:w="1070" w:type="dxa"/>
            <w:tcBorders>
              <w:top w:val="nil"/>
              <w:left w:val="nil"/>
              <w:bottom w:val="single" w:sz="4" w:space="0" w:color="ACB9CA"/>
              <w:right w:val="single" w:sz="4" w:space="0" w:color="ACB9CA"/>
            </w:tcBorders>
            <w:shd w:val="clear" w:color="000000" w:fill="FFFFFF"/>
            <w:noWrap/>
            <w:vAlign w:val="center"/>
            <w:hideMark/>
          </w:tcPr>
          <w:p w14:paraId="00CFD95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764.3</w:t>
            </w:r>
          </w:p>
        </w:tc>
        <w:tc>
          <w:tcPr>
            <w:tcW w:w="1070" w:type="dxa"/>
            <w:tcBorders>
              <w:top w:val="nil"/>
              <w:left w:val="nil"/>
              <w:bottom w:val="single" w:sz="4" w:space="0" w:color="ACB9CA"/>
              <w:right w:val="single" w:sz="4" w:space="0" w:color="ACB9CA"/>
            </w:tcBorders>
            <w:shd w:val="clear" w:color="000000" w:fill="FFFFFF"/>
            <w:noWrap/>
            <w:vAlign w:val="center"/>
            <w:hideMark/>
          </w:tcPr>
          <w:p w14:paraId="40D0DD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2958.12</w:t>
            </w:r>
          </w:p>
        </w:tc>
        <w:tc>
          <w:tcPr>
            <w:tcW w:w="1130" w:type="dxa"/>
            <w:tcBorders>
              <w:top w:val="nil"/>
              <w:left w:val="nil"/>
              <w:bottom w:val="single" w:sz="4" w:space="0" w:color="ACB9CA"/>
              <w:right w:val="single" w:sz="4" w:space="0" w:color="ACB9CA"/>
            </w:tcBorders>
            <w:shd w:val="clear" w:color="000000" w:fill="FFFFFF"/>
            <w:noWrap/>
            <w:vAlign w:val="center"/>
            <w:hideMark/>
          </w:tcPr>
          <w:p w14:paraId="27DCD8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5E6400C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9124</w:t>
            </w:r>
          </w:p>
        </w:tc>
        <w:tc>
          <w:tcPr>
            <w:tcW w:w="1230" w:type="dxa"/>
            <w:tcBorders>
              <w:top w:val="nil"/>
              <w:left w:val="nil"/>
              <w:bottom w:val="single" w:sz="4" w:space="0" w:color="ACB9CA"/>
              <w:right w:val="single" w:sz="4" w:space="0" w:color="ACB9CA"/>
            </w:tcBorders>
            <w:shd w:val="clear" w:color="000000" w:fill="FFFFFF"/>
            <w:noWrap/>
            <w:vAlign w:val="center"/>
            <w:hideMark/>
          </w:tcPr>
          <w:p w14:paraId="3D7ED2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2724E06"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5D6FF7B"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1413E0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w:t>
            </w:r>
          </w:p>
        </w:tc>
        <w:tc>
          <w:tcPr>
            <w:tcW w:w="1366" w:type="dxa"/>
            <w:tcBorders>
              <w:top w:val="nil"/>
              <w:left w:val="nil"/>
              <w:bottom w:val="single" w:sz="4" w:space="0" w:color="ACB9CA"/>
              <w:right w:val="single" w:sz="4" w:space="0" w:color="ACB9CA"/>
            </w:tcBorders>
            <w:shd w:val="clear" w:color="000000" w:fill="FFFFFF"/>
            <w:noWrap/>
            <w:vAlign w:val="center"/>
            <w:hideMark/>
          </w:tcPr>
          <w:p w14:paraId="599018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824.6</w:t>
            </w:r>
          </w:p>
        </w:tc>
        <w:tc>
          <w:tcPr>
            <w:tcW w:w="1070" w:type="dxa"/>
            <w:tcBorders>
              <w:top w:val="nil"/>
              <w:left w:val="nil"/>
              <w:bottom w:val="single" w:sz="4" w:space="0" w:color="ACB9CA"/>
              <w:right w:val="single" w:sz="4" w:space="0" w:color="ACB9CA"/>
            </w:tcBorders>
            <w:shd w:val="clear" w:color="000000" w:fill="FFFFFF"/>
            <w:noWrap/>
            <w:vAlign w:val="center"/>
            <w:hideMark/>
          </w:tcPr>
          <w:p w14:paraId="08125B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2209</w:t>
            </w:r>
          </w:p>
        </w:tc>
        <w:tc>
          <w:tcPr>
            <w:tcW w:w="1070" w:type="dxa"/>
            <w:tcBorders>
              <w:top w:val="nil"/>
              <w:left w:val="nil"/>
              <w:bottom w:val="single" w:sz="4" w:space="0" w:color="ACB9CA"/>
              <w:right w:val="single" w:sz="4" w:space="0" w:color="ACB9CA"/>
            </w:tcBorders>
            <w:shd w:val="clear" w:color="000000" w:fill="FFFFFF"/>
            <w:noWrap/>
            <w:vAlign w:val="center"/>
            <w:hideMark/>
          </w:tcPr>
          <w:p w14:paraId="434C86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070" w:type="dxa"/>
            <w:tcBorders>
              <w:top w:val="nil"/>
              <w:left w:val="nil"/>
              <w:bottom w:val="single" w:sz="4" w:space="0" w:color="ACB9CA"/>
              <w:right w:val="single" w:sz="4" w:space="0" w:color="ACB9CA"/>
            </w:tcBorders>
            <w:shd w:val="clear" w:color="000000" w:fill="FFFFFF"/>
            <w:noWrap/>
            <w:vAlign w:val="center"/>
            <w:hideMark/>
          </w:tcPr>
          <w:p w14:paraId="69DC4F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5759</w:t>
            </w:r>
          </w:p>
        </w:tc>
        <w:tc>
          <w:tcPr>
            <w:tcW w:w="1130" w:type="dxa"/>
            <w:tcBorders>
              <w:top w:val="nil"/>
              <w:left w:val="nil"/>
              <w:bottom w:val="single" w:sz="4" w:space="0" w:color="ACB9CA"/>
              <w:right w:val="single" w:sz="4" w:space="0" w:color="ACB9CA"/>
            </w:tcBorders>
            <w:shd w:val="clear" w:color="000000" w:fill="FFFFFF"/>
            <w:noWrap/>
            <w:vAlign w:val="center"/>
            <w:hideMark/>
          </w:tcPr>
          <w:p w14:paraId="43EC341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27" w:type="dxa"/>
            <w:tcBorders>
              <w:top w:val="nil"/>
              <w:left w:val="nil"/>
              <w:bottom w:val="single" w:sz="4" w:space="0" w:color="ACB9CA"/>
              <w:right w:val="single" w:sz="4" w:space="0" w:color="ACB9CA"/>
            </w:tcBorders>
            <w:shd w:val="clear" w:color="000000" w:fill="FFFFFF"/>
            <w:noWrap/>
            <w:vAlign w:val="center"/>
            <w:hideMark/>
          </w:tcPr>
          <w:p w14:paraId="579751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6592</w:t>
            </w:r>
          </w:p>
        </w:tc>
        <w:tc>
          <w:tcPr>
            <w:tcW w:w="1230" w:type="dxa"/>
            <w:tcBorders>
              <w:top w:val="nil"/>
              <w:left w:val="nil"/>
              <w:bottom w:val="single" w:sz="4" w:space="0" w:color="ACB9CA"/>
              <w:right w:val="single" w:sz="4" w:space="0" w:color="ACB9CA"/>
            </w:tcBorders>
            <w:shd w:val="clear" w:color="000000" w:fill="FFFFFF"/>
            <w:noWrap/>
            <w:vAlign w:val="center"/>
            <w:hideMark/>
          </w:tcPr>
          <w:p w14:paraId="631186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427A7B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62815CB"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2AD8EF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w:t>
            </w:r>
          </w:p>
        </w:tc>
        <w:tc>
          <w:tcPr>
            <w:tcW w:w="1366" w:type="dxa"/>
            <w:tcBorders>
              <w:top w:val="nil"/>
              <w:left w:val="nil"/>
              <w:bottom w:val="single" w:sz="4" w:space="0" w:color="ACB9CA"/>
              <w:right w:val="single" w:sz="4" w:space="0" w:color="ACB9CA"/>
            </w:tcBorders>
            <w:shd w:val="clear" w:color="000000" w:fill="FFFFFF"/>
            <w:noWrap/>
            <w:vAlign w:val="center"/>
            <w:hideMark/>
          </w:tcPr>
          <w:p w14:paraId="5F774A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290.05</w:t>
            </w:r>
          </w:p>
        </w:tc>
        <w:tc>
          <w:tcPr>
            <w:tcW w:w="1070" w:type="dxa"/>
            <w:tcBorders>
              <w:top w:val="nil"/>
              <w:left w:val="nil"/>
              <w:bottom w:val="single" w:sz="4" w:space="0" w:color="ACB9CA"/>
              <w:right w:val="single" w:sz="4" w:space="0" w:color="ACB9CA"/>
            </w:tcBorders>
            <w:shd w:val="clear" w:color="000000" w:fill="FFFFFF"/>
            <w:noWrap/>
            <w:vAlign w:val="center"/>
            <w:hideMark/>
          </w:tcPr>
          <w:p w14:paraId="7E63A1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468.9</w:t>
            </w:r>
          </w:p>
        </w:tc>
        <w:tc>
          <w:tcPr>
            <w:tcW w:w="1070" w:type="dxa"/>
            <w:tcBorders>
              <w:top w:val="nil"/>
              <w:left w:val="nil"/>
              <w:bottom w:val="single" w:sz="4" w:space="0" w:color="ACB9CA"/>
              <w:right w:val="single" w:sz="4" w:space="0" w:color="ACB9CA"/>
            </w:tcBorders>
            <w:shd w:val="clear" w:color="000000" w:fill="FFFFFF"/>
            <w:noWrap/>
            <w:vAlign w:val="center"/>
            <w:hideMark/>
          </w:tcPr>
          <w:p w14:paraId="4F27C5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1024.37</w:t>
            </w:r>
          </w:p>
        </w:tc>
        <w:tc>
          <w:tcPr>
            <w:tcW w:w="1070" w:type="dxa"/>
            <w:tcBorders>
              <w:top w:val="nil"/>
              <w:left w:val="nil"/>
              <w:bottom w:val="single" w:sz="4" w:space="0" w:color="ACB9CA"/>
              <w:right w:val="single" w:sz="4" w:space="0" w:color="ACB9CA"/>
            </w:tcBorders>
            <w:shd w:val="clear" w:color="000000" w:fill="FFFFFF"/>
            <w:noWrap/>
            <w:vAlign w:val="center"/>
            <w:hideMark/>
          </w:tcPr>
          <w:p w14:paraId="43D73AE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4780.25</w:t>
            </w:r>
          </w:p>
        </w:tc>
        <w:tc>
          <w:tcPr>
            <w:tcW w:w="1130" w:type="dxa"/>
            <w:tcBorders>
              <w:top w:val="nil"/>
              <w:left w:val="nil"/>
              <w:bottom w:val="single" w:sz="4" w:space="0" w:color="ACB9CA"/>
              <w:right w:val="single" w:sz="4" w:space="0" w:color="ACB9CA"/>
            </w:tcBorders>
            <w:shd w:val="clear" w:color="000000" w:fill="FFFFFF"/>
            <w:noWrap/>
            <w:vAlign w:val="center"/>
            <w:hideMark/>
          </w:tcPr>
          <w:p w14:paraId="32FBFE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085680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16830</w:t>
            </w:r>
          </w:p>
        </w:tc>
        <w:tc>
          <w:tcPr>
            <w:tcW w:w="1230" w:type="dxa"/>
            <w:tcBorders>
              <w:top w:val="nil"/>
              <w:left w:val="nil"/>
              <w:bottom w:val="single" w:sz="4" w:space="0" w:color="ACB9CA"/>
              <w:right w:val="single" w:sz="4" w:space="0" w:color="ACB9CA"/>
            </w:tcBorders>
            <w:shd w:val="clear" w:color="000000" w:fill="FFFFFF"/>
            <w:noWrap/>
            <w:vAlign w:val="center"/>
            <w:hideMark/>
          </w:tcPr>
          <w:p w14:paraId="797B24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452487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05906F3"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26C3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w:t>
            </w:r>
          </w:p>
        </w:tc>
        <w:tc>
          <w:tcPr>
            <w:tcW w:w="1366" w:type="dxa"/>
            <w:tcBorders>
              <w:top w:val="nil"/>
              <w:left w:val="nil"/>
              <w:bottom w:val="single" w:sz="4" w:space="0" w:color="ACB9CA"/>
              <w:right w:val="single" w:sz="4" w:space="0" w:color="ACB9CA"/>
            </w:tcBorders>
            <w:shd w:val="clear" w:color="000000" w:fill="FFFFFF"/>
            <w:noWrap/>
            <w:vAlign w:val="center"/>
            <w:hideMark/>
          </w:tcPr>
          <w:p w14:paraId="3D6CB6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457580.85</w:t>
            </w:r>
          </w:p>
        </w:tc>
        <w:tc>
          <w:tcPr>
            <w:tcW w:w="1070" w:type="dxa"/>
            <w:tcBorders>
              <w:top w:val="nil"/>
              <w:left w:val="nil"/>
              <w:bottom w:val="single" w:sz="4" w:space="0" w:color="ACB9CA"/>
              <w:right w:val="single" w:sz="4" w:space="0" w:color="ACB9CA"/>
            </w:tcBorders>
            <w:shd w:val="clear" w:color="000000" w:fill="FFFFFF"/>
            <w:noWrap/>
            <w:vAlign w:val="center"/>
            <w:hideMark/>
          </w:tcPr>
          <w:p w14:paraId="0E99166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14:paraId="21FD8D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650239</w:t>
            </w:r>
          </w:p>
        </w:tc>
        <w:tc>
          <w:tcPr>
            <w:tcW w:w="1070" w:type="dxa"/>
            <w:tcBorders>
              <w:top w:val="nil"/>
              <w:left w:val="nil"/>
              <w:bottom w:val="single" w:sz="4" w:space="0" w:color="ACB9CA"/>
              <w:right w:val="single" w:sz="4" w:space="0" w:color="ACB9CA"/>
            </w:tcBorders>
            <w:shd w:val="clear" w:color="000000" w:fill="FFFFFF"/>
            <w:noWrap/>
            <w:vAlign w:val="center"/>
            <w:hideMark/>
          </w:tcPr>
          <w:p w14:paraId="1728E7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673279</w:t>
            </w:r>
          </w:p>
        </w:tc>
        <w:tc>
          <w:tcPr>
            <w:tcW w:w="1130" w:type="dxa"/>
            <w:tcBorders>
              <w:top w:val="nil"/>
              <w:left w:val="nil"/>
              <w:bottom w:val="single" w:sz="4" w:space="0" w:color="ACB9CA"/>
              <w:right w:val="single" w:sz="4" w:space="0" w:color="ACB9CA"/>
            </w:tcBorders>
            <w:shd w:val="clear" w:color="000000" w:fill="FFFFFF"/>
            <w:noWrap/>
            <w:vAlign w:val="center"/>
            <w:hideMark/>
          </w:tcPr>
          <w:p w14:paraId="1744CD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w:t>
            </w:r>
          </w:p>
        </w:tc>
        <w:tc>
          <w:tcPr>
            <w:tcW w:w="1227" w:type="dxa"/>
            <w:tcBorders>
              <w:top w:val="nil"/>
              <w:left w:val="nil"/>
              <w:bottom w:val="single" w:sz="4" w:space="0" w:color="ACB9CA"/>
              <w:right w:val="single" w:sz="4" w:space="0" w:color="ACB9CA"/>
            </w:tcBorders>
            <w:shd w:val="clear" w:color="000000" w:fill="FFFFFF"/>
            <w:noWrap/>
            <w:vAlign w:val="center"/>
            <w:hideMark/>
          </w:tcPr>
          <w:p w14:paraId="4582BD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674713</w:t>
            </w:r>
          </w:p>
        </w:tc>
        <w:tc>
          <w:tcPr>
            <w:tcW w:w="1230" w:type="dxa"/>
            <w:tcBorders>
              <w:top w:val="nil"/>
              <w:left w:val="nil"/>
              <w:bottom w:val="single" w:sz="4" w:space="0" w:color="ACB9CA"/>
              <w:right w:val="single" w:sz="4" w:space="0" w:color="ACB9CA"/>
            </w:tcBorders>
            <w:shd w:val="clear" w:color="000000" w:fill="FFFFFF"/>
            <w:noWrap/>
            <w:vAlign w:val="center"/>
            <w:hideMark/>
          </w:tcPr>
          <w:p w14:paraId="43BB52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4E53B3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3B1EE6A"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3C1450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14:paraId="726B5D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492.86</w:t>
            </w:r>
          </w:p>
        </w:tc>
        <w:tc>
          <w:tcPr>
            <w:tcW w:w="1070" w:type="dxa"/>
            <w:tcBorders>
              <w:top w:val="nil"/>
              <w:left w:val="nil"/>
              <w:bottom w:val="single" w:sz="4" w:space="0" w:color="ACB9CA"/>
              <w:right w:val="single" w:sz="4" w:space="0" w:color="ACB9CA"/>
            </w:tcBorders>
            <w:shd w:val="clear" w:color="000000" w:fill="FFFFFF"/>
            <w:noWrap/>
            <w:vAlign w:val="center"/>
            <w:hideMark/>
          </w:tcPr>
          <w:p w14:paraId="1BEEB9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1181</w:t>
            </w:r>
          </w:p>
        </w:tc>
        <w:tc>
          <w:tcPr>
            <w:tcW w:w="1070" w:type="dxa"/>
            <w:tcBorders>
              <w:top w:val="nil"/>
              <w:left w:val="nil"/>
              <w:bottom w:val="single" w:sz="4" w:space="0" w:color="ACB9CA"/>
              <w:right w:val="single" w:sz="4" w:space="0" w:color="ACB9CA"/>
            </w:tcBorders>
            <w:shd w:val="clear" w:color="000000" w:fill="FFFFFF"/>
            <w:noWrap/>
            <w:vAlign w:val="center"/>
            <w:hideMark/>
          </w:tcPr>
          <w:p w14:paraId="3049F1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1873</w:t>
            </w:r>
          </w:p>
        </w:tc>
        <w:tc>
          <w:tcPr>
            <w:tcW w:w="1070" w:type="dxa"/>
            <w:tcBorders>
              <w:top w:val="nil"/>
              <w:left w:val="nil"/>
              <w:bottom w:val="single" w:sz="4" w:space="0" w:color="ACB9CA"/>
              <w:right w:val="single" w:sz="4" w:space="0" w:color="ACB9CA"/>
            </w:tcBorders>
            <w:shd w:val="clear" w:color="000000" w:fill="FFFFFF"/>
            <w:noWrap/>
            <w:vAlign w:val="center"/>
            <w:hideMark/>
          </w:tcPr>
          <w:p w14:paraId="1FCBA8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4799</w:t>
            </w:r>
          </w:p>
        </w:tc>
        <w:tc>
          <w:tcPr>
            <w:tcW w:w="1130" w:type="dxa"/>
            <w:tcBorders>
              <w:top w:val="nil"/>
              <w:left w:val="nil"/>
              <w:bottom w:val="single" w:sz="4" w:space="0" w:color="ACB9CA"/>
              <w:right w:val="single" w:sz="4" w:space="0" w:color="ACB9CA"/>
            </w:tcBorders>
            <w:shd w:val="clear" w:color="000000" w:fill="FFFFFF"/>
            <w:noWrap/>
            <w:vAlign w:val="center"/>
            <w:hideMark/>
          </w:tcPr>
          <w:p w14:paraId="62FA734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14:paraId="3D2651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7541</w:t>
            </w:r>
          </w:p>
        </w:tc>
        <w:tc>
          <w:tcPr>
            <w:tcW w:w="1230" w:type="dxa"/>
            <w:tcBorders>
              <w:top w:val="nil"/>
              <w:left w:val="nil"/>
              <w:bottom w:val="single" w:sz="4" w:space="0" w:color="ACB9CA"/>
              <w:right w:val="single" w:sz="4" w:space="0" w:color="ACB9CA"/>
            </w:tcBorders>
            <w:shd w:val="clear" w:color="000000" w:fill="FFFFFF"/>
            <w:noWrap/>
            <w:vAlign w:val="center"/>
            <w:hideMark/>
          </w:tcPr>
          <w:p w14:paraId="021EDB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24377A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191DCB4F"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270D58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366" w:type="dxa"/>
            <w:tcBorders>
              <w:top w:val="nil"/>
              <w:left w:val="nil"/>
              <w:bottom w:val="single" w:sz="4" w:space="0" w:color="ACB9CA"/>
              <w:right w:val="single" w:sz="4" w:space="0" w:color="ACB9CA"/>
            </w:tcBorders>
            <w:shd w:val="clear" w:color="000000" w:fill="FFFFFF"/>
            <w:noWrap/>
            <w:vAlign w:val="center"/>
            <w:hideMark/>
          </w:tcPr>
          <w:p w14:paraId="4612FA1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954.05</w:t>
            </w:r>
          </w:p>
        </w:tc>
        <w:tc>
          <w:tcPr>
            <w:tcW w:w="1070" w:type="dxa"/>
            <w:tcBorders>
              <w:top w:val="nil"/>
              <w:left w:val="nil"/>
              <w:bottom w:val="single" w:sz="4" w:space="0" w:color="ACB9CA"/>
              <w:right w:val="single" w:sz="4" w:space="0" w:color="ACB9CA"/>
            </w:tcBorders>
            <w:shd w:val="clear" w:color="000000" w:fill="FFFFFF"/>
            <w:noWrap/>
            <w:vAlign w:val="center"/>
            <w:hideMark/>
          </w:tcPr>
          <w:p w14:paraId="6112437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070" w:type="dxa"/>
            <w:tcBorders>
              <w:top w:val="nil"/>
              <w:left w:val="nil"/>
              <w:bottom w:val="single" w:sz="4" w:space="0" w:color="ACB9CA"/>
              <w:right w:val="single" w:sz="4" w:space="0" w:color="ACB9CA"/>
            </w:tcBorders>
            <w:shd w:val="clear" w:color="000000" w:fill="FFFFFF"/>
            <w:noWrap/>
            <w:vAlign w:val="center"/>
            <w:hideMark/>
          </w:tcPr>
          <w:p w14:paraId="14B2FB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070" w:type="dxa"/>
            <w:tcBorders>
              <w:top w:val="nil"/>
              <w:left w:val="nil"/>
              <w:bottom w:val="single" w:sz="4" w:space="0" w:color="ACB9CA"/>
              <w:right w:val="single" w:sz="4" w:space="0" w:color="ACB9CA"/>
            </w:tcBorders>
            <w:shd w:val="clear" w:color="000000" w:fill="FFFFFF"/>
            <w:noWrap/>
            <w:vAlign w:val="center"/>
            <w:hideMark/>
          </w:tcPr>
          <w:p w14:paraId="316D24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5919</w:t>
            </w:r>
          </w:p>
        </w:tc>
        <w:tc>
          <w:tcPr>
            <w:tcW w:w="1130" w:type="dxa"/>
            <w:tcBorders>
              <w:top w:val="nil"/>
              <w:left w:val="nil"/>
              <w:bottom w:val="single" w:sz="4" w:space="0" w:color="ACB9CA"/>
              <w:right w:val="single" w:sz="4" w:space="0" w:color="ACB9CA"/>
            </w:tcBorders>
            <w:shd w:val="clear" w:color="000000" w:fill="FFFFFF"/>
            <w:noWrap/>
            <w:vAlign w:val="center"/>
            <w:hideMark/>
          </w:tcPr>
          <w:p w14:paraId="43121C3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28D0DD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50435</w:t>
            </w:r>
          </w:p>
        </w:tc>
        <w:tc>
          <w:tcPr>
            <w:tcW w:w="1230" w:type="dxa"/>
            <w:tcBorders>
              <w:top w:val="nil"/>
              <w:left w:val="nil"/>
              <w:bottom w:val="single" w:sz="4" w:space="0" w:color="ACB9CA"/>
              <w:right w:val="single" w:sz="4" w:space="0" w:color="ACB9CA"/>
            </w:tcBorders>
            <w:shd w:val="clear" w:color="000000" w:fill="FFFFFF"/>
            <w:noWrap/>
            <w:vAlign w:val="center"/>
            <w:hideMark/>
          </w:tcPr>
          <w:p w14:paraId="6FD891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C2CCFD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152EA9C"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4FF36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w:t>
            </w:r>
          </w:p>
        </w:tc>
        <w:tc>
          <w:tcPr>
            <w:tcW w:w="1366" w:type="dxa"/>
            <w:tcBorders>
              <w:top w:val="nil"/>
              <w:left w:val="nil"/>
              <w:bottom w:val="single" w:sz="4" w:space="0" w:color="ACB9CA"/>
              <w:right w:val="single" w:sz="4" w:space="0" w:color="ACB9CA"/>
            </w:tcBorders>
            <w:shd w:val="clear" w:color="000000" w:fill="FFFFFF"/>
            <w:noWrap/>
            <w:vAlign w:val="center"/>
            <w:hideMark/>
          </w:tcPr>
          <w:p w14:paraId="7DD869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239377.2</w:t>
            </w:r>
          </w:p>
        </w:tc>
        <w:tc>
          <w:tcPr>
            <w:tcW w:w="1070" w:type="dxa"/>
            <w:tcBorders>
              <w:top w:val="nil"/>
              <w:left w:val="nil"/>
              <w:bottom w:val="single" w:sz="4" w:space="0" w:color="ACB9CA"/>
              <w:right w:val="single" w:sz="4" w:space="0" w:color="ACB9CA"/>
            </w:tcBorders>
            <w:shd w:val="clear" w:color="000000" w:fill="FFFFFF"/>
            <w:noWrap/>
            <w:vAlign w:val="center"/>
            <w:hideMark/>
          </w:tcPr>
          <w:p w14:paraId="725D45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459010.9</w:t>
            </w:r>
          </w:p>
        </w:tc>
        <w:tc>
          <w:tcPr>
            <w:tcW w:w="1070" w:type="dxa"/>
            <w:tcBorders>
              <w:top w:val="nil"/>
              <w:left w:val="nil"/>
              <w:bottom w:val="single" w:sz="4" w:space="0" w:color="ACB9CA"/>
              <w:right w:val="single" w:sz="4" w:space="0" w:color="ACB9CA"/>
            </w:tcBorders>
            <w:shd w:val="clear" w:color="000000" w:fill="FFFFFF"/>
            <w:noWrap/>
            <w:vAlign w:val="center"/>
            <w:hideMark/>
          </w:tcPr>
          <w:p w14:paraId="7F4641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494871.7</w:t>
            </w:r>
          </w:p>
        </w:tc>
        <w:tc>
          <w:tcPr>
            <w:tcW w:w="1070" w:type="dxa"/>
            <w:tcBorders>
              <w:top w:val="nil"/>
              <w:left w:val="nil"/>
              <w:bottom w:val="single" w:sz="4" w:space="0" w:color="ACB9CA"/>
              <w:right w:val="single" w:sz="4" w:space="0" w:color="ACB9CA"/>
            </w:tcBorders>
            <w:shd w:val="clear" w:color="000000" w:fill="FFFFFF"/>
            <w:noWrap/>
            <w:vAlign w:val="center"/>
            <w:hideMark/>
          </w:tcPr>
          <w:p w14:paraId="45528F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595865.5</w:t>
            </w:r>
          </w:p>
        </w:tc>
        <w:tc>
          <w:tcPr>
            <w:tcW w:w="1130" w:type="dxa"/>
            <w:tcBorders>
              <w:top w:val="nil"/>
              <w:left w:val="nil"/>
              <w:bottom w:val="single" w:sz="4" w:space="0" w:color="ACB9CA"/>
              <w:right w:val="single" w:sz="4" w:space="0" w:color="ACB9CA"/>
            </w:tcBorders>
            <w:shd w:val="clear" w:color="000000" w:fill="FFFFFF"/>
            <w:noWrap/>
            <w:vAlign w:val="center"/>
            <w:hideMark/>
          </w:tcPr>
          <w:p w14:paraId="0B5B9C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14:paraId="549F05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709974</w:t>
            </w:r>
          </w:p>
        </w:tc>
        <w:tc>
          <w:tcPr>
            <w:tcW w:w="1230" w:type="dxa"/>
            <w:tcBorders>
              <w:top w:val="nil"/>
              <w:left w:val="nil"/>
              <w:bottom w:val="single" w:sz="4" w:space="0" w:color="ACB9CA"/>
              <w:right w:val="single" w:sz="4" w:space="0" w:color="ACB9CA"/>
            </w:tcBorders>
            <w:shd w:val="clear" w:color="000000" w:fill="FFFFFF"/>
            <w:noWrap/>
            <w:vAlign w:val="center"/>
            <w:hideMark/>
          </w:tcPr>
          <w:p w14:paraId="73B0AE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w:t>
            </w:r>
          </w:p>
        </w:tc>
      </w:tr>
      <w:tr w:rsidR="00BD4538" w:rsidRPr="00C47FE2" w14:paraId="74C7CE66"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E2D7DA3"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239A1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3389</w:t>
            </w:r>
          </w:p>
        </w:tc>
        <w:tc>
          <w:tcPr>
            <w:tcW w:w="1366" w:type="dxa"/>
            <w:tcBorders>
              <w:top w:val="nil"/>
              <w:left w:val="nil"/>
              <w:bottom w:val="single" w:sz="4" w:space="0" w:color="ACB9CA"/>
              <w:right w:val="single" w:sz="4" w:space="0" w:color="ACB9CA"/>
            </w:tcBorders>
            <w:shd w:val="clear" w:color="000000" w:fill="FFFFFF"/>
            <w:noWrap/>
            <w:vAlign w:val="center"/>
            <w:hideMark/>
          </w:tcPr>
          <w:p w14:paraId="27F913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515.17</w:t>
            </w:r>
          </w:p>
        </w:tc>
        <w:tc>
          <w:tcPr>
            <w:tcW w:w="1070" w:type="dxa"/>
            <w:tcBorders>
              <w:top w:val="nil"/>
              <w:left w:val="nil"/>
              <w:bottom w:val="single" w:sz="4" w:space="0" w:color="ACB9CA"/>
              <w:right w:val="single" w:sz="4" w:space="0" w:color="ACB9CA"/>
            </w:tcBorders>
            <w:shd w:val="clear" w:color="000000" w:fill="FFFFFF"/>
            <w:noWrap/>
            <w:vAlign w:val="center"/>
            <w:hideMark/>
          </w:tcPr>
          <w:p w14:paraId="197649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988.25</w:t>
            </w:r>
          </w:p>
        </w:tc>
        <w:tc>
          <w:tcPr>
            <w:tcW w:w="1070" w:type="dxa"/>
            <w:tcBorders>
              <w:top w:val="nil"/>
              <w:left w:val="nil"/>
              <w:bottom w:val="single" w:sz="4" w:space="0" w:color="ACB9CA"/>
              <w:right w:val="single" w:sz="4" w:space="0" w:color="ACB9CA"/>
            </w:tcBorders>
            <w:shd w:val="clear" w:color="000000" w:fill="FFFFFF"/>
            <w:noWrap/>
            <w:vAlign w:val="center"/>
            <w:hideMark/>
          </w:tcPr>
          <w:p w14:paraId="69DD04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1519.92</w:t>
            </w:r>
          </w:p>
        </w:tc>
        <w:tc>
          <w:tcPr>
            <w:tcW w:w="1070" w:type="dxa"/>
            <w:tcBorders>
              <w:top w:val="nil"/>
              <w:left w:val="nil"/>
              <w:bottom w:val="single" w:sz="4" w:space="0" w:color="ACB9CA"/>
              <w:right w:val="single" w:sz="4" w:space="0" w:color="ACB9CA"/>
            </w:tcBorders>
            <w:shd w:val="clear" w:color="000000" w:fill="FFFFFF"/>
            <w:noWrap/>
            <w:vAlign w:val="center"/>
            <w:hideMark/>
          </w:tcPr>
          <w:p w14:paraId="5F06B7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4198.72</w:t>
            </w:r>
          </w:p>
        </w:tc>
        <w:tc>
          <w:tcPr>
            <w:tcW w:w="1130" w:type="dxa"/>
            <w:tcBorders>
              <w:top w:val="nil"/>
              <w:left w:val="nil"/>
              <w:bottom w:val="single" w:sz="4" w:space="0" w:color="ACB9CA"/>
              <w:right w:val="single" w:sz="4" w:space="0" w:color="ACB9CA"/>
            </w:tcBorders>
            <w:shd w:val="clear" w:color="000000" w:fill="FFFFFF"/>
            <w:noWrap/>
            <w:vAlign w:val="center"/>
            <w:hideMark/>
          </w:tcPr>
          <w:p w14:paraId="1FC619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0DC293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66280</w:t>
            </w:r>
          </w:p>
        </w:tc>
        <w:tc>
          <w:tcPr>
            <w:tcW w:w="1230" w:type="dxa"/>
            <w:tcBorders>
              <w:top w:val="nil"/>
              <w:left w:val="nil"/>
              <w:bottom w:val="single" w:sz="4" w:space="0" w:color="ACB9CA"/>
              <w:right w:val="single" w:sz="4" w:space="0" w:color="ACB9CA"/>
            </w:tcBorders>
            <w:shd w:val="clear" w:color="000000" w:fill="FFFFFF"/>
            <w:noWrap/>
            <w:vAlign w:val="center"/>
            <w:hideMark/>
          </w:tcPr>
          <w:p w14:paraId="7C94D5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BDEF08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04620C2"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0D6376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14:paraId="3BB7F7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2044.13</w:t>
            </w:r>
          </w:p>
        </w:tc>
        <w:tc>
          <w:tcPr>
            <w:tcW w:w="1070" w:type="dxa"/>
            <w:tcBorders>
              <w:top w:val="nil"/>
              <w:left w:val="nil"/>
              <w:bottom w:val="single" w:sz="4" w:space="0" w:color="ACB9CA"/>
              <w:right w:val="single" w:sz="4" w:space="0" w:color="ACB9CA"/>
            </w:tcBorders>
            <w:shd w:val="clear" w:color="000000" w:fill="FFFFFF"/>
            <w:noWrap/>
            <w:vAlign w:val="center"/>
            <w:hideMark/>
          </w:tcPr>
          <w:p w14:paraId="1B9A15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2888.48</w:t>
            </w:r>
          </w:p>
        </w:tc>
        <w:tc>
          <w:tcPr>
            <w:tcW w:w="1070" w:type="dxa"/>
            <w:tcBorders>
              <w:top w:val="nil"/>
              <w:left w:val="nil"/>
              <w:bottom w:val="single" w:sz="4" w:space="0" w:color="ACB9CA"/>
              <w:right w:val="single" w:sz="4" w:space="0" w:color="ACB9CA"/>
            </w:tcBorders>
            <w:shd w:val="clear" w:color="000000" w:fill="FFFFFF"/>
            <w:noWrap/>
            <w:vAlign w:val="center"/>
            <w:hideMark/>
          </w:tcPr>
          <w:p w14:paraId="014485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17609.17</w:t>
            </w:r>
          </w:p>
        </w:tc>
        <w:tc>
          <w:tcPr>
            <w:tcW w:w="1070" w:type="dxa"/>
            <w:tcBorders>
              <w:top w:val="nil"/>
              <w:left w:val="nil"/>
              <w:bottom w:val="single" w:sz="4" w:space="0" w:color="ACB9CA"/>
              <w:right w:val="single" w:sz="4" w:space="0" w:color="ACB9CA"/>
            </w:tcBorders>
            <w:shd w:val="clear" w:color="000000" w:fill="FFFFFF"/>
            <w:noWrap/>
            <w:vAlign w:val="center"/>
            <w:hideMark/>
          </w:tcPr>
          <w:p w14:paraId="3CB56E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28213.21</w:t>
            </w:r>
          </w:p>
        </w:tc>
        <w:tc>
          <w:tcPr>
            <w:tcW w:w="1130" w:type="dxa"/>
            <w:tcBorders>
              <w:top w:val="nil"/>
              <w:left w:val="nil"/>
              <w:bottom w:val="single" w:sz="4" w:space="0" w:color="ACB9CA"/>
              <w:right w:val="single" w:sz="4" w:space="0" w:color="ACB9CA"/>
            </w:tcBorders>
            <w:shd w:val="clear" w:color="000000" w:fill="FFFFFF"/>
            <w:noWrap/>
            <w:vAlign w:val="center"/>
            <w:hideMark/>
          </w:tcPr>
          <w:p w14:paraId="1760FBB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7EA469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49485</w:t>
            </w:r>
          </w:p>
        </w:tc>
        <w:tc>
          <w:tcPr>
            <w:tcW w:w="1230" w:type="dxa"/>
            <w:tcBorders>
              <w:top w:val="nil"/>
              <w:left w:val="nil"/>
              <w:bottom w:val="single" w:sz="4" w:space="0" w:color="ACB9CA"/>
              <w:right w:val="single" w:sz="4" w:space="0" w:color="ACB9CA"/>
            </w:tcBorders>
            <w:shd w:val="clear" w:color="000000" w:fill="FFFFFF"/>
            <w:noWrap/>
            <w:vAlign w:val="center"/>
            <w:hideMark/>
          </w:tcPr>
          <w:p w14:paraId="047F8A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67D10F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2BF5267"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20C8F2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14:paraId="580F55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395720.82</w:t>
            </w:r>
          </w:p>
        </w:tc>
        <w:tc>
          <w:tcPr>
            <w:tcW w:w="1070" w:type="dxa"/>
            <w:tcBorders>
              <w:top w:val="nil"/>
              <w:left w:val="nil"/>
              <w:bottom w:val="single" w:sz="4" w:space="0" w:color="ACB9CA"/>
              <w:right w:val="single" w:sz="4" w:space="0" w:color="ACB9CA"/>
            </w:tcBorders>
            <w:shd w:val="clear" w:color="000000" w:fill="FFFFFF"/>
            <w:noWrap/>
            <w:vAlign w:val="center"/>
            <w:hideMark/>
          </w:tcPr>
          <w:p w14:paraId="5F3E0D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581739.5</w:t>
            </w:r>
          </w:p>
        </w:tc>
        <w:tc>
          <w:tcPr>
            <w:tcW w:w="1070" w:type="dxa"/>
            <w:tcBorders>
              <w:top w:val="nil"/>
              <w:left w:val="nil"/>
              <w:bottom w:val="single" w:sz="4" w:space="0" w:color="ACB9CA"/>
              <w:right w:val="single" w:sz="4" w:space="0" w:color="ACB9CA"/>
            </w:tcBorders>
            <w:shd w:val="clear" w:color="000000" w:fill="FFFFFF"/>
            <w:noWrap/>
            <w:vAlign w:val="center"/>
            <w:hideMark/>
          </w:tcPr>
          <w:p w14:paraId="6A9393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594289.2</w:t>
            </w:r>
          </w:p>
        </w:tc>
        <w:tc>
          <w:tcPr>
            <w:tcW w:w="1070" w:type="dxa"/>
            <w:tcBorders>
              <w:top w:val="nil"/>
              <w:left w:val="nil"/>
              <w:bottom w:val="single" w:sz="4" w:space="0" w:color="ACB9CA"/>
              <w:right w:val="single" w:sz="4" w:space="0" w:color="ACB9CA"/>
            </w:tcBorders>
            <w:shd w:val="clear" w:color="000000" w:fill="FFFFFF"/>
            <w:noWrap/>
            <w:vAlign w:val="center"/>
            <w:hideMark/>
          </w:tcPr>
          <w:p w14:paraId="3A8DC8B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614892.6</w:t>
            </w:r>
          </w:p>
        </w:tc>
        <w:tc>
          <w:tcPr>
            <w:tcW w:w="1130" w:type="dxa"/>
            <w:tcBorders>
              <w:top w:val="nil"/>
              <w:left w:val="nil"/>
              <w:bottom w:val="single" w:sz="4" w:space="0" w:color="ACB9CA"/>
              <w:right w:val="single" w:sz="4" w:space="0" w:color="ACB9CA"/>
            </w:tcBorders>
            <w:shd w:val="clear" w:color="000000" w:fill="FFFFFF"/>
            <w:noWrap/>
            <w:vAlign w:val="center"/>
            <w:hideMark/>
          </w:tcPr>
          <w:p w14:paraId="6C594D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390E46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705579</w:t>
            </w:r>
          </w:p>
        </w:tc>
        <w:tc>
          <w:tcPr>
            <w:tcW w:w="1230" w:type="dxa"/>
            <w:tcBorders>
              <w:top w:val="nil"/>
              <w:left w:val="nil"/>
              <w:bottom w:val="single" w:sz="4" w:space="0" w:color="ACB9CA"/>
              <w:right w:val="single" w:sz="4" w:space="0" w:color="ACB9CA"/>
            </w:tcBorders>
            <w:shd w:val="clear" w:color="000000" w:fill="FFFFFF"/>
            <w:noWrap/>
            <w:vAlign w:val="center"/>
            <w:hideMark/>
          </w:tcPr>
          <w:p w14:paraId="73AD9D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0.81%</w:t>
            </w:r>
          </w:p>
        </w:tc>
      </w:tr>
      <w:tr w:rsidR="00BD4538" w:rsidRPr="00C47FE2" w14:paraId="28F626F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7001683"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096C90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366" w:type="dxa"/>
            <w:tcBorders>
              <w:top w:val="nil"/>
              <w:left w:val="nil"/>
              <w:bottom w:val="single" w:sz="4" w:space="0" w:color="ACB9CA"/>
              <w:right w:val="single" w:sz="4" w:space="0" w:color="ACB9CA"/>
            </w:tcBorders>
            <w:shd w:val="clear" w:color="000000" w:fill="FFFFFF"/>
            <w:noWrap/>
            <w:vAlign w:val="center"/>
            <w:hideMark/>
          </w:tcPr>
          <w:p w14:paraId="24EDBA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692067.55</w:t>
            </w:r>
          </w:p>
        </w:tc>
        <w:tc>
          <w:tcPr>
            <w:tcW w:w="1070" w:type="dxa"/>
            <w:tcBorders>
              <w:top w:val="nil"/>
              <w:left w:val="nil"/>
              <w:bottom w:val="single" w:sz="4" w:space="0" w:color="ACB9CA"/>
              <w:right w:val="single" w:sz="4" w:space="0" w:color="ACB9CA"/>
            </w:tcBorders>
            <w:shd w:val="clear" w:color="000000" w:fill="FFFFFF"/>
            <w:noWrap/>
            <w:vAlign w:val="center"/>
            <w:hideMark/>
          </w:tcPr>
          <w:p w14:paraId="4F2916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14:paraId="7657B8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14:paraId="1E60F9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130" w:type="dxa"/>
            <w:tcBorders>
              <w:top w:val="nil"/>
              <w:left w:val="nil"/>
              <w:bottom w:val="single" w:sz="4" w:space="0" w:color="ACB9CA"/>
              <w:right w:val="single" w:sz="4" w:space="0" w:color="ACB9CA"/>
            </w:tcBorders>
            <w:shd w:val="clear" w:color="000000" w:fill="FFFFFF"/>
            <w:noWrap/>
            <w:vAlign w:val="center"/>
            <w:hideMark/>
          </w:tcPr>
          <w:p w14:paraId="095B644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608736</w:t>
            </w:r>
          </w:p>
        </w:tc>
        <w:tc>
          <w:tcPr>
            <w:tcW w:w="1227" w:type="dxa"/>
            <w:tcBorders>
              <w:top w:val="nil"/>
              <w:left w:val="nil"/>
              <w:bottom w:val="single" w:sz="4" w:space="0" w:color="ACB9CA"/>
              <w:right w:val="single" w:sz="4" w:space="0" w:color="ACB9CA"/>
            </w:tcBorders>
            <w:shd w:val="clear" w:color="000000" w:fill="FFFFFF"/>
            <w:noWrap/>
            <w:vAlign w:val="center"/>
            <w:hideMark/>
          </w:tcPr>
          <w:p w14:paraId="122273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230" w:type="dxa"/>
            <w:tcBorders>
              <w:top w:val="nil"/>
              <w:left w:val="nil"/>
              <w:bottom w:val="single" w:sz="4" w:space="0" w:color="ACB9CA"/>
              <w:right w:val="single" w:sz="4" w:space="0" w:color="ACB9CA"/>
            </w:tcBorders>
            <w:shd w:val="clear" w:color="000000" w:fill="FFFFFF"/>
            <w:noWrap/>
            <w:vAlign w:val="center"/>
            <w:hideMark/>
          </w:tcPr>
          <w:p w14:paraId="4EA848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EDB0C06"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640D414"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0014C5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w:t>
            </w:r>
          </w:p>
        </w:tc>
        <w:tc>
          <w:tcPr>
            <w:tcW w:w="1366" w:type="dxa"/>
            <w:tcBorders>
              <w:top w:val="nil"/>
              <w:left w:val="nil"/>
              <w:bottom w:val="single" w:sz="4" w:space="0" w:color="ACB9CA"/>
              <w:right w:val="single" w:sz="4" w:space="0" w:color="ACB9CA"/>
            </w:tcBorders>
            <w:shd w:val="clear" w:color="000000" w:fill="FFFFFF"/>
            <w:noWrap/>
            <w:vAlign w:val="center"/>
            <w:hideMark/>
          </w:tcPr>
          <w:p w14:paraId="37EF6E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462855.8</w:t>
            </w:r>
          </w:p>
        </w:tc>
        <w:tc>
          <w:tcPr>
            <w:tcW w:w="1070" w:type="dxa"/>
            <w:tcBorders>
              <w:top w:val="nil"/>
              <w:left w:val="nil"/>
              <w:bottom w:val="single" w:sz="4" w:space="0" w:color="ACB9CA"/>
              <w:right w:val="single" w:sz="4" w:space="0" w:color="ACB9CA"/>
            </w:tcBorders>
            <w:shd w:val="clear" w:color="000000" w:fill="FFFFFF"/>
            <w:noWrap/>
            <w:vAlign w:val="center"/>
            <w:hideMark/>
          </w:tcPr>
          <w:p w14:paraId="77809E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680212.8</w:t>
            </w:r>
          </w:p>
        </w:tc>
        <w:tc>
          <w:tcPr>
            <w:tcW w:w="1070" w:type="dxa"/>
            <w:tcBorders>
              <w:top w:val="nil"/>
              <w:left w:val="nil"/>
              <w:bottom w:val="single" w:sz="4" w:space="0" w:color="ACB9CA"/>
              <w:right w:val="single" w:sz="4" w:space="0" w:color="ACB9CA"/>
            </w:tcBorders>
            <w:shd w:val="clear" w:color="000000" w:fill="FFFFFF"/>
            <w:noWrap/>
            <w:vAlign w:val="center"/>
            <w:hideMark/>
          </w:tcPr>
          <w:p w14:paraId="1C45A3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701285.2</w:t>
            </w:r>
          </w:p>
        </w:tc>
        <w:tc>
          <w:tcPr>
            <w:tcW w:w="1070" w:type="dxa"/>
            <w:tcBorders>
              <w:top w:val="nil"/>
              <w:left w:val="nil"/>
              <w:bottom w:val="single" w:sz="4" w:space="0" w:color="ACB9CA"/>
              <w:right w:val="single" w:sz="4" w:space="0" w:color="ACB9CA"/>
            </w:tcBorders>
            <w:shd w:val="clear" w:color="000000" w:fill="FFFFFF"/>
            <w:noWrap/>
            <w:vAlign w:val="center"/>
            <w:hideMark/>
          </w:tcPr>
          <w:p w14:paraId="369684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718803.4</w:t>
            </w:r>
          </w:p>
        </w:tc>
        <w:tc>
          <w:tcPr>
            <w:tcW w:w="1130" w:type="dxa"/>
            <w:tcBorders>
              <w:top w:val="nil"/>
              <w:left w:val="nil"/>
              <w:bottom w:val="single" w:sz="4" w:space="0" w:color="ACB9CA"/>
              <w:right w:val="single" w:sz="4" w:space="0" w:color="ACB9CA"/>
            </w:tcBorders>
            <w:shd w:val="clear" w:color="000000" w:fill="FFFFFF"/>
            <w:noWrap/>
            <w:vAlign w:val="center"/>
            <w:hideMark/>
          </w:tcPr>
          <w:p w14:paraId="4770D54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31181</w:t>
            </w:r>
          </w:p>
        </w:tc>
        <w:tc>
          <w:tcPr>
            <w:tcW w:w="1227" w:type="dxa"/>
            <w:tcBorders>
              <w:top w:val="nil"/>
              <w:left w:val="nil"/>
              <w:bottom w:val="single" w:sz="4" w:space="0" w:color="ACB9CA"/>
              <w:right w:val="single" w:sz="4" w:space="0" w:color="ACB9CA"/>
            </w:tcBorders>
            <w:shd w:val="clear" w:color="000000" w:fill="FFFFFF"/>
            <w:noWrap/>
            <w:vAlign w:val="center"/>
            <w:hideMark/>
          </w:tcPr>
          <w:p w14:paraId="4EB20E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748596</w:t>
            </w:r>
          </w:p>
        </w:tc>
        <w:tc>
          <w:tcPr>
            <w:tcW w:w="1230" w:type="dxa"/>
            <w:tcBorders>
              <w:top w:val="nil"/>
              <w:left w:val="nil"/>
              <w:bottom w:val="single" w:sz="4" w:space="0" w:color="ACB9CA"/>
              <w:right w:val="single" w:sz="4" w:space="0" w:color="ACB9CA"/>
            </w:tcBorders>
            <w:shd w:val="clear" w:color="000000" w:fill="FFFFFF"/>
            <w:noWrap/>
            <w:vAlign w:val="center"/>
            <w:hideMark/>
          </w:tcPr>
          <w:p w14:paraId="1FDCA6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w:t>
            </w:r>
          </w:p>
        </w:tc>
      </w:tr>
      <w:tr w:rsidR="00BD4538" w:rsidRPr="00C47FE2" w14:paraId="4F4E6CB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4693112"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328C79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66" w:type="dxa"/>
            <w:tcBorders>
              <w:top w:val="nil"/>
              <w:left w:val="nil"/>
              <w:bottom w:val="single" w:sz="4" w:space="0" w:color="ACB9CA"/>
              <w:right w:val="single" w:sz="4" w:space="0" w:color="ACB9CA"/>
            </w:tcBorders>
            <w:shd w:val="clear" w:color="000000" w:fill="FFFFFF"/>
            <w:noWrap/>
            <w:vAlign w:val="center"/>
            <w:hideMark/>
          </w:tcPr>
          <w:p w14:paraId="521079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472748.05</w:t>
            </w:r>
          </w:p>
        </w:tc>
        <w:tc>
          <w:tcPr>
            <w:tcW w:w="1070" w:type="dxa"/>
            <w:tcBorders>
              <w:top w:val="nil"/>
              <w:left w:val="nil"/>
              <w:bottom w:val="single" w:sz="4" w:space="0" w:color="ACB9CA"/>
              <w:right w:val="single" w:sz="4" w:space="0" w:color="ACB9CA"/>
            </w:tcBorders>
            <w:shd w:val="clear" w:color="000000" w:fill="FFFFFF"/>
            <w:noWrap/>
            <w:vAlign w:val="center"/>
            <w:hideMark/>
          </w:tcPr>
          <w:p w14:paraId="5D01B8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637951</w:t>
            </w:r>
          </w:p>
        </w:tc>
        <w:tc>
          <w:tcPr>
            <w:tcW w:w="1070" w:type="dxa"/>
            <w:tcBorders>
              <w:top w:val="nil"/>
              <w:left w:val="nil"/>
              <w:bottom w:val="single" w:sz="4" w:space="0" w:color="ACB9CA"/>
              <w:right w:val="single" w:sz="4" w:space="0" w:color="ACB9CA"/>
            </w:tcBorders>
            <w:shd w:val="clear" w:color="000000" w:fill="FFFFFF"/>
            <w:noWrap/>
            <w:vAlign w:val="center"/>
            <w:hideMark/>
          </w:tcPr>
          <w:p w14:paraId="261698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656383</w:t>
            </w:r>
          </w:p>
        </w:tc>
        <w:tc>
          <w:tcPr>
            <w:tcW w:w="1070" w:type="dxa"/>
            <w:tcBorders>
              <w:top w:val="nil"/>
              <w:left w:val="nil"/>
              <w:bottom w:val="single" w:sz="4" w:space="0" w:color="ACB9CA"/>
              <w:right w:val="single" w:sz="4" w:space="0" w:color="ACB9CA"/>
            </w:tcBorders>
            <w:shd w:val="clear" w:color="000000" w:fill="FFFFFF"/>
            <w:noWrap/>
            <w:vAlign w:val="center"/>
            <w:hideMark/>
          </w:tcPr>
          <w:p w14:paraId="4BE4025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697855</w:t>
            </w:r>
          </w:p>
        </w:tc>
        <w:tc>
          <w:tcPr>
            <w:tcW w:w="1130" w:type="dxa"/>
            <w:tcBorders>
              <w:top w:val="nil"/>
              <w:left w:val="nil"/>
              <w:bottom w:val="single" w:sz="4" w:space="0" w:color="ACB9CA"/>
              <w:right w:val="single" w:sz="4" w:space="0" w:color="ACB9CA"/>
            </w:tcBorders>
            <w:shd w:val="clear" w:color="000000" w:fill="FFFFFF"/>
            <w:noWrap/>
            <w:vAlign w:val="center"/>
            <w:hideMark/>
          </w:tcPr>
          <w:p w14:paraId="053AC0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227" w:type="dxa"/>
            <w:tcBorders>
              <w:top w:val="nil"/>
              <w:left w:val="nil"/>
              <w:bottom w:val="single" w:sz="4" w:space="0" w:color="ACB9CA"/>
              <w:right w:val="single" w:sz="4" w:space="0" w:color="ACB9CA"/>
            </w:tcBorders>
            <w:shd w:val="clear" w:color="000000" w:fill="FFFFFF"/>
            <w:noWrap/>
            <w:vAlign w:val="center"/>
            <w:hideMark/>
          </w:tcPr>
          <w:p w14:paraId="39E9D4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728203</w:t>
            </w:r>
          </w:p>
        </w:tc>
        <w:tc>
          <w:tcPr>
            <w:tcW w:w="1230" w:type="dxa"/>
            <w:tcBorders>
              <w:top w:val="nil"/>
              <w:left w:val="nil"/>
              <w:bottom w:val="single" w:sz="4" w:space="0" w:color="ACB9CA"/>
              <w:right w:val="single" w:sz="4" w:space="0" w:color="ACB9CA"/>
            </w:tcBorders>
            <w:shd w:val="clear" w:color="000000" w:fill="FFFFFF"/>
            <w:noWrap/>
            <w:vAlign w:val="center"/>
            <w:hideMark/>
          </w:tcPr>
          <w:p w14:paraId="5A7ED8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BD4538" w:rsidRPr="00C47FE2" w14:paraId="6A9243B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EAD3A9E"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083" w:type="dxa"/>
            <w:tcBorders>
              <w:top w:val="nil"/>
              <w:left w:val="nil"/>
              <w:bottom w:val="single" w:sz="4" w:space="0" w:color="ACB9CA"/>
              <w:right w:val="single" w:sz="4" w:space="0" w:color="ACB9CA"/>
            </w:tcBorders>
            <w:shd w:val="clear" w:color="000000" w:fill="FFFFFF"/>
            <w:noWrap/>
            <w:vAlign w:val="center"/>
            <w:hideMark/>
          </w:tcPr>
          <w:p w14:paraId="26AE71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366" w:type="dxa"/>
            <w:tcBorders>
              <w:top w:val="nil"/>
              <w:left w:val="nil"/>
              <w:bottom w:val="single" w:sz="4" w:space="0" w:color="ACB9CA"/>
              <w:right w:val="single" w:sz="4" w:space="0" w:color="ACB9CA"/>
            </w:tcBorders>
            <w:shd w:val="clear" w:color="000000" w:fill="FFFFFF"/>
            <w:noWrap/>
            <w:vAlign w:val="center"/>
            <w:hideMark/>
          </w:tcPr>
          <w:p w14:paraId="0D3A8F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470427.43</w:t>
            </w:r>
          </w:p>
        </w:tc>
        <w:tc>
          <w:tcPr>
            <w:tcW w:w="1070" w:type="dxa"/>
            <w:tcBorders>
              <w:top w:val="nil"/>
              <w:left w:val="nil"/>
              <w:bottom w:val="single" w:sz="4" w:space="0" w:color="ACB9CA"/>
              <w:right w:val="single" w:sz="4" w:space="0" w:color="ACB9CA"/>
            </w:tcBorders>
            <w:shd w:val="clear" w:color="000000" w:fill="FFFFFF"/>
            <w:noWrap/>
            <w:vAlign w:val="center"/>
            <w:hideMark/>
          </w:tcPr>
          <w:p w14:paraId="1AAF052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666111</w:t>
            </w:r>
          </w:p>
        </w:tc>
        <w:tc>
          <w:tcPr>
            <w:tcW w:w="1070" w:type="dxa"/>
            <w:tcBorders>
              <w:top w:val="nil"/>
              <w:left w:val="nil"/>
              <w:bottom w:val="single" w:sz="4" w:space="0" w:color="ACB9CA"/>
              <w:right w:val="single" w:sz="4" w:space="0" w:color="ACB9CA"/>
            </w:tcBorders>
            <w:shd w:val="clear" w:color="000000" w:fill="FFFFFF"/>
            <w:noWrap/>
            <w:vAlign w:val="center"/>
            <w:hideMark/>
          </w:tcPr>
          <w:p w14:paraId="476595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694271</w:t>
            </w:r>
          </w:p>
        </w:tc>
        <w:tc>
          <w:tcPr>
            <w:tcW w:w="1070" w:type="dxa"/>
            <w:tcBorders>
              <w:top w:val="nil"/>
              <w:left w:val="nil"/>
              <w:bottom w:val="single" w:sz="4" w:space="0" w:color="ACB9CA"/>
              <w:right w:val="single" w:sz="4" w:space="0" w:color="ACB9CA"/>
            </w:tcBorders>
            <w:shd w:val="clear" w:color="000000" w:fill="FFFFFF"/>
            <w:noWrap/>
            <w:vAlign w:val="center"/>
            <w:hideMark/>
          </w:tcPr>
          <w:p w14:paraId="1F25B57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702463</w:t>
            </w:r>
          </w:p>
        </w:tc>
        <w:tc>
          <w:tcPr>
            <w:tcW w:w="1130" w:type="dxa"/>
            <w:tcBorders>
              <w:top w:val="nil"/>
              <w:left w:val="nil"/>
              <w:bottom w:val="single" w:sz="4" w:space="0" w:color="ACB9CA"/>
              <w:right w:val="single" w:sz="4" w:space="0" w:color="ACB9CA"/>
            </w:tcBorders>
            <w:shd w:val="clear" w:color="000000" w:fill="FFFFFF"/>
            <w:noWrap/>
            <w:vAlign w:val="center"/>
            <w:hideMark/>
          </w:tcPr>
          <w:p w14:paraId="04AF0E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16095</w:t>
            </w:r>
          </w:p>
        </w:tc>
        <w:tc>
          <w:tcPr>
            <w:tcW w:w="1227" w:type="dxa"/>
            <w:tcBorders>
              <w:top w:val="nil"/>
              <w:left w:val="nil"/>
              <w:bottom w:val="single" w:sz="4" w:space="0" w:color="ACB9CA"/>
              <w:right w:val="single" w:sz="4" w:space="0" w:color="ACB9CA"/>
            </w:tcBorders>
            <w:shd w:val="clear" w:color="000000" w:fill="FFFFFF"/>
            <w:noWrap/>
            <w:vAlign w:val="center"/>
            <w:hideMark/>
          </w:tcPr>
          <w:p w14:paraId="4AC9BCB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711050</w:t>
            </w:r>
          </w:p>
        </w:tc>
        <w:tc>
          <w:tcPr>
            <w:tcW w:w="1230" w:type="dxa"/>
            <w:tcBorders>
              <w:top w:val="nil"/>
              <w:left w:val="nil"/>
              <w:bottom w:val="single" w:sz="4" w:space="0" w:color="ACB9CA"/>
              <w:right w:val="single" w:sz="4" w:space="0" w:color="ACB9CA"/>
            </w:tcBorders>
            <w:shd w:val="clear" w:color="000000" w:fill="FFFFFF"/>
            <w:noWrap/>
            <w:vAlign w:val="center"/>
            <w:hideMark/>
          </w:tcPr>
          <w:p w14:paraId="3859DD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ECD1C34"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83DD998"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083" w:type="dxa"/>
            <w:tcBorders>
              <w:top w:val="nil"/>
              <w:left w:val="nil"/>
              <w:bottom w:val="single" w:sz="4" w:space="0" w:color="ACB9CA"/>
              <w:right w:val="single" w:sz="4" w:space="0" w:color="ACB9CA"/>
            </w:tcBorders>
            <w:shd w:val="clear" w:color="000000" w:fill="FFFFFF"/>
            <w:noWrap/>
            <w:vAlign w:val="center"/>
            <w:hideMark/>
          </w:tcPr>
          <w:p w14:paraId="47D162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366" w:type="dxa"/>
            <w:tcBorders>
              <w:top w:val="nil"/>
              <w:left w:val="nil"/>
              <w:bottom w:val="single" w:sz="4" w:space="0" w:color="ACB9CA"/>
              <w:right w:val="single" w:sz="4" w:space="0" w:color="ACB9CA"/>
            </w:tcBorders>
            <w:shd w:val="clear" w:color="000000" w:fill="FFFFFF"/>
            <w:noWrap/>
            <w:vAlign w:val="center"/>
            <w:hideMark/>
          </w:tcPr>
          <w:p w14:paraId="46BF90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542847.93</w:t>
            </w:r>
          </w:p>
        </w:tc>
        <w:tc>
          <w:tcPr>
            <w:tcW w:w="1070" w:type="dxa"/>
            <w:tcBorders>
              <w:top w:val="nil"/>
              <w:left w:val="nil"/>
              <w:bottom w:val="single" w:sz="4" w:space="0" w:color="ACB9CA"/>
              <w:right w:val="single" w:sz="4" w:space="0" w:color="ACB9CA"/>
            </w:tcBorders>
            <w:shd w:val="clear" w:color="000000" w:fill="FFFFFF"/>
            <w:noWrap/>
            <w:vAlign w:val="center"/>
            <w:hideMark/>
          </w:tcPr>
          <w:p w14:paraId="3E20C6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629759</w:t>
            </w:r>
          </w:p>
        </w:tc>
        <w:tc>
          <w:tcPr>
            <w:tcW w:w="1070" w:type="dxa"/>
            <w:tcBorders>
              <w:top w:val="nil"/>
              <w:left w:val="nil"/>
              <w:bottom w:val="single" w:sz="4" w:space="0" w:color="ACB9CA"/>
              <w:right w:val="single" w:sz="4" w:space="0" w:color="ACB9CA"/>
            </w:tcBorders>
            <w:shd w:val="clear" w:color="000000" w:fill="FFFFFF"/>
            <w:noWrap/>
            <w:vAlign w:val="center"/>
            <w:hideMark/>
          </w:tcPr>
          <w:p w14:paraId="0A5BCD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634879</w:t>
            </w:r>
          </w:p>
        </w:tc>
        <w:tc>
          <w:tcPr>
            <w:tcW w:w="1070" w:type="dxa"/>
            <w:tcBorders>
              <w:top w:val="nil"/>
              <w:left w:val="nil"/>
              <w:bottom w:val="single" w:sz="4" w:space="0" w:color="ACB9CA"/>
              <w:right w:val="single" w:sz="4" w:space="0" w:color="ACB9CA"/>
            </w:tcBorders>
            <w:shd w:val="clear" w:color="000000" w:fill="FFFFFF"/>
            <w:noWrap/>
            <w:vAlign w:val="center"/>
            <w:hideMark/>
          </w:tcPr>
          <w:p w14:paraId="7EDAFE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651263</w:t>
            </w:r>
          </w:p>
        </w:tc>
        <w:tc>
          <w:tcPr>
            <w:tcW w:w="1130" w:type="dxa"/>
            <w:tcBorders>
              <w:top w:val="nil"/>
              <w:left w:val="nil"/>
              <w:bottom w:val="single" w:sz="4" w:space="0" w:color="ACB9CA"/>
              <w:right w:val="single" w:sz="4" w:space="0" w:color="ACB9CA"/>
            </w:tcBorders>
            <w:shd w:val="clear" w:color="000000" w:fill="FFFFFF"/>
            <w:noWrap/>
            <w:vAlign w:val="center"/>
            <w:hideMark/>
          </w:tcPr>
          <w:p w14:paraId="324F513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147363</w:t>
            </w:r>
          </w:p>
        </w:tc>
        <w:tc>
          <w:tcPr>
            <w:tcW w:w="1227" w:type="dxa"/>
            <w:tcBorders>
              <w:top w:val="nil"/>
              <w:left w:val="nil"/>
              <w:bottom w:val="single" w:sz="4" w:space="0" w:color="ACB9CA"/>
              <w:right w:val="single" w:sz="4" w:space="0" w:color="ACB9CA"/>
            </w:tcBorders>
            <w:shd w:val="clear" w:color="000000" w:fill="FFFFFF"/>
            <w:noWrap/>
            <w:vAlign w:val="center"/>
            <w:hideMark/>
          </w:tcPr>
          <w:p w14:paraId="27EB97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691732</w:t>
            </w:r>
          </w:p>
        </w:tc>
        <w:tc>
          <w:tcPr>
            <w:tcW w:w="1230" w:type="dxa"/>
            <w:tcBorders>
              <w:top w:val="nil"/>
              <w:left w:val="nil"/>
              <w:bottom w:val="single" w:sz="4" w:space="0" w:color="ACB9CA"/>
              <w:right w:val="single" w:sz="4" w:space="0" w:color="ACB9CA"/>
            </w:tcBorders>
            <w:shd w:val="clear" w:color="000000" w:fill="FFFFFF"/>
            <w:noWrap/>
            <w:vAlign w:val="center"/>
            <w:hideMark/>
          </w:tcPr>
          <w:p w14:paraId="14279D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88AFA7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DBFD6CD"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083" w:type="dxa"/>
            <w:tcBorders>
              <w:top w:val="nil"/>
              <w:left w:val="nil"/>
              <w:bottom w:val="single" w:sz="4" w:space="0" w:color="ACB9CA"/>
              <w:right w:val="single" w:sz="4" w:space="0" w:color="ACB9CA"/>
            </w:tcBorders>
            <w:shd w:val="clear" w:color="000000" w:fill="FFFFFF"/>
            <w:noWrap/>
            <w:vAlign w:val="center"/>
            <w:hideMark/>
          </w:tcPr>
          <w:p w14:paraId="33A03D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366" w:type="dxa"/>
            <w:tcBorders>
              <w:top w:val="nil"/>
              <w:left w:val="nil"/>
              <w:bottom w:val="single" w:sz="4" w:space="0" w:color="ACB9CA"/>
              <w:right w:val="single" w:sz="4" w:space="0" w:color="ACB9CA"/>
            </w:tcBorders>
            <w:shd w:val="clear" w:color="000000" w:fill="FFFFFF"/>
            <w:noWrap/>
            <w:vAlign w:val="center"/>
            <w:hideMark/>
          </w:tcPr>
          <w:p w14:paraId="2555FF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632228.33</w:t>
            </w:r>
          </w:p>
        </w:tc>
        <w:tc>
          <w:tcPr>
            <w:tcW w:w="1070" w:type="dxa"/>
            <w:tcBorders>
              <w:top w:val="nil"/>
              <w:left w:val="nil"/>
              <w:bottom w:val="single" w:sz="4" w:space="0" w:color="ACB9CA"/>
              <w:right w:val="single" w:sz="4" w:space="0" w:color="ACB9CA"/>
            </w:tcBorders>
            <w:shd w:val="clear" w:color="000000" w:fill="FFFFFF"/>
            <w:noWrap/>
            <w:vAlign w:val="center"/>
            <w:hideMark/>
          </w:tcPr>
          <w:p w14:paraId="6F44C7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14:paraId="3CAD19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14:paraId="57AEB1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130" w:type="dxa"/>
            <w:tcBorders>
              <w:top w:val="nil"/>
              <w:left w:val="nil"/>
              <w:bottom w:val="single" w:sz="4" w:space="0" w:color="ACB9CA"/>
              <w:right w:val="single" w:sz="4" w:space="0" w:color="ACB9CA"/>
            </w:tcBorders>
            <w:shd w:val="clear" w:color="000000" w:fill="FFFFFF"/>
            <w:noWrap/>
            <w:vAlign w:val="center"/>
            <w:hideMark/>
          </w:tcPr>
          <w:p w14:paraId="63DE27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606488</w:t>
            </w:r>
          </w:p>
        </w:tc>
        <w:tc>
          <w:tcPr>
            <w:tcW w:w="1227" w:type="dxa"/>
            <w:tcBorders>
              <w:top w:val="nil"/>
              <w:left w:val="nil"/>
              <w:bottom w:val="single" w:sz="4" w:space="0" w:color="ACB9CA"/>
              <w:right w:val="single" w:sz="4" w:space="0" w:color="ACB9CA"/>
            </w:tcBorders>
            <w:shd w:val="clear" w:color="000000" w:fill="FFFFFF"/>
            <w:noWrap/>
            <w:vAlign w:val="center"/>
            <w:hideMark/>
          </w:tcPr>
          <w:p w14:paraId="5C8BB8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669471</w:t>
            </w:r>
          </w:p>
        </w:tc>
        <w:tc>
          <w:tcPr>
            <w:tcW w:w="1230" w:type="dxa"/>
            <w:tcBorders>
              <w:top w:val="nil"/>
              <w:left w:val="nil"/>
              <w:bottom w:val="single" w:sz="4" w:space="0" w:color="ACB9CA"/>
              <w:right w:val="single" w:sz="4" w:space="0" w:color="ACB9CA"/>
            </w:tcBorders>
            <w:shd w:val="clear" w:color="000000" w:fill="FFFFFF"/>
            <w:noWrap/>
            <w:vAlign w:val="center"/>
            <w:hideMark/>
          </w:tcPr>
          <w:p w14:paraId="773287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8F7561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6B8921C"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61CA09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w:t>
            </w:r>
          </w:p>
        </w:tc>
        <w:tc>
          <w:tcPr>
            <w:tcW w:w="1366" w:type="dxa"/>
            <w:tcBorders>
              <w:top w:val="nil"/>
              <w:left w:val="nil"/>
              <w:bottom w:val="single" w:sz="4" w:space="0" w:color="ACB9CA"/>
              <w:right w:val="single" w:sz="4" w:space="0" w:color="ACB9CA"/>
            </w:tcBorders>
            <w:shd w:val="clear" w:color="000000" w:fill="FFFFFF"/>
            <w:noWrap/>
            <w:vAlign w:val="center"/>
            <w:hideMark/>
          </w:tcPr>
          <w:p w14:paraId="1EEC77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425722.01</w:t>
            </w:r>
          </w:p>
        </w:tc>
        <w:tc>
          <w:tcPr>
            <w:tcW w:w="1070" w:type="dxa"/>
            <w:tcBorders>
              <w:top w:val="nil"/>
              <w:left w:val="nil"/>
              <w:bottom w:val="single" w:sz="4" w:space="0" w:color="ACB9CA"/>
              <w:right w:val="single" w:sz="4" w:space="0" w:color="ACB9CA"/>
            </w:tcBorders>
            <w:shd w:val="clear" w:color="000000" w:fill="FFFFFF"/>
            <w:noWrap/>
            <w:vAlign w:val="center"/>
            <w:hideMark/>
          </w:tcPr>
          <w:p w14:paraId="70B473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650372.8</w:t>
            </w:r>
          </w:p>
        </w:tc>
        <w:tc>
          <w:tcPr>
            <w:tcW w:w="1070" w:type="dxa"/>
            <w:tcBorders>
              <w:top w:val="nil"/>
              <w:left w:val="nil"/>
              <w:bottom w:val="single" w:sz="4" w:space="0" w:color="ACB9CA"/>
              <w:right w:val="single" w:sz="4" w:space="0" w:color="ACB9CA"/>
            </w:tcBorders>
            <w:shd w:val="clear" w:color="000000" w:fill="FFFFFF"/>
            <w:noWrap/>
            <w:vAlign w:val="center"/>
            <w:hideMark/>
          </w:tcPr>
          <w:p w14:paraId="55CC910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669694.4</w:t>
            </w:r>
          </w:p>
        </w:tc>
        <w:tc>
          <w:tcPr>
            <w:tcW w:w="1070" w:type="dxa"/>
            <w:tcBorders>
              <w:top w:val="nil"/>
              <w:left w:val="nil"/>
              <w:bottom w:val="single" w:sz="4" w:space="0" w:color="ACB9CA"/>
              <w:right w:val="single" w:sz="4" w:space="0" w:color="ACB9CA"/>
            </w:tcBorders>
            <w:shd w:val="clear" w:color="000000" w:fill="FFFFFF"/>
            <w:noWrap/>
            <w:vAlign w:val="center"/>
            <w:hideMark/>
          </w:tcPr>
          <w:p w14:paraId="23E409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705923.8</w:t>
            </w:r>
          </w:p>
        </w:tc>
        <w:tc>
          <w:tcPr>
            <w:tcW w:w="1130" w:type="dxa"/>
            <w:tcBorders>
              <w:top w:val="nil"/>
              <w:left w:val="nil"/>
              <w:bottom w:val="single" w:sz="4" w:space="0" w:color="ACB9CA"/>
              <w:right w:val="single" w:sz="4" w:space="0" w:color="ACB9CA"/>
            </w:tcBorders>
            <w:shd w:val="clear" w:color="000000" w:fill="FFFFFF"/>
            <w:noWrap/>
            <w:vAlign w:val="center"/>
            <w:hideMark/>
          </w:tcPr>
          <w:p w14:paraId="7E5955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14:paraId="443A2F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721283</w:t>
            </w:r>
          </w:p>
        </w:tc>
        <w:tc>
          <w:tcPr>
            <w:tcW w:w="1230" w:type="dxa"/>
            <w:tcBorders>
              <w:top w:val="nil"/>
              <w:left w:val="nil"/>
              <w:bottom w:val="single" w:sz="4" w:space="0" w:color="ACB9CA"/>
              <w:right w:val="single" w:sz="4" w:space="0" w:color="ACB9CA"/>
            </w:tcBorders>
            <w:shd w:val="clear" w:color="000000" w:fill="FFFFFF"/>
            <w:noWrap/>
            <w:vAlign w:val="center"/>
            <w:hideMark/>
          </w:tcPr>
          <w:p w14:paraId="073F785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w:t>
            </w:r>
          </w:p>
        </w:tc>
      </w:tr>
      <w:tr w:rsidR="00BD4538" w:rsidRPr="00C47FE2" w14:paraId="59C757C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3AEF066"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594941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w:t>
            </w:r>
          </w:p>
        </w:tc>
        <w:tc>
          <w:tcPr>
            <w:tcW w:w="1366" w:type="dxa"/>
            <w:tcBorders>
              <w:top w:val="nil"/>
              <w:left w:val="nil"/>
              <w:bottom w:val="single" w:sz="4" w:space="0" w:color="ACB9CA"/>
              <w:right w:val="single" w:sz="4" w:space="0" w:color="ACB9CA"/>
            </w:tcBorders>
            <w:shd w:val="clear" w:color="000000" w:fill="FFFFFF"/>
            <w:noWrap/>
            <w:vAlign w:val="center"/>
            <w:hideMark/>
          </w:tcPr>
          <w:p w14:paraId="6A602AF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971451.82</w:t>
            </w:r>
          </w:p>
        </w:tc>
        <w:tc>
          <w:tcPr>
            <w:tcW w:w="1070" w:type="dxa"/>
            <w:tcBorders>
              <w:top w:val="nil"/>
              <w:left w:val="nil"/>
              <w:bottom w:val="single" w:sz="4" w:space="0" w:color="ACB9CA"/>
              <w:right w:val="single" w:sz="4" w:space="0" w:color="ACB9CA"/>
            </w:tcBorders>
            <w:shd w:val="clear" w:color="000000" w:fill="FFFFFF"/>
            <w:noWrap/>
            <w:vAlign w:val="center"/>
            <w:hideMark/>
          </w:tcPr>
          <w:p w14:paraId="065E53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950271</w:t>
            </w:r>
          </w:p>
        </w:tc>
        <w:tc>
          <w:tcPr>
            <w:tcW w:w="1070" w:type="dxa"/>
            <w:tcBorders>
              <w:top w:val="nil"/>
              <w:left w:val="nil"/>
              <w:bottom w:val="single" w:sz="4" w:space="0" w:color="ACB9CA"/>
              <w:right w:val="single" w:sz="4" w:space="0" w:color="ACB9CA"/>
            </w:tcBorders>
            <w:shd w:val="clear" w:color="000000" w:fill="FFFFFF"/>
            <w:noWrap/>
            <w:vAlign w:val="center"/>
            <w:hideMark/>
          </w:tcPr>
          <w:p w14:paraId="6BA8C2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14:paraId="444719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1042943</w:t>
            </w:r>
          </w:p>
        </w:tc>
        <w:tc>
          <w:tcPr>
            <w:tcW w:w="1130" w:type="dxa"/>
            <w:tcBorders>
              <w:top w:val="nil"/>
              <w:left w:val="nil"/>
              <w:bottom w:val="single" w:sz="4" w:space="0" w:color="ACB9CA"/>
              <w:right w:val="single" w:sz="4" w:space="0" w:color="ACB9CA"/>
            </w:tcBorders>
            <w:shd w:val="clear" w:color="000000" w:fill="FFFFFF"/>
            <w:noWrap/>
            <w:vAlign w:val="center"/>
            <w:hideMark/>
          </w:tcPr>
          <w:p w14:paraId="76B0F9F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38568</w:t>
            </w:r>
          </w:p>
        </w:tc>
        <w:tc>
          <w:tcPr>
            <w:tcW w:w="1227" w:type="dxa"/>
            <w:tcBorders>
              <w:top w:val="nil"/>
              <w:left w:val="nil"/>
              <w:bottom w:val="single" w:sz="4" w:space="0" w:color="ACB9CA"/>
              <w:right w:val="single" w:sz="4" w:space="0" w:color="ACB9CA"/>
            </w:tcBorders>
            <w:shd w:val="clear" w:color="000000" w:fill="FFFFFF"/>
            <w:noWrap/>
            <w:vAlign w:val="center"/>
            <w:hideMark/>
          </w:tcPr>
          <w:p w14:paraId="7E720C5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1248810</w:t>
            </w:r>
          </w:p>
        </w:tc>
        <w:tc>
          <w:tcPr>
            <w:tcW w:w="1230" w:type="dxa"/>
            <w:tcBorders>
              <w:top w:val="nil"/>
              <w:left w:val="nil"/>
              <w:bottom w:val="single" w:sz="4" w:space="0" w:color="ACB9CA"/>
              <w:right w:val="single" w:sz="4" w:space="0" w:color="ACB9CA"/>
            </w:tcBorders>
            <w:shd w:val="clear" w:color="000000" w:fill="FFFFFF"/>
            <w:noWrap/>
            <w:vAlign w:val="center"/>
            <w:hideMark/>
          </w:tcPr>
          <w:p w14:paraId="785116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535AF3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7F0E30"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083" w:type="dxa"/>
            <w:tcBorders>
              <w:top w:val="nil"/>
              <w:left w:val="nil"/>
              <w:bottom w:val="single" w:sz="4" w:space="0" w:color="ACB9CA"/>
              <w:right w:val="single" w:sz="4" w:space="0" w:color="ACB9CA"/>
            </w:tcBorders>
            <w:shd w:val="clear" w:color="000000" w:fill="FFFFFF"/>
            <w:noWrap/>
            <w:vAlign w:val="center"/>
            <w:hideMark/>
          </w:tcPr>
          <w:p w14:paraId="585017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366" w:type="dxa"/>
            <w:tcBorders>
              <w:top w:val="nil"/>
              <w:left w:val="nil"/>
              <w:bottom w:val="single" w:sz="4" w:space="0" w:color="ACB9CA"/>
              <w:right w:val="single" w:sz="4" w:space="0" w:color="ACB9CA"/>
            </w:tcBorders>
            <w:shd w:val="clear" w:color="000000" w:fill="FFFFFF"/>
            <w:noWrap/>
            <w:vAlign w:val="center"/>
            <w:hideMark/>
          </w:tcPr>
          <w:p w14:paraId="139B23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524988.67</w:t>
            </w:r>
          </w:p>
        </w:tc>
        <w:tc>
          <w:tcPr>
            <w:tcW w:w="1070" w:type="dxa"/>
            <w:tcBorders>
              <w:top w:val="nil"/>
              <w:left w:val="nil"/>
              <w:bottom w:val="single" w:sz="4" w:space="0" w:color="ACB9CA"/>
              <w:right w:val="single" w:sz="4" w:space="0" w:color="ACB9CA"/>
            </w:tcBorders>
            <w:shd w:val="clear" w:color="000000" w:fill="FFFFFF"/>
            <w:noWrap/>
            <w:vAlign w:val="center"/>
            <w:hideMark/>
          </w:tcPr>
          <w:p w14:paraId="41B415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667647</w:t>
            </w:r>
          </w:p>
        </w:tc>
        <w:tc>
          <w:tcPr>
            <w:tcW w:w="1070" w:type="dxa"/>
            <w:tcBorders>
              <w:top w:val="nil"/>
              <w:left w:val="nil"/>
              <w:bottom w:val="single" w:sz="4" w:space="0" w:color="ACB9CA"/>
              <w:right w:val="single" w:sz="4" w:space="0" w:color="ACB9CA"/>
            </w:tcBorders>
            <w:shd w:val="clear" w:color="000000" w:fill="FFFFFF"/>
            <w:noWrap/>
            <w:vAlign w:val="center"/>
            <w:hideMark/>
          </w:tcPr>
          <w:p w14:paraId="349CAF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674815</w:t>
            </w:r>
          </w:p>
        </w:tc>
        <w:tc>
          <w:tcPr>
            <w:tcW w:w="1070" w:type="dxa"/>
            <w:tcBorders>
              <w:top w:val="nil"/>
              <w:left w:val="nil"/>
              <w:bottom w:val="single" w:sz="4" w:space="0" w:color="ACB9CA"/>
              <w:right w:val="single" w:sz="4" w:space="0" w:color="ACB9CA"/>
            </w:tcBorders>
            <w:shd w:val="clear" w:color="000000" w:fill="FFFFFF"/>
            <w:noWrap/>
            <w:vAlign w:val="center"/>
            <w:hideMark/>
          </w:tcPr>
          <w:p w14:paraId="79F326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705535</w:t>
            </w:r>
          </w:p>
        </w:tc>
        <w:tc>
          <w:tcPr>
            <w:tcW w:w="1130" w:type="dxa"/>
            <w:tcBorders>
              <w:top w:val="nil"/>
              <w:left w:val="nil"/>
              <w:bottom w:val="single" w:sz="4" w:space="0" w:color="ACB9CA"/>
              <w:right w:val="single" w:sz="4" w:space="0" w:color="ACB9CA"/>
            </w:tcBorders>
            <w:shd w:val="clear" w:color="000000" w:fill="FFFFFF"/>
            <w:noWrap/>
            <w:vAlign w:val="center"/>
            <w:hideMark/>
          </w:tcPr>
          <w:p w14:paraId="001C25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w:t>
            </w:r>
          </w:p>
        </w:tc>
        <w:tc>
          <w:tcPr>
            <w:tcW w:w="1227" w:type="dxa"/>
            <w:tcBorders>
              <w:top w:val="nil"/>
              <w:left w:val="nil"/>
              <w:bottom w:val="single" w:sz="4" w:space="0" w:color="ACB9CA"/>
              <w:right w:val="single" w:sz="4" w:space="0" w:color="ACB9CA"/>
            </w:tcBorders>
            <w:shd w:val="clear" w:color="000000" w:fill="FFFFFF"/>
            <w:noWrap/>
            <w:vAlign w:val="center"/>
            <w:hideMark/>
          </w:tcPr>
          <w:p w14:paraId="52CB23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712480</w:t>
            </w:r>
          </w:p>
        </w:tc>
        <w:tc>
          <w:tcPr>
            <w:tcW w:w="1230" w:type="dxa"/>
            <w:tcBorders>
              <w:top w:val="nil"/>
              <w:left w:val="nil"/>
              <w:bottom w:val="single" w:sz="4" w:space="0" w:color="ACB9CA"/>
              <w:right w:val="single" w:sz="4" w:space="0" w:color="ACB9CA"/>
            </w:tcBorders>
            <w:shd w:val="clear" w:color="000000" w:fill="FFFFFF"/>
            <w:noWrap/>
            <w:vAlign w:val="center"/>
            <w:hideMark/>
          </w:tcPr>
          <w:p w14:paraId="5625DA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D56BD2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790B87C"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06025A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14:paraId="235762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389009.64</w:t>
            </w:r>
          </w:p>
        </w:tc>
        <w:tc>
          <w:tcPr>
            <w:tcW w:w="1070" w:type="dxa"/>
            <w:tcBorders>
              <w:top w:val="nil"/>
              <w:left w:val="nil"/>
              <w:bottom w:val="single" w:sz="4" w:space="0" w:color="ACB9CA"/>
              <w:right w:val="single" w:sz="4" w:space="0" w:color="ACB9CA"/>
            </w:tcBorders>
            <w:shd w:val="clear" w:color="000000" w:fill="FFFFFF"/>
            <w:noWrap/>
            <w:vAlign w:val="center"/>
            <w:hideMark/>
          </w:tcPr>
          <w:p w14:paraId="6A640B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619389.3</w:t>
            </w:r>
          </w:p>
        </w:tc>
        <w:tc>
          <w:tcPr>
            <w:tcW w:w="1070" w:type="dxa"/>
            <w:tcBorders>
              <w:top w:val="nil"/>
              <w:left w:val="nil"/>
              <w:bottom w:val="single" w:sz="4" w:space="0" w:color="ACB9CA"/>
              <w:right w:val="single" w:sz="4" w:space="0" w:color="ACB9CA"/>
            </w:tcBorders>
            <w:shd w:val="clear" w:color="000000" w:fill="FFFFFF"/>
            <w:noWrap/>
            <w:vAlign w:val="center"/>
            <w:hideMark/>
          </w:tcPr>
          <w:p w14:paraId="1B1375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631803.1</w:t>
            </w:r>
          </w:p>
        </w:tc>
        <w:tc>
          <w:tcPr>
            <w:tcW w:w="1070" w:type="dxa"/>
            <w:tcBorders>
              <w:top w:val="nil"/>
              <w:left w:val="nil"/>
              <w:bottom w:val="single" w:sz="4" w:space="0" w:color="ACB9CA"/>
              <w:right w:val="single" w:sz="4" w:space="0" w:color="ACB9CA"/>
            </w:tcBorders>
            <w:shd w:val="clear" w:color="000000" w:fill="FFFFFF"/>
            <w:noWrap/>
            <w:vAlign w:val="center"/>
            <w:hideMark/>
          </w:tcPr>
          <w:p w14:paraId="547E3D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667775.5</w:t>
            </w:r>
          </w:p>
        </w:tc>
        <w:tc>
          <w:tcPr>
            <w:tcW w:w="1130" w:type="dxa"/>
            <w:tcBorders>
              <w:top w:val="nil"/>
              <w:left w:val="nil"/>
              <w:bottom w:val="single" w:sz="4" w:space="0" w:color="ACB9CA"/>
              <w:right w:val="single" w:sz="4" w:space="0" w:color="ACB9CA"/>
            </w:tcBorders>
            <w:shd w:val="clear" w:color="000000" w:fill="FFFFFF"/>
            <w:noWrap/>
            <w:vAlign w:val="center"/>
            <w:hideMark/>
          </w:tcPr>
          <w:p w14:paraId="0A199A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14:paraId="13364FC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715158</w:t>
            </w:r>
          </w:p>
        </w:tc>
        <w:tc>
          <w:tcPr>
            <w:tcW w:w="1230" w:type="dxa"/>
            <w:tcBorders>
              <w:top w:val="nil"/>
              <w:left w:val="nil"/>
              <w:bottom w:val="single" w:sz="4" w:space="0" w:color="ACB9CA"/>
              <w:right w:val="single" w:sz="4" w:space="0" w:color="ACB9CA"/>
            </w:tcBorders>
            <w:shd w:val="clear" w:color="000000" w:fill="FFFFFF"/>
            <w:noWrap/>
            <w:vAlign w:val="center"/>
            <w:hideMark/>
          </w:tcPr>
          <w:p w14:paraId="259FC5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15.22%</w:t>
            </w:r>
          </w:p>
        </w:tc>
      </w:tr>
      <w:tr w:rsidR="00BD4538" w:rsidRPr="00C47FE2" w14:paraId="70B8BE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3A2E3E0"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1B0CBB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14:paraId="5272AD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508958.79</w:t>
            </w:r>
          </w:p>
        </w:tc>
        <w:tc>
          <w:tcPr>
            <w:tcW w:w="1070" w:type="dxa"/>
            <w:tcBorders>
              <w:top w:val="nil"/>
              <w:left w:val="nil"/>
              <w:bottom w:val="single" w:sz="4" w:space="0" w:color="ACB9CA"/>
              <w:right w:val="single" w:sz="4" w:space="0" w:color="ACB9CA"/>
            </w:tcBorders>
            <w:shd w:val="clear" w:color="000000" w:fill="FFFFFF"/>
            <w:noWrap/>
            <w:vAlign w:val="center"/>
            <w:hideMark/>
          </w:tcPr>
          <w:p w14:paraId="1469DA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660991</w:t>
            </w:r>
          </w:p>
        </w:tc>
        <w:tc>
          <w:tcPr>
            <w:tcW w:w="1070" w:type="dxa"/>
            <w:tcBorders>
              <w:top w:val="nil"/>
              <w:left w:val="nil"/>
              <w:bottom w:val="single" w:sz="4" w:space="0" w:color="ACB9CA"/>
              <w:right w:val="single" w:sz="4" w:space="0" w:color="ACB9CA"/>
            </w:tcBorders>
            <w:shd w:val="clear" w:color="000000" w:fill="FFFFFF"/>
            <w:noWrap/>
            <w:vAlign w:val="center"/>
            <w:hideMark/>
          </w:tcPr>
          <w:p w14:paraId="3BE214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691199</w:t>
            </w:r>
          </w:p>
        </w:tc>
        <w:tc>
          <w:tcPr>
            <w:tcW w:w="1070" w:type="dxa"/>
            <w:tcBorders>
              <w:top w:val="nil"/>
              <w:left w:val="nil"/>
              <w:bottom w:val="single" w:sz="4" w:space="0" w:color="ACB9CA"/>
              <w:right w:val="single" w:sz="4" w:space="0" w:color="ACB9CA"/>
            </w:tcBorders>
            <w:shd w:val="clear" w:color="000000" w:fill="FFFFFF"/>
            <w:noWrap/>
            <w:vAlign w:val="center"/>
            <w:hideMark/>
          </w:tcPr>
          <w:p w14:paraId="6B45F7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717311</w:t>
            </w:r>
          </w:p>
        </w:tc>
        <w:tc>
          <w:tcPr>
            <w:tcW w:w="1130" w:type="dxa"/>
            <w:tcBorders>
              <w:top w:val="nil"/>
              <w:left w:val="nil"/>
              <w:bottom w:val="single" w:sz="4" w:space="0" w:color="ACB9CA"/>
              <w:right w:val="single" w:sz="4" w:space="0" w:color="ACB9CA"/>
            </w:tcBorders>
            <w:shd w:val="clear" w:color="000000" w:fill="FFFFFF"/>
            <w:noWrap/>
            <w:vAlign w:val="center"/>
            <w:hideMark/>
          </w:tcPr>
          <w:p w14:paraId="764758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227" w:type="dxa"/>
            <w:tcBorders>
              <w:top w:val="nil"/>
              <w:left w:val="nil"/>
              <w:bottom w:val="single" w:sz="4" w:space="0" w:color="ACB9CA"/>
              <w:right w:val="single" w:sz="4" w:space="0" w:color="ACB9CA"/>
            </w:tcBorders>
            <w:shd w:val="clear" w:color="000000" w:fill="FFFFFF"/>
            <w:noWrap/>
            <w:vAlign w:val="center"/>
            <w:hideMark/>
          </w:tcPr>
          <w:p w14:paraId="2A24FEF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724104</w:t>
            </w:r>
          </w:p>
        </w:tc>
        <w:tc>
          <w:tcPr>
            <w:tcW w:w="1230" w:type="dxa"/>
            <w:tcBorders>
              <w:top w:val="nil"/>
              <w:left w:val="nil"/>
              <w:bottom w:val="single" w:sz="4" w:space="0" w:color="ACB9CA"/>
              <w:right w:val="single" w:sz="4" w:space="0" w:color="ACB9CA"/>
            </w:tcBorders>
            <w:shd w:val="clear" w:color="000000" w:fill="FFFFFF"/>
            <w:noWrap/>
            <w:vAlign w:val="center"/>
            <w:hideMark/>
          </w:tcPr>
          <w:p w14:paraId="68571B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B2B2A5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A6DEB41"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65E71B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2032</w:t>
            </w:r>
          </w:p>
        </w:tc>
        <w:tc>
          <w:tcPr>
            <w:tcW w:w="1366" w:type="dxa"/>
            <w:tcBorders>
              <w:top w:val="nil"/>
              <w:left w:val="nil"/>
              <w:bottom w:val="single" w:sz="4" w:space="0" w:color="ACB9CA"/>
              <w:right w:val="single" w:sz="4" w:space="0" w:color="ACB9CA"/>
            </w:tcBorders>
            <w:shd w:val="clear" w:color="000000" w:fill="FFFFFF"/>
            <w:noWrap/>
            <w:vAlign w:val="center"/>
            <w:hideMark/>
          </w:tcPr>
          <w:p w14:paraId="6E1591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384291.78</w:t>
            </w:r>
          </w:p>
        </w:tc>
        <w:tc>
          <w:tcPr>
            <w:tcW w:w="1070" w:type="dxa"/>
            <w:tcBorders>
              <w:top w:val="nil"/>
              <w:left w:val="nil"/>
              <w:bottom w:val="single" w:sz="4" w:space="0" w:color="ACB9CA"/>
              <w:right w:val="single" w:sz="4" w:space="0" w:color="ACB9CA"/>
            </w:tcBorders>
            <w:shd w:val="clear" w:color="000000" w:fill="FFFFFF"/>
            <w:noWrap/>
            <w:vAlign w:val="center"/>
            <w:hideMark/>
          </w:tcPr>
          <w:p w14:paraId="4C8EE7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673408.3</w:t>
            </w:r>
          </w:p>
        </w:tc>
        <w:tc>
          <w:tcPr>
            <w:tcW w:w="1070" w:type="dxa"/>
            <w:tcBorders>
              <w:top w:val="nil"/>
              <w:left w:val="nil"/>
              <w:bottom w:val="single" w:sz="4" w:space="0" w:color="ACB9CA"/>
              <w:right w:val="single" w:sz="4" w:space="0" w:color="ACB9CA"/>
            </w:tcBorders>
            <w:shd w:val="clear" w:color="000000" w:fill="FFFFFF"/>
            <w:noWrap/>
            <w:vAlign w:val="center"/>
            <w:hideMark/>
          </w:tcPr>
          <w:p w14:paraId="215FD9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708735.8</w:t>
            </w:r>
          </w:p>
        </w:tc>
        <w:tc>
          <w:tcPr>
            <w:tcW w:w="1070" w:type="dxa"/>
            <w:tcBorders>
              <w:top w:val="nil"/>
              <w:left w:val="nil"/>
              <w:bottom w:val="single" w:sz="4" w:space="0" w:color="ACB9CA"/>
              <w:right w:val="single" w:sz="4" w:space="0" w:color="ACB9CA"/>
            </w:tcBorders>
            <w:shd w:val="clear" w:color="000000" w:fill="FFFFFF"/>
            <w:noWrap/>
            <w:vAlign w:val="center"/>
            <w:hideMark/>
          </w:tcPr>
          <w:p w14:paraId="753817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763392.3</w:t>
            </w:r>
          </w:p>
        </w:tc>
        <w:tc>
          <w:tcPr>
            <w:tcW w:w="1130" w:type="dxa"/>
            <w:tcBorders>
              <w:top w:val="nil"/>
              <w:left w:val="nil"/>
              <w:bottom w:val="single" w:sz="4" w:space="0" w:color="ACB9CA"/>
              <w:right w:val="single" w:sz="4" w:space="0" w:color="ACB9CA"/>
            </w:tcBorders>
            <w:shd w:val="clear" w:color="000000" w:fill="FFFFFF"/>
            <w:noWrap/>
            <w:vAlign w:val="center"/>
            <w:hideMark/>
          </w:tcPr>
          <w:p w14:paraId="03F9418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14:paraId="0C5468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781161</w:t>
            </w:r>
          </w:p>
        </w:tc>
        <w:tc>
          <w:tcPr>
            <w:tcW w:w="1230" w:type="dxa"/>
            <w:tcBorders>
              <w:top w:val="nil"/>
              <w:left w:val="nil"/>
              <w:bottom w:val="single" w:sz="4" w:space="0" w:color="ACB9CA"/>
              <w:right w:val="single" w:sz="4" w:space="0" w:color="ACB9CA"/>
            </w:tcBorders>
            <w:shd w:val="clear" w:color="000000" w:fill="FFFFFF"/>
            <w:noWrap/>
            <w:vAlign w:val="center"/>
            <w:hideMark/>
          </w:tcPr>
          <w:p w14:paraId="1D4780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44.78%</w:t>
            </w:r>
          </w:p>
        </w:tc>
      </w:tr>
      <w:tr w:rsidR="00BD4538" w:rsidRPr="00C47FE2" w14:paraId="27FE204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203542C"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4C0E1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366" w:type="dxa"/>
            <w:tcBorders>
              <w:top w:val="nil"/>
              <w:left w:val="nil"/>
              <w:bottom w:val="single" w:sz="4" w:space="0" w:color="ACB9CA"/>
              <w:right w:val="single" w:sz="4" w:space="0" w:color="ACB9CA"/>
            </w:tcBorders>
            <w:shd w:val="clear" w:color="000000" w:fill="FFFFFF"/>
            <w:noWrap/>
            <w:vAlign w:val="center"/>
            <w:hideMark/>
          </w:tcPr>
          <w:p w14:paraId="268FD4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500022.55</w:t>
            </w:r>
          </w:p>
        </w:tc>
        <w:tc>
          <w:tcPr>
            <w:tcW w:w="1070" w:type="dxa"/>
            <w:tcBorders>
              <w:top w:val="nil"/>
              <w:left w:val="nil"/>
              <w:bottom w:val="single" w:sz="4" w:space="0" w:color="ACB9CA"/>
              <w:right w:val="single" w:sz="4" w:space="0" w:color="ACB9CA"/>
            </w:tcBorders>
            <w:shd w:val="clear" w:color="000000" w:fill="FFFFFF"/>
            <w:noWrap/>
            <w:vAlign w:val="center"/>
            <w:hideMark/>
          </w:tcPr>
          <w:p w14:paraId="76E200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635391</w:t>
            </w:r>
          </w:p>
        </w:tc>
        <w:tc>
          <w:tcPr>
            <w:tcW w:w="1070" w:type="dxa"/>
            <w:tcBorders>
              <w:top w:val="nil"/>
              <w:left w:val="nil"/>
              <w:bottom w:val="single" w:sz="4" w:space="0" w:color="ACB9CA"/>
              <w:right w:val="single" w:sz="4" w:space="0" w:color="ACB9CA"/>
            </w:tcBorders>
            <w:shd w:val="clear" w:color="000000" w:fill="FFFFFF"/>
            <w:noWrap/>
            <w:vAlign w:val="center"/>
            <w:hideMark/>
          </w:tcPr>
          <w:p w14:paraId="573A09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655359</w:t>
            </w:r>
          </w:p>
        </w:tc>
        <w:tc>
          <w:tcPr>
            <w:tcW w:w="1070" w:type="dxa"/>
            <w:tcBorders>
              <w:top w:val="nil"/>
              <w:left w:val="nil"/>
              <w:bottom w:val="single" w:sz="4" w:space="0" w:color="ACB9CA"/>
              <w:right w:val="single" w:sz="4" w:space="0" w:color="ACB9CA"/>
            </w:tcBorders>
            <w:shd w:val="clear" w:color="000000" w:fill="FFFFFF"/>
            <w:noWrap/>
            <w:vAlign w:val="center"/>
            <w:hideMark/>
          </w:tcPr>
          <w:p w14:paraId="687E620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130" w:type="dxa"/>
            <w:tcBorders>
              <w:top w:val="nil"/>
              <w:left w:val="nil"/>
              <w:bottom w:val="single" w:sz="4" w:space="0" w:color="ACB9CA"/>
              <w:right w:val="single" w:sz="4" w:space="0" w:color="ACB9CA"/>
            </w:tcBorders>
            <w:shd w:val="clear" w:color="000000" w:fill="FFFFFF"/>
            <w:noWrap/>
            <w:vAlign w:val="center"/>
            <w:hideMark/>
          </w:tcPr>
          <w:p w14:paraId="5382A0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31423</w:t>
            </w:r>
          </w:p>
        </w:tc>
        <w:tc>
          <w:tcPr>
            <w:tcW w:w="1227" w:type="dxa"/>
            <w:tcBorders>
              <w:top w:val="nil"/>
              <w:left w:val="nil"/>
              <w:bottom w:val="single" w:sz="4" w:space="0" w:color="ACB9CA"/>
              <w:right w:val="single" w:sz="4" w:space="0" w:color="ACB9CA"/>
            </w:tcBorders>
            <w:shd w:val="clear" w:color="000000" w:fill="FFFFFF"/>
            <w:noWrap/>
            <w:vAlign w:val="center"/>
            <w:hideMark/>
          </w:tcPr>
          <w:p w14:paraId="555CA3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670336</w:t>
            </w:r>
          </w:p>
        </w:tc>
        <w:tc>
          <w:tcPr>
            <w:tcW w:w="1230" w:type="dxa"/>
            <w:tcBorders>
              <w:top w:val="nil"/>
              <w:left w:val="nil"/>
              <w:bottom w:val="single" w:sz="4" w:space="0" w:color="ACB9CA"/>
              <w:right w:val="single" w:sz="4" w:space="0" w:color="ACB9CA"/>
            </w:tcBorders>
            <w:shd w:val="clear" w:color="000000" w:fill="FFFFFF"/>
            <w:noWrap/>
            <w:vAlign w:val="center"/>
            <w:hideMark/>
          </w:tcPr>
          <w:p w14:paraId="5DF200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91D58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B285041"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349BA40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w:t>
            </w:r>
          </w:p>
        </w:tc>
        <w:tc>
          <w:tcPr>
            <w:tcW w:w="1366" w:type="dxa"/>
            <w:tcBorders>
              <w:top w:val="nil"/>
              <w:left w:val="nil"/>
              <w:bottom w:val="single" w:sz="4" w:space="0" w:color="ACB9CA"/>
              <w:right w:val="single" w:sz="4" w:space="0" w:color="ACB9CA"/>
            </w:tcBorders>
            <w:shd w:val="clear" w:color="000000" w:fill="FFFFFF"/>
            <w:noWrap/>
            <w:vAlign w:val="center"/>
            <w:hideMark/>
          </w:tcPr>
          <w:p w14:paraId="51EFA4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368268.85</w:t>
            </w:r>
          </w:p>
        </w:tc>
        <w:tc>
          <w:tcPr>
            <w:tcW w:w="1070" w:type="dxa"/>
            <w:tcBorders>
              <w:top w:val="nil"/>
              <w:left w:val="nil"/>
              <w:bottom w:val="single" w:sz="4" w:space="0" w:color="ACB9CA"/>
              <w:right w:val="single" w:sz="4" w:space="0" w:color="ACB9CA"/>
            </w:tcBorders>
            <w:shd w:val="clear" w:color="000000" w:fill="FFFFFF"/>
            <w:noWrap/>
            <w:vAlign w:val="center"/>
            <w:hideMark/>
          </w:tcPr>
          <w:p w14:paraId="7190A3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694743.3</w:t>
            </w:r>
          </w:p>
        </w:tc>
        <w:tc>
          <w:tcPr>
            <w:tcW w:w="1070" w:type="dxa"/>
            <w:tcBorders>
              <w:top w:val="nil"/>
              <w:left w:val="nil"/>
              <w:bottom w:val="single" w:sz="4" w:space="0" w:color="ACB9CA"/>
              <w:right w:val="single" w:sz="4" w:space="0" w:color="ACB9CA"/>
            </w:tcBorders>
            <w:shd w:val="clear" w:color="000000" w:fill="FFFFFF"/>
            <w:noWrap/>
            <w:vAlign w:val="center"/>
            <w:hideMark/>
          </w:tcPr>
          <w:p w14:paraId="54EFB7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728412.5</w:t>
            </w:r>
          </w:p>
        </w:tc>
        <w:tc>
          <w:tcPr>
            <w:tcW w:w="1070" w:type="dxa"/>
            <w:tcBorders>
              <w:top w:val="nil"/>
              <w:left w:val="nil"/>
              <w:bottom w:val="single" w:sz="4" w:space="0" w:color="ACB9CA"/>
              <w:right w:val="single" w:sz="4" w:space="0" w:color="ACB9CA"/>
            </w:tcBorders>
            <w:shd w:val="clear" w:color="000000" w:fill="FFFFFF"/>
            <w:noWrap/>
            <w:vAlign w:val="center"/>
            <w:hideMark/>
          </w:tcPr>
          <w:p w14:paraId="0B60FD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738758.3</w:t>
            </w:r>
          </w:p>
        </w:tc>
        <w:tc>
          <w:tcPr>
            <w:tcW w:w="1130" w:type="dxa"/>
            <w:tcBorders>
              <w:top w:val="nil"/>
              <w:left w:val="nil"/>
              <w:bottom w:val="single" w:sz="4" w:space="0" w:color="ACB9CA"/>
              <w:right w:val="single" w:sz="4" w:space="0" w:color="ACB9CA"/>
            </w:tcBorders>
            <w:shd w:val="clear" w:color="000000" w:fill="FFFFFF"/>
            <w:noWrap/>
            <w:vAlign w:val="center"/>
            <w:hideMark/>
          </w:tcPr>
          <w:p w14:paraId="22ECE5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3067</w:t>
            </w:r>
          </w:p>
        </w:tc>
        <w:tc>
          <w:tcPr>
            <w:tcW w:w="1227" w:type="dxa"/>
            <w:tcBorders>
              <w:top w:val="nil"/>
              <w:left w:val="nil"/>
              <w:bottom w:val="single" w:sz="4" w:space="0" w:color="ACB9CA"/>
              <w:right w:val="single" w:sz="4" w:space="0" w:color="ACB9CA"/>
            </w:tcBorders>
            <w:shd w:val="clear" w:color="000000" w:fill="FFFFFF"/>
            <w:noWrap/>
            <w:vAlign w:val="center"/>
            <w:hideMark/>
          </w:tcPr>
          <w:p w14:paraId="752AEF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767610</w:t>
            </w:r>
          </w:p>
        </w:tc>
        <w:tc>
          <w:tcPr>
            <w:tcW w:w="1230" w:type="dxa"/>
            <w:tcBorders>
              <w:top w:val="nil"/>
              <w:left w:val="nil"/>
              <w:bottom w:val="single" w:sz="4" w:space="0" w:color="ACB9CA"/>
              <w:right w:val="single" w:sz="4" w:space="0" w:color="ACB9CA"/>
            </w:tcBorders>
            <w:shd w:val="clear" w:color="000000" w:fill="FFFFFF"/>
            <w:noWrap/>
            <w:vAlign w:val="center"/>
            <w:hideMark/>
          </w:tcPr>
          <w:p w14:paraId="0B2943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r>
      <w:tr w:rsidR="00BD4538" w:rsidRPr="00C47FE2" w14:paraId="4C097EA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5D5C044"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Click_Save_Timesheet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43D97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w:t>
            </w:r>
          </w:p>
        </w:tc>
        <w:tc>
          <w:tcPr>
            <w:tcW w:w="1366" w:type="dxa"/>
            <w:tcBorders>
              <w:top w:val="nil"/>
              <w:left w:val="nil"/>
              <w:bottom w:val="single" w:sz="4" w:space="0" w:color="ACB9CA"/>
              <w:right w:val="single" w:sz="4" w:space="0" w:color="ACB9CA"/>
            </w:tcBorders>
            <w:shd w:val="clear" w:color="000000" w:fill="FFFFFF"/>
            <w:noWrap/>
            <w:vAlign w:val="center"/>
            <w:hideMark/>
          </w:tcPr>
          <w:p w14:paraId="79E7A0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670631.21</w:t>
            </w:r>
          </w:p>
        </w:tc>
        <w:tc>
          <w:tcPr>
            <w:tcW w:w="1070" w:type="dxa"/>
            <w:tcBorders>
              <w:top w:val="nil"/>
              <w:left w:val="nil"/>
              <w:bottom w:val="single" w:sz="4" w:space="0" w:color="ACB9CA"/>
              <w:right w:val="single" w:sz="4" w:space="0" w:color="ACB9CA"/>
            </w:tcBorders>
            <w:shd w:val="clear" w:color="000000" w:fill="FFFFFF"/>
            <w:noWrap/>
            <w:vAlign w:val="center"/>
            <w:hideMark/>
          </w:tcPr>
          <w:p w14:paraId="460019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0" w:type="dxa"/>
            <w:tcBorders>
              <w:top w:val="nil"/>
              <w:left w:val="nil"/>
              <w:bottom w:val="single" w:sz="4" w:space="0" w:color="ACB9CA"/>
              <w:right w:val="single" w:sz="4" w:space="0" w:color="ACB9CA"/>
            </w:tcBorders>
            <w:shd w:val="clear" w:color="000000" w:fill="FFFFFF"/>
            <w:noWrap/>
            <w:vAlign w:val="center"/>
            <w:hideMark/>
          </w:tcPr>
          <w:p w14:paraId="0CE21E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735231</w:t>
            </w:r>
          </w:p>
        </w:tc>
        <w:tc>
          <w:tcPr>
            <w:tcW w:w="1070" w:type="dxa"/>
            <w:tcBorders>
              <w:top w:val="nil"/>
              <w:left w:val="nil"/>
              <w:bottom w:val="single" w:sz="4" w:space="0" w:color="ACB9CA"/>
              <w:right w:val="single" w:sz="4" w:space="0" w:color="ACB9CA"/>
            </w:tcBorders>
            <w:shd w:val="clear" w:color="000000" w:fill="FFFFFF"/>
            <w:noWrap/>
            <w:vAlign w:val="center"/>
            <w:hideMark/>
          </w:tcPr>
          <w:p w14:paraId="59A9B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770047</w:t>
            </w:r>
          </w:p>
        </w:tc>
        <w:tc>
          <w:tcPr>
            <w:tcW w:w="1130" w:type="dxa"/>
            <w:tcBorders>
              <w:top w:val="nil"/>
              <w:left w:val="nil"/>
              <w:bottom w:val="single" w:sz="4" w:space="0" w:color="ACB9CA"/>
              <w:right w:val="single" w:sz="4" w:space="0" w:color="ACB9CA"/>
            </w:tcBorders>
            <w:shd w:val="clear" w:color="000000" w:fill="FFFFFF"/>
            <w:noWrap/>
            <w:vAlign w:val="center"/>
            <w:hideMark/>
          </w:tcPr>
          <w:p w14:paraId="5EA0B7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593531</w:t>
            </w:r>
          </w:p>
        </w:tc>
        <w:tc>
          <w:tcPr>
            <w:tcW w:w="1227" w:type="dxa"/>
            <w:tcBorders>
              <w:top w:val="nil"/>
              <w:left w:val="nil"/>
              <w:bottom w:val="single" w:sz="4" w:space="0" w:color="ACB9CA"/>
              <w:right w:val="single" w:sz="4" w:space="0" w:color="ACB9CA"/>
            </w:tcBorders>
            <w:shd w:val="clear" w:color="000000" w:fill="FFFFFF"/>
            <w:noWrap/>
            <w:vAlign w:val="center"/>
            <w:hideMark/>
          </w:tcPr>
          <w:p w14:paraId="56A826A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769713</w:t>
            </w:r>
          </w:p>
        </w:tc>
        <w:tc>
          <w:tcPr>
            <w:tcW w:w="1230" w:type="dxa"/>
            <w:tcBorders>
              <w:top w:val="nil"/>
              <w:left w:val="nil"/>
              <w:bottom w:val="single" w:sz="4" w:space="0" w:color="ACB9CA"/>
              <w:right w:val="single" w:sz="4" w:space="0" w:color="ACB9CA"/>
            </w:tcBorders>
            <w:shd w:val="clear" w:color="000000" w:fill="FFFFFF"/>
            <w:noWrap/>
            <w:vAlign w:val="center"/>
            <w:hideMark/>
          </w:tcPr>
          <w:p w14:paraId="0BE0D9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81D227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34BC679"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2D09DD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366" w:type="dxa"/>
            <w:tcBorders>
              <w:top w:val="nil"/>
              <w:left w:val="nil"/>
              <w:bottom w:val="single" w:sz="4" w:space="0" w:color="ACB9CA"/>
              <w:right w:val="single" w:sz="4" w:space="0" w:color="ACB9CA"/>
            </w:tcBorders>
            <w:shd w:val="clear" w:color="000000" w:fill="FFFFFF"/>
            <w:noWrap/>
            <w:vAlign w:val="center"/>
            <w:hideMark/>
          </w:tcPr>
          <w:p w14:paraId="6E867D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468.77</w:t>
            </w:r>
          </w:p>
        </w:tc>
        <w:tc>
          <w:tcPr>
            <w:tcW w:w="1070" w:type="dxa"/>
            <w:tcBorders>
              <w:top w:val="nil"/>
              <w:left w:val="nil"/>
              <w:bottom w:val="single" w:sz="4" w:space="0" w:color="ACB9CA"/>
              <w:right w:val="single" w:sz="4" w:space="0" w:color="ACB9CA"/>
            </w:tcBorders>
            <w:shd w:val="clear" w:color="000000" w:fill="FFFFFF"/>
            <w:noWrap/>
            <w:vAlign w:val="center"/>
            <w:hideMark/>
          </w:tcPr>
          <w:p w14:paraId="38974D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w:t>
            </w:r>
          </w:p>
        </w:tc>
        <w:tc>
          <w:tcPr>
            <w:tcW w:w="1070" w:type="dxa"/>
            <w:tcBorders>
              <w:top w:val="nil"/>
              <w:left w:val="nil"/>
              <w:bottom w:val="single" w:sz="4" w:space="0" w:color="ACB9CA"/>
              <w:right w:val="single" w:sz="4" w:space="0" w:color="ACB9CA"/>
            </w:tcBorders>
            <w:shd w:val="clear" w:color="000000" w:fill="FFFFFF"/>
            <w:noWrap/>
            <w:vAlign w:val="center"/>
            <w:hideMark/>
          </w:tcPr>
          <w:p w14:paraId="1F931B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w:t>
            </w:r>
          </w:p>
        </w:tc>
        <w:tc>
          <w:tcPr>
            <w:tcW w:w="1070" w:type="dxa"/>
            <w:tcBorders>
              <w:top w:val="nil"/>
              <w:left w:val="nil"/>
              <w:bottom w:val="single" w:sz="4" w:space="0" w:color="ACB9CA"/>
              <w:right w:val="single" w:sz="4" w:space="0" w:color="ACB9CA"/>
            </w:tcBorders>
            <w:shd w:val="clear" w:color="000000" w:fill="FFFFFF"/>
            <w:noWrap/>
            <w:vAlign w:val="center"/>
            <w:hideMark/>
          </w:tcPr>
          <w:p w14:paraId="6999E0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130" w:type="dxa"/>
            <w:tcBorders>
              <w:top w:val="nil"/>
              <w:left w:val="nil"/>
              <w:bottom w:val="single" w:sz="4" w:space="0" w:color="ACB9CA"/>
              <w:right w:val="single" w:sz="4" w:space="0" w:color="ACB9CA"/>
            </w:tcBorders>
            <w:shd w:val="clear" w:color="000000" w:fill="FFFFFF"/>
            <w:noWrap/>
            <w:vAlign w:val="center"/>
            <w:hideMark/>
          </w:tcPr>
          <w:p w14:paraId="4F5370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4F1EE4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5416</w:t>
            </w:r>
          </w:p>
        </w:tc>
        <w:tc>
          <w:tcPr>
            <w:tcW w:w="1230" w:type="dxa"/>
            <w:tcBorders>
              <w:top w:val="nil"/>
              <w:left w:val="nil"/>
              <w:bottom w:val="single" w:sz="4" w:space="0" w:color="ACB9CA"/>
              <w:right w:val="single" w:sz="4" w:space="0" w:color="ACB9CA"/>
            </w:tcBorders>
            <w:shd w:val="clear" w:color="000000" w:fill="FFFFFF"/>
            <w:noWrap/>
            <w:vAlign w:val="center"/>
            <w:hideMark/>
          </w:tcPr>
          <w:p w14:paraId="6F2CE36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3A9149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0C0EC4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1083" w:type="dxa"/>
            <w:tcBorders>
              <w:top w:val="nil"/>
              <w:left w:val="nil"/>
              <w:bottom w:val="single" w:sz="4" w:space="0" w:color="ACB9CA"/>
              <w:right w:val="single" w:sz="4" w:space="0" w:color="ACB9CA"/>
            </w:tcBorders>
            <w:shd w:val="clear" w:color="000000" w:fill="FFFFFF"/>
            <w:noWrap/>
            <w:vAlign w:val="center"/>
            <w:hideMark/>
          </w:tcPr>
          <w:p w14:paraId="0434411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366" w:type="dxa"/>
            <w:tcBorders>
              <w:top w:val="nil"/>
              <w:left w:val="nil"/>
              <w:bottom w:val="single" w:sz="4" w:space="0" w:color="ACB9CA"/>
              <w:right w:val="single" w:sz="4" w:space="0" w:color="ACB9CA"/>
            </w:tcBorders>
            <w:shd w:val="clear" w:color="000000" w:fill="FFFFFF"/>
            <w:noWrap/>
            <w:vAlign w:val="center"/>
            <w:hideMark/>
          </w:tcPr>
          <w:p w14:paraId="63B21A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w:t>
            </w:r>
          </w:p>
        </w:tc>
        <w:tc>
          <w:tcPr>
            <w:tcW w:w="1070" w:type="dxa"/>
            <w:tcBorders>
              <w:top w:val="nil"/>
              <w:left w:val="nil"/>
              <w:bottom w:val="single" w:sz="4" w:space="0" w:color="ACB9CA"/>
              <w:right w:val="single" w:sz="4" w:space="0" w:color="ACB9CA"/>
            </w:tcBorders>
            <w:shd w:val="clear" w:color="000000" w:fill="FFFFFF"/>
            <w:noWrap/>
            <w:vAlign w:val="center"/>
            <w:hideMark/>
          </w:tcPr>
          <w:p w14:paraId="42AF6B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w:t>
            </w:r>
          </w:p>
        </w:tc>
        <w:tc>
          <w:tcPr>
            <w:tcW w:w="1070" w:type="dxa"/>
            <w:tcBorders>
              <w:top w:val="nil"/>
              <w:left w:val="nil"/>
              <w:bottom w:val="single" w:sz="4" w:space="0" w:color="ACB9CA"/>
              <w:right w:val="single" w:sz="4" w:space="0" w:color="ACB9CA"/>
            </w:tcBorders>
            <w:shd w:val="clear" w:color="000000" w:fill="FFFFFF"/>
            <w:noWrap/>
            <w:vAlign w:val="center"/>
            <w:hideMark/>
          </w:tcPr>
          <w:p w14:paraId="5EB1C95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36.44</w:t>
            </w:r>
          </w:p>
        </w:tc>
        <w:tc>
          <w:tcPr>
            <w:tcW w:w="1070" w:type="dxa"/>
            <w:tcBorders>
              <w:top w:val="nil"/>
              <w:left w:val="nil"/>
              <w:bottom w:val="single" w:sz="4" w:space="0" w:color="ACB9CA"/>
              <w:right w:val="single" w:sz="4" w:space="0" w:color="ACB9CA"/>
            </w:tcBorders>
            <w:shd w:val="clear" w:color="000000" w:fill="FFFFFF"/>
            <w:noWrap/>
            <w:vAlign w:val="center"/>
            <w:hideMark/>
          </w:tcPr>
          <w:p w14:paraId="6586FC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44.57</w:t>
            </w:r>
          </w:p>
        </w:tc>
        <w:tc>
          <w:tcPr>
            <w:tcW w:w="1130" w:type="dxa"/>
            <w:tcBorders>
              <w:top w:val="nil"/>
              <w:left w:val="nil"/>
              <w:bottom w:val="single" w:sz="4" w:space="0" w:color="ACB9CA"/>
              <w:right w:val="single" w:sz="4" w:space="0" w:color="ACB9CA"/>
            </w:tcBorders>
            <w:shd w:val="clear" w:color="000000" w:fill="FFFFFF"/>
            <w:noWrap/>
            <w:vAlign w:val="center"/>
            <w:hideMark/>
          </w:tcPr>
          <w:p w14:paraId="0693B2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6B3477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230" w:type="dxa"/>
            <w:tcBorders>
              <w:top w:val="nil"/>
              <w:left w:val="nil"/>
              <w:bottom w:val="single" w:sz="4" w:space="0" w:color="ACB9CA"/>
              <w:right w:val="single" w:sz="4" w:space="0" w:color="ACB9CA"/>
            </w:tcBorders>
            <w:shd w:val="clear" w:color="000000" w:fill="FFFFFF"/>
            <w:noWrap/>
            <w:vAlign w:val="center"/>
            <w:hideMark/>
          </w:tcPr>
          <w:p w14:paraId="56D851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DBD6BD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887D4A6"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1DF5BE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w:t>
            </w:r>
          </w:p>
        </w:tc>
        <w:tc>
          <w:tcPr>
            <w:tcW w:w="1366" w:type="dxa"/>
            <w:tcBorders>
              <w:top w:val="nil"/>
              <w:left w:val="nil"/>
              <w:bottom w:val="single" w:sz="4" w:space="0" w:color="ACB9CA"/>
              <w:right w:val="single" w:sz="4" w:space="0" w:color="ACB9CA"/>
            </w:tcBorders>
            <w:shd w:val="clear" w:color="000000" w:fill="FFFFFF"/>
            <w:noWrap/>
            <w:vAlign w:val="center"/>
            <w:hideMark/>
          </w:tcPr>
          <w:p w14:paraId="7797E2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388124.32</w:t>
            </w:r>
          </w:p>
        </w:tc>
        <w:tc>
          <w:tcPr>
            <w:tcW w:w="1070" w:type="dxa"/>
            <w:tcBorders>
              <w:top w:val="nil"/>
              <w:left w:val="nil"/>
              <w:bottom w:val="single" w:sz="4" w:space="0" w:color="ACB9CA"/>
              <w:right w:val="single" w:sz="4" w:space="0" w:color="ACB9CA"/>
            </w:tcBorders>
            <w:shd w:val="clear" w:color="000000" w:fill="FFFFFF"/>
            <w:noWrap/>
            <w:vAlign w:val="center"/>
            <w:hideMark/>
          </w:tcPr>
          <w:p w14:paraId="18DCD0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605237.5</w:t>
            </w:r>
          </w:p>
        </w:tc>
        <w:tc>
          <w:tcPr>
            <w:tcW w:w="1070" w:type="dxa"/>
            <w:tcBorders>
              <w:top w:val="nil"/>
              <w:left w:val="nil"/>
              <w:bottom w:val="single" w:sz="4" w:space="0" w:color="ACB9CA"/>
              <w:right w:val="single" w:sz="4" w:space="0" w:color="ACB9CA"/>
            </w:tcBorders>
            <w:shd w:val="clear" w:color="000000" w:fill="FFFFFF"/>
            <w:noWrap/>
            <w:vAlign w:val="center"/>
            <w:hideMark/>
          </w:tcPr>
          <w:p w14:paraId="6A371B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615510.2</w:t>
            </w:r>
          </w:p>
        </w:tc>
        <w:tc>
          <w:tcPr>
            <w:tcW w:w="1070" w:type="dxa"/>
            <w:tcBorders>
              <w:top w:val="nil"/>
              <w:left w:val="nil"/>
              <w:bottom w:val="single" w:sz="4" w:space="0" w:color="ACB9CA"/>
              <w:right w:val="single" w:sz="4" w:space="0" w:color="ACB9CA"/>
            </w:tcBorders>
            <w:shd w:val="clear" w:color="000000" w:fill="FFFFFF"/>
            <w:noWrap/>
            <w:vAlign w:val="center"/>
            <w:hideMark/>
          </w:tcPr>
          <w:p w14:paraId="5F1BAB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651592.5</w:t>
            </w:r>
          </w:p>
        </w:tc>
        <w:tc>
          <w:tcPr>
            <w:tcW w:w="1130" w:type="dxa"/>
            <w:tcBorders>
              <w:top w:val="nil"/>
              <w:left w:val="nil"/>
              <w:bottom w:val="single" w:sz="4" w:space="0" w:color="ACB9CA"/>
              <w:right w:val="single" w:sz="4" w:space="0" w:color="ACB9CA"/>
            </w:tcBorders>
            <w:shd w:val="clear" w:color="000000" w:fill="FFFFFF"/>
            <w:noWrap/>
            <w:vAlign w:val="center"/>
            <w:hideMark/>
          </w:tcPr>
          <w:p w14:paraId="43859EC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7828FA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681983</w:t>
            </w:r>
          </w:p>
        </w:tc>
        <w:tc>
          <w:tcPr>
            <w:tcW w:w="1230" w:type="dxa"/>
            <w:tcBorders>
              <w:top w:val="nil"/>
              <w:left w:val="nil"/>
              <w:bottom w:val="single" w:sz="4" w:space="0" w:color="ACB9CA"/>
              <w:right w:val="single" w:sz="4" w:space="0" w:color="ACB9CA"/>
            </w:tcBorders>
            <w:shd w:val="clear" w:color="000000" w:fill="FFFFFF"/>
            <w:noWrap/>
            <w:vAlign w:val="center"/>
            <w:hideMark/>
          </w:tcPr>
          <w:p w14:paraId="5725BC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w:t>
            </w:r>
          </w:p>
        </w:tc>
      </w:tr>
      <w:tr w:rsidR="00BD4538" w:rsidRPr="00C47FE2" w14:paraId="5FFCA37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6DFF6A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1083" w:type="dxa"/>
            <w:tcBorders>
              <w:top w:val="nil"/>
              <w:left w:val="nil"/>
              <w:bottom w:val="single" w:sz="4" w:space="0" w:color="ACB9CA"/>
              <w:right w:val="single" w:sz="4" w:space="0" w:color="ACB9CA"/>
            </w:tcBorders>
            <w:shd w:val="clear" w:color="000000" w:fill="FFFFFF"/>
            <w:noWrap/>
            <w:vAlign w:val="center"/>
            <w:hideMark/>
          </w:tcPr>
          <w:p w14:paraId="1906E1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w:t>
            </w:r>
          </w:p>
        </w:tc>
        <w:tc>
          <w:tcPr>
            <w:tcW w:w="1366" w:type="dxa"/>
            <w:tcBorders>
              <w:top w:val="nil"/>
              <w:left w:val="nil"/>
              <w:bottom w:val="single" w:sz="4" w:space="0" w:color="ACB9CA"/>
              <w:right w:val="single" w:sz="4" w:space="0" w:color="ACB9CA"/>
            </w:tcBorders>
            <w:shd w:val="clear" w:color="000000" w:fill="FFFFFF"/>
            <w:noWrap/>
            <w:vAlign w:val="center"/>
            <w:hideMark/>
          </w:tcPr>
          <w:p w14:paraId="381338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433262.15</w:t>
            </w:r>
          </w:p>
        </w:tc>
        <w:tc>
          <w:tcPr>
            <w:tcW w:w="1070" w:type="dxa"/>
            <w:tcBorders>
              <w:top w:val="nil"/>
              <w:left w:val="nil"/>
              <w:bottom w:val="single" w:sz="4" w:space="0" w:color="ACB9CA"/>
              <w:right w:val="single" w:sz="4" w:space="0" w:color="ACB9CA"/>
            </w:tcBorders>
            <w:shd w:val="clear" w:color="000000" w:fill="FFFFFF"/>
            <w:noWrap/>
            <w:vAlign w:val="center"/>
            <w:hideMark/>
          </w:tcPr>
          <w:p w14:paraId="547D54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611607.1</w:t>
            </w:r>
          </w:p>
        </w:tc>
        <w:tc>
          <w:tcPr>
            <w:tcW w:w="1070" w:type="dxa"/>
            <w:tcBorders>
              <w:top w:val="nil"/>
              <w:left w:val="nil"/>
              <w:bottom w:val="single" w:sz="4" w:space="0" w:color="ACB9CA"/>
              <w:right w:val="single" w:sz="4" w:space="0" w:color="ACB9CA"/>
            </w:tcBorders>
            <w:shd w:val="clear" w:color="000000" w:fill="FFFFFF"/>
            <w:noWrap/>
            <w:vAlign w:val="center"/>
            <w:hideMark/>
          </w:tcPr>
          <w:p w14:paraId="6722FE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620205.7</w:t>
            </w:r>
          </w:p>
        </w:tc>
        <w:tc>
          <w:tcPr>
            <w:tcW w:w="1070" w:type="dxa"/>
            <w:tcBorders>
              <w:top w:val="nil"/>
              <w:left w:val="nil"/>
              <w:bottom w:val="single" w:sz="4" w:space="0" w:color="ACB9CA"/>
              <w:right w:val="single" w:sz="4" w:space="0" w:color="ACB9CA"/>
            </w:tcBorders>
            <w:shd w:val="clear" w:color="000000" w:fill="FFFFFF"/>
            <w:noWrap/>
            <w:vAlign w:val="center"/>
            <w:hideMark/>
          </w:tcPr>
          <w:p w14:paraId="447DA5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690247.3</w:t>
            </w:r>
          </w:p>
        </w:tc>
        <w:tc>
          <w:tcPr>
            <w:tcW w:w="1130" w:type="dxa"/>
            <w:tcBorders>
              <w:top w:val="nil"/>
              <w:left w:val="nil"/>
              <w:bottom w:val="single" w:sz="4" w:space="0" w:color="ACB9CA"/>
              <w:right w:val="single" w:sz="4" w:space="0" w:color="ACB9CA"/>
            </w:tcBorders>
            <w:shd w:val="clear" w:color="000000" w:fill="FFFFFF"/>
            <w:noWrap/>
            <w:vAlign w:val="center"/>
            <w:hideMark/>
          </w:tcPr>
          <w:p w14:paraId="23390B6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14:paraId="5E7713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711913</w:t>
            </w:r>
          </w:p>
        </w:tc>
        <w:tc>
          <w:tcPr>
            <w:tcW w:w="1230" w:type="dxa"/>
            <w:tcBorders>
              <w:top w:val="nil"/>
              <w:left w:val="nil"/>
              <w:bottom w:val="single" w:sz="4" w:space="0" w:color="ACB9CA"/>
              <w:right w:val="single" w:sz="4" w:space="0" w:color="ACB9CA"/>
            </w:tcBorders>
            <w:shd w:val="clear" w:color="000000" w:fill="FFFFFF"/>
            <w:noWrap/>
            <w:vAlign w:val="center"/>
            <w:hideMark/>
          </w:tcPr>
          <w:p w14:paraId="1939F8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14.71%</w:t>
            </w:r>
          </w:p>
        </w:tc>
      </w:tr>
      <w:tr w:rsidR="00BD4538" w:rsidRPr="00C47FE2" w14:paraId="096B5F9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A17468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69FA458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66" w:type="dxa"/>
            <w:tcBorders>
              <w:top w:val="nil"/>
              <w:left w:val="nil"/>
              <w:bottom w:val="single" w:sz="4" w:space="0" w:color="ACB9CA"/>
              <w:right w:val="single" w:sz="4" w:space="0" w:color="ACB9CA"/>
            </w:tcBorders>
            <w:shd w:val="clear" w:color="000000" w:fill="FFFFFF"/>
            <w:noWrap/>
            <w:vAlign w:val="center"/>
            <w:hideMark/>
          </w:tcPr>
          <w:p w14:paraId="414AD9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070" w:type="dxa"/>
            <w:tcBorders>
              <w:top w:val="nil"/>
              <w:left w:val="nil"/>
              <w:bottom w:val="single" w:sz="4" w:space="0" w:color="ACB9CA"/>
              <w:right w:val="single" w:sz="4" w:space="0" w:color="ACB9CA"/>
            </w:tcBorders>
            <w:shd w:val="clear" w:color="000000" w:fill="FFFFFF"/>
            <w:noWrap/>
            <w:vAlign w:val="center"/>
            <w:hideMark/>
          </w:tcPr>
          <w:p w14:paraId="6F94AA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14:paraId="354FB2B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14:paraId="4D8710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130" w:type="dxa"/>
            <w:tcBorders>
              <w:top w:val="nil"/>
              <w:left w:val="nil"/>
              <w:bottom w:val="single" w:sz="4" w:space="0" w:color="ACB9CA"/>
              <w:right w:val="single" w:sz="4" w:space="0" w:color="ACB9CA"/>
            </w:tcBorders>
            <w:shd w:val="clear" w:color="000000" w:fill="FFFFFF"/>
            <w:noWrap/>
            <w:vAlign w:val="center"/>
            <w:hideMark/>
          </w:tcPr>
          <w:p w14:paraId="5182CE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27" w:type="dxa"/>
            <w:tcBorders>
              <w:top w:val="nil"/>
              <w:left w:val="nil"/>
              <w:bottom w:val="single" w:sz="4" w:space="0" w:color="ACB9CA"/>
              <w:right w:val="single" w:sz="4" w:space="0" w:color="ACB9CA"/>
            </w:tcBorders>
            <w:shd w:val="clear" w:color="000000" w:fill="FFFFFF"/>
            <w:noWrap/>
            <w:vAlign w:val="center"/>
            <w:hideMark/>
          </w:tcPr>
          <w:p w14:paraId="22352E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30" w:type="dxa"/>
            <w:tcBorders>
              <w:top w:val="nil"/>
              <w:left w:val="nil"/>
              <w:bottom w:val="single" w:sz="4" w:space="0" w:color="ACB9CA"/>
              <w:right w:val="single" w:sz="4" w:space="0" w:color="ACB9CA"/>
            </w:tcBorders>
            <w:shd w:val="clear" w:color="000000" w:fill="FFFFFF"/>
            <w:noWrap/>
            <w:vAlign w:val="center"/>
            <w:hideMark/>
          </w:tcPr>
          <w:p w14:paraId="6D419E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085CF9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73FB0E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14:paraId="617331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1056</w:t>
            </w:r>
          </w:p>
        </w:tc>
        <w:tc>
          <w:tcPr>
            <w:tcW w:w="1366" w:type="dxa"/>
            <w:tcBorders>
              <w:top w:val="nil"/>
              <w:left w:val="nil"/>
              <w:bottom w:val="single" w:sz="4" w:space="0" w:color="ACB9CA"/>
              <w:right w:val="single" w:sz="4" w:space="0" w:color="ACB9CA"/>
            </w:tcBorders>
            <w:shd w:val="clear" w:color="000000" w:fill="FFFFFF"/>
            <w:noWrap/>
            <w:vAlign w:val="center"/>
            <w:hideMark/>
          </w:tcPr>
          <w:p w14:paraId="1B5192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232605.69</w:t>
            </w:r>
          </w:p>
        </w:tc>
        <w:tc>
          <w:tcPr>
            <w:tcW w:w="1070" w:type="dxa"/>
            <w:tcBorders>
              <w:top w:val="nil"/>
              <w:left w:val="nil"/>
              <w:bottom w:val="single" w:sz="4" w:space="0" w:color="ACB9CA"/>
              <w:right w:val="single" w:sz="4" w:space="0" w:color="ACB9CA"/>
            </w:tcBorders>
            <w:shd w:val="clear" w:color="000000" w:fill="FFFFFF"/>
            <w:noWrap/>
            <w:vAlign w:val="center"/>
            <w:hideMark/>
          </w:tcPr>
          <w:p w14:paraId="236464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600208.9</w:t>
            </w:r>
          </w:p>
        </w:tc>
        <w:tc>
          <w:tcPr>
            <w:tcW w:w="1070" w:type="dxa"/>
            <w:tcBorders>
              <w:top w:val="nil"/>
              <w:left w:val="nil"/>
              <w:bottom w:val="single" w:sz="4" w:space="0" w:color="ACB9CA"/>
              <w:right w:val="single" w:sz="4" w:space="0" w:color="ACB9CA"/>
            </w:tcBorders>
            <w:shd w:val="clear" w:color="000000" w:fill="FFFFFF"/>
            <w:noWrap/>
            <w:vAlign w:val="center"/>
            <w:hideMark/>
          </w:tcPr>
          <w:p w14:paraId="5D7D39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627351.7</w:t>
            </w:r>
          </w:p>
        </w:tc>
        <w:tc>
          <w:tcPr>
            <w:tcW w:w="1070" w:type="dxa"/>
            <w:tcBorders>
              <w:top w:val="nil"/>
              <w:left w:val="nil"/>
              <w:bottom w:val="single" w:sz="4" w:space="0" w:color="ACB9CA"/>
              <w:right w:val="single" w:sz="4" w:space="0" w:color="ACB9CA"/>
            </w:tcBorders>
            <w:shd w:val="clear" w:color="000000" w:fill="FFFFFF"/>
            <w:noWrap/>
            <w:vAlign w:val="center"/>
            <w:hideMark/>
          </w:tcPr>
          <w:p w14:paraId="281153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671481.2</w:t>
            </w:r>
          </w:p>
        </w:tc>
        <w:tc>
          <w:tcPr>
            <w:tcW w:w="1130" w:type="dxa"/>
            <w:tcBorders>
              <w:top w:val="nil"/>
              <w:left w:val="nil"/>
              <w:bottom w:val="single" w:sz="4" w:space="0" w:color="ACB9CA"/>
              <w:right w:val="single" w:sz="4" w:space="0" w:color="ACB9CA"/>
            </w:tcBorders>
            <w:shd w:val="clear" w:color="000000" w:fill="FFFFFF"/>
            <w:noWrap/>
            <w:vAlign w:val="center"/>
            <w:hideMark/>
          </w:tcPr>
          <w:p w14:paraId="3BB98E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58A930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712043</w:t>
            </w:r>
          </w:p>
        </w:tc>
        <w:tc>
          <w:tcPr>
            <w:tcW w:w="1230" w:type="dxa"/>
            <w:tcBorders>
              <w:top w:val="nil"/>
              <w:left w:val="nil"/>
              <w:bottom w:val="single" w:sz="4" w:space="0" w:color="ACB9CA"/>
              <w:right w:val="single" w:sz="4" w:space="0" w:color="ACB9CA"/>
            </w:tcBorders>
            <w:shd w:val="clear" w:color="000000" w:fill="FFFFFF"/>
            <w:noWrap/>
            <w:vAlign w:val="center"/>
            <w:hideMark/>
          </w:tcPr>
          <w:p w14:paraId="6DC52E1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38.07%</w:t>
            </w:r>
          </w:p>
        </w:tc>
      </w:tr>
      <w:tr w:rsidR="00BD4538" w:rsidRPr="00C47FE2" w14:paraId="36FBF83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87AC121"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14:paraId="484FFB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w:t>
            </w:r>
          </w:p>
        </w:tc>
        <w:tc>
          <w:tcPr>
            <w:tcW w:w="1366" w:type="dxa"/>
            <w:tcBorders>
              <w:top w:val="nil"/>
              <w:left w:val="nil"/>
              <w:bottom w:val="single" w:sz="4" w:space="0" w:color="ACB9CA"/>
              <w:right w:val="single" w:sz="4" w:space="0" w:color="ACB9CA"/>
            </w:tcBorders>
            <w:shd w:val="clear" w:color="000000" w:fill="FFFFFF"/>
            <w:noWrap/>
            <w:vAlign w:val="center"/>
            <w:hideMark/>
          </w:tcPr>
          <w:p w14:paraId="3F80DD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400920.6</w:t>
            </w:r>
          </w:p>
        </w:tc>
        <w:tc>
          <w:tcPr>
            <w:tcW w:w="1070" w:type="dxa"/>
            <w:tcBorders>
              <w:top w:val="nil"/>
              <w:left w:val="nil"/>
              <w:bottom w:val="single" w:sz="4" w:space="0" w:color="ACB9CA"/>
              <w:right w:val="single" w:sz="4" w:space="0" w:color="ACB9CA"/>
            </w:tcBorders>
            <w:shd w:val="clear" w:color="000000" w:fill="FFFFFF"/>
            <w:noWrap/>
            <w:vAlign w:val="center"/>
            <w:hideMark/>
          </w:tcPr>
          <w:p w14:paraId="4DC659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602085.5</w:t>
            </w:r>
          </w:p>
        </w:tc>
        <w:tc>
          <w:tcPr>
            <w:tcW w:w="1070" w:type="dxa"/>
            <w:tcBorders>
              <w:top w:val="nil"/>
              <w:left w:val="nil"/>
              <w:bottom w:val="single" w:sz="4" w:space="0" w:color="ACB9CA"/>
              <w:right w:val="single" w:sz="4" w:space="0" w:color="ACB9CA"/>
            </w:tcBorders>
            <w:shd w:val="clear" w:color="000000" w:fill="FFFFFF"/>
            <w:noWrap/>
            <w:vAlign w:val="center"/>
            <w:hideMark/>
          </w:tcPr>
          <w:p w14:paraId="4D624B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609946.4</w:t>
            </w:r>
          </w:p>
        </w:tc>
        <w:tc>
          <w:tcPr>
            <w:tcW w:w="1070" w:type="dxa"/>
            <w:tcBorders>
              <w:top w:val="nil"/>
              <w:left w:val="nil"/>
              <w:bottom w:val="single" w:sz="4" w:space="0" w:color="ACB9CA"/>
              <w:right w:val="single" w:sz="4" w:space="0" w:color="ACB9CA"/>
            </w:tcBorders>
            <w:shd w:val="clear" w:color="000000" w:fill="FFFFFF"/>
            <w:noWrap/>
            <w:vAlign w:val="center"/>
            <w:hideMark/>
          </w:tcPr>
          <w:p w14:paraId="4EF536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626814.4</w:t>
            </w:r>
          </w:p>
        </w:tc>
        <w:tc>
          <w:tcPr>
            <w:tcW w:w="1130" w:type="dxa"/>
            <w:tcBorders>
              <w:top w:val="nil"/>
              <w:left w:val="nil"/>
              <w:bottom w:val="single" w:sz="4" w:space="0" w:color="ACB9CA"/>
              <w:right w:val="single" w:sz="4" w:space="0" w:color="ACB9CA"/>
            </w:tcBorders>
            <w:shd w:val="clear" w:color="000000" w:fill="FFFFFF"/>
            <w:noWrap/>
            <w:vAlign w:val="center"/>
            <w:hideMark/>
          </w:tcPr>
          <w:p w14:paraId="3046D66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227" w:type="dxa"/>
            <w:tcBorders>
              <w:top w:val="nil"/>
              <w:left w:val="nil"/>
              <w:bottom w:val="single" w:sz="4" w:space="0" w:color="ACB9CA"/>
              <w:right w:val="single" w:sz="4" w:space="0" w:color="ACB9CA"/>
            </w:tcBorders>
            <w:shd w:val="clear" w:color="000000" w:fill="FFFFFF"/>
            <w:noWrap/>
            <w:vAlign w:val="center"/>
            <w:hideMark/>
          </w:tcPr>
          <w:p w14:paraId="289C6C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660962</w:t>
            </w:r>
          </w:p>
        </w:tc>
        <w:tc>
          <w:tcPr>
            <w:tcW w:w="1230" w:type="dxa"/>
            <w:tcBorders>
              <w:top w:val="nil"/>
              <w:left w:val="nil"/>
              <w:bottom w:val="single" w:sz="4" w:space="0" w:color="ACB9CA"/>
              <w:right w:val="single" w:sz="4" w:space="0" w:color="ACB9CA"/>
            </w:tcBorders>
            <w:shd w:val="clear" w:color="000000" w:fill="FFFFFF"/>
            <w:noWrap/>
            <w:vAlign w:val="center"/>
            <w:hideMark/>
          </w:tcPr>
          <w:p w14:paraId="13F4F2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21.89%</w:t>
            </w:r>
          </w:p>
        </w:tc>
      </w:tr>
      <w:tr w:rsidR="00BD4538" w:rsidRPr="00C47FE2" w14:paraId="6FC7D93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B6D916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14:paraId="3570AE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366" w:type="dxa"/>
            <w:tcBorders>
              <w:top w:val="nil"/>
              <w:left w:val="nil"/>
              <w:bottom w:val="single" w:sz="4" w:space="0" w:color="ACB9CA"/>
              <w:right w:val="single" w:sz="4" w:space="0" w:color="ACB9CA"/>
            </w:tcBorders>
            <w:shd w:val="clear" w:color="000000" w:fill="FFFFFF"/>
            <w:noWrap/>
            <w:vAlign w:val="center"/>
            <w:hideMark/>
          </w:tcPr>
          <w:p w14:paraId="3EDDB5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230481.49</w:t>
            </w:r>
          </w:p>
        </w:tc>
        <w:tc>
          <w:tcPr>
            <w:tcW w:w="1070" w:type="dxa"/>
            <w:tcBorders>
              <w:top w:val="nil"/>
              <w:left w:val="nil"/>
              <w:bottom w:val="single" w:sz="4" w:space="0" w:color="ACB9CA"/>
              <w:right w:val="single" w:sz="4" w:space="0" w:color="ACB9CA"/>
            </w:tcBorders>
            <w:shd w:val="clear" w:color="000000" w:fill="FFFFFF"/>
            <w:noWrap/>
            <w:vAlign w:val="center"/>
            <w:hideMark/>
          </w:tcPr>
          <w:p w14:paraId="5A97EE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603343.8</w:t>
            </w:r>
          </w:p>
        </w:tc>
        <w:tc>
          <w:tcPr>
            <w:tcW w:w="1070" w:type="dxa"/>
            <w:tcBorders>
              <w:top w:val="nil"/>
              <w:left w:val="nil"/>
              <w:bottom w:val="single" w:sz="4" w:space="0" w:color="ACB9CA"/>
              <w:right w:val="single" w:sz="4" w:space="0" w:color="ACB9CA"/>
            </w:tcBorders>
            <w:shd w:val="clear" w:color="000000" w:fill="FFFFFF"/>
            <w:noWrap/>
            <w:vAlign w:val="center"/>
            <w:hideMark/>
          </w:tcPr>
          <w:p w14:paraId="11945D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617388.9</w:t>
            </w:r>
          </w:p>
        </w:tc>
        <w:tc>
          <w:tcPr>
            <w:tcW w:w="1070" w:type="dxa"/>
            <w:tcBorders>
              <w:top w:val="nil"/>
              <w:left w:val="nil"/>
              <w:bottom w:val="single" w:sz="4" w:space="0" w:color="ACB9CA"/>
              <w:right w:val="single" w:sz="4" w:space="0" w:color="ACB9CA"/>
            </w:tcBorders>
            <w:shd w:val="clear" w:color="000000" w:fill="FFFFFF"/>
            <w:noWrap/>
            <w:vAlign w:val="center"/>
            <w:hideMark/>
          </w:tcPr>
          <w:p w14:paraId="03C3F2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642565.1</w:t>
            </w:r>
          </w:p>
        </w:tc>
        <w:tc>
          <w:tcPr>
            <w:tcW w:w="1130" w:type="dxa"/>
            <w:tcBorders>
              <w:top w:val="nil"/>
              <w:left w:val="nil"/>
              <w:bottom w:val="single" w:sz="4" w:space="0" w:color="ACB9CA"/>
              <w:right w:val="single" w:sz="4" w:space="0" w:color="ACB9CA"/>
            </w:tcBorders>
            <w:shd w:val="clear" w:color="000000" w:fill="FFFFFF"/>
            <w:noWrap/>
            <w:vAlign w:val="center"/>
            <w:hideMark/>
          </w:tcPr>
          <w:p w14:paraId="0F2F8D3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2E49F0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704824</w:t>
            </w:r>
          </w:p>
        </w:tc>
        <w:tc>
          <w:tcPr>
            <w:tcW w:w="1230" w:type="dxa"/>
            <w:tcBorders>
              <w:top w:val="nil"/>
              <w:left w:val="nil"/>
              <w:bottom w:val="single" w:sz="4" w:space="0" w:color="ACB9CA"/>
              <w:right w:val="single" w:sz="4" w:space="0" w:color="ACB9CA"/>
            </w:tcBorders>
            <w:shd w:val="clear" w:color="000000" w:fill="FFFFFF"/>
            <w:noWrap/>
            <w:vAlign w:val="center"/>
            <w:hideMark/>
          </w:tcPr>
          <w:p w14:paraId="659066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r>
      <w:tr w:rsidR="00BD4538" w:rsidRPr="00C47FE2" w14:paraId="1AC4CE44"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0E43EF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14:paraId="2F5132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w:t>
            </w:r>
          </w:p>
        </w:tc>
        <w:tc>
          <w:tcPr>
            <w:tcW w:w="1366" w:type="dxa"/>
            <w:tcBorders>
              <w:top w:val="nil"/>
              <w:left w:val="nil"/>
              <w:bottom w:val="single" w:sz="4" w:space="0" w:color="ACB9CA"/>
              <w:right w:val="single" w:sz="4" w:space="0" w:color="ACB9CA"/>
            </w:tcBorders>
            <w:shd w:val="clear" w:color="000000" w:fill="FFFFFF"/>
            <w:noWrap/>
            <w:vAlign w:val="center"/>
            <w:hideMark/>
          </w:tcPr>
          <w:p w14:paraId="58FAC5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409278.05</w:t>
            </w:r>
          </w:p>
        </w:tc>
        <w:tc>
          <w:tcPr>
            <w:tcW w:w="1070" w:type="dxa"/>
            <w:tcBorders>
              <w:top w:val="nil"/>
              <w:left w:val="nil"/>
              <w:bottom w:val="single" w:sz="4" w:space="0" w:color="ACB9CA"/>
              <w:right w:val="single" w:sz="4" w:space="0" w:color="ACB9CA"/>
            </w:tcBorders>
            <w:shd w:val="clear" w:color="000000" w:fill="FFFFFF"/>
            <w:noWrap/>
            <w:vAlign w:val="center"/>
            <w:hideMark/>
          </w:tcPr>
          <w:p w14:paraId="276F7F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579949.1</w:t>
            </w:r>
          </w:p>
        </w:tc>
        <w:tc>
          <w:tcPr>
            <w:tcW w:w="1070" w:type="dxa"/>
            <w:tcBorders>
              <w:top w:val="nil"/>
              <w:left w:val="nil"/>
              <w:bottom w:val="single" w:sz="4" w:space="0" w:color="ACB9CA"/>
              <w:right w:val="single" w:sz="4" w:space="0" w:color="ACB9CA"/>
            </w:tcBorders>
            <w:shd w:val="clear" w:color="000000" w:fill="FFFFFF"/>
            <w:noWrap/>
            <w:vAlign w:val="center"/>
            <w:hideMark/>
          </w:tcPr>
          <w:p w14:paraId="7B6EAC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607798.1</w:t>
            </w:r>
          </w:p>
        </w:tc>
        <w:tc>
          <w:tcPr>
            <w:tcW w:w="1070" w:type="dxa"/>
            <w:tcBorders>
              <w:top w:val="nil"/>
              <w:left w:val="nil"/>
              <w:bottom w:val="single" w:sz="4" w:space="0" w:color="ACB9CA"/>
              <w:right w:val="single" w:sz="4" w:space="0" w:color="ACB9CA"/>
            </w:tcBorders>
            <w:shd w:val="clear" w:color="000000" w:fill="FFFFFF"/>
            <w:noWrap/>
            <w:vAlign w:val="center"/>
            <w:hideMark/>
          </w:tcPr>
          <w:p w14:paraId="5FD3EB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658422.7</w:t>
            </w:r>
          </w:p>
        </w:tc>
        <w:tc>
          <w:tcPr>
            <w:tcW w:w="1130" w:type="dxa"/>
            <w:tcBorders>
              <w:top w:val="nil"/>
              <w:left w:val="nil"/>
              <w:bottom w:val="single" w:sz="4" w:space="0" w:color="ACB9CA"/>
              <w:right w:val="single" w:sz="4" w:space="0" w:color="ACB9CA"/>
            </w:tcBorders>
            <w:shd w:val="clear" w:color="000000" w:fill="FFFFFF"/>
            <w:noWrap/>
            <w:vAlign w:val="center"/>
            <w:hideMark/>
          </w:tcPr>
          <w:p w14:paraId="600BA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27" w:type="dxa"/>
            <w:tcBorders>
              <w:top w:val="nil"/>
              <w:left w:val="nil"/>
              <w:bottom w:val="single" w:sz="4" w:space="0" w:color="ACB9CA"/>
              <w:right w:val="single" w:sz="4" w:space="0" w:color="ACB9CA"/>
            </w:tcBorders>
            <w:shd w:val="clear" w:color="000000" w:fill="FFFFFF"/>
            <w:noWrap/>
            <w:vAlign w:val="center"/>
            <w:hideMark/>
          </w:tcPr>
          <w:p w14:paraId="39D4EB0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697061</w:t>
            </w:r>
          </w:p>
        </w:tc>
        <w:tc>
          <w:tcPr>
            <w:tcW w:w="1230" w:type="dxa"/>
            <w:tcBorders>
              <w:top w:val="nil"/>
              <w:left w:val="nil"/>
              <w:bottom w:val="single" w:sz="4" w:space="0" w:color="ACB9CA"/>
              <w:right w:val="single" w:sz="4" w:space="0" w:color="ACB9CA"/>
            </w:tcBorders>
            <w:shd w:val="clear" w:color="000000" w:fill="FFFFFF"/>
            <w:noWrap/>
            <w:vAlign w:val="center"/>
            <w:hideMark/>
          </w:tcPr>
          <w:p w14:paraId="384A70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r>
      <w:tr w:rsidR="00BD4538" w:rsidRPr="00C47FE2" w14:paraId="2D5CE86B"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B29C89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5D002F8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w:t>
            </w:r>
          </w:p>
        </w:tc>
        <w:tc>
          <w:tcPr>
            <w:tcW w:w="1366" w:type="dxa"/>
            <w:tcBorders>
              <w:top w:val="nil"/>
              <w:left w:val="nil"/>
              <w:bottom w:val="single" w:sz="4" w:space="0" w:color="ACB9CA"/>
              <w:right w:val="single" w:sz="4" w:space="0" w:color="ACB9CA"/>
            </w:tcBorders>
            <w:shd w:val="clear" w:color="000000" w:fill="FFFFFF"/>
            <w:noWrap/>
            <w:vAlign w:val="center"/>
            <w:hideMark/>
          </w:tcPr>
          <w:p w14:paraId="6B2D1B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233733.19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3C97F56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589987.1</w:t>
            </w:r>
          </w:p>
        </w:tc>
        <w:tc>
          <w:tcPr>
            <w:tcW w:w="1070" w:type="dxa"/>
            <w:tcBorders>
              <w:top w:val="nil"/>
              <w:left w:val="nil"/>
              <w:bottom w:val="single" w:sz="4" w:space="0" w:color="ACB9CA"/>
              <w:right w:val="single" w:sz="4" w:space="0" w:color="ACB9CA"/>
            </w:tcBorders>
            <w:shd w:val="clear" w:color="000000" w:fill="FFFFFF"/>
            <w:noWrap/>
            <w:vAlign w:val="center"/>
            <w:hideMark/>
          </w:tcPr>
          <w:p w14:paraId="2CAF57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610822.9</w:t>
            </w:r>
          </w:p>
        </w:tc>
        <w:tc>
          <w:tcPr>
            <w:tcW w:w="1070" w:type="dxa"/>
            <w:tcBorders>
              <w:top w:val="nil"/>
              <w:left w:val="nil"/>
              <w:bottom w:val="single" w:sz="4" w:space="0" w:color="ACB9CA"/>
              <w:right w:val="single" w:sz="4" w:space="0" w:color="ACB9CA"/>
            </w:tcBorders>
            <w:shd w:val="clear" w:color="000000" w:fill="FFFFFF"/>
            <w:noWrap/>
            <w:vAlign w:val="center"/>
            <w:hideMark/>
          </w:tcPr>
          <w:p w14:paraId="5DAD47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666936.1</w:t>
            </w:r>
          </w:p>
        </w:tc>
        <w:tc>
          <w:tcPr>
            <w:tcW w:w="1130" w:type="dxa"/>
            <w:tcBorders>
              <w:top w:val="nil"/>
              <w:left w:val="nil"/>
              <w:bottom w:val="single" w:sz="4" w:space="0" w:color="ACB9CA"/>
              <w:right w:val="single" w:sz="4" w:space="0" w:color="ACB9CA"/>
            </w:tcBorders>
            <w:shd w:val="clear" w:color="000000" w:fill="FFFFFF"/>
            <w:noWrap/>
            <w:vAlign w:val="center"/>
            <w:hideMark/>
          </w:tcPr>
          <w:p w14:paraId="5BA1B46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6592566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711916</w:t>
            </w:r>
          </w:p>
        </w:tc>
        <w:tc>
          <w:tcPr>
            <w:tcW w:w="1230" w:type="dxa"/>
            <w:tcBorders>
              <w:top w:val="nil"/>
              <w:left w:val="nil"/>
              <w:bottom w:val="single" w:sz="4" w:space="0" w:color="ACB9CA"/>
              <w:right w:val="single" w:sz="4" w:space="0" w:color="ACB9CA"/>
            </w:tcBorders>
            <w:shd w:val="clear" w:color="000000" w:fill="FFFFFF"/>
            <w:noWrap/>
            <w:vAlign w:val="center"/>
            <w:hideMark/>
          </w:tcPr>
          <w:p w14:paraId="3A0A04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28.08%</w:t>
            </w:r>
          </w:p>
        </w:tc>
      </w:tr>
      <w:tr w:rsidR="00BD4538" w:rsidRPr="00C47FE2" w14:paraId="4CB8AA4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04D12E2"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07DA42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w:t>
            </w:r>
          </w:p>
        </w:tc>
        <w:tc>
          <w:tcPr>
            <w:tcW w:w="1366" w:type="dxa"/>
            <w:tcBorders>
              <w:top w:val="nil"/>
              <w:left w:val="nil"/>
              <w:bottom w:val="single" w:sz="4" w:space="0" w:color="ACB9CA"/>
              <w:right w:val="single" w:sz="4" w:space="0" w:color="ACB9CA"/>
            </w:tcBorders>
            <w:shd w:val="clear" w:color="000000" w:fill="FFFFFF"/>
            <w:noWrap/>
            <w:vAlign w:val="center"/>
            <w:hideMark/>
          </w:tcPr>
          <w:p w14:paraId="5B45EA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486821.52</w:t>
            </w:r>
          </w:p>
        </w:tc>
        <w:tc>
          <w:tcPr>
            <w:tcW w:w="1070" w:type="dxa"/>
            <w:tcBorders>
              <w:top w:val="nil"/>
              <w:left w:val="nil"/>
              <w:bottom w:val="single" w:sz="4" w:space="0" w:color="ACB9CA"/>
              <w:right w:val="single" w:sz="4" w:space="0" w:color="ACB9CA"/>
            </w:tcBorders>
            <w:shd w:val="clear" w:color="000000" w:fill="FFFFFF"/>
            <w:noWrap/>
            <w:vAlign w:val="center"/>
            <w:hideMark/>
          </w:tcPr>
          <w:p w14:paraId="2443A0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633470.1</w:t>
            </w:r>
          </w:p>
        </w:tc>
        <w:tc>
          <w:tcPr>
            <w:tcW w:w="1070" w:type="dxa"/>
            <w:tcBorders>
              <w:top w:val="nil"/>
              <w:left w:val="nil"/>
              <w:bottom w:val="single" w:sz="4" w:space="0" w:color="ACB9CA"/>
              <w:right w:val="single" w:sz="4" w:space="0" w:color="ACB9CA"/>
            </w:tcBorders>
            <w:shd w:val="clear" w:color="000000" w:fill="FFFFFF"/>
            <w:noWrap/>
            <w:vAlign w:val="center"/>
            <w:hideMark/>
          </w:tcPr>
          <w:p w14:paraId="5177DFF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648058.2</w:t>
            </w:r>
          </w:p>
        </w:tc>
        <w:tc>
          <w:tcPr>
            <w:tcW w:w="1070" w:type="dxa"/>
            <w:tcBorders>
              <w:top w:val="nil"/>
              <w:left w:val="nil"/>
              <w:bottom w:val="single" w:sz="4" w:space="0" w:color="ACB9CA"/>
              <w:right w:val="single" w:sz="4" w:space="0" w:color="ACB9CA"/>
            </w:tcBorders>
            <w:shd w:val="clear" w:color="000000" w:fill="FFFFFF"/>
            <w:noWrap/>
            <w:vAlign w:val="center"/>
            <w:hideMark/>
          </w:tcPr>
          <w:p w14:paraId="7ED70B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670586.2</w:t>
            </w:r>
          </w:p>
        </w:tc>
        <w:tc>
          <w:tcPr>
            <w:tcW w:w="1130" w:type="dxa"/>
            <w:tcBorders>
              <w:top w:val="nil"/>
              <w:left w:val="nil"/>
              <w:bottom w:val="single" w:sz="4" w:space="0" w:color="ACB9CA"/>
              <w:right w:val="single" w:sz="4" w:space="0" w:color="ACB9CA"/>
            </w:tcBorders>
            <w:shd w:val="clear" w:color="000000" w:fill="FFFFFF"/>
            <w:noWrap/>
            <w:vAlign w:val="center"/>
            <w:hideMark/>
          </w:tcPr>
          <w:p w14:paraId="1AD762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14:paraId="53FA0A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686499</w:t>
            </w:r>
          </w:p>
        </w:tc>
        <w:tc>
          <w:tcPr>
            <w:tcW w:w="1230" w:type="dxa"/>
            <w:tcBorders>
              <w:top w:val="nil"/>
              <w:left w:val="nil"/>
              <w:bottom w:val="single" w:sz="4" w:space="0" w:color="ACB9CA"/>
              <w:right w:val="single" w:sz="4" w:space="0" w:color="ACB9CA"/>
            </w:tcBorders>
            <w:shd w:val="clear" w:color="000000" w:fill="FFFFFF"/>
            <w:noWrap/>
            <w:vAlign w:val="center"/>
            <w:hideMark/>
          </w:tcPr>
          <w:p w14:paraId="3A7F9D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w:t>
            </w:r>
          </w:p>
        </w:tc>
      </w:tr>
      <w:tr w:rsidR="00BD4538" w:rsidRPr="00C47FE2" w14:paraId="02BB9D5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36851BC"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341476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w:t>
            </w:r>
          </w:p>
        </w:tc>
        <w:tc>
          <w:tcPr>
            <w:tcW w:w="1366" w:type="dxa"/>
            <w:tcBorders>
              <w:top w:val="nil"/>
              <w:left w:val="nil"/>
              <w:bottom w:val="single" w:sz="4" w:space="0" w:color="ACB9CA"/>
              <w:right w:val="single" w:sz="4" w:space="0" w:color="ACB9CA"/>
            </w:tcBorders>
            <w:shd w:val="clear" w:color="000000" w:fill="FFFFFF"/>
            <w:noWrap/>
            <w:vAlign w:val="center"/>
            <w:hideMark/>
          </w:tcPr>
          <w:p w14:paraId="1004D23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456484.09</w:t>
            </w:r>
          </w:p>
        </w:tc>
        <w:tc>
          <w:tcPr>
            <w:tcW w:w="1070" w:type="dxa"/>
            <w:tcBorders>
              <w:top w:val="nil"/>
              <w:left w:val="nil"/>
              <w:bottom w:val="single" w:sz="4" w:space="0" w:color="ACB9CA"/>
              <w:right w:val="single" w:sz="4" w:space="0" w:color="ACB9CA"/>
            </w:tcBorders>
            <w:shd w:val="clear" w:color="000000" w:fill="FFFFFF"/>
            <w:noWrap/>
            <w:vAlign w:val="center"/>
            <w:hideMark/>
          </w:tcPr>
          <w:p w14:paraId="240155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604163</w:t>
            </w:r>
          </w:p>
        </w:tc>
        <w:tc>
          <w:tcPr>
            <w:tcW w:w="1070" w:type="dxa"/>
            <w:tcBorders>
              <w:top w:val="nil"/>
              <w:left w:val="nil"/>
              <w:bottom w:val="single" w:sz="4" w:space="0" w:color="ACB9CA"/>
              <w:right w:val="single" w:sz="4" w:space="0" w:color="ACB9CA"/>
            </w:tcBorders>
            <w:shd w:val="clear" w:color="000000" w:fill="FFFFFF"/>
            <w:noWrap/>
            <w:vAlign w:val="center"/>
            <w:hideMark/>
          </w:tcPr>
          <w:p w14:paraId="624C5B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620929.4</w:t>
            </w:r>
          </w:p>
        </w:tc>
        <w:tc>
          <w:tcPr>
            <w:tcW w:w="1070" w:type="dxa"/>
            <w:tcBorders>
              <w:top w:val="nil"/>
              <w:left w:val="nil"/>
              <w:bottom w:val="single" w:sz="4" w:space="0" w:color="ACB9CA"/>
              <w:right w:val="single" w:sz="4" w:space="0" w:color="ACB9CA"/>
            </w:tcBorders>
            <w:shd w:val="clear" w:color="000000" w:fill="FFFFFF"/>
            <w:noWrap/>
            <w:vAlign w:val="center"/>
            <w:hideMark/>
          </w:tcPr>
          <w:p w14:paraId="265B0A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658054.6</w:t>
            </w:r>
          </w:p>
        </w:tc>
        <w:tc>
          <w:tcPr>
            <w:tcW w:w="1130" w:type="dxa"/>
            <w:tcBorders>
              <w:top w:val="nil"/>
              <w:left w:val="nil"/>
              <w:bottom w:val="single" w:sz="4" w:space="0" w:color="ACB9CA"/>
              <w:right w:val="single" w:sz="4" w:space="0" w:color="ACB9CA"/>
            </w:tcBorders>
            <w:shd w:val="clear" w:color="000000" w:fill="FFFFFF"/>
            <w:noWrap/>
            <w:vAlign w:val="center"/>
            <w:hideMark/>
          </w:tcPr>
          <w:p w14:paraId="0D9CB4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w:t>
            </w:r>
          </w:p>
        </w:tc>
        <w:tc>
          <w:tcPr>
            <w:tcW w:w="1227" w:type="dxa"/>
            <w:tcBorders>
              <w:top w:val="nil"/>
              <w:left w:val="nil"/>
              <w:bottom w:val="single" w:sz="4" w:space="0" w:color="ACB9CA"/>
              <w:right w:val="single" w:sz="4" w:space="0" w:color="ACB9CA"/>
            </w:tcBorders>
            <w:shd w:val="clear" w:color="000000" w:fill="FFFFFF"/>
            <w:noWrap/>
            <w:vAlign w:val="center"/>
            <w:hideMark/>
          </w:tcPr>
          <w:p w14:paraId="4FCBBCD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676013</w:t>
            </w:r>
          </w:p>
        </w:tc>
        <w:tc>
          <w:tcPr>
            <w:tcW w:w="1230" w:type="dxa"/>
            <w:tcBorders>
              <w:top w:val="nil"/>
              <w:left w:val="nil"/>
              <w:bottom w:val="single" w:sz="4" w:space="0" w:color="ACB9CA"/>
              <w:right w:val="single" w:sz="4" w:space="0" w:color="ACB9CA"/>
            </w:tcBorders>
            <w:shd w:val="clear" w:color="000000" w:fill="FFFFFF"/>
            <w:noWrap/>
            <w:vAlign w:val="center"/>
            <w:hideMark/>
          </w:tcPr>
          <w:p w14:paraId="5618713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w:t>
            </w:r>
          </w:p>
        </w:tc>
      </w:tr>
      <w:tr w:rsidR="00BD4538" w:rsidRPr="00C47FE2" w14:paraId="3D3A6DA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29047C8"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1083" w:type="dxa"/>
            <w:tcBorders>
              <w:top w:val="nil"/>
              <w:left w:val="nil"/>
              <w:bottom w:val="single" w:sz="4" w:space="0" w:color="ACB9CA"/>
              <w:right w:val="single" w:sz="4" w:space="0" w:color="ACB9CA"/>
            </w:tcBorders>
            <w:shd w:val="clear" w:color="000000" w:fill="FFFFFF"/>
            <w:noWrap/>
            <w:vAlign w:val="center"/>
            <w:hideMark/>
          </w:tcPr>
          <w:p w14:paraId="241EA5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14:paraId="46BDAC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453583.67</w:t>
            </w:r>
          </w:p>
        </w:tc>
        <w:tc>
          <w:tcPr>
            <w:tcW w:w="1070" w:type="dxa"/>
            <w:tcBorders>
              <w:top w:val="nil"/>
              <w:left w:val="nil"/>
              <w:bottom w:val="single" w:sz="4" w:space="0" w:color="ACB9CA"/>
              <w:right w:val="single" w:sz="4" w:space="0" w:color="ACB9CA"/>
            </w:tcBorders>
            <w:shd w:val="clear" w:color="000000" w:fill="FFFFFF"/>
            <w:noWrap/>
            <w:vAlign w:val="center"/>
            <w:hideMark/>
          </w:tcPr>
          <w:p w14:paraId="758049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642556.2</w:t>
            </w:r>
          </w:p>
        </w:tc>
        <w:tc>
          <w:tcPr>
            <w:tcW w:w="1070" w:type="dxa"/>
            <w:tcBorders>
              <w:top w:val="nil"/>
              <w:left w:val="nil"/>
              <w:bottom w:val="single" w:sz="4" w:space="0" w:color="ACB9CA"/>
              <w:right w:val="single" w:sz="4" w:space="0" w:color="ACB9CA"/>
            </w:tcBorders>
            <w:shd w:val="clear" w:color="000000" w:fill="FFFFFF"/>
            <w:noWrap/>
            <w:vAlign w:val="center"/>
            <w:hideMark/>
          </w:tcPr>
          <w:p w14:paraId="5588B90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656270.4</w:t>
            </w:r>
          </w:p>
        </w:tc>
        <w:tc>
          <w:tcPr>
            <w:tcW w:w="1070" w:type="dxa"/>
            <w:tcBorders>
              <w:top w:val="nil"/>
              <w:left w:val="nil"/>
              <w:bottom w:val="single" w:sz="4" w:space="0" w:color="ACB9CA"/>
              <w:right w:val="single" w:sz="4" w:space="0" w:color="ACB9CA"/>
            </w:tcBorders>
            <w:shd w:val="clear" w:color="000000" w:fill="FFFFFF"/>
            <w:noWrap/>
            <w:vAlign w:val="center"/>
            <w:hideMark/>
          </w:tcPr>
          <w:p w14:paraId="792E57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703843.2</w:t>
            </w:r>
          </w:p>
        </w:tc>
        <w:tc>
          <w:tcPr>
            <w:tcW w:w="1130" w:type="dxa"/>
            <w:tcBorders>
              <w:top w:val="nil"/>
              <w:left w:val="nil"/>
              <w:bottom w:val="single" w:sz="4" w:space="0" w:color="ACB9CA"/>
              <w:right w:val="single" w:sz="4" w:space="0" w:color="ACB9CA"/>
            </w:tcBorders>
            <w:shd w:val="clear" w:color="000000" w:fill="FFFFFF"/>
            <w:noWrap/>
            <w:vAlign w:val="center"/>
            <w:hideMark/>
          </w:tcPr>
          <w:p w14:paraId="01EBE1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227" w:type="dxa"/>
            <w:tcBorders>
              <w:top w:val="nil"/>
              <w:left w:val="nil"/>
              <w:bottom w:val="single" w:sz="4" w:space="0" w:color="ACB9CA"/>
              <w:right w:val="single" w:sz="4" w:space="0" w:color="ACB9CA"/>
            </w:tcBorders>
            <w:shd w:val="clear" w:color="000000" w:fill="FFFFFF"/>
            <w:noWrap/>
            <w:vAlign w:val="center"/>
            <w:hideMark/>
          </w:tcPr>
          <w:p w14:paraId="5142D0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773202</w:t>
            </w:r>
          </w:p>
        </w:tc>
        <w:tc>
          <w:tcPr>
            <w:tcW w:w="1230" w:type="dxa"/>
            <w:tcBorders>
              <w:top w:val="nil"/>
              <w:left w:val="nil"/>
              <w:bottom w:val="single" w:sz="4" w:space="0" w:color="ACB9CA"/>
              <w:right w:val="single" w:sz="4" w:space="0" w:color="ACB9CA"/>
            </w:tcBorders>
            <w:shd w:val="clear" w:color="000000" w:fill="FFFFFF"/>
            <w:noWrap/>
            <w:vAlign w:val="center"/>
            <w:hideMark/>
          </w:tcPr>
          <w:p w14:paraId="0B39A3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23.51%</w:t>
            </w:r>
          </w:p>
        </w:tc>
      </w:tr>
      <w:tr w:rsidR="00BD4538" w:rsidRPr="00C47FE2" w14:paraId="42C0FEB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126A66E"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62CB9C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14:paraId="384F4D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14:paraId="554B73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14:paraId="4AA9C3F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6DCF1E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14:paraId="3DC31A6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14:paraId="00D8893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14:paraId="0E147B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14C6CA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0F937F2"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3E3FF3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w:t>
            </w:r>
          </w:p>
        </w:tc>
        <w:tc>
          <w:tcPr>
            <w:tcW w:w="1366" w:type="dxa"/>
            <w:tcBorders>
              <w:top w:val="nil"/>
              <w:left w:val="nil"/>
              <w:bottom w:val="single" w:sz="4" w:space="0" w:color="ACB9CA"/>
              <w:right w:val="single" w:sz="4" w:space="0" w:color="ACB9CA"/>
            </w:tcBorders>
            <w:shd w:val="clear" w:color="000000" w:fill="FFFFFF"/>
            <w:noWrap/>
            <w:vAlign w:val="center"/>
            <w:hideMark/>
          </w:tcPr>
          <w:p w14:paraId="0CC241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238197.89</w:t>
            </w:r>
          </w:p>
        </w:tc>
        <w:tc>
          <w:tcPr>
            <w:tcW w:w="1070" w:type="dxa"/>
            <w:tcBorders>
              <w:top w:val="nil"/>
              <w:left w:val="nil"/>
              <w:bottom w:val="single" w:sz="4" w:space="0" w:color="ACB9CA"/>
              <w:right w:val="single" w:sz="4" w:space="0" w:color="ACB9CA"/>
            </w:tcBorders>
            <w:shd w:val="clear" w:color="000000" w:fill="FFFFFF"/>
            <w:noWrap/>
            <w:vAlign w:val="center"/>
            <w:hideMark/>
          </w:tcPr>
          <w:p w14:paraId="136678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595700.9</w:t>
            </w:r>
          </w:p>
        </w:tc>
        <w:tc>
          <w:tcPr>
            <w:tcW w:w="1070" w:type="dxa"/>
            <w:tcBorders>
              <w:top w:val="nil"/>
              <w:left w:val="nil"/>
              <w:bottom w:val="single" w:sz="4" w:space="0" w:color="ACB9CA"/>
              <w:right w:val="single" w:sz="4" w:space="0" w:color="ACB9CA"/>
            </w:tcBorders>
            <w:shd w:val="clear" w:color="000000" w:fill="FFFFFF"/>
            <w:noWrap/>
            <w:vAlign w:val="center"/>
            <w:hideMark/>
          </w:tcPr>
          <w:p w14:paraId="5D22362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633639.4</w:t>
            </w:r>
          </w:p>
        </w:tc>
        <w:tc>
          <w:tcPr>
            <w:tcW w:w="1070" w:type="dxa"/>
            <w:tcBorders>
              <w:top w:val="nil"/>
              <w:left w:val="nil"/>
              <w:bottom w:val="single" w:sz="4" w:space="0" w:color="ACB9CA"/>
              <w:right w:val="single" w:sz="4" w:space="0" w:color="ACB9CA"/>
            </w:tcBorders>
            <w:shd w:val="clear" w:color="000000" w:fill="FFFFFF"/>
            <w:noWrap/>
            <w:vAlign w:val="center"/>
            <w:hideMark/>
          </w:tcPr>
          <w:p w14:paraId="0485677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645818</w:t>
            </w:r>
          </w:p>
        </w:tc>
        <w:tc>
          <w:tcPr>
            <w:tcW w:w="1130" w:type="dxa"/>
            <w:tcBorders>
              <w:top w:val="nil"/>
              <w:left w:val="nil"/>
              <w:bottom w:val="single" w:sz="4" w:space="0" w:color="ACB9CA"/>
              <w:right w:val="single" w:sz="4" w:space="0" w:color="ACB9CA"/>
            </w:tcBorders>
            <w:shd w:val="clear" w:color="000000" w:fill="FFFFFF"/>
            <w:noWrap/>
            <w:vAlign w:val="center"/>
            <w:hideMark/>
          </w:tcPr>
          <w:p w14:paraId="0CE00C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14:paraId="0A39B49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703360</w:t>
            </w:r>
          </w:p>
        </w:tc>
        <w:tc>
          <w:tcPr>
            <w:tcW w:w="1230" w:type="dxa"/>
            <w:tcBorders>
              <w:top w:val="nil"/>
              <w:left w:val="nil"/>
              <w:bottom w:val="single" w:sz="4" w:space="0" w:color="ACB9CA"/>
              <w:right w:val="single" w:sz="4" w:space="0" w:color="ACB9CA"/>
            </w:tcBorders>
            <w:shd w:val="clear" w:color="000000" w:fill="FFFFFF"/>
            <w:noWrap/>
            <w:vAlign w:val="center"/>
            <w:hideMark/>
          </w:tcPr>
          <w:p w14:paraId="62D2EF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14.97%</w:t>
            </w:r>
          </w:p>
        </w:tc>
      </w:tr>
      <w:tr w:rsidR="00BD4538" w:rsidRPr="00C47FE2" w14:paraId="4B59D17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BF257E0"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1B2238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14:paraId="0AE0E6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14:paraId="7103DF7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14:paraId="3CA044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6B7D2AD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14:paraId="3BE172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14:paraId="52EA68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14:paraId="05ACA5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79C932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C4EDB6"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50E03D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366" w:type="dxa"/>
            <w:tcBorders>
              <w:top w:val="nil"/>
              <w:left w:val="nil"/>
              <w:bottom w:val="single" w:sz="4" w:space="0" w:color="ACB9CA"/>
              <w:right w:val="single" w:sz="4" w:space="0" w:color="ACB9CA"/>
            </w:tcBorders>
            <w:shd w:val="clear" w:color="000000" w:fill="FFFFFF"/>
            <w:noWrap/>
            <w:vAlign w:val="center"/>
            <w:hideMark/>
          </w:tcPr>
          <w:p w14:paraId="4596D9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549070.26</w:t>
            </w:r>
          </w:p>
        </w:tc>
        <w:tc>
          <w:tcPr>
            <w:tcW w:w="1070" w:type="dxa"/>
            <w:tcBorders>
              <w:top w:val="nil"/>
              <w:left w:val="nil"/>
              <w:bottom w:val="single" w:sz="4" w:space="0" w:color="ACB9CA"/>
              <w:right w:val="single" w:sz="4" w:space="0" w:color="ACB9CA"/>
            </w:tcBorders>
            <w:shd w:val="clear" w:color="000000" w:fill="FFFFFF"/>
            <w:noWrap/>
            <w:vAlign w:val="center"/>
            <w:hideMark/>
          </w:tcPr>
          <w:p w14:paraId="4720501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701439</w:t>
            </w:r>
          </w:p>
        </w:tc>
        <w:tc>
          <w:tcPr>
            <w:tcW w:w="1070" w:type="dxa"/>
            <w:tcBorders>
              <w:top w:val="nil"/>
              <w:left w:val="nil"/>
              <w:bottom w:val="single" w:sz="4" w:space="0" w:color="ACB9CA"/>
              <w:right w:val="single" w:sz="4" w:space="0" w:color="ACB9CA"/>
            </w:tcBorders>
            <w:shd w:val="clear" w:color="000000" w:fill="FFFFFF"/>
            <w:noWrap/>
            <w:vAlign w:val="center"/>
            <w:hideMark/>
          </w:tcPr>
          <w:p w14:paraId="3DAE4B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727551</w:t>
            </w:r>
          </w:p>
        </w:tc>
        <w:tc>
          <w:tcPr>
            <w:tcW w:w="1070" w:type="dxa"/>
            <w:tcBorders>
              <w:top w:val="nil"/>
              <w:left w:val="nil"/>
              <w:bottom w:val="single" w:sz="4" w:space="0" w:color="ACB9CA"/>
              <w:right w:val="single" w:sz="4" w:space="0" w:color="ACB9CA"/>
            </w:tcBorders>
            <w:shd w:val="clear" w:color="000000" w:fill="FFFFFF"/>
            <w:noWrap/>
            <w:vAlign w:val="center"/>
            <w:hideMark/>
          </w:tcPr>
          <w:p w14:paraId="629C7E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745983</w:t>
            </w:r>
          </w:p>
        </w:tc>
        <w:tc>
          <w:tcPr>
            <w:tcW w:w="1130" w:type="dxa"/>
            <w:tcBorders>
              <w:top w:val="nil"/>
              <w:left w:val="nil"/>
              <w:bottom w:val="single" w:sz="4" w:space="0" w:color="ACB9CA"/>
              <w:right w:val="single" w:sz="4" w:space="0" w:color="ACB9CA"/>
            </w:tcBorders>
            <w:shd w:val="clear" w:color="000000" w:fill="FFFFFF"/>
            <w:noWrap/>
            <w:vAlign w:val="center"/>
            <w:hideMark/>
          </w:tcPr>
          <w:p w14:paraId="28A93E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561</w:t>
            </w:r>
          </w:p>
        </w:tc>
        <w:tc>
          <w:tcPr>
            <w:tcW w:w="1227" w:type="dxa"/>
            <w:tcBorders>
              <w:top w:val="nil"/>
              <w:left w:val="nil"/>
              <w:bottom w:val="single" w:sz="4" w:space="0" w:color="ACB9CA"/>
              <w:right w:val="single" w:sz="4" w:space="0" w:color="ACB9CA"/>
            </w:tcBorders>
            <w:shd w:val="clear" w:color="000000" w:fill="FFFFFF"/>
            <w:noWrap/>
            <w:vAlign w:val="center"/>
            <w:hideMark/>
          </w:tcPr>
          <w:p w14:paraId="7FD2B0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753070</w:t>
            </w:r>
          </w:p>
        </w:tc>
        <w:tc>
          <w:tcPr>
            <w:tcW w:w="1230" w:type="dxa"/>
            <w:tcBorders>
              <w:top w:val="nil"/>
              <w:left w:val="nil"/>
              <w:bottom w:val="single" w:sz="4" w:space="0" w:color="ACB9CA"/>
              <w:right w:val="single" w:sz="4" w:space="0" w:color="ACB9CA"/>
            </w:tcBorders>
            <w:shd w:val="clear" w:color="000000" w:fill="FFFFFF"/>
            <w:noWrap/>
            <w:vAlign w:val="center"/>
            <w:hideMark/>
          </w:tcPr>
          <w:p w14:paraId="50D648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445BFF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CC756ED"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665EAE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w:t>
            </w:r>
          </w:p>
        </w:tc>
        <w:tc>
          <w:tcPr>
            <w:tcW w:w="1366" w:type="dxa"/>
            <w:tcBorders>
              <w:top w:val="nil"/>
              <w:left w:val="nil"/>
              <w:bottom w:val="single" w:sz="4" w:space="0" w:color="ACB9CA"/>
              <w:right w:val="single" w:sz="4" w:space="0" w:color="ACB9CA"/>
            </w:tcBorders>
            <w:shd w:val="clear" w:color="000000" w:fill="FFFFFF"/>
            <w:noWrap/>
            <w:vAlign w:val="center"/>
            <w:hideMark/>
          </w:tcPr>
          <w:p w14:paraId="595FB7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324841.73</w:t>
            </w:r>
          </w:p>
        </w:tc>
        <w:tc>
          <w:tcPr>
            <w:tcW w:w="1070" w:type="dxa"/>
            <w:tcBorders>
              <w:top w:val="nil"/>
              <w:left w:val="nil"/>
              <w:bottom w:val="single" w:sz="4" w:space="0" w:color="ACB9CA"/>
              <w:right w:val="single" w:sz="4" w:space="0" w:color="ACB9CA"/>
            </w:tcBorders>
            <w:shd w:val="clear" w:color="000000" w:fill="FFFFFF"/>
            <w:noWrap/>
            <w:vAlign w:val="center"/>
            <w:hideMark/>
          </w:tcPr>
          <w:p w14:paraId="481094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620741.4</w:t>
            </w:r>
          </w:p>
        </w:tc>
        <w:tc>
          <w:tcPr>
            <w:tcW w:w="1070" w:type="dxa"/>
            <w:tcBorders>
              <w:top w:val="nil"/>
              <w:left w:val="nil"/>
              <w:bottom w:val="single" w:sz="4" w:space="0" w:color="ACB9CA"/>
              <w:right w:val="single" w:sz="4" w:space="0" w:color="ACB9CA"/>
            </w:tcBorders>
            <w:shd w:val="clear" w:color="000000" w:fill="FFFFFF"/>
            <w:noWrap/>
            <w:vAlign w:val="center"/>
            <w:hideMark/>
          </w:tcPr>
          <w:p w14:paraId="3F3019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660583.6</w:t>
            </w:r>
          </w:p>
        </w:tc>
        <w:tc>
          <w:tcPr>
            <w:tcW w:w="1070" w:type="dxa"/>
            <w:tcBorders>
              <w:top w:val="nil"/>
              <w:left w:val="nil"/>
              <w:bottom w:val="single" w:sz="4" w:space="0" w:color="ACB9CA"/>
              <w:right w:val="single" w:sz="4" w:space="0" w:color="ACB9CA"/>
            </w:tcBorders>
            <w:shd w:val="clear" w:color="000000" w:fill="FFFFFF"/>
            <w:noWrap/>
            <w:vAlign w:val="center"/>
            <w:hideMark/>
          </w:tcPr>
          <w:p w14:paraId="33617FE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696726.4</w:t>
            </w:r>
          </w:p>
        </w:tc>
        <w:tc>
          <w:tcPr>
            <w:tcW w:w="1130" w:type="dxa"/>
            <w:tcBorders>
              <w:top w:val="nil"/>
              <w:left w:val="nil"/>
              <w:bottom w:val="single" w:sz="4" w:space="0" w:color="ACB9CA"/>
              <w:right w:val="single" w:sz="4" w:space="0" w:color="ACB9CA"/>
            </w:tcBorders>
            <w:shd w:val="clear" w:color="000000" w:fill="FFFFFF"/>
            <w:noWrap/>
            <w:vAlign w:val="center"/>
            <w:hideMark/>
          </w:tcPr>
          <w:p w14:paraId="3E73E8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w:t>
            </w:r>
          </w:p>
        </w:tc>
        <w:tc>
          <w:tcPr>
            <w:tcW w:w="1227" w:type="dxa"/>
            <w:tcBorders>
              <w:top w:val="nil"/>
              <w:left w:val="nil"/>
              <w:bottom w:val="single" w:sz="4" w:space="0" w:color="ACB9CA"/>
              <w:right w:val="single" w:sz="4" w:space="0" w:color="ACB9CA"/>
            </w:tcBorders>
            <w:shd w:val="clear" w:color="000000" w:fill="FFFFFF"/>
            <w:noWrap/>
            <w:vAlign w:val="center"/>
            <w:hideMark/>
          </w:tcPr>
          <w:p w14:paraId="7FB6E9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760451</w:t>
            </w:r>
          </w:p>
        </w:tc>
        <w:tc>
          <w:tcPr>
            <w:tcW w:w="1230" w:type="dxa"/>
            <w:tcBorders>
              <w:top w:val="nil"/>
              <w:left w:val="nil"/>
              <w:bottom w:val="single" w:sz="4" w:space="0" w:color="ACB9CA"/>
              <w:right w:val="single" w:sz="4" w:space="0" w:color="ACB9CA"/>
            </w:tcBorders>
            <w:shd w:val="clear" w:color="000000" w:fill="FFFFFF"/>
            <w:noWrap/>
            <w:vAlign w:val="center"/>
            <w:hideMark/>
          </w:tcPr>
          <w:p w14:paraId="2720E6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5.11%</w:t>
            </w:r>
          </w:p>
        </w:tc>
      </w:tr>
      <w:tr w:rsidR="00BD4538" w:rsidRPr="00C47FE2" w14:paraId="2EB361C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F061A1"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1083" w:type="dxa"/>
            <w:tcBorders>
              <w:top w:val="nil"/>
              <w:left w:val="nil"/>
              <w:bottom w:val="single" w:sz="4" w:space="0" w:color="ACB9CA"/>
              <w:right w:val="single" w:sz="4" w:space="0" w:color="ACB9CA"/>
            </w:tcBorders>
            <w:shd w:val="clear" w:color="000000" w:fill="FFFFFF"/>
            <w:noWrap/>
            <w:vAlign w:val="center"/>
            <w:hideMark/>
          </w:tcPr>
          <w:p w14:paraId="53DE2C6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366" w:type="dxa"/>
            <w:tcBorders>
              <w:top w:val="nil"/>
              <w:left w:val="nil"/>
              <w:bottom w:val="single" w:sz="4" w:space="0" w:color="ACB9CA"/>
              <w:right w:val="single" w:sz="4" w:space="0" w:color="ACB9CA"/>
            </w:tcBorders>
            <w:shd w:val="clear" w:color="000000" w:fill="FFFFFF"/>
            <w:noWrap/>
            <w:vAlign w:val="center"/>
            <w:hideMark/>
          </w:tcPr>
          <w:p w14:paraId="0D59B6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550043.02</w:t>
            </w:r>
          </w:p>
        </w:tc>
        <w:tc>
          <w:tcPr>
            <w:tcW w:w="1070" w:type="dxa"/>
            <w:tcBorders>
              <w:top w:val="nil"/>
              <w:left w:val="nil"/>
              <w:bottom w:val="single" w:sz="4" w:space="0" w:color="ACB9CA"/>
              <w:right w:val="single" w:sz="4" w:space="0" w:color="ACB9CA"/>
            </w:tcBorders>
            <w:shd w:val="clear" w:color="000000" w:fill="FFFFFF"/>
            <w:noWrap/>
            <w:vAlign w:val="center"/>
            <w:hideMark/>
          </w:tcPr>
          <w:p w14:paraId="45AA9DC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
          <w:p w14:paraId="3D7432A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621567</w:t>
            </w:r>
          </w:p>
        </w:tc>
        <w:tc>
          <w:tcPr>
            <w:tcW w:w="1070" w:type="dxa"/>
            <w:tcBorders>
              <w:top w:val="nil"/>
              <w:left w:val="nil"/>
              <w:bottom w:val="single" w:sz="4" w:space="0" w:color="ACB9CA"/>
              <w:right w:val="single" w:sz="4" w:space="0" w:color="ACB9CA"/>
            </w:tcBorders>
            <w:shd w:val="clear" w:color="000000" w:fill="FFFFFF"/>
            <w:noWrap/>
            <w:vAlign w:val="center"/>
            <w:hideMark/>
          </w:tcPr>
          <w:p w14:paraId="2DC772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660479</w:t>
            </w:r>
          </w:p>
        </w:tc>
        <w:tc>
          <w:tcPr>
            <w:tcW w:w="1130" w:type="dxa"/>
            <w:tcBorders>
              <w:top w:val="nil"/>
              <w:left w:val="nil"/>
              <w:bottom w:val="single" w:sz="4" w:space="0" w:color="ACB9CA"/>
              <w:right w:val="single" w:sz="4" w:space="0" w:color="ACB9CA"/>
            </w:tcBorders>
            <w:shd w:val="clear" w:color="000000" w:fill="FFFFFF"/>
            <w:noWrap/>
            <w:vAlign w:val="center"/>
            <w:hideMark/>
          </w:tcPr>
          <w:p w14:paraId="577CB56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283619</w:t>
            </w:r>
          </w:p>
        </w:tc>
        <w:tc>
          <w:tcPr>
            <w:tcW w:w="1227" w:type="dxa"/>
            <w:tcBorders>
              <w:top w:val="nil"/>
              <w:left w:val="nil"/>
              <w:bottom w:val="single" w:sz="4" w:space="0" w:color="ACB9CA"/>
              <w:right w:val="single" w:sz="4" w:space="0" w:color="ACB9CA"/>
            </w:tcBorders>
            <w:shd w:val="clear" w:color="000000" w:fill="FFFFFF"/>
            <w:noWrap/>
            <w:vAlign w:val="center"/>
            <w:hideMark/>
          </w:tcPr>
          <w:p w14:paraId="664918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660424</w:t>
            </w:r>
          </w:p>
        </w:tc>
        <w:tc>
          <w:tcPr>
            <w:tcW w:w="1230" w:type="dxa"/>
            <w:tcBorders>
              <w:top w:val="nil"/>
              <w:left w:val="nil"/>
              <w:bottom w:val="single" w:sz="4" w:space="0" w:color="ACB9CA"/>
              <w:right w:val="single" w:sz="4" w:space="0" w:color="ACB9CA"/>
            </w:tcBorders>
            <w:shd w:val="clear" w:color="000000" w:fill="FFFFFF"/>
            <w:noWrap/>
            <w:vAlign w:val="center"/>
            <w:hideMark/>
          </w:tcPr>
          <w:p w14:paraId="1D4D04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4B1785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2BA9B48"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1083" w:type="dxa"/>
            <w:tcBorders>
              <w:top w:val="nil"/>
              <w:left w:val="nil"/>
              <w:bottom w:val="single" w:sz="4" w:space="0" w:color="ACB9CA"/>
              <w:right w:val="single" w:sz="4" w:space="0" w:color="ACB9CA"/>
            </w:tcBorders>
            <w:shd w:val="clear" w:color="000000" w:fill="FFFFFF"/>
            <w:noWrap/>
            <w:vAlign w:val="center"/>
            <w:hideMark/>
          </w:tcPr>
          <w:p w14:paraId="3BE3F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366" w:type="dxa"/>
            <w:tcBorders>
              <w:top w:val="nil"/>
              <w:left w:val="nil"/>
              <w:bottom w:val="single" w:sz="4" w:space="0" w:color="ACB9CA"/>
              <w:right w:val="single" w:sz="4" w:space="0" w:color="ACB9CA"/>
            </w:tcBorders>
            <w:shd w:val="clear" w:color="000000" w:fill="FFFFFF"/>
            <w:noWrap/>
            <w:vAlign w:val="center"/>
            <w:hideMark/>
          </w:tcPr>
          <w:p w14:paraId="3349EE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530435.14</w:t>
            </w:r>
          </w:p>
        </w:tc>
        <w:tc>
          <w:tcPr>
            <w:tcW w:w="1070" w:type="dxa"/>
            <w:tcBorders>
              <w:top w:val="nil"/>
              <w:left w:val="nil"/>
              <w:bottom w:val="single" w:sz="4" w:space="0" w:color="ACB9CA"/>
              <w:right w:val="single" w:sz="4" w:space="0" w:color="ACB9CA"/>
            </w:tcBorders>
            <w:shd w:val="clear" w:color="000000" w:fill="FFFFFF"/>
            <w:noWrap/>
            <w:vAlign w:val="center"/>
            <w:hideMark/>
          </w:tcPr>
          <w:p w14:paraId="3642D6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614399</w:t>
            </w:r>
          </w:p>
        </w:tc>
        <w:tc>
          <w:tcPr>
            <w:tcW w:w="1070" w:type="dxa"/>
            <w:tcBorders>
              <w:top w:val="nil"/>
              <w:left w:val="nil"/>
              <w:bottom w:val="single" w:sz="4" w:space="0" w:color="ACB9CA"/>
              <w:right w:val="single" w:sz="4" w:space="0" w:color="ACB9CA"/>
            </w:tcBorders>
            <w:shd w:val="clear" w:color="000000" w:fill="FFFFFF"/>
            <w:noWrap/>
            <w:vAlign w:val="center"/>
            <w:hideMark/>
          </w:tcPr>
          <w:p w14:paraId="3D2F391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627199</w:t>
            </w:r>
          </w:p>
        </w:tc>
        <w:tc>
          <w:tcPr>
            <w:tcW w:w="1070" w:type="dxa"/>
            <w:tcBorders>
              <w:top w:val="nil"/>
              <w:left w:val="nil"/>
              <w:bottom w:val="single" w:sz="4" w:space="0" w:color="ACB9CA"/>
              <w:right w:val="single" w:sz="4" w:space="0" w:color="ACB9CA"/>
            </w:tcBorders>
            <w:shd w:val="clear" w:color="000000" w:fill="FFFFFF"/>
            <w:noWrap/>
            <w:vAlign w:val="center"/>
            <w:hideMark/>
          </w:tcPr>
          <w:p w14:paraId="57AD35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662015</w:t>
            </w:r>
          </w:p>
        </w:tc>
        <w:tc>
          <w:tcPr>
            <w:tcW w:w="1130" w:type="dxa"/>
            <w:tcBorders>
              <w:top w:val="nil"/>
              <w:left w:val="nil"/>
              <w:bottom w:val="single" w:sz="4" w:space="0" w:color="ACB9CA"/>
              <w:right w:val="single" w:sz="4" w:space="0" w:color="ACB9CA"/>
            </w:tcBorders>
            <w:shd w:val="clear" w:color="000000" w:fill="FFFFFF"/>
            <w:noWrap/>
            <w:vAlign w:val="center"/>
            <w:hideMark/>
          </w:tcPr>
          <w:p w14:paraId="2AF18C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236622</w:t>
            </w:r>
          </w:p>
        </w:tc>
        <w:tc>
          <w:tcPr>
            <w:tcW w:w="1227" w:type="dxa"/>
            <w:tcBorders>
              <w:top w:val="nil"/>
              <w:left w:val="nil"/>
              <w:bottom w:val="single" w:sz="4" w:space="0" w:color="ACB9CA"/>
              <w:right w:val="single" w:sz="4" w:space="0" w:color="ACB9CA"/>
            </w:tcBorders>
            <w:shd w:val="clear" w:color="000000" w:fill="FFFFFF"/>
            <w:noWrap/>
            <w:vAlign w:val="center"/>
            <w:hideMark/>
          </w:tcPr>
          <w:p w14:paraId="0F97F81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665994</w:t>
            </w:r>
          </w:p>
        </w:tc>
        <w:tc>
          <w:tcPr>
            <w:tcW w:w="1230" w:type="dxa"/>
            <w:tcBorders>
              <w:top w:val="nil"/>
              <w:left w:val="nil"/>
              <w:bottom w:val="single" w:sz="4" w:space="0" w:color="ACB9CA"/>
              <w:right w:val="single" w:sz="4" w:space="0" w:color="ACB9CA"/>
            </w:tcBorders>
            <w:shd w:val="clear" w:color="000000" w:fill="FFFFFF"/>
            <w:noWrap/>
            <w:vAlign w:val="center"/>
            <w:hideMark/>
          </w:tcPr>
          <w:p w14:paraId="54156A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5894D2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761F267"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439D229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2087</w:t>
            </w:r>
          </w:p>
        </w:tc>
        <w:tc>
          <w:tcPr>
            <w:tcW w:w="1366" w:type="dxa"/>
            <w:tcBorders>
              <w:top w:val="nil"/>
              <w:left w:val="nil"/>
              <w:bottom w:val="single" w:sz="4" w:space="0" w:color="ACB9CA"/>
              <w:right w:val="single" w:sz="4" w:space="0" w:color="ACB9CA"/>
            </w:tcBorders>
            <w:shd w:val="clear" w:color="000000" w:fill="FFFFFF"/>
            <w:noWrap/>
            <w:vAlign w:val="center"/>
            <w:hideMark/>
          </w:tcPr>
          <w:p w14:paraId="7E4619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384097.67</w:t>
            </w:r>
          </w:p>
        </w:tc>
        <w:tc>
          <w:tcPr>
            <w:tcW w:w="1070" w:type="dxa"/>
            <w:tcBorders>
              <w:top w:val="nil"/>
              <w:left w:val="nil"/>
              <w:bottom w:val="single" w:sz="4" w:space="0" w:color="ACB9CA"/>
              <w:right w:val="single" w:sz="4" w:space="0" w:color="ACB9CA"/>
            </w:tcBorders>
            <w:shd w:val="clear" w:color="000000" w:fill="FFFFFF"/>
            <w:noWrap/>
            <w:vAlign w:val="center"/>
            <w:hideMark/>
          </w:tcPr>
          <w:p w14:paraId="6247B1F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595839.2</w:t>
            </w:r>
          </w:p>
        </w:tc>
        <w:tc>
          <w:tcPr>
            <w:tcW w:w="1070" w:type="dxa"/>
            <w:tcBorders>
              <w:top w:val="nil"/>
              <w:left w:val="nil"/>
              <w:bottom w:val="single" w:sz="4" w:space="0" w:color="ACB9CA"/>
              <w:right w:val="single" w:sz="4" w:space="0" w:color="ACB9CA"/>
            </w:tcBorders>
            <w:shd w:val="clear" w:color="000000" w:fill="FFFFFF"/>
            <w:noWrap/>
            <w:vAlign w:val="center"/>
            <w:hideMark/>
          </w:tcPr>
          <w:p w14:paraId="73833E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611966.1</w:t>
            </w:r>
          </w:p>
        </w:tc>
        <w:tc>
          <w:tcPr>
            <w:tcW w:w="1070" w:type="dxa"/>
            <w:tcBorders>
              <w:top w:val="nil"/>
              <w:left w:val="nil"/>
              <w:bottom w:val="single" w:sz="4" w:space="0" w:color="ACB9CA"/>
              <w:right w:val="single" w:sz="4" w:space="0" w:color="ACB9CA"/>
            </w:tcBorders>
            <w:shd w:val="clear" w:color="000000" w:fill="FFFFFF"/>
            <w:noWrap/>
            <w:vAlign w:val="center"/>
            <w:hideMark/>
          </w:tcPr>
          <w:p w14:paraId="0D12D1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642825.2</w:t>
            </w:r>
          </w:p>
        </w:tc>
        <w:tc>
          <w:tcPr>
            <w:tcW w:w="1130" w:type="dxa"/>
            <w:tcBorders>
              <w:top w:val="nil"/>
              <w:left w:val="nil"/>
              <w:bottom w:val="single" w:sz="4" w:space="0" w:color="ACB9CA"/>
              <w:right w:val="single" w:sz="4" w:space="0" w:color="ACB9CA"/>
            </w:tcBorders>
            <w:shd w:val="clear" w:color="000000" w:fill="FFFFFF"/>
            <w:noWrap/>
            <w:vAlign w:val="center"/>
            <w:hideMark/>
          </w:tcPr>
          <w:p w14:paraId="25FD45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227" w:type="dxa"/>
            <w:tcBorders>
              <w:top w:val="nil"/>
              <w:left w:val="nil"/>
              <w:bottom w:val="single" w:sz="4" w:space="0" w:color="ACB9CA"/>
              <w:right w:val="single" w:sz="4" w:space="0" w:color="ACB9CA"/>
            </w:tcBorders>
            <w:shd w:val="clear" w:color="000000" w:fill="FFFFFF"/>
            <w:noWrap/>
            <w:vAlign w:val="center"/>
            <w:hideMark/>
          </w:tcPr>
          <w:p w14:paraId="0070175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781023</w:t>
            </w:r>
          </w:p>
        </w:tc>
        <w:tc>
          <w:tcPr>
            <w:tcW w:w="1230" w:type="dxa"/>
            <w:tcBorders>
              <w:top w:val="nil"/>
              <w:left w:val="nil"/>
              <w:bottom w:val="single" w:sz="4" w:space="0" w:color="ACB9CA"/>
              <w:right w:val="single" w:sz="4" w:space="0" w:color="ACB9CA"/>
            </w:tcBorders>
            <w:shd w:val="clear" w:color="000000" w:fill="FFFFFF"/>
            <w:noWrap/>
            <w:vAlign w:val="center"/>
            <w:hideMark/>
          </w:tcPr>
          <w:p w14:paraId="673C76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BD4538" w:rsidRPr="00C47FE2" w14:paraId="5825D8E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60B4B8"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4C01C67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2630</w:t>
            </w:r>
          </w:p>
        </w:tc>
        <w:tc>
          <w:tcPr>
            <w:tcW w:w="1366" w:type="dxa"/>
            <w:tcBorders>
              <w:top w:val="nil"/>
              <w:left w:val="nil"/>
              <w:bottom w:val="single" w:sz="4" w:space="0" w:color="ACB9CA"/>
              <w:right w:val="single" w:sz="4" w:space="0" w:color="ACB9CA"/>
            </w:tcBorders>
            <w:shd w:val="clear" w:color="000000" w:fill="FFFFFF"/>
            <w:noWrap/>
            <w:vAlign w:val="center"/>
            <w:hideMark/>
          </w:tcPr>
          <w:p w14:paraId="7B28AC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337659.63</w:t>
            </w:r>
          </w:p>
        </w:tc>
        <w:tc>
          <w:tcPr>
            <w:tcW w:w="1070" w:type="dxa"/>
            <w:tcBorders>
              <w:top w:val="nil"/>
              <w:left w:val="nil"/>
              <w:bottom w:val="single" w:sz="4" w:space="0" w:color="ACB9CA"/>
              <w:right w:val="single" w:sz="4" w:space="0" w:color="ACB9CA"/>
            </w:tcBorders>
            <w:shd w:val="clear" w:color="000000" w:fill="FFFFFF"/>
            <w:noWrap/>
            <w:vAlign w:val="center"/>
            <w:hideMark/>
          </w:tcPr>
          <w:p w14:paraId="627B58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577554.1</w:t>
            </w:r>
          </w:p>
        </w:tc>
        <w:tc>
          <w:tcPr>
            <w:tcW w:w="1070" w:type="dxa"/>
            <w:tcBorders>
              <w:top w:val="nil"/>
              <w:left w:val="nil"/>
              <w:bottom w:val="single" w:sz="4" w:space="0" w:color="ACB9CA"/>
              <w:right w:val="single" w:sz="4" w:space="0" w:color="ACB9CA"/>
            </w:tcBorders>
            <w:shd w:val="clear" w:color="000000" w:fill="FFFFFF"/>
            <w:noWrap/>
            <w:vAlign w:val="center"/>
            <w:hideMark/>
          </w:tcPr>
          <w:p w14:paraId="30F16B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581566.6</w:t>
            </w:r>
          </w:p>
        </w:tc>
        <w:tc>
          <w:tcPr>
            <w:tcW w:w="1070" w:type="dxa"/>
            <w:tcBorders>
              <w:top w:val="nil"/>
              <w:left w:val="nil"/>
              <w:bottom w:val="single" w:sz="4" w:space="0" w:color="ACB9CA"/>
              <w:right w:val="single" w:sz="4" w:space="0" w:color="ACB9CA"/>
            </w:tcBorders>
            <w:shd w:val="clear" w:color="000000" w:fill="FFFFFF"/>
            <w:noWrap/>
            <w:vAlign w:val="center"/>
            <w:hideMark/>
          </w:tcPr>
          <w:p w14:paraId="38B68C4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630731.8</w:t>
            </w:r>
          </w:p>
        </w:tc>
        <w:tc>
          <w:tcPr>
            <w:tcW w:w="1130" w:type="dxa"/>
            <w:tcBorders>
              <w:top w:val="nil"/>
              <w:left w:val="nil"/>
              <w:bottom w:val="single" w:sz="4" w:space="0" w:color="ACB9CA"/>
              <w:right w:val="single" w:sz="4" w:space="0" w:color="ACB9CA"/>
            </w:tcBorders>
            <w:shd w:val="clear" w:color="000000" w:fill="FFFFFF"/>
            <w:noWrap/>
            <w:vAlign w:val="center"/>
            <w:hideMark/>
          </w:tcPr>
          <w:p w14:paraId="4E2F89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27" w:type="dxa"/>
            <w:tcBorders>
              <w:top w:val="nil"/>
              <w:left w:val="nil"/>
              <w:bottom w:val="single" w:sz="4" w:space="0" w:color="ACB9CA"/>
              <w:right w:val="single" w:sz="4" w:space="0" w:color="ACB9CA"/>
            </w:tcBorders>
            <w:shd w:val="clear" w:color="000000" w:fill="FFFFFF"/>
            <w:noWrap/>
            <w:vAlign w:val="center"/>
            <w:hideMark/>
          </w:tcPr>
          <w:p w14:paraId="10BFD4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783532</w:t>
            </w:r>
          </w:p>
        </w:tc>
        <w:tc>
          <w:tcPr>
            <w:tcW w:w="1230" w:type="dxa"/>
            <w:tcBorders>
              <w:top w:val="nil"/>
              <w:left w:val="nil"/>
              <w:bottom w:val="single" w:sz="4" w:space="0" w:color="ACB9CA"/>
              <w:right w:val="single" w:sz="4" w:space="0" w:color="ACB9CA"/>
            </w:tcBorders>
            <w:shd w:val="clear" w:color="000000" w:fill="FFFFFF"/>
            <w:noWrap/>
            <w:vAlign w:val="center"/>
            <w:hideMark/>
          </w:tcPr>
          <w:p w14:paraId="2A4946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0.91%</w:t>
            </w:r>
          </w:p>
        </w:tc>
      </w:tr>
      <w:tr w:rsidR="00BD4538" w:rsidRPr="00C47FE2" w14:paraId="145694C7"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EFE41A0"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3B2863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14:paraId="1785BC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694.02</w:t>
            </w:r>
          </w:p>
        </w:tc>
        <w:tc>
          <w:tcPr>
            <w:tcW w:w="1070" w:type="dxa"/>
            <w:tcBorders>
              <w:top w:val="nil"/>
              <w:left w:val="nil"/>
              <w:bottom w:val="single" w:sz="4" w:space="0" w:color="ACB9CA"/>
              <w:right w:val="single" w:sz="4" w:space="0" w:color="ACB9CA"/>
            </w:tcBorders>
            <w:shd w:val="clear" w:color="000000" w:fill="FFFFFF"/>
            <w:noWrap/>
            <w:vAlign w:val="center"/>
            <w:hideMark/>
          </w:tcPr>
          <w:p w14:paraId="009563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817</w:t>
            </w:r>
          </w:p>
        </w:tc>
        <w:tc>
          <w:tcPr>
            <w:tcW w:w="1070" w:type="dxa"/>
            <w:tcBorders>
              <w:top w:val="nil"/>
              <w:left w:val="nil"/>
              <w:bottom w:val="single" w:sz="4" w:space="0" w:color="ACB9CA"/>
              <w:right w:val="single" w:sz="4" w:space="0" w:color="ACB9CA"/>
            </w:tcBorders>
            <w:shd w:val="clear" w:color="000000" w:fill="FFFFFF"/>
            <w:noWrap/>
            <w:vAlign w:val="center"/>
            <w:hideMark/>
          </w:tcPr>
          <w:p w14:paraId="7E09F4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1438</w:t>
            </w:r>
          </w:p>
        </w:tc>
        <w:tc>
          <w:tcPr>
            <w:tcW w:w="1070" w:type="dxa"/>
            <w:tcBorders>
              <w:top w:val="nil"/>
              <w:left w:val="nil"/>
              <w:bottom w:val="single" w:sz="4" w:space="0" w:color="ACB9CA"/>
              <w:right w:val="single" w:sz="4" w:space="0" w:color="ACB9CA"/>
            </w:tcBorders>
            <w:shd w:val="clear" w:color="000000" w:fill="FFFFFF"/>
            <w:noWrap/>
            <w:vAlign w:val="center"/>
            <w:hideMark/>
          </w:tcPr>
          <w:p w14:paraId="5EF701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6959</w:t>
            </w:r>
          </w:p>
        </w:tc>
        <w:tc>
          <w:tcPr>
            <w:tcW w:w="1130" w:type="dxa"/>
            <w:tcBorders>
              <w:top w:val="nil"/>
              <w:left w:val="nil"/>
              <w:bottom w:val="single" w:sz="4" w:space="0" w:color="ACB9CA"/>
              <w:right w:val="single" w:sz="4" w:space="0" w:color="ACB9CA"/>
            </w:tcBorders>
            <w:shd w:val="clear" w:color="000000" w:fill="FFFFFF"/>
            <w:noWrap/>
            <w:vAlign w:val="center"/>
            <w:hideMark/>
          </w:tcPr>
          <w:p w14:paraId="44EFB6C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3B43911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33014</w:t>
            </w:r>
          </w:p>
        </w:tc>
        <w:tc>
          <w:tcPr>
            <w:tcW w:w="1230" w:type="dxa"/>
            <w:tcBorders>
              <w:top w:val="nil"/>
              <w:left w:val="nil"/>
              <w:bottom w:val="single" w:sz="4" w:space="0" w:color="ACB9CA"/>
              <w:right w:val="single" w:sz="4" w:space="0" w:color="ACB9CA"/>
            </w:tcBorders>
            <w:shd w:val="clear" w:color="000000" w:fill="FFFFFF"/>
            <w:noWrap/>
            <w:vAlign w:val="center"/>
            <w:hideMark/>
          </w:tcPr>
          <w:p w14:paraId="2A22CE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2B9EEF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89653F5"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1A1FCA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w:t>
            </w:r>
          </w:p>
        </w:tc>
        <w:tc>
          <w:tcPr>
            <w:tcW w:w="1366" w:type="dxa"/>
            <w:tcBorders>
              <w:top w:val="nil"/>
              <w:left w:val="nil"/>
              <w:bottom w:val="single" w:sz="4" w:space="0" w:color="ACB9CA"/>
              <w:right w:val="single" w:sz="4" w:space="0" w:color="ACB9CA"/>
            </w:tcBorders>
            <w:shd w:val="clear" w:color="000000" w:fill="FFFFFF"/>
            <w:noWrap/>
            <w:vAlign w:val="center"/>
            <w:hideMark/>
          </w:tcPr>
          <w:p w14:paraId="50AE2A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452728.56</w:t>
            </w:r>
          </w:p>
        </w:tc>
        <w:tc>
          <w:tcPr>
            <w:tcW w:w="1070" w:type="dxa"/>
            <w:tcBorders>
              <w:top w:val="nil"/>
              <w:left w:val="nil"/>
              <w:bottom w:val="single" w:sz="4" w:space="0" w:color="ACB9CA"/>
              <w:right w:val="single" w:sz="4" w:space="0" w:color="ACB9CA"/>
            </w:tcBorders>
            <w:shd w:val="clear" w:color="000000" w:fill="FFFFFF"/>
            <w:noWrap/>
            <w:vAlign w:val="center"/>
            <w:hideMark/>
          </w:tcPr>
          <w:p w14:paraId="44A830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14:paraId="034735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658943</w:t>
            </w:r>
          </w:p>
        </w:tc>
        <w:tc>
          <w:tcPr>
            <w:tcW w:w="1070" w:type="dxa"/>
            <w:tcBorders>
              <w:top w:val="nil"/>
              <w:left w:val="nil"/>
              <w:bottom w:val="single" w:sz="4" w:space="0" w:color="ACB9CA"/>
              <w:right w:val="single" w:sz="4" w:space="0" w:color="ACB9CA"/>
            </w:tcBorders>
            <w:shd w:val="clear" w:color="000000" w:fill="FFFFFF"/>
            <w:noWrap/>
            <w:vAlign w:val="center"/>
            <w:hideMark/>
          </w:tcPr>
          <w:p w14:paraId="5DE477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672767</w:t>
            </w:r>
          </w:p>
        </w:tc>
        <w:tc>
          <w:tcPr>
            <w:tcW w:w="1130" w:type="dxa"/>
            <w:tcBorders>
              <w:top w:val="nil"/>
              <w:left w:val="nil"/>
              <w:bottom w:val="single" w:sz="4" w:space="0" w:color="ACB9CA"/>
              <w:right w:val="single" w:sz="4" w:space="0" w:color="ACB9CA"/>
            </w:tcBorders>
            <w:shd w:val="clear" w:color="000000" w:fill="FFFFFF"/>
            <w:noWrap/>
            <w:vAlign w:val="center"/>
            <w:hideMark/>
          </w:tcPr>
          <w:p w14:paraId="20CF61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w:t>
            </w:r>
          </w:p>
        </w:tc>
        <w:tc>
          <w:tcPr>
            <w:tcW w:w="1227" w:type="dxa"/>
            <w:tcBorders>
              <w:top w:val="nil"/>
              <w:left w:val="nil"/>
              <w:bottom w:val="single" w:sz="4" w:space="0" w:color="ACB9CA"/>
              <w:right w:val="single" w:sz="4" w:space="0" w:color="ACB9CA"/>
            </w:tcBorders>
            <w:shd w:val="clear" w:color="000000" w:fill="FFFFFF"/>
            <w:noWrap/>
            <w:vAlign w:val="center"/>
            <w:hideMark/>
          </w:tcPr>
          <w:p w14:paraId="4EDBFA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674718</w:t>
            </w:r>
          </w:p>
        </w:tc>
        <w:tc>
          <w:tcPr>
            <w:tcW w:w="1230" w:type="dxa"/>
            <w:tcBorders>
              <w:top w:val="nil"/>
              <w:left w:val="nil"/>
              <w:bottom w:val="single" w:sz="4" w:space="0" w:color="ACB9CA"/>
              <w:right w:val="single" w:sz="4" w:space="0" w:color="ACB9CA"/>
            </w:tcBorders>
            <w:shd w:val="clear" w:color="000000" w:fill="FFFFFF"/>
            <w:noWrap/>
            <w:vAlign w:val="center"/>
            <w:hideMark/>
          </w:tcPr>
          <w:p w14:paraId="6816EE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A1AD1C7"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21102B9"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083" w:type="dxa"/>
            <w:tcBorders>
              <w:top w:val="nil"/>
              <w:left w:val="nil"/>
              <w:bottom w:val="single" w:sz="4" w:space="0" w:color="ACB9CA"/>
              <w:right w:val="single" w:sz="4" w:space="0" w:color="ACB9CA"/>
            </w:tcBorders>
            <w:shd w:val="clear" w:color="000000" w:fill="FFFFFF"/>
            <w:noWrap/>
            <w:vAlign w:val="center"/>
            <w:hideMark/>
          </w:tcPr>
          <w:p w14:paraId="21A245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366" w:type="dxa"/>
            <w:tcBorders>
              <w:top w:val="nil"/>
              <w:left w:val="nil"/>
              <w:bottom w:val="single" w:sz="4" w:space="0" w:color="ACB9CA"/>
              <w:right w:val="single" w:sz="4" w:space="0" w:color="ACB9CA"/>
            </w:tcBorders>
            <w:shd w:val="clear" w:color="000000" w:fill="FFFFFF"/>
            <w:noWrap/>
            <w:vAlign w:val="center"/>
            <w:hideMark/>
          </w:tcPr>
          <w:p w14:paraId="6947A4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529517.52</w:t>
            </w:r>
          </w:p>
        </w:tc>
        <w:tc>
          <w:tcPr>
            <w:tcW w:w="1070" w:type="dxa"/>
            <w:tcBorders>
              <w:top w:val="nil"/>
              <w:left w:val="nil"/>
              <w:bottom w:val="single" w:sz="4" w:space="0" w:color="ACB9CA"/>
              <w:right w:val="single" w:sz="4" w:space="0" w:color="ACB9CA"/>
            </w:tcBorders>
            <w:shd w:val="clear" w:color="000000" w:fill="FFFFFF"/>
            <w:noWrap/>
            <w:vAlign w:val="center"/>
            <w:hideMark/>
          </w:tcPr>
          <w:p w14:paraId="7C7DE2A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070" w:type="dxa"/>
            <w:tcBorders>
              <w:top w:val="nil"/>
              <w:left w:val="nil"/>
              <w:bottom w:val="single" w:sz="4" w:space="0" w:color="ACB9CA"/>
              <w:right w:val="single" w:sz="4" w:space="0" w:color="ACB9CA"/>
            </w:tcBorders>
            <w:shd w:val="clear" w:color="000000" w:fill="FFFFFF"/>
            <w:noWrap/>
            <w:vAlign w:val="center"/>
            <w:hideMark/>
          </w:tcPr>
          <w:p w14:paraId="046D87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78FD8B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14:paraId="31CEEA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54195</w:t>
            </w:r>
          </w:p>
        </w:tc>
        <w:tc>
          <w:tcPr>
            <w:tcW w:w="1227" w:type="dxa"/>
            <w:tcBorders>
              <w:top w:val="nil"/>
              <w:left w:val="nil"/>
              <w:bottom w:val="single" w:sz="4" w:space="0" w:color="ACB9CA"/>
              <w:right w:val="single" w:sz="4" w:space="0" w:color="ACB9CA"/>
            </w:tcBorders>
            <w:shd w:val="clear" w:color="000000" w:fill="FFFFFF"/>
            <w:noWrap/>
            <w:vAlign w:val="center"/>
            <w:hideMark/>
          </w:tcPr>
          <w:p w14:paraId="6A143E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717131</w:t>
            </w:r>
          </w:p>
        </w:tc>
        <w:tc>
          <w:tcPr>
            <w:tcW w:w="1230" w:type="dxa"/>
            <w:tcBorders>
              <w:top w:val="nil"/>
              <w:left w:val="nil"/>
              <w:bottom w:val="single" w:sz="4" w:space="0" w:color="ACB9CA"/>
              <w:right w:val="single" w:sz="4" w:space="0" w:color="ACB9CA"/>
            </w:tcBorders>
            <w:shd w:val="clear" w:color="000000" w:fill="FFFFFF"/>
            <w:noWrap/>
            <w:vAlign w:val="center"/>
            <w:hideMark/>
          </w:tcPr>
          <w:p w14:paraId="25AEB3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53A649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1EEA280"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083" w:type="dxa"/>
            <w:tcBorders>
              <w:top w:val="nil"/>
              <w:left w:val="nil"/>
              <w:bottom w:val="single" w:sz="4" w:space="0" w:color="ACB9CA"/>
              <w:right w:val="single" w:sz="4" w:space="0" w:color="ACB9CA"/>
            </w:tcBorders>
            <w:shd w:val="clear" w:color="000000" w:fill="FFFFFF"/>
            <w:noWrap/>
            <w:vAlign w:val="center"/>
            <w:hideMark/>
          </w:tcPr>
          <w:p w14:paraId="2ADCCE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366" w:type="dxa"/>
            <w:tcBorders>
              <w:top w:val="nil"/>
              <w:left w:val="nil"/>
              <w:bottom w:val="single" w:sz="4" w:space="0" w:color="ACB9CA"/>
              <w:right w:val="single" w:sz="4" w:space="0" w:color="ACB9CA"/>
            </w:tcBorders>
            <w:shd w:val="clear" w:color="000000" w:fill="FFFFFF"/>
            <w:noWrap/>
            <w:vAlign w:val="center"/>
            <w:hideMark/>
          </w:tcPr>
          <w:p w14:paraId="73F896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568807.29</w:t>
            </w:r>
          </w:p>
        </w:tc>
        <w:tc>
          <w:tcPr>
            <w:tcW w:w="1070" w:type="dxa"/>
            <w:tcBorders>
              <w:top w:val="nil"/>
              <w:left w:val="nil"/>
              <w:bottom w:val="single" w:sz="4" w:space="0" w:color="ACB9CA"/>
              <w:right w:val="single" w:sz="4" w:space="0" w:color="ACB9CA"/>
            </w:tcBorders>
            <w:shd w:val="clear" w:color="000000" w:fill="FFFFFF"/>
            <w:noWrap/>
            <w:vAlign w:val="center"/>
            <w:hideMark/>
          </w:tcPr>
          <w:p w14:paraId="22C1F29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595967</w:t>
            </w:r>
          </w:p>
        </w:tc>
        <w:tc>
          <w:tcPr>
            <w:tcW w:w="1070" w:type="dxa"/>
            <w:tcBorders>
              <w:top w:val="nil"/>
              <w:left w:val="nil"/>
              <w:bottom w:val="single" w:sz="4" w:space="0" w:color="ACB9CA"/>
              <w:right w:val="single" w:sz="4" w:space="0" w:color="ACB9CA"/>
            </w:tcBorders>
            <w:shd w:val="clear" w:color="000000" w:fill="FFFFFF"/>
            <w:noWrap/>
            <w:vAlign w:val="center"/>
            <w:hideMark/>
          </w:tcPr>
          <w:p w14:paraId="05852A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070" w:type="dxa"/>
            <w:tcBorders>
              <w:top w:val="nil"/>
              <w:left w:val="nil"/>
              <w:bottom w:val="single" w:sz="4" w:space="0" w:color="ACB9CA"/>
              <w:right w:val="single" w:sz="4" w:space="0" w:color="ACB9CA"/>
            </w:tcBorders>
            <w:shd w:val="clear" w:color="000000" w:fill="FFFFFF"/>
            <w:noWrap/>
            <w:vAlign w:val="center"/>
            <w:hideMark/>
          </w:tcPr>
          <w:p w14:paraId="60C23C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130" w:type="dxa"/>
            <w:tcBorders>
              <w:top w:val="nil"/>
              <w:left w:val="nil"/>
              <w:bottom w:val="single" w:sz="4" w:space="0" w:color="ACB9CA"/>
              <w:right w:val="single" w:sz="4" w:space="0" w:color="ACB9CA"/>
            </w:tcBorders>
            <w:shd w:val="clear" w:color="000000" w:fill="FFFFFF"/>
            <w:noWrap/>
            <w:vAlign w:val="center"/>
            <w:hideMark/>
          </w:tcPr>
          <w:p w14:paraId="169DD9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508568</w:t>
            </w:r>
          </w:p>
        </w:tc>
        <w:tc>
          <w:tcPr>
            <w:tcW w:w="1227" w:type="dxa"/>
            <w:tcBorders>
              <w:top w:val="nil"/>
              <w:left w:val="nil"/>
              <w:bottom w:val="single" w:sz="4" w:space="0" w:color="ACB9CA"/>
              <w:right w:val="single" w:sz="4" w:space="0" w:color="ACB9CA"/>
            </w:tcBorders>
            <w:shd w:val="clear" w:color="000000" w:fill="FFFFFF"/>
            <w:noWrap/>
            <w:vAlign w:val="center"/>
            <w:hideMark/>
          </w:tcPr>
          <w:p w14:paraId="40B7FA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599695</w:t>
            </w:r>
          </w:p>
        </w:tc>
        <w:tc>
          <w:tcPr>
            <w:tcW w:w="1230" w:type="dxa"/>
            <w:tcBorders>
              <w:top w:val="nil"/>
              <w:left w:val="nil"/>
              <w:bottom w:val="single" w:sz="4" w:space="0" w:color="ACB9CA"/>
              <w:right w:val="single" w:sz="4" w:space="0" w:color="ACB9CA"/>
            </w:tcBorders>
            <w:shd w:val="clear" w:color="000000" w:fill="FFFFFF"/>
            <w:noWrap/>
            <w:vAlign w:val="center"/>
            <w:hideMark/>
          </w:tcPr>
          <w:p w14:paraId="6D1CCE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2BED099"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5D2BBBC"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2078D4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14:paraId="56704A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16783.27</w:t>
            </w:r>
          </w:p>
        </w:tc>
        <w:tc>
          <w:tcPr>
            <w:tcW w:w="1070" w:type="dxa"/>
            <w:tcBorders>
              <w:top w:val="nil"/>
              <w:left w:val="nil"/>
              <w:bottom w:val="single" w:sz="4" w:space="0" w:color="ACB9CA"/>
              <w:right w:val="single" w:sz="4" w:space="0" w:color="ACB9CA"/>
            </w:tcBorders>
            <w:shd w:val="clear" w:color="000000" w:fill="FFFFFF"/>
            <w:noWrap/>
            <w:vAlign w:val="center"/>
            <w:hideMark/>
          </w:tcPr>
          <w:p w14:paraId="2CDEDC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25836.46</w:t>
            </w:r>
          </w:p>
        </w:tc>
        <w:tc>
          <w:tcPr>
            <w:tcW w:w="1070" w:type="dxa"/>
            <w:tcBorders>
              <w:top w:val="nil"/>
              <w:left w:val="nil"/>
              <w:bottom w:val="single" w:sz="4" w:space="0" w:color="ACB9CA"/>
              <w:right w:val="single" w:sz="4" w:space="0" w:color="ACB9CA"/>
            </w:tcBorders>
            <w:shd w:val="clear" w:color="000000" w:fill="FFFFFF"/>
            <w:noWrap/>
            <w:vAlign w:val="center"/>
            <w:hideMark/>
          </w:tcPr>
          <w:p w14:paraId="7CBC84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128286</w:t>
            </w:r>
          </w:p>
        </w:tc>
        <w:tc>
          <w:tcPr>
            <w:tcW w:w="1070" w:type="dxa"/>
            <w:tcBorders>
              <w:top w:val="nil"/>
              <w:left w:val="nil"/>
              <w:bottom w:val="single" w:sz="4" w:space="0" w:color="ACB9CA"/>
              <w:right w:val="single" w:sz="4" w:space="0" w:color="ACB9CA"/>
            </w:tcBorders>
            <w:shd w:val="clear" w:color="000000" w:fill="FFFFFF"/>
            <w:noWrap/>
            <w:vAlign w:val="center"/>
            <w:hideMark/>
          </w:tcPr>
          <w:p w14:paraId="67235A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265205.1</w:t>
            </w:r>
          </w:p>
        </w:tc>
        <w:tc>
          <w:tcPr>
            <w:tcW w:w="1130" w:type="dxa"/>
            <w:tcBorders>
              <w:top w:val="nil"/>
              <w:left w:val="nil"/>
              <w:bottom w:val="single" w:sz="4" w:space="0" w:color="ACB9CA"/>
              <w:right w:val="single" w:sz="4" w:space="0" w:color="ACB9CA"/>
            </w:tcBorders>
            <w:shd w:val="clear" w:color="000000" w:fill="FFFFFF"/>
            <w:noWrap/>
            <w:vAlign w:val="center"/>
            <w:hideMark/>
          </w:tcPr>
          <w:p w14:paraId="52639B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227" w:type="dxa"/>
            <w:tcBorders>
              <w:top w:val="nil"/>
              <w:left w:val="nil"/>
              <w:bottom w:val="single" w:sz="4" w:space="0" w:color="ACB9CA"/>
              <w:right w:val="single" w:sz="4" w:space="0" w:color="ACB9CA"/>
            </w:tcBorders>
            <w:shd w:val="clear" w:color="000000" w:fill="FFFFFF"/>
            <w:noWrap/>
            <w:vAlign w:val="center"/>
            <w:hideMark/>
          </w:tcPr>
          <w:p w14:paraId="5257049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299411</w:t>
            </w:r>
          </w:p>
        </w:tc>
        <w:tc>
          <w:tcPr>
            <w:tcW w:w="1230" w:type="dxa"/>
            <w:tcBorders>
              <w:top w:val="nil"/>
              <w:left w:val="nil"/>
              <w:bottom w:val="single" w:sz="4" w:space="0" w:color="ACB9CA"/>
              <w:right w:val="single" w:sz="4" w:space="0" w:color="ACB9CA"/>
            </w:tcBorders>
            <w:shd w:val="clear" w:color="000000" w:fill="FFFFFF"/>
            <w:noWrap/>
            <w:vAlign w:val="center"/>
            <w:hideMark/>
          </w:tcPr>
          <w:p w14:paraId="6F574A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656662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D5534F4"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Visit_Expense_page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78DD57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w:t>
            </w:r>
          </w:p>
        </w:tc>
        <w:tc>
          <w:tcPr>
            <w:tcW w:w="1366" w:type="dxa"/>
            <w:tcBorders>
              <w:top w:val="nil"/>
              <w:left w:val="nil"/>
              <w:bottom w:val="single" w:sz="4" w:space="0" w:color="ACB9CA"/>
              <w:right w:val="single" w:sz="4" w:space="0" w:color="ACB9CA"/>
            </w:tcBorders>
            <w:shd w:val="clear" w:color="000000" w:fill="FFFFFF"/>
            <w:noWrap/>
            <w:vAlign w:val="center"/>
            <w:hideMark/>
          </w:tcPr>
          <w:p w14:paraId="5E6EBE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9288.47</w:t>
            </w:r>
          </w:p>
        </w:tc>
        <w:tc>
          <w:tcPr>
            <w:tcW w:w="1070" w:type="dxa"/>
            <w:tcBorders>
              <w:top w:val="nil"/>
              <w:left w:val="nil"/>
              <w:bottom w:val="single" w:sz="4" w:space="0" w:color="ACB9CA"/>
              <w:right w:val="single" w:sz="4" w:space="0" w:color="ACB9CA"/>
            </w:tcBorders>
            <w:shd w:val="clear" w:color="000000" w:fill="FFFFFF"/>
            <w:noWrap/>
            <w:vAlign w:val="center"/>
            <w:hideMark/>
          </w:tcPr>
          <w:p w14:paraId="597D8B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18487.63</w:t>
            </w:r>
          </w:p>
        </w:tc>
        <w:tc>
          <w:tcPr>
            <w:tcW w:w="1070" w:type="dxa"/>
            <w:tcBorders>
              <w:top w:val="nil"/>
              <w:left w:val="nil"/>
              <w:bottom w:val="single" w:sz="4" w:space="0" w:color="ACB9CA"/>
              <w:right w:val="single" w:sz="4" w:space="0" w:color="ACB9CA"/>
            </w:tcBorders>
            <w:shd w:val="clear" w:color="000000" w:fill="FFFFFF"/>
            <w:noWrap/>
            <w:vAlign w:val="center"/>
            <w:hideMark/>
          </w:tcPr>
          <w:p w14:paraId="40646A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25320.02</w:t>
            </w:r>
          </w:p>
        </w:tc>
        <w:tc>
          <w:tcPr>
            <w:tcW w:w="1070" w:type="dxa"/>
            <w:tcBorders>
              <w:top w:val="nil"/>
              <w:left w:val="nil"/>
              <w:bottom w:val="single" w:sz="4" w:space="0" w:color="ACB9CA"/>
              <w:right w:val="single" w:sz="4" w:space="0" w:color="ACB9CA"/>
            </w:tcBorders>
            <w:shd w:val="clear" w:color="000000" w:fill="FFFFFF"/>
            <w:noWrap/>
            <w:vAlign w:val="center"/>
            <w:hideMark/>
          </w:tcPr>
          <w:p w14:paraId="674FE35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74037.99</w:t>
            </w:r>
          </w:p>
        </w:tc>
        <w:tc>
          <w:tcPr>
            <w:tcW w:w="1130" w:type="dxa"/>
            <w:tcBorders>
              <w:top w:val="nil"/>
              <w:left w:val="nil"/>
              <w:bottom w:val="single" w:sz="4" w:space="0" w:color="ACB9CA"/>
              <w:right w:val="single" w:sz="4" w:space="0" w:color="ACB9CA"/>
            </w:tcBorders>
            <w:shd w:val="clear" w:color="000000" w:fill="FFFFFF"/>
            <w:noWrap/>
            <w:vAlign w:val="center"/>
            <w:hideMark/>
          </w:tcPr>
          <w:p w14:paraId="7ED278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227" w:type="dxa"/>
            <w:tcBorders>
              <w:top w:val="nil"/>
              <w:left w:val="nil"/>
              <w:bottom w:val="single" w:sz="4" w:space="0" w:color="ACB9CA"/>
              <w:right w:val="single" w:sz="4" w:space="0" w:color="ACB9CA"/>
            </w:tcBorders>
            <w:shd w:val="clear" w:color="000000" w:fill="FFFFFF"/>
            <w:noWrap/>
            <w:vAlign w:val="center"/>
            <w:hideMark/>
          </w:tcPr>
          <w:p w14:paraId="6B694B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213336</w:t>
            </w:r>
          </w:p>
        </w:tc>
        <w:tc>
          <w:tcPr>
            <w:tcW w:w="1230" w:type="dxa"/>
            <w:tcBorders>
              <w:top w:val="nil"/>
              <w:left w:val="nil"/>
              <w:bottom w:val="single" w:sz="4" w:space="0" w:color="ACB9CA"/>
              <w:right w:val="single" w:sz="4" w:space="0" w:color="ACB9CA"/>
            </w:tcBorders>
            <w:shd w:val="clear" w:color="000000" w:fill="FFFFFF"/>
            <w:noWrap/>
            <w:vAlign w:val="center"/>
            <w:hideMark/>
          </w:tcPr>
          <w:p w14:paraId="417666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182B7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8A634F7"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5B4AC0D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366" w:type="dxa"/>
            <w:tcBorders>
              <w:top w:val="nil"/>
              <w:left w:val="nil"/>
              <w:bottom w:val="single" w:sz="4" w:space="0" w:color="ACB9CA"/>
              <w:right w:val="single" w:sz="4" w:space="0" w:color="ACB9CA"/>
            </w:tcBorders>
            <w:shd w:val="clear" w:color="000000" w:fill="FFFFFF"/>
            <w:noWrap/>
            <w:vAlign w:val="center"/>
            <w:hideMark/>
          </w:tcPr>
          <w:p w14:paraId="5DD4110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36497.25</w:t>
            </w:r>
          </w:p>
        </w:tc>
        <w:tc>
          <w:tcPr>
            <w:tcW w:w="1070" w:type="dxa"/>
            <w:tcBorders>
              <w:top w:val="nil"/>
              <w:left w:val="nil"/>
              <w:bottom w:val="single" w:sz="4" w:space="0" w:color="ACB9CA"/>
              <w:right w:val="single" w:sz="4" w:space="0" w:color="ACB9CA"/>
            </w:tcBorders>
            <w:shd w:val="clear" w:color="000000" w:fill="FFFFFF"/>
            <w:noWrap/>
            <w:vAlign w:val="center"/>
            <w:hideMark/>
          </w:tcPr>
          <w:p w14:paraId="2B9D2F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159308.5</w:t>
            </w:r>
          </w:p>
        </w:tc>
        <w:tc>
          <w:tcPr>
            <w:tcW w:w="1070" w:type="dxa"/>
            <w:tcBorders>
              <w:top w:val="nil"/>
              <w:left w:val="nil"/>
              <w:bottom w:val="single" w:sz="4" w:space="0" w:color="ACB9CA"/>
              <w:right w:val="single" w:sz="4" w:space="0" w:color="ACB9CA"/>
            </w:tcBorders>
            <w:shd w:val="clear" w:color="000000" w:fill="FFFFFF"/>
            <w:noWrap/>
            <w:vAlign w:val="center"/>
            <w:hideMark/>
          </w:tcPr>
          <w:p w14:paraId="4837F1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215673.4</w:t>
            </w:r>
          </w:p>
        </w:tc>
        <w:tc>
          <w:tcPr>
            <w:tcW w:w="1070" w:type="dxa"/>
            <w:tcBorders>
              <w:top w:val="nil"/>
              <w:left w:val="nil"/>
              <w:bottom w:val="single" w:sz="4" w:space="0" w:color="ACB9CA"/>
              <w:right w:val="single" w:sz="4" w:space="0" w:color="ACB9CA"/>
            </w:tcBorders>
            <w:shd w:val="clear" w:color="000000" w:fill="FFFFFF"/>
            <w:noWrap/>
            <w:vAlign w:val="center"/>
            <w:hideMark/>
          </w:tcPr>
          <w:p w14:paraId="2535AB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268949.5</w:t>
            </w:r>
          </w:p>
        </w:tc>
        <w:tc>
          <w:tcPr>
            <w:tcW w:w="1130" w:type="dxa"/>
            <w:tcBorders>
              <w:top w:val="nil"/>
              <w:left w:val="nil"/>
              <w:bottom w:val="single" w:sz="4" w:space="0" w:color="ACB9CA"/>
              <w:right w:val="single" w:sz="4" w:space="0" w:color="ACB9CA"/>
            </w:tcBorders>
            <w:shd w:val="clear" w:color="000000" w:fill="FFFFFF"/>
            <w:noWrap/>
            <w:vAlign w:val="center"/>
            <w:hideMark/>
          </w:tcPr>
          <w:p w14:paraId="16F5C4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c>
          <w:tcPr>
            <w:tcW w:w="1227" w:type="dxa"/>
            <w:tcBorders>
              <w:top w:val="nil"/>
              <w:left w:val="nil"/>
              <w:bottom w:val="single" w:sz="4" w:space="0" w:color="ACB9CA"/>
              <w:right w:val="single" w:sz="4" w:space="0" w:color="ACB9CA"/>
            </w:tcBorders>
            <w:shd w:val="clear" w:color="000000" w:fill="FFFFFF"/>
            <w:noWrap/>
            <w:vAlign w:val="center"/>
            <w:hideMark/>
          </w:tcPr>
          <w:p w14:paraId="6D710D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307753</w:t>
            </w:r>
          </w:p>
        </w:tc>
        <w:tc>
          <w:tcPr>
            <w:tcW w:w="1230" w:type="dxa"/>
            <w:tcBorders>
              <w:top w:val="nil"/>
              <w:left w:val="nil"/>
              <w:bottom w:val="single" w:sz="4" w:space="0" w:color="ACB9CA"/>
              <w:right w:val="single" w:sz="4" w:space="0" w:color="ACB9CA"/>
            </w:tcBorders>
            <w:shd w:val="clear" w:color="000000" w:fill="FFFFFF"/>
            <w:noWrap/>
            <w:vAlign w:val="center"/>
            <w:hideMark/>
          </w:tcPr>
          <w:p w14:paraId="25315B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A02F5A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EC34BF4"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65459F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2275</w:t>
            </w:r>
          </w:p>
        </w:tc>
        <w:tc>
          <w:tcPr>
            <w:tcW w:w="1366" w:type="dxa"/>
            <w:tcBorders>
              <w:top w:val="nil"/>
              <w:left w:val="nil"/>
              <w:bottom w:val="single" w:sz="4" w:space="0" w:color="ACB9CA"/>
              <w:right w:val="single" w:sz="4" w:space="0" w:color="ACB9CA"/>
            </w:tcBorders>
            <w:shd w:val="clear" w:color="000000" w:fill="FFFFFF"/>
            <w:noWrap/>
            <w:vAlign w:val="center"/>
            <w:hideMark/>
          </w:tcPr>
          <w:p w14:paraId="3B0836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11928.86</w:t>
            </w:r>
          </w:p>
        </w:tc>
        <w:tc>
          <w:tcPr>
            <w:tcW w:w="1070" w:type="dxa"/>
            <w:tcBorders>
              <w:top w:val="nil"/>
              <w:left w:val="nil"/>
              <w:bottom w:val="single" w:sz="4" w:space="0" w:color="ACB9CA"/>
              <w:right w:val="single" w:sz="4" w:space="0" w:color="ACB9CA"/>
            </w:tcBorders>
            <w:shd w:val="clear" w:color="000000" w:fill="FFFFFF"/>
            <w:noWrap/>
            <w:vAlign w:val="center"/>
            <w:hideMark/>
          </w:tcPr>
          <w:p w14:paraId="451CD3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15789.82</w:t>
            </w:r>
          </w:p>
        </w:tc>
        <w:tc>
          <w:tcPr>
            <w:tcW w:w="1070" w:type="dxa"/>
            <w:tcBorders>
              <w:top w:val="nil"/>
              <w:left w:val="nil"/>
              <w:bottom w:val="single" w:sz="4" w:space="0" w:color="ACB9CA"/>
              <w:right w:val="single" w:sz="4" w:space="0" w:color="ACB9CA"/>
            </w:tcBorders>
            <w:shd w:val="clear" w:color="000000" w:fill="FFFFFF"/>
            <w:noWrap/>
            <w:vAlign w:val="center"/>
            <w:hideMark/>
          </w:tcPr>
          <w:p w14:paraId="7DF9483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81250.58</w:t>
            </w:r>
          </w:p>
        </w:tc>
        <w:tc>
          <w:tcPr>
            <w:tcW w:w="1070" w:type="dxa"/>
            <w:tcBorders>
              <w:top w:val="nil"/>
              <w:left w:val="nil"/>
              <w:bottom w:val="single" w:sz="4" w:space="0" w:color="ACB9CA"/>
              <w:right w:val="single" w:sz="4" w:space="0" w:color="ACB9CA"/>
            </w:tcBorders>
            <w:shd w:val="clear" w:color="000000" w:fill="FFFFFF"/>
            <w:noWrap/>
            <w:vAlign w:val="center"/>
            <w:hideMark/>
          </w:tcPr>
          <w:p w14:paraId="5F551C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213744.5</w:t>
            </w:r>
          </w:p>
        </w:tc>
        <w:tc>
          <w:tcPr>
            <w:tcW w:w="1130" w:type="dxa"/>
            <w:tcBorders>
              <w:top w:val="nil"/>
              <w:left w:val="nil"/>
              <w:bottom w:val="single" w:sz="4" w:space="0" w:color="ACB9CA"/>
              <w:right w:val="single" w:sz="4" w:space="0" w:color="ACB9CA"/>
            </w:tcBorders>
            <w:shd w:val="clear" w:color="000000" w:fill="FFFFFF"/>
            <w:noWrap/>
            <w:vAlign w:val="center"/>
            <w:hideMark/>
          </w:tcPr>
          <w:p w14:paraId="5F2FB0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27" w:type="dxa"/>
            <w:tcBorders>
              <w:top w:val="nil"/>
              <w:left w:val="nil"/>
              <w:bottom w:val="single" w:sz="4" w:space="0" w:color="ACB9CA"/>
              <w:right w:val="single" w:sz="4" w:space="0" w:color="ACB9CA"/>
            </w:tcBorders>
            <w:shd w:val="clear" w:color="000000" w:fill="FFFFFF"/>
            <w:noWrap/>
            <w:vAlign w:val="center"/>
            <w:hideMark/>
          </w:tcPr>
          <w:p w14:paraId="438B50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282255</w:t>
            </w:r>
          </w:p>
        </w:tc>
        <w:tc>
          <w:tcPr>
            <w:tcW w:w="1230" w:type="dxa"/>
            <w:tcBorders>
              <w:top w:val="nil"/>
              <w:left w:val="nil"/>
              <w:bottom w:val="single" w:sz="4" w:space="0" w:color="ACB9CA"/>
              <w:right w:val="single" w:sz="4" w:space="0" w:color="ACB9CA"/>
            </w:tcBorders>
            <w:shd w:val="clear" w:color="000000" w:fill="FFFFFF"/>
            <w:noWrap/>
            <w:vAlign w:val="center"/>
            <w:hideMark/>
          </w:tcPr>
          <w:p w14:paraId="52A549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0AAD72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E978659"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2609ED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w:t>
            </w:r>
          </w:p>
        </w:tc>
        <w:tc>
          <w:tcPr>
            <w:tcW w:w="1366" w:type="dxa"/>
            <w:tcBorders>
              <w:top w:val="nil"/>
              <w:left w:val="nil"/>
              <w:bottom w:val="single" w:sz="4" w:space="0" w:color="ACB9CA"/>
              <w:right w:val="single" w:sz="4" w:space="0" w:color="ACB9CA"/>
            </w:tcBorders>
            <w:shd w:val="clear" w:color="000000" w:fill="FFFFFF"/>
            <w:noWrap/>
            <w:vAlign w:val="center"/>
            <w:hideMark/>
          </w:tcPr>
          <w:p w14:paraId="65E495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4086.13</w:t>
            </w:r>
          </w:p>
        </w:tc>
        <w:tc>
          <w:tcPr>
            <w:tcW w:w="1070" w:type="dxa"/>
            <w:tcBorders>
              <w:top w:val="nil"/>
              <w:left w:val="nil"/>
              <w:bottom w:val="single" w:sz="4" w:space="0" w:color="ACB9CA"/>
              <w:right w:val="single" w:sz="4" w:space="0" w:color="ACB9CA"/>
            </w:tcBorders>
            <w:shd w:val="clear" w:color="000000" w:fill="FFFFFF"/>
            <w:noWrap/>
            <w:vAlign w:val="center"/>
            <w:hideMark/>
          </w:tcPr>
          <w:p w14:paraId="0D44713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4683</w:t>
            </w:r>
          </w:p>
        </w:tc>
        <w:tc>
          <w:tcPr>
            <w:tcW w:w="1070" w:type="dxa"/>
            <w:tcBorders>
              <w:top w:val="nil"/>
              <w:left w:val="nil"/>
              <w:bottom w:val="single" w:sz="4" w:space="0" w:color="ACB9CA"/>
              <w:right w:val="single" w:sz="4" w:space="0" w:color="ACB9CA"/>
            </w:tcBorders>
            <w:shd w:val="clear" w:color="000000" w:fill="FFFFFF"/>
            <w:noWrap/>
            <w:vAlign w:val="center"/>
            <w:hideMark/>
          </w:tcPr>
          <w:p w14:paraId="15B88B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6723</w:t>
            </w:r>
          </w:p>
        </w:tc>
        <w:tc>
          <w:tcPr>
            <w:tcW w:w="1070" w:type="dxa"/>
            <w:tcBorders>
              <w:top w:val="nil"/>
              <w:left w:val="nil"/>
              <w:bottom w:val="single" w:sz="4" w:space="0" w:color="ACB9CA"/>
              <w:right w:val="single" w:sz="4" w:space="0" w:color="ACB9CA"/>
            </w:tcBorders>
            <w:shd w:val="clear" w:color="000000" w:fill="FFFFFF"/>
            <w:noWrap/>
            <w:vAlign w:val="center"/>
            <w:hideMark/>
          </w:tcPr>
          <w:p w14:paraId="63D12C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83263</w:t>
            </w:r>
          </w:p>
        </w:tc>
        <w:tc>
          <w:tcPr>
            <w:tcW w:w="1130" w:type="dxa"/>
            <w:tcBorders>
              <w:top w:val="nil"/>
              <w:left w:val="nil"/>
              <w:bottom w:val="single" w:sz="4" w:space="0" w:color="ACB9CA"/>
              <w:right w:val="single" w:sz="4" w:space="0" w:color="ACB9CA"/>
            </w:tcBorders>
            <w:shd w:val="clear" w:color="000000" w:fill="FFFFFF"/>
            <w:noWrap/>
            <w:vAlign w:val="center"/>
            <w:hideMark/>
          </w:tcPr>
          <w:p w14:paraId="6AA601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7D9DD9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265924</w:t>
            </w:r>
          </w:p>
        </w:tc>
        <w:tc>
          <w:tcPr>
            <w:tcW w:w="1230" w:type="dxa"/>
            <w:tcBorders>
              <w:top w:val="nil"/>
              <w:left w:val="nil"/>
              <w:bottom w:val="single" w:sz="4" w:space="0" w:color="ACB9CA"/>
              <w:right w:val="single" w:sz="4" w:space="0" w:color="ACB9CA"/>
            </w:tcBorders>
            <w:shd w:val="clear" w:color="000000" w:fill="FFFFFF"/>
            <w:noWrap/>
            <w:vAlign w:val="center"/>
            <w:hideMark/>
          </w:tcPr>
          <w:p w14:paraId="2BBD1A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637155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50BF48B"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1083" w:type="dxa"/>
            <w:tcBorders>
              <w:top w:val="nil"/>
              <w:left w:val="nil"/>
              <w:bottom w:val="single" w:sz="4" w:space="0" w:color="ACB9CA"/>
              <w:right w:val="single" w:sz="4" w:space="0" w:color="ACB9CA"/>
            </w:tcBorders>
            <w:shd w:val="clear" w:color="000000" w:fill="FFFFFF"/>
            <w:noWrap/>
            <w:vAlign w:val="center"/>
            <w:hideMark/>
          </w:tcPr>
          <w:p w14:paraId="36B12D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2557</w:t>
            </w:r>
          </w:p>
        </w:tc>
        <w:tc>
          <w:tcPr>
            <w:tcW w:w="1366" w:type="dxa"/>
            <w:tcBorders>
              <w:top w:val="nil"/>
              <w:left w:val="nil"/>
              <w:bottom w:val="single" w:sz="4" w:space="0" w:color="ACB9CA"/>
              <w:right w:val="single" w:sz="4" w:space="0" w:color="ACB9CA"/>
            </w:tcBorders>
            <w:shd w:val="clear" w:color="000000" w:fill="FFFFFF"/>
            <w:noWrap/>
            <w:vAlign w:val="center"/>
            <w:hideMark/>
          </w:tcPr>
          <w:p w14:paraId="4618FF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5876.93</w:t>
            </w:r>
          </w:p>
        </w:tc>
        <w:tc>
          <w:tcPr>
            <w:tcW w:w="1070" w:type="dxa"/>
            <w:tcBorders>
              <w:top w:val="nil"/>
              <w:left w:val="nil"/>
              <w:bottom w:val="single" w:sz="4" w:space="0" w:color="ACB9CA"/>
              <w:right w:val="single" w:sz="4" w:space="0" w:color="ACB9CA"/>
            </w:tcBorders>
            <w:shd w:val="clear" w:color="000000" w:fill="FFFFFF"/>
            <w:noWrap/>
            <w:vAlign w:val="center"/>
            <w:hideMark/>
          </w:tcPr>
          <w:p w14:paraId="4807B2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6731.48</w:t>
            </w:r>
          </w:p>
        </w:tc>
        <w:tc>
          <w:tcPr>
            <w:tcW w:w="1070" w:type="dxa"/>
            <w:tcBorders>
              <w:top w:val="nil"/>
              <w:left w:val="nil"/>
              <w:bottom w:val="single" w:sz="4" w:space="0" w:color="ACB9CA"/>
              <w:right w:val="single" w:sz="4" w:space="0" w:color="ACB9CA"/>
            </w:tcBorders>
            <w:shd w:val="clear" w:color="000000" w:fill="FFFFFF"/>
            <w:noWrap/>
            <w:vAlign w:val="center"/>
            <w:hideMark/>
          </w:tcPr>
          <w:p w14:paraId="6A6502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9470.36</w:t>
            </w:r>
          </w:p>
        </w:tc>
        <w:tc>
          <w:tcPr>
            <w:tcW w:w="1070" w:type="dxa"/>
            <w:tcBorders>
              <w:top w:val="nil"/>
              <w:left w:val="nil"/>
              <w:bottom w:val="single" w:sz="4" w:space="0" w:color="ACB9CA"/>
              <w:right w:val="single" w:sz="4" w:space="0" w:color="ACB9CA"/>
            </w:tcBorders>
            <w:shd w:val="clear" w:color="000000" w:fill="FFFFFF"/>
            <w:noWrap/>
            <w:vAlign w:val="center"/>
            <w:hideMark/>
          </w:tcPr>
          <w:p w14:paraId="40162B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135135</w:t>
            </w:r>
          </w:p>
        </w:tc>
        <w:tc>
          <w:tcPr>
            <w:tcW w:w="1130" w:type="dxa"/>
            <w:tcBorders>
              <w:top w:val="nil"/>
              <w:left w:val="nil"/>
              <w:bottom w:val="single" w:sz="4" w:space="0" w:color="ACB9CA"/>
              <w:right w:val="single" w:sz="4" w:space="0" w:color="ACB9CA"/>
            </w:tcBorders>
            <w:shd w:val="clear" w:color="000000" w:fill="FFFFFF"/>
            <w:noWrap/>
            <w:vAlign w:val="center"/>
            <w:hideMark/>
          </w:tcPr>
          <w:p w14:paraId="2D822F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227" w:type="dxa"/>
            <w:tcBorders>
              <w:top w:val="nil"/>
              <w:left w:val="nil"/>
              <w:bottom w:val="single" w:sz="4" w:space="0" w:color="ACB9CA"/>
              <w:right w:val="single" w:sz="4" w:space="0" w:color="ACB9CA"/>
            </w:tcBorders>
            <w:shd w:val="clear" w:color="000000" w:fill="FFFFFF"/>
            <w:noWrap/>
            <w:vAlign w:val="center"/>
            <w:hideMark/>
          </w:tcPr>
          <w:p w14:paraId="765A25B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296727</w:t>
            </w:r>
          </w:p>
        </w:tc>
        <w:tc>
          <w:tcPr>
            <w:tcW w:w="1230" w:type="dxa"/>
            <w:tcBorders>
              <w:top w:val="nil"/>
              <w:left w:val="nil"/>
              <w:bottom w:val="single" w:sz="4" w:space="0" w:color="ACB9CA"/>
              <w:right w:val="single" w:sz="4" w:space="0" w:color="ACB9CA"/>
            </w:tcBorders>
            <w:shd w:val="clear" w:color="000000" w:fill="FFFFFF"/>
            <w:noWrap/>
            <w:vAlign w:val="center"/>
            <w:hideMark/>
          </w:tcPr>
          <w:p w14:paraId="7B6614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D8278B0"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EDF6FF"/>
            <w:noWrap/>
            <w:vAlign w:val="center"/>
            <w:hideMark/>
          </w:tcPr>
          <w:p w14:paraId="5A3A93BB" w14:textId="77777777" w:rsidR="00BD4538" w:rsidRPr="00C47FE2" w:rsidRDefault="00BD4538" w:rsidP="00BD4538">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1083" w:type="dxa"/>
            <w:tcBorders>
              <w:top w:val="nil"/>
              <w:left w:val="nil"/>
              <w:bottom w:val="single" w:sz="4" w:space="0" w:color="ACB9CA"/>
              <w:right w:val="single" w:sz="4" w:space="0" w:color="ACB9CA"/>
            </w:tcBorders>
            <w:shd w:val="clear" w:color="000000" w:fill="EDF6FF"/>
            <w:noWrap/>
            <w:vAlign w:val="center"/>
            <w:hideMark/>
          </w:tcPr>
          <w:p w14:paraId="144240B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1501</w:t>
            </w:r>
          </w:p>
        </w:tc>
        <w:tc>
          <w:tcPr>
            <w:tcW w:w="1366" w:type="dxa"/>
            <w:tcBorders>
              <w:top w:val="nil"/>
              <w:left w:val="nil"/>
              <w:bottom w:val="single" w:sz="4" w:space="0" w:color="ACB9CA"/>
              <w:right w:val="single" w:sz="4" w:space="0" w:color="ACB9CA"/>
            </w:tcBorders>
            <w:shd w:val="clear" w:color="000000" w:fill="EDF6FF"/>
            <w:noWrap/>
            <w:vAlign w:val="center"/>
            <w:hideMark/>
          </w:tcPr>
          <w:p w14:paraId="4CB916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9857.92</w:t>
            </w:r>
          </w:p>
        </w:tc>
        <w:tc>
          <w:tcPr>
            <w:tcW w:w="1070" w:type="dxa"/>
            <w:tcBorders>
              <w:top w:val="nil"/>
              <w:left w:val="nil"/>
              <w:bottom w:val="single" w:sz="4" w:space="0" w:color="ACB9CA"/>
              <w:right w:val="single" w:sz="4" w:space="0" w:color="ACB9CA"/>
            </w:tcBorders>
            <w:shd w:val="clear" w:color="000000" w:fill="EDF6FF"/>
            <w:noWrap/>
            <w:vAlign w:val="center"/>
            <w:hideMark/>
          </w:tcPr>
          <w:p w14:paraId="7390CB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25940.93</w:t>
            </w:r>
          </w:p>
        </w:tc>
        <w:tc>
          <w:tcPr>
            <w:tcW w:w="1070" w:type="dxa"/>
            <w:tcBorders>
              <w:top w:val="nil"/>
              <w:left w:val="nil"/>
              <w:bottom w:val="single" w:sz="4" w:space="0" w:color="ACB9CA"/>
              <w:right w:val="single" w:sz="4" w:space="0" w:color="ACB9CA"/>
            </w:tcBorders>
            <w:shd w:val="clear" w:color="000000" w:fill="EDF6FF"/>
            <w:noWrap/>
            <w:vAlign w:val="center"/>
            <w:hideMark/>
          </w:tcPr>
          <w:p w14:paraId="14CFED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30556.04</w:t>
            </w:r>
          </w:p>
        </w:tc>
        <w:tc>
          <w:tcPr>
            <w:tcW w:w="1070" w:type="dxa"/>
            <w:tcBorders>
              <w:top w:val="nil"/>
              <w:left w:val="nil"/>
              <w:bottom w:val="single" w:sz="4" w:space="0" w:color="ACB9CA"/>
              <w:right w:val="single" w:sz="4" w:space="0" w:color="ACB9CA"/>
            </w:tcBorders>
            <w:shd w:val="clear" w:color="000000" w:fill="EDF6FF"/>
            <w:noWrap/>
            <w:vAlign w:val="center"/>
            <w:hideMark/>
          </w:tcPr>
          <w:p w14:paraId="07C59B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46774.49</w:t>
            </w:r>
          </w:p>
        </w:tc>
        <w:tc>
          <w:tcPr>
            <w:tcW w:w="1130" w:type="dxa"/>
            <w:tcBorders>
              <w:top w:val="nil"/>
              <w:left w:val="nil"/>
              <w:bottom w:val="single" w:sz="4" w:space="0" w:color="ACB9CA"/>
              <w:right w:val="single" w:sz="4" w:space="0" w:color="ACB9CA"/>
            </w:tcBorders>
            <w:shd w:val="clear" w:color="000000" w:fill="EDF6FF"/>
            <w:noWrap/>
            <w:vAlign w:val="center"/>
            <w:hideMark/>
          </w:tcPr>
          <w:p w14:paraId="42EC96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w:t>
            </w:r>
          </w:p>
        </w:tc>
        <w:tc>
          <w:tcPr>
            <w:tcW w:w="1227" w:type="dxa"/>
            <w:tcBorders>
              <w:top w:val="nil"/>
              <w:left w:val="nil"/>
              <w:bottom w:val="single" w:sz="4" w:space="0" w:color="ACB9CA"/>
              <w:right w:val="single" w:sz="4" w:space="0" w:color="ACB9CA"/>
            </w:tcBorders>
            <w:shd w:val="clear" w:color="000000" w:fill="EDF6FF"/>
            <w:noWrap/>
            <w:vAlign w:val="center"/>
            <w:hideMark/>
          </w:tcPr>
          <w:p w14:paraId="09606EF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279746</w:t>
            </w:r>
          </w:p>
        </w:tc>
        <w:tc>
          <w:tcPr>
            <w:tcW w:w="1230" w:type="dxa"/>
            <w:tcBorders>
              <w:top w:val="nil"/>
              <w:left w:val="nil"/>
              <w:bottom w:val="single" w:sz="4" w:space="0" w:color="ACB9CA"/>
              <w:right w:val="single" w:sz="4" w:space="0" w:color="ACB9CA"/>
            </w:tcBorders>
            <w:shd w:val="clear" w:color="000000" w:fill="EDF6FF"/>
            <w:noWrap/>
            <w:vAlign w:val="center"/>
            <w:hideMark/>
          </w:tcPr>
          <w:p w14:paraId="538DAF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115D03C2" w14:textId="77777777" w:rsidR="001A6FC7" w:rsidRPr="00C47FE2" w:rsidRDefault="001A6FC7" w:rsidP="00C822CB">
      <w:pPr>
        <w:pStyle w:val="Heading3"/>
        <w:rPr>
          <w:rFonts w:cs="Arial"/>
        </w:rPr>
      </w:pPr>
      <w:r w:rsidRPr="00C47FE2">
        <w:rPr>
          <w:rFonts w:cs="Arial"/>
        </w:rPr>
        <w:t>Errors Report</w:t>
      </w:r>
    </w:p>
    <w:tbl>
      <w:tblPr>
        <w:tblW w:w="8012" w:type="dxa"/>
        <w:tblInd w:w="93" w:type="dxa"/>
        <w:tblLook w:val="04A0" w:firstRow="1" w:lastRow="0" w:firstColumn="1" w:lastColumn="0" w:noHBand="0" w:noVBand="1"/>
      </w:tblPr>
      <w:tblGrid>
        <w:gridCol w:w="2462"/>
        <w:gridCol w:w="2529"/>
        <w:gridCol w:w="954"/>
        <w:gridCol w:w="2067"/>
      </w:tblGrid>
      <w:tr w:rsidR="00BD4538" w:rsidRPr="00C47FE2" w14:paraId="664C4F91" w14:textId="77777777" w:rsidTr="00637CF7">
        <w:trPr>
          <w:trHeight w:val="570"/>
        </w:trPr>
        <w:tc>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3865DADB"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14:paraId="3689D1E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14:paraId="60479783"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2067" w:type="dxa"/>
            <w:tcBorders>
              <w:top w:val="single" w:sz="4" w:space="0" w:color="ACB9CA"/>
              <w:left w:val="nil"/>
              <w:bottom w:val="single" w:sz="4" w:space="0" w:color="ACB9CA"/>
              <w:right w:val="single" w:sz="4" w:space="0" w:color="ACB9CA"/>
            </w:tcBorders>
            <w:shd w:val="clear" w:color="000000" w:fill="F4F9FE"/>
            <w:vAlign w:val="bottom"/>
            <w:hideMark/>
          </w:tcPr>
          <w:p w14:paraId="159ACE80" w14:textId="77777777" w:rsidR="00637CF7" w:rsidRDefault="00637CF7" w:rsidP="00637CF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p>
          <w:p w14:paraId="358C66B0" w14:textId="4345DCF3" w:rsidR="00BD4538" w:rsidRPr="00C47FE2" w:rsidRDefault="00637CF7" w:rsidP="00637CF7">
            <w:pPr>
              <w:spacing w:before="0" w:after="0" w:line="240" w:lineRule="auto"/>
              <w:rPr>
                <w:rFonts w:eastAsia="Times New Roman" w:cs="Arial"/>
                <w:b/>
                <w:bCs/>
                <w:color w:val="4B4B63"/>
                <w:sz w:val="18"/>
                <w:szCs w:val="18"/>
                <w:lang w:val="en-US"/>
              </w:rPr>
            </w:pPr>
            <w:r>
              <w:rPr>
                <w:rFonts w:eastAsia="Times New Roman" w:cs="Arial"/>
                <w:b/>
                <w:bCs/>
                <w:color w:val="4B4B63"/>
                <w:sz w:val="18"/>
                <w:szCs w:val="18"/>
                <w:lang w:val="en-US"/>
              </w:rPr>
              <w:t>(% Errors/ Total #samples)</w:t>
            </w:r>
          </w:p>
        </w:tc>
      </w:tr>
      <w:tr w:rsidR="00637CF7" w:rsidRPr="00C47FE2" w14:paraId="507DBA81" w14:textId="77777777" w:rsidTr="00637CF7">
        <w:trPr>
          <w:trHeight w:val="300"/>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
          <w:p w14:paraId="18956185"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14:paraId="35CAD7C0"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14:paraId="41C3AF93"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178</w:t>
            </w:r>
          </w:p>
        </w:tc>
        <w:tc>
          <w:tcPr>
            <w:tcW w:w="2067" w:type="dxa"/>
            <w:vMerge w:val="restart"/>
            <w:tcBorders>
              <w:top w:val="nil"/>
              <w:left w:val="nil"/>
              <w:right w:val="single" w:sz="4" w:space="0" w:color="ACB9CA"/>
            </w:tcBorders>
            <w:shd w:val="clear" w:color="000000" w:fill="FFFFFF"/>
            <w:noWrap/>
            <w:vAlign w:val="center"/>
            <w:hideMark/>
          </w:tcPr>
          <w:p w14:paraId="0B33778B" w14:textId="40C8B938" w:rsidR="00637CF7" w:rsidRPr="00C47FE2" w:rsidRDefault="00637CF7" w:rsidP="00BD4538">
            <w:pPr>
              <w:spacing w:before="0" w:after="0" w:line="240" w:lineRule="auto"/>
              <w:rPr>
                <w:rFonts w:eastAsia="Times New Roman" w:cs="Arial"/>
                <w:color w:val="4B4B63"/>
                <w:sz w:val="20"/>
                <w:szCs w:val="20"/>
                <w:lang w:val="en-US"/>
              </w:rPr>
            </w:pPr>
            <w:r>
              <w:rPr>
                <w:rFonts w:eastAsia="Times New Roman" w:cs="Arial"/>
                <w:color w:val="4B4B63"/>
                <w:sz w:val="20"/>
                <w:szCs w:val="20"/>
                <w:lang w:val="en-US"/>
              </w:rPr>
              <w:t>7.66</w:t>
            </w:r>
          </w:p>
        </w:tc>
      </w:tr>
      <w:tr w:rsidR="00637CF7" w:rsidRPr="00C47FE2" w14:paraId="0984E56C" w14:textId="77777777" w:rsidTr="00637CF7">
        <w:trPr>
          <w:trHeight w:val="300"/>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
          <w:p w14:paraId="0268CABF"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
          <w:p w14:paraId="0936B9BD"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954" w:type="dxa"/>
            <w:tcBorders>
              <w:top w:val="nil"/>
              <w:left w:val="nil"/>
              <w:bottom w:val="single" w:sz="4" w:space="0" w:color="ACB9CA"/>
              <w:right w:val="single" w:sz="4" w:space="0" w:color="ACB9CA"/>
            </w:tcBorders>
            <w:shd w:val="clear" w:color="000000" w:fill="FFFFFF"/>
            <w:noWrap/>
            <w:vAlign w:val="center"/>
            <w:hideMark/>
          </w:tcPr>
          <w:p w14:paraId="13802B8E"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314</w:t>
            </w:r>
          </w:p>
        </w:tc>
        <w:tc>
          <w:tcPr>
            <w:tcW w:w="2067" w:type="dxa"/>
            <w:vMerge/>
            <w:tcBorders>
              <w:left w:val="nil"/>
              <w:right w:val="single" w:sz="4" w:space="0" w:color="ACB9CA"/>
            </w:tcBorders>
            <w:shd w:val="clear" w:color="000000" w:fill="FFFFFF"/>
            <w:noWrap/>
            <w:vAlign w:val="center"/>
            <w:hideMark/>
          </w:tcPr>
          <w:p w14:paraId="3713B148" w14:textId="3E8FBAB5" w:rsidR="00637CF7" w:rsidRPr="00C47FE2" w:rsidRDefault="00637CF7" w:rsidP="00BD4538">
            <w:pPr>
              <w:spacing w:before="0" w:after="0" w:line="240" w:lineRule="auto"/>
              <w:rPr>
                <w:rFonts w:eastAsia="Times New Roman" w:cs="Arial"/>
                <w:color w:val="4B4B63"/>
                <w:sz w:val="20"/>
                <w:szCs w:val="20"/>
                <w:lang w:val="en-US"/>
              </w:rPr>
            </w:pPr>
          </w:p>
        </w:tc>
      </w:tr>
      <w:tr w:rsidR="00637CF7" w:rsidRPr="00C47FE2" w14:paraId="2C555FCB" w14:textId="77777777" w:rsidTr="00637CF7">
        <w:trPr>
          <w:trHeight w:val="1500"/>
        </w:trPr>
        <w:tc>
          <w:tcPr>
            <w:tcW w:w="2462" w:type="dxa"/>
            <w:tcBorders>
              <w:top w:val="nil"/>
              <w:left w:val="single" w:sz="4" w:space="0" w:color="ACB9CA"/>
              <w:bottom w:val="single" w:sz="4" w:space="0" w:color="ACB9CA"/>
              <w:right w:val="single" w:sz="4" w:space="0" w:color="ACB9CA"/>
            </w:tcBorders>
            <w:shd w:val="clear" w:color="000000" w:fill="FFFFFF"/>
            <w:vAlign w:val="center"/>
            <w:hideMark/>
          </w:tcPr>
          <w:p w14:paraId="4A621C54"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Non HTTP response code: </w:t>
            </w:r>
            <w:proofErr w:type="spellStart"/>
            <w:r w:rsidRPr="00C47FE2">
              <w:rPr>
                <w:rFonts w:eastAsia="Times New Roman" w:cs="Arial"/>
                <w:color w:val="4B4B63"/>
                <w:sz w:val="20"/>
                <w:szCs w:val="20"/>
                <w:lang w:val="en-US"/>
              </w:rPr>
              <w:t>java.net.SocketException</w:t>
            </w:r>
            <w:proofErr w:type="spellEnd"/>
          </w:p>
        </w:tc>
        <w:tc>
          <w:tcPr>
            <w:tcW w:w="2529" w:type="dxa"/>
            <w:tcBorders>
              <w:top w:val="nil"/>
              <w:left w:val="nil"/>
              <w:bottom w:val="single" w:sz="4" w:space="0" w:color="ACB9CA"/>
              <w:right w:val="single" w:sz="4" w:space="0" w:color="ACB9CA"/>
            </w:tcBorders>
            <w:shd w:val="clear" w:color="000000" w:fill="FFFFFF"/>
            <w:vAlign w:val="center"/>
            <w:hideMark/>
          </w:tcPr>
          <w:p w14:paraId="30E58FEB"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954" w:type="dxa"/>
            <w:tcBorders>
              <w:top w:val="nil"/>
              <w:left w:val="nil"/>
              <w:bottom w:val="single" w:sz="4" w:space="0" w:color="ACB9CA"/>
              <w:right w:val="single" w:sz="4" w:space="0" w:color="ACB9CA"/>
            </w:tcBorders>
            <w:shd w:val="clear" w:color="000000" w:fill="FFFFFF"/>
            <w:noWrap/>
            <w:vAlign w:val="center"/>
            <w:hideMark/>
          </w:tcPr>
          <w:p w14:paraId="71CEF632"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w:t>
            </w:r>
          </w:p>
        </w:tc>
        <w:tc>
          <w:tcPr>
            <w:tcW w:w="2067" w:type="dxa"/>
            <w:vMerge/>
            <w:tcBorders>
              <w:left w:val="nil"/>
              <w:bottom w:val="single" w:sz="4" w:space="0" w:color="ACB9CA"/>
              <w:right w:val="single" w:sz="4" w:space="0" w:color="ACB9CA"/>
            </w:tcBorders>
            <w:shd w:val="clear" w:color="000000" w:fill="FFFFFF"/>
            <w:noWrap/>
            <w:vAlign w:val="center"/>
            <w:hideMark/>
          </w:tcPr>
          <w:p w14:paraId="2BC7D579" w14:textId="4FE99C43" w:rsidR="00637CF7" w:rsidRPr="00C47FE2" w:rsidRDefault="00637CF7" w:rsidP="00BD4538">
            <w:pPr>
              <w:spacing w:before="0" w:after="0" w:line="240" w:lineRule="auto"/>
              <w:rPr>
                <w:rFonts w:eastAsia="Times New Roman" w:cs="Arial"/>
                <w:color w:val="4B4B63"/>
                <w:sz w:val="20"/>
                <w:szCs w:val="20"/>
                <w:lang w:val="en-US"/>
              </w:rPr>
            </w:pPr>
          </w:p>
        </w:tc>
      </w:tr>
    </w:tbl>
    <w:p w14:paraId="7467F3B1" w14:textId="77777777" w:rsidR="00CC756A" w:rsidRDefault="00CC756A" w:rsidP="005C3224">
      <w:pPr>
        <w:pStyle w:val="Heading2"/>
        <w:rPr>
          <w:rFonts w:cs="Arial"/>
        </w:rPr>
      </w:pPr>
      <w:bookmarkStart w:id="2010" w:name="_Toc477557847"/>
      <w:bookmarkStart w:id="2011" w:name="_Toc477557848"/>
      <w:bookmarkStart w:id="2012" w:name="_Toc477880752"/>
      <w:bookmarkEnd w:id="2010"/>
      <w:bookmarkEnd w:id="2011"/>
      <w:r w:rsidRPr="00C47FE2">
        <w:rPr>
          <w:rFonts w:cs="Arial"/>
        </w:rPr>
        <w:t>Test Run 6</w:t>
      </w:r>
      <w:r w:rsidR="005C3224" w:rsidRPr="00C47FE2">
        <w:rPr>
          <w:rFonts w:cs="Arial"/>
        </w:rPr>
        <w:t xml:space="preserve"> – Baseline Two Hour Load Test</w:t>
      </w:r>
      <w:bookmarkEnd w:id="2012"/>
    </w:p>
    <w:p w14:paraId="52FCCC01" w14:textId="77777777" w:rsidR="00875EA5" w:rsidRPr="00C47FE2" w:rsidRDefault="00875EA5" w:rsidP="00875EA5">
      <w:pPr>
        <w:numPr>
          <w:ilvl w:val="0"/>
          <w:numId w:val="15"/>
        </w:numPr>
        <w:spacing w:before="60" w:after="120" w:line="320" w:lineRule="exact"/>
        <w:jc w:val="both"/>
        <w:rPr>
          <w:rFonts w:cs="Arial"/>
        </w:rPr>
      </w:pPr>
      <w:r w:rsidRPr="00C47FE2">
        <w:rPr>
          <w:rFonts w:cs="Arial"/>
        </w:rPr>
        <w:t>Duration: 1 hour, 51 minutes</w:t>
      </w:r>
    </w:p>
    <w:p w14:paraId="5CCBBE37" w14:textId="77777777" w:rsidR="005C3224" w:rsidRPr="00C47FE2" w:rsidRDefault="005C3224" w:rsidP="005C3224">
      <w:pPr>
        <w:rPr>
          <w:rFonts w:cs="Arial"/>
          <w:b/>
        </w:rPr>
      </w:pPr>
      <w:r w:rsidRPr="00C47FE2">
        <w:rPr>
          <w:rFonts w:cs="Arial"/>
          <w:b/>
        </w:rPr>
        <w:t xml:space="preserve">Observations </w:t>
      </w:r>
    </w:p>
    <w:p w14:paraId="0F4D2CF5" w14:textId="77777777" w:rsidR="001A6FC7" w:rsidRPr="00C47FE2" w:rsidRDefault="001A6FC7" w:rsidP="005C3224">
      <w:pPr>
        <w:pStyle w:val="Heading3"/>
        <w:rPr>
          <w:rFonts w:cs="Arial"/>
        </w:rPr>
      </w:pPr>
      <w:r w:rsidRPr="00C47FE2">
        <w:rPr>
          <w:rFonts w:cs="Arial"/>
        </w:rPr>
        <w:t>Request Statistics</w:t>
      </w:r>
    </w:p>
    <w:tbl>
      <w:tblPr>
        <w:tblW w:w="12445" w:type="dxa"/>
        <w:tblInd w:w="93" w:type="dxa"/>
        <w:tblLook w:val="04A0" w:firstRow="1" w:lastRow="0" w:firstColumn="1" w:lastColumn="0" w:noHBand="0" w:noVBand="1"/>
        <w:tblPrChange w:id="2013" w:author="khanguyen" w:date="2017-03-17T22:59:00Z">
          <w:tblPr>
            <w:tblW w:w="12433" w:type="dxa"/>
            <w:tblInd w:w="93" w:type="dxa"/>
            <w:tblLook w:val="04A0" w:firstRow="1" w:lastRow="0" w:firstColumn="1" w:lastColumn="0" w:noHBand="0" w:noVBand="1"/>
          </w:tblPr>
        </w:tblPrChange>
      </w:tblPr>
      <w:tblGrid>
        <w:gridCol w:w="3586"/>
        <w:gridCol w:w="966"/>
        <w:gridCol w:w="1299"/>
        <w:gridCol w:w="1070"/>
        <w:gridCol w:w="1070"/>
        <w:gridCol w:w="1070"/>
        <w:gridCol w:w="1077"/>
        <w:gridCol w:w="1077"/>
        <w:gridCol w:w="1230"/>
        <w:tblGridChange w:id="2014">
          <w:tblGrid>
            <w:gridCol w:w="3586"/>
            <w:gridCol w:w="966"/>
            <w:gridCol w:w="1299"/>
            <w:gridCol w:w="1070"/>
            <w:gridCol w:w="1070"/>
            <w:gridCol w:w="1070"/>
            <w:gridCol w:w="1077"/>
            <w:gridCol w:w="1077"/>
            <w:gridCol w:w="1230"/>
          </w:tblGrid>
        </w:tblGridChange>
      </w:tblGrid>
      <w:tr w:rsidR="00FC3BDD" w:rsidRPr="00C47FE2" w14:paraId="17C71736" w14:textId="77777777" w:rsidTr="00BC68F6">
        <w:trPr>
          <w:trHeight w:val="855"/>
          <w:trPrChange w:id="2015" w:author="khanguyen" w:date="2017-03-17T22:59:00Z">
            <w:trPr>
              <w:trHeight w:val="855"/>
            </w:trPr>
          </w:trPrChange>
        </w:trPr>
        <w:tc>
          <w:tcPr>
            <w:tcW w:w="358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2016" w:author="khanguyen" w:date="2017-03-17T22:59:00Z">
              <w:tcPr>
                <w:tcW w:w="358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1EC278D7"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966" w:type="dxa"/>
            <w:tcBorders>
              <w:top w:val="single" w:sz="4" w:space="0" w:color="ACB9CA"/>
              <w:left w:val="nil"/>
              <w:bottom w:val="single" w:sz="4" w:space="0" w:color="ACB9CA"/>
              <w:right w:val="single" w:sz="4" w:space="0" w:color="ACB9CA"/>
            </w:tcBorders>
            <w:shd w:val="clear" w:color="000000" w:fill="F4F9FE"/>
            <w:vAlign w:val="bottom"/>
            <w:hideMark/>
            <w:tcPrChange w:id="2017" w:author="khanguyen" w:date="2017-03-17T22:59:00Z">
              <w:tcPr>
                <w:tcW w:w="966"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5A28EAC"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Change w:id="2018" w:author="khanguyen" w:date="2017-03-17T22:59:00Z">
              <w:tcPr>
                <w:tcW w:w="1299"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84829A9"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Change w:id="2019" w:author="khanguyen" w:date="2017-03-17T22:59:00Z">
              <w:tcPr>
                <w:tcW w:w="107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337315AE"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Change w:id="2020" w:author="khanguyen" w:date="2017-03-17T22:59:00Z">
              <w:tcPr>
                <w:tcW w:w="107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1139385"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Change w:id="2021" w:author="khanguyen" w:date="2017-03-17T22:59:00Z">
              <w:tcPr>
                <w:tcW w:w="107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470F30F4"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7" w:type="dxa"/>
            <w:tcBorders>
              <w:top w:val="single" w:sz="4" w:space="0" w:color="ACB9CA"/>
              <w:left w:val="nil"/>
              <w:bottom w:val="single" w:sz="4" w:space="0" w:color="ACB9CA"/>
              <w:right w:val="single" w:sz="4" w:space="0" w:color="ACB9CA"/>
            </w:tcBorders>
            <w:shd w:val="clear" w:color="000000" w:fill="F4F9FE"/>
            <w:vAlign w:val="bottom"/>
            <w:hideMark/>
            <w:tcPrChange w:id="2022" w:author="khanguyen" w:date="2017-03-17T22:59:00Z">
              <w:tcPr>
                <w:tcW w:w="1071"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CD5E01A"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077" w:type="dxa"/>
            <w:tcBorders>
              <w:top w:val="single" w:sz="4" w:space="0" w:color="ACB9CA"/>
              <w:left w:val="nil"/>
              <w:bottom w:val="single" w:sz="4" w:space="0" w:color="ACB9CA"/>
              <w:right w:val="single" w:sz="4" w:space="0" w:color="ACB9CA"/>
            </w:tcBorders>
            <w:shd w:val="clear" w:color="000000" w:fill="F4F9FE"/>
            <w:vAlign w:val="bottom"/>
            <w:hideMark/>
            <w:tcPrChange w:id="2023" w:author="khanguyen" w:date="2017-03-17T22:59:00Z">
              <w:tcPr>
                <w:tcW w:w="1071"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40308A8"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w:t>
            </w:r>
            <w:proofErr w:type="spellStart"/>
            <w:r w:rsidRPr="00C47FE2">
              <w:rPr>
                <w:rFonts w:eastAsia="Times New Roman" w:cs="Arial"/>
                <w:b/>
                <w:bCs/>
                <w:color w:val="4B4B63"/>
                <w:sz w:val="18"/>
                <w:szCs w:val="18"/>
                <w:lang w:val="en-US"/>
              </w:rPr>
              <w:t>ms</w:t>
            </w:r>
            <w:proofErr w:type="spellEnd"/>
            <w:r w:rsidRPr="00C47FE2">
              <w:rPr>
                <w:rFonts w:eastAsia="Times New Roman" w:cs="Arial"/>
                <w:b/>
                <w:bCs/>
                <w:color w:val="4B4B63"/>
                <w:sz w:val="18"/>
                <w:szCs w:val="18"/>
                <w:lang w:val="en-US"/>
              </w:rPr>
              <w:t>)</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Change w:id="2024" w:author="khanguyen" w:date="2017-03-17T22:59:00Z">
              <w:tcPr>
                <w:tcW w:w="123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36FEC40"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FC3BDD" w:rsidRPr="00C47FE2" w14:paraId="0C95DAF3" w14:textId="77777777" w:rsidTr="00BC68F6">
        <w:trPr>
          <w:trHeight w:val="300"/>
          <w:trPrChange w:id="20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339CA32"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Back_to_Project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B0EAB3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w:t>
            </w:r>
          </w:p>
        </w:tc>
        <w:tc>
          <w:tcPr>
            <w:tcW w:w="1299" w:type="dxa"/>
            <w:tcBorders>
              <w:top w:val="nil"/>
              <w:left w:val="nil"/>
              <w:bottom w:val="single" w:sz="4" w:space="0" w:color="ACB9CA"/>
              <w:right w:val="single" w:sz="4" w:space="0" w:color="ACB9CA"/>
            </w:tcBorders>
            <w:shd w:val="clear" w:color="000000" w:fill="FFFFFF"/>
            <w:noWrap/>
            <w:vAlign w:val="center"/>
            <w:hideMark/>
            <w:tcPrChange w:id="20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CCC43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258.75</w:t>
            </w:r>
          </w:p>
        </w:tc>
        <w:tc>
          <w:tcPr>
            <w:tcW w:w="1070" w:type="dxa"/>
            <w:tcBorders>
              <w:top w:val="nil"/>
              <w:left w:val="nil"/>
              <w:bottom w:val="single" w:sz="4" w:space="0" w:color="ACB9CA"/>
              <w:right w:val="single" w:sz="4" w:space="0" w:color="ACB9CA"/>
            </w:tcBorders>
            <w:shd w:val="clear" w:color="000000" w:fill="FFFFFF"/>
            <w:noWrap/>
            <w:vAlign w:val="center"/>
            <w:hideMark/>
            <w:tcPrChange w:id="20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346D8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555</w:t>
            </w:r>
          </w:p>
        </w:tc>
        <w:tc>
          <w:tcPr>
            <w:tcW w:w="1070" w:type="dxa"/>
            <w:tcBorders>
              <w:top w:val="nil"/>
              <w:left w:val="nil"/>
              <w:bottom w:val="single" w:sz="4" w:space="0" w:color="ACB9CA"/>
              <w:right w:val="single" w:sz="4" w:space="0" w:color="ACB9CA"/>
            </w:tcBorders>
            <w:shd w:val="clear" w:color="000000" w:fill="FFFFFF"/>
            <w:noWrap/>
            <w:vAlign w:val="center"/>
            <w:hideMark/>
            <w:tcPrChange w:id="20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FE3CDA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w:t>
            </w:r>
          </w:p>
        </w:tc>
        <w:tc>
          <w:tcPr>
            <w:tcW w:w="1070" w:type="dxa"/>
            <w:tcBorders>
              <w:top w:val="nil"/>
              <w:left w:val="nil"/>
              <w:bottom w:val="single" w:sz="4" w:space="0" w:color="ACB9CA"/>
              <w:right w:val="single" w:sz="4" w:space="0" w:color="ACB9CA"/>
            </w:tcBorders>
            <w:shd w:val="clear" w:color="000000" w:fill="FFFFFF"/>
            <w:noWrap/>
            <w:vAlign w:val="center"/>
            <w:hideMark/>
            <w:tcPrChange w:id="20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1541E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c>
          <w:tcPr>
            <w:tcW w:w="1077" w:type="dxa"/>
            <w:tcBorders>
              <w:top w:val="nil"/>
              <w:left w:val="nil"/>
              <w:bottom w:val="single" w:sz="4" w:space="0" w:color="ACB9CA"/>
              <w:right w:val="single" w:sz="4" w:space="0" w:color="ACB9CA"/>
            </w:tcBorders>
            <w:shd w:val="clear" w:color="000000" w:fill="FFFFFF"/>
            <w:noWrap/>
            <w:vAlign w:val="center"/>
            <w:hideMark/>
            <w:tcPrChange w:id="20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326217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0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8DE4B7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5401</w:t>
            </w:r>
          </w:p>
        </w:tc>
        <w:tc>
          <w:tcPr>
            <w:tcW w:w="1230" w:type="dxa"/>
            <w:tcBorders>
              <w:top w:val="nil"/>
              <w:left w:val="nil"/>
              <w:bottom w:val="single" w:sz="4" w:space="0" w:color="ACB9CA"/>
              <w:right w:val="single" w:sz="4" w:space="0" w:color="ACB9CA"/>
            </w:tcBorders>
            <w:shd w:val="clear" w:color="000000" w:fill="FFFFFF"/>
            <w:noWrap/>
            <w:vAlign w:val="center"/>
            <w:hideMark/>
            <w:tcPrChange w:id="20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302C6E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896017" w14:textId="77777777" w:rsidTr="00BC68F6">
        <w:trPr>
          <w:trHeight w:val="300"/>
          <w:trPrChange w:id="20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BFD4AE1"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F2E993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2829</w:t>
            </w:r>
          </w:p>
        </w:tc>
        <w:tc>
          <w:tcPr>
            <w:tcW w:w="1299" w:type="dxa"/>
            <w:tcBorders>
              <w:top w:val="nil"/>
              <w:left w:val="nil"/>
              <w:bottom w:val="single" w:sz="4" w:space="0" w:color="ACB9CA"/>
              <w:right w:val="single" w:sz="4" w:space="0" w:color="ACB9CA"/>
            </w:tcBorders>
            <w:shd w:val="clear" w:color="000000" w:fill="FFFFFF"/>
            <w:noWrap/>
            <w:vAlign w:val="center"/>
            <w:hideMark/>
            <w:tcPrChange w:id="20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9B7C59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c>
          <w:tcPr>
            <w:tcW w:w="1070" w:type="dxa"/>
            <w:tcBorders>
              <w:top w:val="nil"/>
              <w:left w:val="nil"/>
              <w:bottom w:val="single" w:sz="4" w:space="0" w:color="ACB9CA"/>
              <w:right w:val="single" w:sz="4" w:space="0" w:color="ACB9CA"/>
            </w:tcBorders>
            <w:shd w:val="clear" w:color="000000" w:fill="FFFFFF"/>
            <w:noWrap/>
            <w:vAlign w:val="center"/>
            <w:hideMark/>
            <w:tcPrChange w:id="20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A24152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434.7</w:t>
            </w:r>
          </w:p>
        </w:tc>
        <w:tc>
          <w:tcPr>
            <w:tcW w:w="1070" w:type="dxa"/>
            <w:tcBorders>
              <w:top w:val="nil"/>
              <w:left w:val="nil"/>
              <w:bottom w:val="single" w:sz="4" w:space="0" w:color="ACB9CA"/>
              <w:right w:val="single" w:sz="4" w:space="0" w:color="ACB9CA"/>
            </w:tcBorders>
            <w:shd w:val="clear" w:color="000000" w:fill="FFFFFF"/>
            <w:noWrap/>
            <w:vAlign w:val="center"/>
            <w:hideMark/>
            <w:tcPrChange w:id="20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4BAD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611.69</w:t>
            </w:r>
          </w:p>
        </w:tc>
        <w:tc>
          <w:tcPr>
            <w:tcW w:w="1070" w:type="dxa"/>
            <w:tcBorders>
              <w:top w:val="nil"/>
              <w:left w:val="nil"/>
              <w:bottom w:val="single" w:sz="4" w:space="0" w:color="ACB9CA"/>
              <w:right w:val="single" w:sz="4" w:space="0" w:color="ACB9CA"/>
            </w:tcBorders>
            <w:shd w:val="clear" w:color="000000" w:fill="FFFFFF"/>
            <w:noWrap/>
            <w:vAlign w:val="center"/>
            <w:hideMark/>
            <w:tcPrChange w:id="20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3A43D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1716.12</w:t>
            </w:r>
          </w:p>
        </w:tc>
        <w:tc>
          <w:tcPr>
            <w:tcW w:w="1077" w:type="dxa"/>
            <w:tcBorders>
              <w:top w:val="nil"/>
              <w:left w:val="nil"/>
              <w:bottom w:val="single" w:sz="4" w:space="0" w:color="ACB9CA"/>
              <w:right w:val="single" w:sz="4" w:space="0" w:color="ACB9CA"/>
            </w:tcBorders>
            <w:shd w:val="clear" w:color="000000" w:fill="FFFFFF"/>
            <w:noWrap/>
            <w:vAlign w:val="center"/>
            <w:hideMark/>
            <w:tcPrChange w:id="20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49FFA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0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AE079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5101</w:t>
            </w:r>
          </w:p>
        </w:tc>
        <w:tc>
          <w:tcPr>
            <w:tcW w:w="1230" w:type="dxa"/>
            <w:tcBorders>
              <w:top w:val="nil"/>
              <w:left w:val="nil"/>
              <w:bottom w:val="single" w:sz="4" w:space="0" w:color="ACB9CA"/>
              <w:right w:val="single" w:sz="4" w:space="0" w:color="ACB9CA"/>
            </w:tcBorders>
            <w:shd w:val="clear" w:color="000000" w:fill="FFFFFF"/>
            <w:noWrap/>
            <w:vAlign w:val="center"/>
            <w:hideMark/>
            <w:tcPrChange w:id="20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A26F0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79242F5" w14:textId="77777777" w:rsidTr="00BC68F6">
        <w:trPr>
          <w:trHeight w:val="300"/>
          <w:trPrChange w:id="20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B382D51"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Click_Add_Expense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52F69E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1306</w:t>
            </w:r>
          </w:p>
        </w:tc>
        <w:tc>
          <w:tcPr>
            <w:tcW w:w="1299" w:type="dxa"/>
            <w:tcBorders>
              <w:top w:val="nil"/>
              <w:left w:val="nil"/>
              <w:bottom w:val="single" w:sz="4" w:space="0" w:color="ACB9CA"/>
              <w:right w:val="single" w:sz="4" w:space="0" w:color="ACB9CA"/>
            </w:tcBorders>
            <w:shd w:val="clear" w:color="000000" w:fill="FFFFFF"/>
            <w:noWrap/>
            <w:vAlign w:val="center"/>
            <w:hideMark/>
            <w:tcPrChange w:id="20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6FE5E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123.42</w:t>
            </w:r>
          </w:p>
        </w:tc>
        <w:tc>
          <w:tcPr>
            <w:tcW w:w="1070" w:type="dxa"/>
            <w:tcBorders>
              <w:top w:val="nil"/>
              <w:left w:val="nil"/>
              <w:bottom w:val="single" w:sz="4" w:space="0" w:color="ACB9CA"/>
              <w:right w:val="single" w:sz="4" w:space="0" w:color="ACB9CA"/>
            </w:tcBorders>
            <w:shd w:val="clear" w:color="000000" w:fill="FFFFFF"/>
            <w:noWrap/>
            <w:vAlign w:val="center"/>
            <w:hideMark/>
            <w:tcPrChange w:id="20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77BDB9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304.03</w:t>
            </w:r>
          </w:p>
        </w:tc>
        <w:tc>
          <w:tcPr>
            <w:tcW w:w="1070" w:type="dxa"/>
            <w:tcBorders>
              <w:top w:val="nil"/>
              <w:left w:val="nil"/>
              <w:bottom w:val="single" w:sz="4" w:space="0" w:color="ACB9CA"/>
              <w:right w:val="single" w:sz="4" w:space="0" w:color="ACB9CA"/>
            </w:tcBorders>
            <w:shd w:val="clear" w:color="000000" w:fill="FFFFFF"/>
            <w:noWrap/>
            <w:vAlign w:val="center"/>
            <w:hideMark/>
            <w:tcPrChange w:id="20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A5200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560.62</w:t>
            </w:r>
          </w:p>
        </w:tc>
        <w:tc>
          <w:tcPr>
            <w:tcW w:w="1070" w:type="dxa"/>
            <w:tcBorders>
              <w:top w:val="nil"/>
              <w:left w:val="nil"/>
              <w:bottom w:val="single" w:sz="4" w:space="0" w:color="ACB9CA"/>
              <w:right w:val="single" w:sz="4" w:space="0" w:color="ACB9CA"/>
            </w:tcBorders>
            <w:shd w:val="clear" w:color="000000" w:fill="FFFFFF"/>
            <w:noWrap/>
            <w:vAlign w:val="center"/>
            <w:hideMark/>
            <w:tcPrChange w:id="20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CB830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1140.31</w:t>
            </w:r>
          </w:p>
        </w:tc>
        <w:tc>
          <w:tcPr>
            <w:tcW w:w="1077" w:type="dxa"/>
            <w:tcBorders>
              <w:top w:val="nil"/>
              <w:left w:val="nil"/>
              <w:bottom w:val="single" w:sz="4" w:space="0" w:color="ACB9CA"/>
              <w:right w:val="single" w:sz="4" w:space="0" w:color="ACB9CA"/>
            </w:tcBorders>
            <w:shd w:val="clear" w:color="000000" w:fill="FFFFFF"/>
            <w:noWrap/>
            <w:vAlign w:val="center"/>
            <w:hideMark/>
            <w:tcPrChange w:id="20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C6EFB3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20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8A7312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4801</w:t>
            </w:r>
          </w:p>
        </w:tc>
        <w:tc>
          <w:tcPr>
            <w:tcW w:w="1230" w:type="dxa"/>
            <w:tcBorders>
              <w:top w:val="nil"/>
              <w:left w:val="nil"/>
              <w:bottom w:val="single" w:sz="4" w:space="0" w:color="ACB9CA"/>
              <w:right w:val="single" w:sz="4" w:space="0" w:color="ACB9CA"/>
            </w:tcBorders>
            <w:shd w:val="clear" w:color="000000" w:fill="FFFFFF"/>
            <w:noWrap/>
            <w:vAlign w:val="center"/>
            <w:hideMark/>
            <w:tcPrChange w:id="20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114D7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8ACEC32" w14:textId="77777777" w:rsidTr="00BC68F6">
        <w:trPr>
          <w:trHeight w:val="300"/>
          <w:trPrChange w:id="20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11F9E3F"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Click_Add_Invoice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506D0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Change w:id="20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17F2A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279.91</w:t>
            </w:r>
          </w:p>
        </w:tc>
        <w:tc>
          <w:tcPr>
            <w:tcW w:w="1070" w:type="dxa"/>
            <w:tcBorders>
              <w:top w:val="nil"/>
              <w:left w:val="nil"/>
              <w:bottom w:val="single" w:sz="4" w:space="0" w:color="ACB9CA"/>
              <w:right w:val="single" w:sz="4" w:space="0" w:color="ACB9CA"/>
            </w:tcBorders>
            <w:shd w:val="clear" w:color="000000" w:fill="FFFFFF"/>
            <w:noWrap/>
            <w:vAlign w:val="center"/>
            <w:hideMark/>
            <w:tcPrChange w:id="20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683B6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w:t>
            </w:r>
          </w:p>
        </w:tc>
        <w:tc>
          <w:tcPr>
            <w:tcW w:w="1070" w:type="dxa"/>
            <w:tcBorders>
              <w:top w:val="nil"/>
              <w:left w:val="nil"/>
              <w:bottom w:val="single" w:sz="4" w:space="0" w:color="ACB9CA"/>
              <w:right w:val="single" w:sz="4" w:space="0" w:color="ACB9CA"/>
            </w:tcBorders>
            <w:shd w:val="clear" w:color="000000" w:fill="FFFFFF"/>
            <w:noWrap/>
            <w:vAlign w:val="center"/>
            <w:hideMark/>
            <w:tcPrChange w:id="20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5F1DF8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w:t>
            </w:r>
          </w:p>
        </w:tc>
        <w:tc>
          <w:tcPr>
            <w:tcW w:w="1070" w:type="dxa"/>
            <w:tcBorders>
              <w:top w:val="nil"/>
              <w:left w:val="nil"/>
              <w:bottom w:val="single" w:sz="4" w:space="0" w:color="ACB9CA"/>
              <w:right w:val="single" w:sz="4" w:space="0" w:color="ACB9CA"/>
            </w:tcBorders>
            <w:shd w:val="clear" w:color="000000" w:fill="FFFFFF"/>
            <w:noWrap/>
            <w:vAlign w:val="center"/>
            <w:hideMark/>
            <w:tcPrChange w:id="20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B181FF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2711</w:t>
            </w:r>
          </w:p>
        </w:tc>
        <w:tc>
          <w:tcPr>
            <w:tcW w:w="1077" w:type="dxa"/>
            <w:tcBorders>
              <w:top w:val="nil"/>
              <w:left w:val="nil"/>
              <w:bottom w:val="single" w:sz="4" w:space="0" w:color="ACB9CA"/>
              <w:right w:val="single" w:sz="4" w:space="0" w:color="ACB9CA"/>
            </w:tcBorders>
            <w:shd w:val="clear" w:color="000000" w:fill="FFFFFF"/>
            <w:noWrap/>
            <w:vAlign w:val="center"/>
            <w:hideMark/>
            <w:tcPrChange w:id="20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78E56B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0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AA16F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6249</w:t>
            </w:r>
          </w:p>
        </w:tc>
        <w:tc>
          <w:tcPr>
            <w:tcW w:w="1230" w:type="dxa"/>
            <w:tcBorders>
              <w:top w:val="nil"/>
              <w:left w:val="nil"/>
              <w:bottom w:val="single" w:sz="4" w:space="0" w:color="ACB9CA"/>
              <w:right w:val="single" w:sz="4" w:space="0" w:color="ACB9CA"/>
            </w:tcBorders>
            <w:shd w:val="clear" w:color="000000" w:fill="FFFFFF"/>
            <w:noWrap/>
            <w:vAlign w:val="center"/>
            <w:hideMark/>
            <w:tcPrChange w:id="20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E30941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2B7E674" w14:textId="77777777" w:rsidTr="00BC68F6">
        <w:trPr>
          <w:trHeight w:val="300"/>
          <w:trPrChange w:id="20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CEE37D1"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Click_Add_Note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9E03E3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Change w:id="20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ABFB66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168.63</w:t>
            </w:r>
          </w:p>
        </w:tc>
        <w:tc>
          <w:tcPr>
            <w:tcW w:w="1070" w:type="dxa"/>
            <w:tcBorders>
              <w:top w:val="nil"/>
              <w:left w:val="nil"/>
              <w:bottom w:val="single" w:sz="4" w:space="0" w:color="ACB9CA"/>
              <w:right w:val="single" w:sz="4" w:space="0" w:color="ACB9CA"/>
            </w:tcBorders>
            <w:shd w:val="clear" w:color="000000" w:fill="FFFFFF"/>
            <w:noWrap/>
            <w:vAlign w:val="center"/>
            <w:hideMark/>
            <w:tcPrChange w:id="20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C528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383.32</w:t>
            </w:r>
          </w:p>
        </w:tc>
        <w:tc>
          <w:tcPr>
            <w:tcW w:w="1070" w:type="dxa"/>
            <w:tcBorders>
              <w:top w:val="nil"/>
              <w:left w:val="nil"/>
              <w:bottom w:val="single" w:sz="4" w:space="0" w:color="ACB9CA"/>
              <w:right w:val="single" w:sz="4" w:space="0" w:color="ACB9CA"/>
            </w:tcBorders>
            <w:shd w:val="clear" w:color="000000" w:fill="FFFFFF"/>
            <w:noWrap/>
            <w:vAlign w:val="center"/>
            <w:hideMark/>
            <w:tcPrChange w:id="20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1B12CE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537.22</w:t>
            </w:r>
          </w:p>
        </w:tc>
        <w:tc>
          <w:tcPr>
            <w:tcW w:w="1070" w:type="dxa"/>
            <w:tcBorders>
              <w:top w:val="nil"/>
              <w:left w:val="nil"/>
              <w:bottom w:val="single" w:sz="4" w:space="0" w:color="ACB9CA"/>
              <w:right w:val="single" w:sz="4" w:space="0" w:color="ACB9CA"/>
            </w:tcBorders>
            <w:shd w:val="clear" w:color="000000" w:fill="FFFFFF"/>
            <w:noWrap/>
            <w:vAlign w:val="center"/>
            <w:hideMark/>
            <w:tcPrChange w:id="20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51423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1502.88</w:t>
            </w:r>
          </w:p>
        </w:tc>
        <w:tc>
          <w:tcPr>
            <w:tcW w:w="1077" w:type="dxa"/>
            <w:tcBorders>
              <w:top w:val="nil"/>
              <w:left w:val="nil"/>
              <w:bottom w:val="single" w:sz="4" w:space="0" w:color="ACB9CA"/>
              <w:right w:val="single" w:sz="4" w:space="0" w:color="ACB9CA"/>
            </w:tcBorders>
            <w:shd w:val="clear" w:color="000000" w:fill="FFFFFF"/>
            <w:noWrap/>
            <w:vAlign w:val="center"/>
            <w:hideMark/>
            <w:tcPrChange w:id="20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09796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0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6901C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5404</w:t>
            </w:r>
          </w:p>
        </w:tc>
        <w:tc>
          <w:tcPr>
            <w:tcW w:w="1230" w:type="dxa"/>
            <w:tcBorders>
              <w:top w:val="nil"/>
              <w:left w:val="nil"/>
              <w:bottom w:val="single" w:sz="4" w:space="0" w:color="ACB9CA"/>
              <w:right w:val="single" w:sz="4" w:space="0" w:color="ACB9CA"/>
            </w:tcBorders>
            <w:shd w:val="clear" w:color="000000" w:fill="FFFFFF"/>
            <w:noWrap/>
            <w:vAlign w:val="center"/>
            <w:hideMark/>
            <w:tcPrChange w:id="20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17724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6685F3B" w14:textId="77777777" w:rsidTr="00BC68F6">
        <w:trPr>
          <w:trHeight w:val="300"/>
          <w:trPrChange w:id="20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410B321"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FB4BB4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Change w:id="20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38249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297.55</w:t>
            </w:r>
          </w:p>
        </w:tc>
        <w:tc>
          <w:tcPr>
            <w:tcW w:w="1070" w:type="dxa"/>
            <w:tcBorders>
              <w:top w:val="nil"/>
              <w:left w:val="nil"/>
              <w:bottom w:val="single" w:sz="4" w:space="0" w:color="ACB9CA"/>
              <w:right w:val="single" w:sz="4" w:space="0" w:color="ACB9CA"/>
            </w:tcBorders>
            <w:shd w:val="clear" w:color="000000" w:fill="FFFFFF"/>
            <w:noWrap/>
            <w:vAlign w:val="center"/>
            <w:hideMark/>
            <w:tcPrChange w:id="20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842B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w:t>
            </w:r>
          </w:p>
        </w:tc>
        <w:tc>
          <w:tcPr>
            <w:tcW w:w="1070" w:type="dxa"/>
            <w:tcBorders>
              <w:top w:val="nil"/>
              <w:left w:val="nil"/>
              <w:bottom w:val="single" w:sz="4" w:space="0" w:color="ACB9CA"/>
              <w:right w:val="single" w:sz="4" w:space="0" w:color="ACB9CA"/>
            </w:tcBorders>
            <w:shd w:val="clear" w:color="000000" w:fill="FFFFFF"/>
            <w:noWrap/>
            <w:vAlign w:val="center"/>
            <w:hideMark/>
            <w:tcPrChange w:id="20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28C9A1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1198</w:t>
            </w:r>
          </w:p>
        </w:tc>
        <w:tc>
          <w:tcPr>
            <w:tcW w:w="1070" w:type="dxa"/>
            <w:tcBorders>
              <w:top w:val="nil"/>
              <w:left w:val="nil"/>
              <w:bottom w:val="single" w:sz="4" w:space="0" w:color="ACB9CA"/>
              <w:right w:val="single" w:sz="4" w:space="0" w:color="ACB9CA"/>
            </w:tcBorders>
            <w:shd w:val="clear" w:color="000000" w:fill="FFFFFF"/>
            <w:noWrap/>
            <w:vAlign w:val="center"/>
            <w:hideMark/>
            <w:tcPrChange w:id="20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FF8FE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w:t>
            </w:r>
          </w:p>
        </w:tc>
        <w:tc>
          <w:tcPr>
            <w:tcW w:w="1077" w:type="dxa"/>
            <w:tcBorders>
              <w:top w:val="nil"/>
              <w:left w:val="nil"/>
              <w:bottom w:val="single" w:sz="4" w:space="0" w:color="ACB9CA"/>
              <w:right w:val="single" w:sz="4" w:space="0" w:color="ACB9CA"/>
            </w:tcBorders>
            <w:shd w:val="clear" w:color="000000" w:fill="FFFFFF"/>
            <w:noWrap/>
            <w:vAlign w:val="center"/>
            <w:hideMark/>
            <w:tcPrChange w:id="20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540C2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0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0782E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6766</w:t>
            </w:r>
          </w:p>
        </w:tc>
        <w:tc>
          <w:tcPr>
            <w:tcW w:w="1230" w:type="dxa"/>
            <w:tcBorders>
              <w:top w:val="nil"/>
              <w:left w:val="nil"/>
              <w:bottom w:val="single" w:sz="4" w:space="0" w:color="ACB9CA"/>
              <w:right w:val="single" w:sz="4" w:space="0" w:color="ACB9CA"/>
            </w:tcBorders>
            <w:shd w:val="clear" w:color="000000" w:fill="FFFFFF"/>
            <w:noWrap/>
            <w:vAlign w:val="center"/>
            <w:hideMark/>
            <w:tcPrChange w:id="20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D9ACA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5CBA32E" w14:textId="77777777" w:rsidTr="00BC68F6">
        <w:trPr>
          <w:trHeight w:val="300"/>
          <w:trPrChange w:id="20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D1A58FD"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Click_Add_Reminder</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6D4B3B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Change w:id="20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8FFF4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186.32</w:t>
            </w:r>
          </w:p>
        </w:tc>
        <w:tc>
          <w:tcPr>
            <w:tcW w:w="1070" w:type="dxa"/>
            <w:tcBorders>
              <w:top w:val="nil"/>
              <w:left w:val="nil"/>
              <w:bottom w:val="single" w:sz="4" w:space="0" w:color="ACB9CA"/>
              <w:right w:val="single" w:sz="4" w:space="0" w:color="ACB9CA"/>
            </w:tcBorders>
            <w:shd w:val="clear" w:color="000000" w:fill="FFFFFF"/>
            <w:noWrap/>
            <w:vAlign w:val="center"/>
            <w:hideMark/>
            <w:tcPrChange w:id="20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4A74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433.29</w:t>
            </w:r>
          </w:p>
        </w:tc>
        <w:tc>
          <w:tcPr>
            <w:tcW w:w="1070" w:type="dxa"/>
            <w:tcBorders>
              <w:top w:val="nil"/>
              <w:left w:val="nil"/>
              <w:bottom w:val="single" w:sz="4" w:space="0" w:color="ACB9CA"/>
              <w:right w:val="single" w:sz="4" w:space="0" w:color="ACB9CA"/>
            </w:tcBorders>
            <w:shd w:val="clear" w:color="000000" w:fill="FFFFFF"/>
            <w:noWrap/>
            <w:vAlign w:val="center"/>
            <w:hideMark/>
            <w:tcPrChange w:id="20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95D60A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619.66</w:t>
            </w:r>
          </w:p>
        </w:tc>
        <w:tc>
          <w:tcPr>
            <w:tcW w:w="1070" w:type="dxa"/>
            <w:tcBorders>
              <w:top w:val="nil"/>
              <w:left w:val="nil"/>
              <w:bottom w:val="single" w:sz="4" w:space="0" w:color="ACB9CA"/>
              <w:right w:val="single" w:sz="4" w:space="0" w:color="ACB9CA"/>
            </w:tcBorders>
            <w:shd w:val="clear" w:color="000000" w:fill="FFFFFF"/>
            <w:noWrap/>
            <w:vAlign w:val="center"/>
            <w:hideMark/>
            <w:tcPrChange w:id="20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E51D2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1468.54</w:t>
            </w:r>
          </w:p>
        </w:tc>
        <w:tc>
          <w:tcPr>
            <w:tcW w:w="1077" w:type="dxa"/>
            <w:tcBorders>
              <w:top w:val="nil"/>
              <w:left w:val="nil"/>
              <w:bottom w:val="single" w:sz="4" w:space="0" w:color="ACB9CA"/>
              <w:right w:val="single" w:sz="4" w:space="0" w:color="ACB9CA"/>
            </w:tcBorders>
            <w:shd w:val="clear" w:color="000000" w:fill="FFFFFF"/>
            <w:noWrap/>
            <w:vAlign w:val="center"/>
            <w:hideMark/>
            <w:tcPrChange w:id="20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3F3AE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0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67F775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5157</w:t>
            </w:r>
          </w:p>
        </w:tc>
        <w:tc>
          <w:tcPr>
            <w:tcW w:w="1230" w:type="dxa"/>
            <w:tcBorders>
              <w:top w:val="nil"/>
              <w:left w:val="nil"/>
              <w:bottom w:val="single" w:sz="4" w:space="0" w:color="ACB9CA"/>
              <w:right w:val="single" w:sz="4" w:space="0" w:color="ACB9CA"/>
            </w:tcBorders>
            <w:shd w:val="clear" w:color="000000" w:fill="FFFFFF"/>
            <w:noWrap/>
            <w:vAlign w:val="center"/>
            <w:hideMark/>
            <w:tcPrChange w:id="20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312DD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B3D2707" w14:textId="77777777" w:rsidTr="00BC68F6">
        <w:trPr>
          <w:trHeight w:val="300"/>
          <w:trPrChange w:id="20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0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03FCD77"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Click_Add_Sale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0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ABA19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Change w:id="20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06126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w:t>
            </w:r>
          </w:p>
        </w:tc>
        <w:tc>
          <w:tcPr>
            <w:tcW w:w="1070" w:type="dxa"/>
            <w:tcBorders>
              <w:top w:val="nil"/>
              <w:left w:val="nil"/>
              <w:bottom w:val="single" w:sz="4" w:space="0" w:color="ACB9CA"/>
              <w:right w:val="single" w:sz="4" w:space="0" w:color="ACB9CA"/>
            </w:tcBorders>
            <w:shd w:val="clear" w:color="000000" w:fill="FFFFFF"/>
            <w:noWrap/>
            <w:vAlign w:val="center"/>
            <w:hideMark/>
            <w:tcPrChange w:id="20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FE92E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154.54</w:t>
            </w:r>
          </w:p>
        </w:tc>
        <w:tc>
          <w:tcPr>
            <w:tcW w:w="1070" w:type="dxa"/>
            <w:tcBorders>
              <w:top w:val="nil"/>
              <w:left w:val="nil"/>
              <w:bottom w:val="single" w:sz="4" w:space="0" w:color="ACB9CA"/>
              <w:right w:val="single" w:sz="4" w:space="0" w:color="ACB9CA"/>
            </w:tcBorders>
            <w:shd w:val="clear" w:color="000000" w:fill="FFFFFF"/>
            <w:noWrap/>
            <w:vAlign w:val="center"/>
            <w:hideMark/>
            <w:tcPrChange w:id="21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556B6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264.33</w:t>
            </w:r>
          </w:p>
        </w:tc>
        <w:tc>
          <w:tcPr>
            <w:tcW w:w="1070" w:type="dxa"/>
            <w:tcBorders>
              <w:top w:val="nil"/>
              <w:left w:val="nil"/>
              <w:bottom w:val="single" w:sz="4" w:space="0" w:color="ACB9CA"/>
              <w:right w:val="single" w:sz="4" w:space="0" w:color="ACB9CA"/>
            </w:tcBorders>
            <w:shd w:val="clear" w:color="000000" w:fill="FFFFFF"/>
            <w:noWrap/>
            <w:vAlign w:val="center"/>
            <w:hideMark/>
            <w:tcPrChange w:id="21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6060F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500.64</w:t>
            </w:r>
          </w:p>
        </w:tc>
        <w:tc>
          <w:tcPr>
            <w:tcW w:w="1077" w:type="dxa"/>
            <w:tcBorders>
              <w:top w:val="nil"/>
              <w:left w:val="nil"/>
              <w:bottom w:val="single" w:sz="4" w:space="0" w:color="ACB9CA"/>
              <w:right w:val="single" w:sz="4" w:space="0" w:color="ACB9CA"/>
            </w:tcBorders>
            <w:shd w:val="clear" w:color="000000" w:fill="FFFFFF"/>
            <w:noWrap/>
            <w:vAlign w:val="center"/>
            <w:hideMark/>
            <w:tcPrChange w:id="21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19FE78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21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E82DE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w:t>
            </w:r>
          </w:p>
        </w:tc>
        <w:tc>
          <w:tcPr>
            <w:tcW w:w="1230" w:type="dxa"/>
            <w:tcBorders>
              <w:top w:val="nil"/>
              <w:left w:val="nil"/>
              <w:bottom w:val="single" w:sz="4" w:space="0" w:color="ACB9CA"/>
              <w:right w:val="single" w:sz="4" w:space="0" w:color="ACB9CA"/>
            </w:tcBorders>
            <w:shd w:val="clear" w:color="000000" w:fill="FFFFFF"/>
            <w:noWrap/>
            <w:vAlign w:val="center"/>
            <w:hideMark/>
            <w:tcPrChange w:id="21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D9013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E45237C" w14:textId="77777777" w:rsidTr="00BC68F6">
        <w:trPr>
          <w:trHeight w:val="300"/>
          <w:trPrChange w:id="21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40F046B"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F2964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w:t>
            </w:r>
          </w:p>
        </w:tc>
        <w:tc>
          <w:tcPr>
            <w:tcW w:w="1299" w:type="dxa"/>
            <w:tcBorders>
              <w:top w:val="nil"/>
              <w:left w:val="nil"/>
              <w:bottom w:val="single" w:sz="4" w:space="0" w:color="ACB9CA"/>
              <w:right w:val="single" w:sz="4" w:space="0" w:color="ACB9CA"/>
            </w:tcBorders>
            <w:shd w:val="clear" w:color="000000" w:fill="FFFFFF"/>
            <w:noWrap/>
            <w:vAlign w:val="center"/>
            <w:hideMark/>
            <w:tcPrChange w:id="21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206FDB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303.85</w:t>
            </w:r>
          </w:p>
        </w:tc>
        <w:tc>
          <w:tcPr>
            <w:tcW w:w="1070" w:type="dxa"/>
            <w:tcBorders>
              <w:top w:val="nil"/>
              <w:left w:val="nil"/>
              <w:bottom w:val="single" w:sz="4" w:space="0" w:color="ACB9CA"/>
              <w:right w:val="single" w:sz="4" w:space="0" w:color="ACB9CA"/>
            </w:tcBorders>
            <w:shd w:val="clear" w:color="000000" w:fill="FFFFFF"/>
            <w:noWrap/>
            <w:vAlign w:val="center"/>
            <w:hideMark/>
            <w:tcPrChange w:id="21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140EF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w:t>
            </w:r>
          </w:p>
        </w:tc>
        <w:tc>
          <w:tcPr>
            <w:tcW w:w="1070" w:type="dxa"/>
            <w:tcBorders>
              <w:top w:val="nil"/>
              <w:left w:val="nil"/>
              <w:bottom w:val="single" w:sz="4" w:space="0" w:color="ACB9CA"/>
              <w:right w:val="single" w:sz="4" w:space="0" w:color="ACB9CA"/>
            </w:tcBorders>
            <w:shd w:val="clear" w:color="000000" w:fill="FFFFFF"/>
            <w:noWrap/>
            <w:vAlign w:val="center"/>
            <w:hideMark/>
            <w:tcPrChange w:id="21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32E62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1197</w:t>
            </w:r>
          </w:p>
        </w:tc>
        <w:tc>
          <w:tcPr>
            <w:tcW w:w="1070" w:type="dxa"/>
            <w:tcBorders>
              <w:top w:val="nil"/>
              <w:left w:val="nil"/>
              <w:bottom w:val="single" w:sz="4" w:space="0" w:color="ACB9CA"/>
              <w:right w:val="single" w:sz="4" w:space="0" w:color="ACB9CA"/>
            </w:tcBorders>
            <w:shd w:val="clear" w:color="000000" w:fill="FFFFFF"/>
            <w:noWrap/>
            <w:vAlign w:val="center"/>
            <w:hideMark/>
            <w:tcPrChange w:id="21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593CDE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2629</w:t>
            </w:r>
          </w:p>
        </w:tc>
        <w:tc>
          <w:tcPr>
            <w:tcW w:w="1077" w:type="dxa"/>
            <w:tcBorders>
              <w:top w:val="nil"/>
              <w:left w:val="nil"/>
              <w:bottom w:val="single" w:sz="4" w:space="0" w:color="ACB9CA"/>
              <w:right w:val="single" w:sz="4" w:space="0" w:color="ACB9CA"/>
            </w:tcBorders>
            <w:shd w:val="clear" w:color="000000" w:fill="FFFFFF"/>
            <w:noWrap/>
            <w:vAlign w:val="center"/>
            <w:hideMark/>
            <w:tcPrChange w:id="21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24F802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1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EF4DC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5175</w:t>
            </w:r>
          </w:p>
        </w:tc>
        <w:tc>
          <w:tcPr>
            <w:tcW w:w="1230" w:type="dxa"/>
            <w:tcBorders>
              <w:top w:val="nil"/>
              <w:left w:val="nil"/>
              <w:bottom w:val="single" w:sz="4" w:space="0" w:color="ACB9CA"/>
              <w:right w:val="single" w:sz="4" w:space="0" w:color="ACB9CA"/>
            </w:tcBorders>
            <w:shd w:val="clear" w:color="000000" w:fill="FFFFFF"/>
            <w:noWrap/>
            <w:vAlign w:val="center"/>
            <w:hideMark/>
            <w:tcPrChange w:id="21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C081E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4DB09E2" w14:textId="77777777" w:rsidTr="00BC68F6">
        <w:trPr>
          <w:trHeight w:val="300"/>
          <w:trPrChange w:id="21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D6F237E"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Click_Add_Timesheet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BB14B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FFFFFF"/>
            <w:noWrap/>
            <w:vAlign w:val="center"/>
            <w:hideMark/>
            <w:tcPrChange w:id="21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BA1A6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97.99</w:t>
            </w:r>
          </w:p>
        </w:tc>
        <w:tc>
          <w:tcPr>
            <w:tcW w:w="1070" w:type="dxa"/>
            <w:tcBorders>
              <w:top w:val="nil"/>
              <w:left w:val="nil"/>
              <w:bottom w:val="single" w:sz="4" w:space="0" w:color="ACB9CA"/>
              <w:right w:val="single" w:sz="4" w:space="0" w:color="ACB9CA"/>
            </w:tcBorders>
            <w:shd w:val="clear" w:color="000000" w:fill="FFFFFF"/>
            <w:noWrap/>
            <w:vAlign w:val="center"/>
            <w:hideMark/>
            <w:tcPrChange w:id="21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3814A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244.75</w:t>
            </w:r>
          </w:p>
        </w:tc>
        <w:tc>
          <w:tcPr>
            <w:tcW w:w="1070" w:type="dxa"/>
            <w:tcBorders>
              <w:top w:val="nil"/>
              <w:left w:val="nil"/>
              <w:bottom w:val="single" w:sz="4" w:space="0" w:color="ACB9CA"/>
              <w:right w:val="single" w:sz="4" w:space="0" w:color="ACB9CA"/>
            </w:tcBorders>
            <w:shd w:val="clear" w:color="000000" w:fill="FFFFFF"/>
            <w:noWrap/>
            <w:vAlign w:val="center"/>
            <w:hideMark/>
            <w:tcPrChange w:id="21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215A6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397.14</w:t>
            </w:r>
          </w:p>
        </w:tc>
        <w:tc>
          <w:tcPr>
            <w:tcW w:w="1070" w:type="dxa"/>
            <w:tcBorders>
              <w:top w:val="nil"/>
              <w:left w:val="nil"/>
              <w:bottom w:val="single" w:sz="4" w:space="0" w:color="ACB9CA"/>
              <w:right w:val="single" w:sz="4" w:space="0" w:color="ACB9CA"/>
            </w:tcBorders>
            <w:shd w:val="clear" w:color="000000" w:fill="FFFFFF"/>
            <w:noWrap/>
            <w:vAlign w:val="center"/>
            <w:hideMark/>
            <w:tcPrChange w:id="21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3965F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929.41</w:t>
            </w:r>
          </w:p>
        </w:tc>
        <w:tc>
          <w:tcPr>
            <w:tcW w:w="1077" w:type="dxa"/>
            <w:tcBorders>
              <w:top w:val="nil"/>
              <w:left w:val="nil"/>
              <w:bottom w:val="single" w:sz="4" w:space="0" w:color="ACB9CA"/>
              <w:right w:val="single" w:sz="4" w:space="0" w:color="ACB9CA"/>
            </w:tcBorders>
            <w:shd w:val="clear" w:color="000000" w:fill="FFFFFF"/>
            <w:noWrap/>
            <w:vAlign w:val="center"/>
            <w:hideMark/>
            <w:tcPrChange w:id="21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ACD267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21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49CF7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4248</w:t>
            </w:r>
          </w:p>
        </w:tc>
        <w:tc>
          <w:tcPr>
            <w:tcW w:w="1230" w:type="dxa"/>
            <w:tcBorders>
              <w:top w:val="nil"/>
              <w:left w:val="nil"/>
              <w:bottom w:val="single" w:sz="4" w:space="0" w:color="ACB9CA"/>
              <w:right w:val="single" w:sz="4" w:space="0" w:color="ACB9CA"/>
            </w:tcBorders>
            <w:shd w:val="clear" w:color="000000" w:fill="FFFFFF"/>
            <w:noWrap/>
            <w:vAlign w:val="center"/>
            <w:hideMark/>
            <w:tcPrChange w:id="21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9A9DEF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78335E5" w14:textId="77777777" w:rsidTr="00BC68F6">
        <w:trPr>
          <w:trHeight w:val="300"/>
          <w:trPrChange w:id="21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2171BBC"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Click_Delete_button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B8FE61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21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A7A142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230034.66</w:t>
            </w:r>
          </w:p>
        </w:tc>
        <w:tc>
          <w:tcPr>
            <w:tcW w:w="1070" w:type="dxa"/>
            <w:tcBorders>
              <w:top w:val="nil"/>
              <w:left w:val="nil"/>
              <w:bottom w:val="single" w:sz="4" w:space="0" w:color="ACB9CA"/>
              <w:right w:val="single" w:sz="4" w:space="0" w:color="ACB9CA"/>
            </w:tcBorders>
            <w:shd w:val="clear" w:color="000000" w:fill="FFFFFF"/>
            <w:noWrap/>
            <w:vAlign w:val="center"/>
            <w:hideMark/>
            <w:tcPrChange w:id="21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86437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328703</w:t>
            </w:r>
          </w:p>
        </w:tc>
        <w:tc>
          <w:tcPr>
            <w:tcW w:w="1070" w:type="dxa"/>
            <w:tcBorders>
              <w:top w:val="nil"/>
              <w:left w:val="nil"/>
              <w:bottom w:val="single" w:sz="4" w:space="0" w:color="ACB9CA"/>
              <w:right w:val="single" w:sz="4" w:space="0" w:color="ACB9CA"/>
            </w:tcBorders>
            <w:shd w:val="clear" w:color="000000" w:fill="FFFFFF"/>
            <w:noWrap/>
            <w:vAlign w:val="center"/>
            <w:hideMark/>
            <w:tcPrChange w:id="21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B78B1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472831</w:t>
            </w:r>
          </w:p>
        </w:tc>
        <w:tc>
          <w:tcPr>
            <w:tcW w:w="1070" w:type="dxa"/>
            <w:tcBorders>
              <w:top w:val="nil"/>
              <w:left w:val="nil"/>
              <w:bottom w:val="single" w:sz="4" w:space="0" w:color="ACB9CA"/>
              <w:right w:val="single" w:sz="4" w:space="0" w:color="ACB9CA"/>
            </w:tcBorders>
            <w:shd w:val="clear" w:color="000000" w:fill="FFFFFF"/>
            <w:noWrap/>
            <w:vAlign w:val="center"/>
            <w:hideMark/>
            <w:tcPrChange w:id="21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6086A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908799</w:t>
            </w:r>
          </w:p>
        </w:tc>
        <w:tc>
          <w:tcPr>
            <w:tcW w:w="1077" w:type="dxa"/>
            <w:tcBorders>
              <w:top w:val="nil"/>
              <w:left w:val="nil"/>
              <w:bottom w:val="single" w:sz="4" w:space="0" w:color="ACB9CA"/>
              <w:right w:val="single" w:sz="4" w:space="0" w:color="ACB9CA"/>
            </w:tcBorders>
            <w:shd w:val="clear" w:color="000000" w:fill="FFFFFF"/>
            <w:noWrap/>
            <w:vAlign w:val="center"/>
            <w:hideMark/>
            <w:tcPrChange w:id="21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D1B0B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1180</w:t>
            </w:r>
          </w:p>
        </w:tc>
        <w:tc>
          <w:tcPr>
            <w:tcW w:w="1077" w:type="dxa"/>
            <w:tcBorders>
              <w:top w:val="nil"/>
              <w:left w:val="nil"/>
              <w:bottom w:val="single" w:sz="4" w:space="0" w:color="ACB9CA"/>
              <w:right w:val="single" w:sz="4" w:space="0" w:color="ACB9CA"/>
            </w:tcBorders>
            <w:shd w:val="clear" w:color="000000" w:fill="FFFFFF"/>
            <w:noWrap/>
            <w:vAlign w:val="center"/>
            <w:hideMark/>
            <w:tcPrChange w:id="21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18BEB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1233584</w:t>
            </w:r>
          </w:p>
        </w:tc>
        <w:tc>
          <w:tcPr>
            <w:tcW w:w="1230" w:type="dxa"/>
            <w:tcBorders>
              <w:top w:val="nil"/>
              <w:left w:val="nil"/>
              <w:bottom w:val="single" w:sz="4" w:space="0" w:color="ACB9CA"/>
              <w:right w:val="single" w:sz="4" w:space="0" w:color="ACB9CA"/>
            </w:tcBorders>
            <w:shd w:val="clear" w:color="000000" w:fill="FFFFFF"/>
            <w:noWrap/>
            <w:vAlign w:val="center"/>
            <w:hideMark/>
            <w:tcPrChange w:id="21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FD91EE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9E5F2EA" w14:textId="77777777" w:rsidTr="00BC68F6">
        <w:trPr>
          <w:trHeight w:val="300"/>
          <w:trPrChange w:id="21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FB771F3"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Click_Edit_Task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B9B565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21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4CF4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214.47</w:t>
            </w:r>
          </w:p>
        </w:tc>
        <w:tc>
          <w:tcPr>
            <w:tcW w:w="1070" w:type="dxa"/>
            <w:tcBorders>
              <w:top w:val="nil"/>
              <w:left w:val="nil"/>
              <w:bottom w:val="single" w:sz="4" w:space="0" w:color="ACB9CA"/>
              <w:right w:val="single" w:sz="4" w:space="0" w:color="ACB9CA"/>
            </w:tcBorders>
            <w:shd w:val="clear" w:color="000000" w:fill="FFFFFF"/>
            <w:noWrap/>
            <w:vAlign w:val="center"/>
            <w:hideMark/>
            <w:tcPrChange w:id="21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04D57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4" w:space="0" w:color="ACB9CA"/>
              <w:right w:val="single" w:sz="4" w:space="0" w:color="ACB9CA"/>
            </w:tcBorders>
            <w:shd w:val="clear" w:color="000000" w:fill="FFFFFF"/>
            <w:noWrap/>
            <w:vAlign w:val="center"/>
            <w:hideMark/>
            <w:tcPrChange w:id="21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22D2F6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w:t>
            </w:r>
          </w:p>
        </w:tc>
        <w:tc>
          <w:tcPr>
            <w:tcW w:w="1070" w:type="dxa"/>
            <w:tcBorders>
              <w:top w:val="nil"/>
              <w:left w:val="nil"/>
              <w:bottom w:val="single" w:sz="4" w:space="0" w:color="ACB9CA"/>
              <w:right w:val="single" w:sz="4" w:space="0" w:color="ACB9CA"/>
            </w:tcBorders>
            <w:shd w:val="clear" w:color="000000" w:fill="FFFFFF"/>
            <w:noWrap/>
            <w:vAlign w:val="center"/>
            <w:hideMark/>
            <w:tcPrChange w:id="21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7F89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w:t>
            </w:r>
          </w:p>
        </w:tc>
        <w:tc>
          <w:tcPr>
            <w:tcW w:w="1077" w:type="dxa"/>
            <w:tcBorders>
              <w:top w:val="nil"/>
              <w:left w:val="nil"/>
              <w:bottom w:val="single" w:sz="4" w:space="0" w:color="ACB9CA"/>
              <w:right w:val="single" w:sz="4" w:space="0" w:color="ACB9CA"/>
            </w:tcBorders>
            <w:shd w:val="clear" w:color="000000" w:fill="FFFFFF"/>
            <w:noWrap/>
            <w:vAlign w:val="center"/>
            <w:hideMark/>
            <w:tcPrChange w:id="21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9CB894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1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05D8F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6441</w:t>
            </w:r>
          </w:p>
        </w:tc>
        <w:tc>
          <w:tcPr>
            <w:tcW w:w="1230" w:type="dxa"/>
            <w:tcBorders>
              <w:top w:val="nil"/>
              <w:left w:val="nil"/>
              <w:bottom w:val="single" w:sz="4" w:space="0" w:color="ACB9CA"/>
              <w:right w:val="single" w:sz="4" w:space="0" w:color="ACB9CA"/>
            </w:tcBorders>
            <w:shd w:val="clear" w:color="000000" w:fill="FFFFFF"/>
            <w:noWrap/>
            <w:vAlign w:val="center"/>
            <w:hideMark/>
            <w:tcPrChange w:id="21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06766F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23AA949" w14:textId="77777777" w:rsidTr="00BC68F6">
        <w:trPr>
          <w:trHeight w:val="300"/>
          <w:trPrChange w:id="21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5A4C509"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Click_Invoice_icon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D27D5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Change w:id="21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C41996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379.78</w:t>
            </w:r>
          </w:p>
        </w:tc>
        <w:tc>
          <w:tcPr>
            <w:tcW w:w="1070" w:type="dxa"/>
            <w:tcBorders>
              <w:top w:val="nil"/>
              <w:left w:val="nil"/>
              <w:bottom w:val="single" w:sz="4" w:space="0" w:color="ACB9CA"/>
              <w:right w:val="single" w:sz="4" w:space="0" w:color="ACB9CA"/>
            </w:tcBorders>
            <w:shd w:val="clear" w:color="000000" w:fill="FFFFFF"/>
            <w:noWrap/>
            <w:vAlign w:val="center"/>
            <w:hideMark/>
            <w:tcPrChange w:id="21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BA6B0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w:t>
            </w:r>
          </w:p>
        </w:tc>
        <w:tc>
          <w:tcPr>
            <w:tcW w:w="1070" w:type="dxa"/>
            <w:tcBorders>
              <w:top w:val="nil"/>
              <w:left w:val="nil"/>
              <w:bottom w:val="single" w:sz="4" w:space="0" w:color="ACB9CA"/>
              <w:right w:val="single" w:sz="4" w:space="0" w:color="ACB9CA"/>
            </w:tcBorders>
            <w:shd w:val="clear" w:color="000000" w:fill="FFFFFF"/>
            <w:noWrap/>
            <w:vAlign w:val="center"/>
            <w:hideMark/>
            <w:tcPrChange w:id="21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4DE49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1357</w:t>
            </w:r>
          </w:p>
        </w:tc>
        <w:tc>
          <w:tcPr>
            <w:tcW w:w="1070" w:type="dxa"/>
            <w:tcBorders>
              <w:top w:val="nil"/>
              <w:left w:val="nil"/>
              <w:bottom w:val="single" w:sz="4" w:space="0" w:color="ACB9CA"/>
              <w:right w:val="single" w:sz="4" w:space="0" w:color="ACB9CA"/>
            </w:tcBorders>
            <w:shd w:val="clear" w:color="000000" w:fill="FFFFFF"/>
            <w:noWrap/>
            <w:vAlign w:val="center"/>
            <w:hideMark/>
            <w:tcPrChange w:id="21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C588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2615</w:t>
            </w:r>
          </w:p>
        </w:tc>
        <w:tc>
          <w:tcPr>
            <w:tcW w:w="1077" w:type="dxa"/>
            <w:tcBorders>
              <w:top w:val="nil"/>
              <w:left w:val="nil"/>
              <w:bottom w:val="single" w:sz="4" w:space="0" w:color="ACB9CA"/>
              <w:right w:val="single" w:sz="4" w:space="0" w:color="ACB9CA"/>
            </w:tcBorders>
            <w:shd w:val="clear" w:color="000000" w:fill="FFFFFF"/>
            <w:noWrap/>
            <w:vAlign w:val="center"/>
            <w:hideMark/>
            <w:tcPrChange w:id="21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B1F98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21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61F566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w:t>
            </w:r>
          </w:p>
        </w:tc>
        <w:tc>
          <w:tcPr>
            <w:tcW w:w="1230" w:type="dxa"/>
            <w:tcBorders>
              <w:top w:val="nil"/>
              <w:left w:val="nil"/>
              <w:bottom w:val="single" w:sz="4" w:space="0" w:color="ACB9CA"/>
              <w:right w:val="single" w:sz="4" w:space="0" w:color="ACB9CA"/>
            </w:tcBorders>
            <w:shd w:val="clear" w:color="000000" w:fill="FFFFFF"/>
            <w:noWrap/>
            <w:vAlign w:val="center"/>
            <w:hideMark/>
            <w:tcPrChange w:id="21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B42F19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E1D551A" w14:textId="77777777" w:rsidTr="00BC68F6">
        <w:trPr>
          <w:trHeight w:val="300"/>
          <w:trPrChange w:id="21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F7D2C49"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Click_Login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018D36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w:t>
            </w:r>
          </w:p>
        </w:tc>
        <w:tc>
          <w:tcPr>
            <w:tcW w:w="1299" w:type="dxa"/>
            <w:tcBorders>
              <w:top w:val="nil"/>
              <w:left w:val="nil"/>
              <w:bottom w:val="single" w:sz="4" w:space="0" w:color="ACB9CA"/>
              <w:right w:val="single" w:sz="4" w:space="0" w:color="ACB9CA"/>
            </w:tcBorders>
            <w:shd w:val="clear" w:color="000000" w:fill="FFFFFF"/>
            <w:noWrap/>
            <w:vAlign w:val="center"/>
            <w:hideMark/>
            <w:tcPrChange w:id="21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372B29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117327.03</w:t>
            </w:r>
          </w:p>
        </w:tc>
        <w:tc>
          <w:tcPr>
            <w:tcW w:w="1070" w:type="dxa"/>
            <w:tcBorders>
              <w:top w:val="nil"/>
              <w:left w:val="nil"/>
              <w:bottom w:val="single" w:sz="4" w:space="0" w:color="ACB9CA"/>
              <w:right w:val="single" w:sz="4" w:space="0" w:color="ACB9CA"/>
            </w:tcBorders>
            <w:shd w:val="clear" w:color="000000" w:fill="FFFFFF"/>
            <w:noWrap/>
            <w:vAlign w:val="center"/>
            <w:hideMark/>
            <w:tcPrChange w:id="21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23A30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142127.2</w:t>
            </w:r>
          </w:p>
        </w:tc>
        <w:tc>
          <w:tcPr>
            <w:tcW w:w="1070" w:type="dxa"/>
            <w:tcBorders>
              <w:top w:val="nil"/>
              <w:left w:val="nil"/>
              <w:bottom w:val="single" w:sz="4" w:space="0" w:color="ACB9CA"/>
              <w:right w:val="single" w:sz="4" w:space="0" w:color="ACB9CA"/>
            </w:tcBorders>
            <w:shd w:val="clear" w:color="000000" w:fill="FFFFFF"/>
            <w:noWrap/>
            <w:vAlign w:val="center"/>
            <w:hideMark/>
            <w:tcPrChange w:id="21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D537EA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374484.9</w:t>
            </w:r>
          </w:p>
        </w:tc>
        <w:tc>
          <w:tcPr>
            <w:tcW w:w="1070" w:type="dxa"/>
            <w:tcBorders>
              <w:top w:val="nil"/>
              <w:left w:val="nil"/>
              <w:bottom w:val="single" w:sz="4" w:space="0" w:color="ACB9CA"/>
              <w:right w:val="single" w:sz="4" w:space="0" w:color="ACB9CA"/>
            </w:tcBorders>
            <w:shd w:val="clear" w:color="000000" w:fill="FFFFFF"/>
            <w:noWrap/>
            <w:vAlign w:val="center"/>
            <w:hideMark/>
            <w:tcPrChange w:id="21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2FA60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830714.5</w:t>
            </w:r>
          </w:p>
        </w:tc>
        <w:tc>
          <w:tcPr>
            <w:tcW w:w="1077" w:type="dxa"/>
            <w:tcBorders>
              <w:top w:val="nil"/>
              <w:left w:val="nil"/>
              <w:bottom w:val="single" w:sz="4" w:space="0" w:color="ACB9CA"/>
              <w:right w:val="single" w:sz="4" w:space="0" w:color="ACB9CA"/>
            </w:tcBorders>
            <w:shd w:val="clear" w:color="000000" w:fill="FFFFFF"/>
            <w:noWrap/>
            <w:vAlign w:val="center"/>
            <w:hideMark/>
            <w:tcPrChange w:id="21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A00A1E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7" w:type="dxa"/>
            <w:tcBorders>
              <w:top w:val="nil"/>
              <w:left w:val="nil"/>
              <w:bottom w:val="single" w:sz="4" w:space="0" w:color="ACB9CA"/>
              <w:right w:val="single" w:sz="4" w:space="0" w:color="ACB9CA"/>
            </w:tcBorders>
            <w:shd w:val="clear" w:color="000000" w:fill="FFFFFF"/>
            <w:noWrap/>
            <w:vAlign w:val="center"/>
            <w:hideMark/>
            <w:tcPrChange w:id="21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54FC21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1231834</w:t>
            </w:r>
          </w:p>
        </w:tc>
        <w:tc>
          <w:tcPr>
            <w:tcW w:w="1230" w:type="dxa"/>
            <w:tcBorders>
              <w:top w:val="nil"/>
              <w:left w:val="nil"/>
              <w:bottom w:val="single" w:sz="4" w:space="0" w:color="ACB9CA"/>
              <w:right w:val="single" w:sz="4" w:space="0" w:color="ACB9CA"/>
            </w:tcBorders>
            <w:shd w:val="clear" w:color="000000" w:fill="FFFFFF"/>
            <w:noWrap/>
            <w:vAlign w:val="center"/>
            <w:hideMark/>
            <w:tcPrChange w:id="21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FD65F9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B487441" w14:textId="77777777" w:rsidTr="00BC68F6">
        <w:trPr>
          <w:trHeight w:val="300"/>
          <w:trPrChange w:id="21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56CA51"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Click_Note_icon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A9C79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Change w:id="21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FF357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169.78</w:t>
            </w:r>
          </w:p>
        </w:tc>
        <w:tc>
          <w:tcPr>
            <w:tcW w:w="1070" w:type="dxa"/>
            <w:tcBorders>
              <w:top w:val="nil"/>
              <w:left w:val="nil"/>
              <w:bottom w:val="single" w:sz="4" w:space="0" w:color="ACB9CA"/>
              <w:right w:val="single" w:sz="4" w:space="0" w:color="ACB9CA"/>
            </w:tcBorders>
            <w:shd w:val="clear" w:color="000000" w:fill="FFFFFF"/>
            <w:noWrap/>
            <w:vAlign w:val="center"/>
            <w:hideMark/>
            <w:tcPrChange w:id="21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58106B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385.84</w:t>
            </w:r>
          </w:p>
        </w:tc>
        <w:tc>
          <w:tcPr>
            <w:tcW w:w="1070" w:type="dxa"/>
            <w:tcBorders>
              <w:top w:val="nil"/>
              <w:left w:val="nil"/>
              <w:bottom w:val="single" w:sz="4" w:space="0" w:color="ACB9CA"/>
              <w:right w:val="single" w:sz="4" w:space="0" w:color="ACB9CA"/>
            </w:tcBorders>
            <w:shd w:val="clear" w:color="000000" w:fill="FFFFFF"/>
            <w:noWrap/>
            <w:vAlign w:val="center"/>
            <w:hideMark/>
            <w:tcPrChange w:id="21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1EBC9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582.79</w:t>
            </w:r>
          </w:p>
        </w:tc>
        <w:tc>
          <w:tcPr>
            <w:tcW w:w="1070" w:type="dxa"/>
            <w:tcBorders>
              <w:top w:val="nil"/>
              <w:left w:val="nil"/>
              <w:bottom w:val="single" w:sz="4" w:space="0" w:color="ACB9CA"/>
              <w:right w:val="single" w:sz="4" w:space="0" w:color="ACB9CA"/>
            </w:tcBorders>
            <w:shd w:val="clear" w:color="000000" w:fill="FFFFFF"/>
            <w:noWrap/>
            <w:vAlign w:val="center"/>
            <w:hideMark/>
            <w:tcPrChange w:id="21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D8D4D3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1370.8</w:t>
            </w:r>
          </w:p>
        </w:tc>
        <w:tc>
          <w:tcPr>
            <w:tcW w:w="1077" w:type="dxa"/>
            <w:tcBorders>
              <w:top w:val="nil"/>
              <w:left w:val="nil"/>
              <w:bottom w:val="single" w:sz="4" w:space="0" w:color="ACB9CA"/>
              <w:right w:val="single" w:sz="4" w:space="0" w:color="ACB9CA"/>
            </w:tcBorders>
            <w:shd w:val="clear" w:color="000000" w:fill="FFFFFF"/>
            <w:noWrap/>
            <w:vAlign w:val="center"/>
            <w:hideMark/>
            <w:tcPrChange w:id="21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0D73D9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21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C62E68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230" w:type="dxa"/>
            <w:tcBorders>
              <w:top w:val="nil"/>
              <w:left w:val="nil"/>
              <w:bottom w:val="single" w:sz="4" w:space="0" w:color="ACB9CA"/>
              <w:right w:val="single" w:sz="4" w:space="0" w:color="ACB9CA"/>
            </w:tcBorders>
            <w:shd w:val="clear" w:color="000000" w:fill="FFFFFF"/>
            <w:noWrap/>
            <w:vAlign w:val="center"/>
            <w:hideMark/>
            <w:tcPrChange w:id="21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932C1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6E48B2" w14:textId="77777777" w:rsidTr="00BC68F6">
        <w:trPr>
          <w:trHeight w:val="300"/>
          <w:trPrChange w:id="21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5A0B2B0"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Click_Reminder_icon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0F3D1F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Change w:id="21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4C9F9B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188.28</w:t>
            </w:r>
          </w:p>
        </w:tc>
        <w:tc>
          <w:tcPr>
            <w:tcW w:w="1070" w:type="dxa"/>
            <w:tcBorders>
              <w:top w:val="nil"/>
              <w:left w:val="nil"/>
              <w:bottom w:val="single" w:sz="4" w:space="0" w:color="ACB9CA"/>
              <w:right w:val="single" w:sz="4" w:space="0" w:color="ACB9CA"/>
            </w:tcBorders>
            <w:shd w:val="clear" w:color="000000" w:fill="FFFFFF"/>
            <w:noWrap/>
            <w:vAlign w:val="center"/>
            <w:hideMark/>
            <w:tcPrChange w:id="21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37EDD2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420.31</w:t>
            </w:r>
          </w:p>
        </w:tc>
        <w:tc>
          <w:tcPr>
            <w:tcW w:w="1070" w:type="dxa"/>
            <w:tcBorders>
              <w:top w:val="nil"/>
              <w:left w:val="nil"/>
              <w:bottom w:val="single" w:sz="4" w:space="0" w:color="ACB9CA"/>
              <w:right w:val="single" w:sz="4" w:space="0" w:color="ACB9CA"/>
            </w:tcBorders>
            <w:shd w:val="clear" w:color="000000" w:fill="FFFFFF"/>
            <w:noWrap/>
            <w:vAlign w:val="center"/>
            <w:hideMark/>
            <w:tcPrChange w:id="21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F6963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664.59</w:t>
            </w:r>
          </w:p>
        </w:tc>
        <w:tc>
          <w:tcPr>
            <w:tcW w:w="1070" w:type="dxa"/>
            <w:tcBorders>
              <w:top w:val="nil"/>
              <w:left w:val="nil"/>
              <w:bottom w:val="single" w:sz="4" w:space="0" w:color="ACB9CA"/>
              <w:right w:val="single" w:sz="4" w:space="0" w:color="ACB9CA"/>
            </w:tcBorders>
            <w:shd w:val="clear" w:color="000000" w:fill="FFFFFF"/>
            <w:noWrap/>
            <w:vAlign w:val="center"/>
            <w:hideMark/>
            <w:tcPrChange w:id="21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2EE1B5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1687.56</w:t>
            </w:r>
          </w:p>
        </w:tc>
        <w:tc>
          <w:tcPr>
            <w:tcW w:w="1077" w:type="dxa"/>
            <w:tcBorders>
              <w:top w:val="nil"/>
              <w:left w:val="nil"/>
              <w:bottom w:val="single" w:sz="4" w:space="0" w:color="ACB9CA"/>
              <w:right w:val="single" w:sz="4" w:space="0" w:color="ACB9CA"/>
            </w:tcBorders>
            <w:shd w:val="clear" w:color="000000" w:fill="FFFFFF"/>
            <w:noWrap/>
            <w:vAlign w:val="center"/>
            <w:hideMark/>
            <w:tcPrChange w:id="21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39BC48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21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9CE51E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7075</w:t>
            </w:r>
          </w:p>
        </w:tc>
        <w:tc>
          <w:tcPr>
            <w:tcW w:w="1230" w:type="dxa"/>
            <w:tcBorders>
              <w:top w:val="nil"/>
              <w:left w:val="nil"/>
              <w:bottom w:val="single" w:sz="4" w:space="0" w:color="ACB9CA"/>
              <w:right w:val="single" w:sz="4" w:space="0" w:color="ACB9CA"/>
            </w:tcBorders>
            <w:shd w:val="clear" w:color="000000" w:fill="FFFFFF"/>
            <w:noWrap/>
            <w:vAlign w:val="center"/>
            <w:hideMark/>
            <w:tcPrChange w:id="21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B29820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775933F" w14:textId="77777777" w:rsidTr="00BC68F6">
        <w:trPr>
          <w:trHeight w:val="300"/>
          <w:trPrChange w:id="21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BE79BC5"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F4FBCD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2828</w:t>
            </w:r>
          </w:p>
        </w:tc>
        <w:tc>
          <w:tcPr>
            <w:tcW w:w="1299" w:type="dxa"/>
            <w:tcBorders>
              <w:top w:val="nil"/>
              <w:left w:val="nil"/>
              <w:bottom w:val="single" w:sz="4" w:space="0" w:color="ACB9CA"/>
              <w:right w:val="single" w:sz="4" w:space="0" w:color="ACB9CA"/>
            </w:tcBorders>
            <w:shd w:val="clear" w:color="000000" w:fill="FFFFFF"/>
            <w:noWrap/>
            <w:vAlign w:val="center"/>
            <w:hideMark/>
            <w:tcPrChange w:id="21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0D647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111054.26</w:t>
            </w:r>
          </w:p>
        </w:tc>
        <w:tc>
          <w:tcPr>
            <w:tcW w:w="1070" w:type="dxa"/>
            <w:tcBorders>
              <w:top w:val="nil"/>
              <w:left w:val="nil"/>
              <w:bottom w:val="single" w:sz="4" w:space="0" w:color="ACB9CA"/>
              <w:right w:val="single" w:sz="4" w:space="0" w:color="ACB9CA"/>
            </w:tcBorders>
            <w:shd w:val="clear" w:color="000000" w:fill="FFFFFF"/>
            <w:noWrap/>
            <w:vAlign w:val="center"/>
            <w:hideMark/>
            <w:tcPrChange w:id="21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9D5196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150213.4</w:t>
            </w:r>
          </w:p>
        </w:tc>
        <w:tc>
          <w:tcPr>
            <w:tcW w:w="1070" w:type="dxa"/>
            <w:tcBorders>
              <w:top w:val="nil"/>
              <w:left w:val="nil"/>
              <w:bottom w:val="single" w:sz="4" w:space="0" w:color="ACB9CA"/>
              <w:right w:val="single" w:sz="4" w:space="0" w:color="ACB9CA"/>
            </w:tcBorders>
            <w:shd w:val="clear" w:color="000000" w:fill="FFFFFF"/>
            <w:noWrap/>
            <w:vAlign w:val="center"/>
            <w:hideMark/>
            <w:tcPrChange w:id="21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F3D5A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179360.7</w:t>
            </w:r>
          </w:p>
        </w:tc>
        <w:tc>
          <w:tcPr>
            <w:tcW w:w="1070" w:type="dxa"/>
            <w:tcBorders>
              <w:top w:val="nil"/>
              <w:left w:val="nil"/>
              <w:bottom w:val="single" w:sz="4" w:space="0" w:color="ACB9CA"/>
              <w:right w:val="single" w:sz="4" w:space="0" w:color="ACB9CA"/>
            </w:tcBorders>
            <w:shd w:val="clear" w:color="000000" w:fill="FFFFFF"/>
            <w:noWrap/>
            <w:vAlign w:val="center"/>
            <w:hideMark/>
            <w:tcPrChange w:id="21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FCFF36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801563.8</w:t>
            </w:r>
          </w:p>
        </w:tc>
        <w:tc>
          <w:tcPr>
            <w:tcW w:w="1077" w:type="dxa"/>
            <w:tcBorders>
              <w:top w:val="nil"/>
              <w:left w:val="nil"/>
              <w:bottom w:val="single" w:sz="4" w:space="0" w:color="ACB9CA"/>
              <w:right w:val="single" w:sz="4" w:space="0" w:color="ACB9CA"/>
            </w:tcBorders>
            <w:shd w:val="clear" w:color="000000" w:fill="FFFFFF"/>
            <w:noWrap/>
            <w:vAlign w:val="center"/>
            <w:hideMark/>
            <w:tcPrChange w:id="21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7BAC8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7" w:type="dxa"/>
            <w:tcBorders>
              <w:top w:val="nil"/>
              <w:left w:val="nil"/>
              <w:bottom w:val="single" w:sz="4" w:space="0" w:color="ACB9CA"/>
              <w:right w:val="single" w:sz="4" w:space="0" w:color="ACB9CA"/>
            </w:tcBorders>
            <w:shd w:val="clear" w:color="000000" w:fill="FFFFFF"/>
            <w:noWrap/>
            <w:vAlign w:val="center"/>
            <w:hideMark/>
            <w:tcPrChange w:id="21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3A16B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1227495</w:t>
            </w:r>
          </w:p>
        </w:tc>
        <w:tc>
          <w:tcPr>
            <w:tcW w:w="1230" w:type="dxa"/>
            <w:tcBorders>
              <w:top w:val="nil"/>
              <w:left w:val="nil"/>
              <w:bottom w:val="single" w:sz="4" w:space="0" w:color="ACB9CA"/>
              <w:right w:val="single" w:sz="4" w:space="0" w:color="ACB9CA"/>
            </w:tcBorders>
            <w:shd w:val="clear" w:color="000000" w:fill="FFFFFF"/>
            <w:noWrap/>
            <w:vAlign w:val="center"/>
            <w:hideMark/>
            <w:tcPrChange w:id="21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29ACB4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654DA61" w14:textId="77777777" w:rsidTr="00BC68F6">
        <w:trPr>
          <w:trHeight w:val="300"/>
          <w:trPrChange w:id="21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1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49ECF06"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1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B78EBA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918</w:t>
            </w:r>
          </w:p>
        </w:tc>
        <w:tc>
          <w:tcPr>
            <w:tcW w:w="1299" w:type="dxa"/>
            <w:tcBorders>
              <w:top w:val="nil"/>
              <w:left w:val="nil"/>
              <w:bottom w:val="single" w:sz="4" w:space="0" w:color="ACB9CA"/>
              <w:right w:val="single" w:sz="4" w:space="0" w:color="ACB9CA"/>
            </w:tcBorders>
            <w:shd w:val="clear" w:color="000000" w:fill="FFFFFF"/>
            <w:noWrap/>
            <w:vAlign w:val="center"/>
            <w:hideMark/>
            <w:tcPrChange w:id="21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8F6252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496383.65</w:t>
            </w:r>
          </w:p>
        </w:tc>
        <w:tc>
          <w:tcPr>
            <w:tcW w:w="1070" w:type="dxa"/>
            <w:tcBorders>
              <w:top w:val="nil"/>
              <w:left w:val="nil"/>
              <w:bottom w:val="single" w:sz="4" w:space="0" w:color="ACB9CA"/>
              <w:right w:val="single" w:sz="4" w:space="0" w:color="ACB9CA"/>
            </w:tcBorders>
            <w:shd w:val="clear" w:color="000000" w:fill="FFFFFF"/>
            <w:noWrap/>
            <w:vAlign w:val="center"/>
            <w:hideMark/>
            <w:tcPrChange w:id="21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5FC838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910863.2</w:t>
            </w:r>
          </w:p>
        </w:tc>
        <w:tc>
          <w:tcPr>
            <w:tcW w:w="1070" w:type="dxa"/>
            <w:tcBorders>
              <w:top w:val="nil"/>
              <w:left w:val="nil"/>
              <w:bottom w:val="single" w:sz="4" w:space="0" w:color="ACB9CA"/>
              <w:right w:val="single" w:sz="4" w:space="0" w:color="ACB9CA"/>
            </w:tcBorders>
            <w:shd w:val="clear" w:color="000000" w:fill="FFFFFF"/>
            <w:noWrap/>
            <w:vAlign w:val="center"/>
            <w:hideMark/>
            <w:tcPrChange w:id="22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34E2ED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986348</w:t>
            </w:r>
          </w:p>
        </w:tc>
        <w:tc>
          <w:tcPr>
            <w:tcW w:w="1070" w:type="dxa"/>
            <w:tcBorders>
              <w:top w:val="nil"/>
              <w:left w:val="nil"/>
              <w:bottom w:val="single" w:sz="4" w:space="0" w:color="ACB9CA"/>
              <w:right w:val="single" w:sz="4" w:space="0" w:color="ACB9CA"/>
            </w:tcBorders>
            <w:shd w:val="clear" w:color="000000" w:fill="FFFFFF"/>
            <w:noWrap/>
            <w:vAlign w:val="center"/>
            <w:hideMark/>
            <w:tcPrChange w:id="22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96746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1037786</w:t>
            </w:r>
          </w:p>
        </w:tc>
        <w:tc>
          <w:tcPr>
            <w:tcW w:w="1077" w:type="dxa"/>
            <w:tcBorders>
              <w:top w:val="nil"/>
              <w:left w:val="nil"/>
              <w:bottom w:val="single" w:sz="4" w:space="0" w:color="ACB9CA"/>
              <w:right w:val="single" w:sz="4" w:space="0" w:color="ACB9CA"/>
            </w:tcBorders>
            <w:shd w:val="clear" w:color="000000" w:fill="FFFFFF"/>
            <w:noWrap/>
            <w:vAlign w:val="center"/>
            <w:hideMark/>
            <w:tcPrChange w:id="22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A0CFFC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25281</w:t>
            </w:r>
          </w:p>
        </w:tc>
        <w:tc>
          <w:tcPr>
            <w:tcW w:w="1077" w:type="dxa"/>
            <w:tcBorders>
              <w:top w:val="nil"/>
              <w:left w:val="nil"/>
              <w:bottom w:val="single" w:sz="4" w:space="0" w:color="ACB9CA"/>
              <w:right w:val="single" w:sz="4" w:space="0" w:color="ACB9CA"/>
            </w:tcBorders>
            <w:shd w:val="clear" w:color="000000" w:fill="FFFFFF"/>
            <w:noWrap/>
            <w:vAlign w:val="center"/>
            <w:hideMark/>
            <w:tcPrChange w:id="22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FBE44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1451742</w:t>
            </w:r>
          </w:p>
        </w:tc>
        <w:tc>
          <w:tcPr>
            <w:tcW w:w="1230" w:type="dxa"/>
            <w:tcBorders>
              <w:top w:val="nil"/>
              <w:left w:val="nil"/>
              <w:bottom w:val="single" w:sz="4" w:space="0" w:color="ACB9CA"/>
              <w:right w:val="single" w:sz="4" w:space="0" w:color="ACB9CA"/>
            </w:tcBorders>
            <w:shd w:val="clear" w:color="000000" w:fill="FFFFFF"/>
            <w:noWrap/>
            <w:vAlign w:val="center"/>
            <w:hideMark/>
            <w:tcPrChange w:id="22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15A755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22.66%</w:t>
            </w:r>
          </w:p>
        </w:tc>
      </w:tr>
      <w:tr w:rsidR="00FC3BDD" w:rsidRPr="00C47FE2" w14:paraId="648DA6FD" w14:textId="77777777" w:rsidTr="00BC68F6">
        <w:trPr>
          <w:trHeight w:val="300"/>
          <w:trPrChange w:id="22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04AAF88"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Click_Save_expense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2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C3CA44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w:t>
            </w:r>
          </w:p>
        </w:tc>
        <w:tc>
          <w:tcPr>
            <w:tcW w:w="1299" w:type="dxa"/>
            <w:tcBorders>
              <w:top w:val="nil"/>
              <w:left w:val="nil"/>
              <w:bottom w:val="single" w:sz="4" w:space="0" w:color="ACB9CA"/>
              <w:right w:val="single" w:sz="4" w:space="0" w:color="ACB9CA"/>
            </w:tcBorders>
            <w:shd w:val="clear" w:color="000000" w:fill="FFFFFF"/>
            <w:noWrap/>
            <w:vAlign w:val="center"/>
            <w:hideMark/>
            <w:tcPrChange w:id="22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D7760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486417.26</w:t>
            </w:r>
          </w:p>
        </w:tc>
        <w:tc>
          <w:tcPr>
            <w:tcW w:w="1070" w:type="dxa"/>
            <w:tcBorders>
              <w:top w:val="nil"/>
              <w:left w:val="nil"/>
              <w:bottom w:val="single" w:sz="4" w:space="0" w:color="ACB9CA"/>
              <w:right w:val="single" w:sz="4" w:space="0" w:color="ACB9CA"/>
            </w:tcBorders>
            <w:shd w:val="clear" w:color="000000" w:fill="FFFFFF"/>
            <w:noWrap/>
            <w:vAlign w:val="center"/>
            <w:hideMark/>
            <w:tcPrChange w:id="22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D05C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Change w:id="22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F7C09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935935</w:t>
            </w:r>
          </w:p>
        </w:tc>
        <w:tc>
          <w:tcPr>
            <w:tcW w:w="1070" w:type="dxa"/>
            <w:tcBorders>
              <w:top w:val="nil"/>
              <w:left w:val="nil"/>
              <w:bottom w:val="single" w:sz="4" w:space="0" w:color="ACB9CA"/>
              <w:right w:val="single" w:sz="4" w:space="0" w:color="ACB9CA"/>
            </w:tcBorders>
            <w:shd w:val="clear" w:color="000000" w:fill="FFFFFF"/>
            <w:noWrap/>
            <w:vAlign w:val="center"/>
            <w:hideMark/>
            <w:tcPrChange w:id="22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7CEA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1040895</w:t>
            </w:r>
          </w:p>
        </w:tc>
        <w:tc>
          <w:tcPr>
            <w:tcW w:w="1077" w:type="dxa"/>
            <w:tcBorders>
              <w:top w:val="nil"/>
              <w:left w:val="nil"/>
              <w:bottom w:val="single" w:sz="4" w:space="0" w:color="ACB9CA"/>
              <w:right w:val="single" w:sz="4" w:space="0" w:color="ACB9CA"/>
            </w:tcBorders>
            <w:shd w:val="clear" w:color="000000" w:fill="FFFFFF"/>
            <w:noWrap/>
            <w:vAlign w:val="center"/>
            <w:hideMark/>
            <w:tcPrChange w:id="22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73CCDB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92388</w:t>
            </w:r>
          </w:p>
        </w:tc>
        <w:tc>
          <w:tcPr>
            <w:tcW w:w="1077" w:type="dxa"/>
            <w:tcBorders>
              <w:top w:val="nil"/>
              <w:left w:val="nil"/>
              <w:bottom w:val="single" w:sz="4" w:space="0" w:color="ACB9CA"/>
              <w:right w:val="single" w:sz="4" w:space="0" w:color="ACB9CA"/>
            </w:tcBorders>
            <w:shd w:val="clear" w:color="000000" w:fill="FFFFFF"/>
            <w:noWrap/>
            <w:vAlign w:val="center"/>
            <w:hideMark/>
            <w:tcPrChange w:id="22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AD060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1449777</w:t>
            </w:r>
          </w:p>
        </w:tc>
        <w:tc>
          <w:tcPr>
            <w:tcW w:w="1230" w:type="dxa"/>
            <w:tcBorders>
              <w:top w:val="nil"/>
              <w:left w:val="nil"/>
              <w:bottom w:val="single" w:sz="4" w:space="0" w:color="ACB9CA"/>
              <w:right w:val="single" w:sz="4" w:space="0" w:color="ACB9CA"/>
            </w:tcBorders>
            <w:shd w:val="clear" w:color="000000" w:fill="FFFFFF"/>
            <w:noWrap/>
            <w:vAlign w:val="center"/>
            <w:hideMark/>
            <w:tcPrChange w:id="22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CE047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w:t>
            </w:r>
          </w:p>
        </w:tc>
      </w:tr>
      <w:tr w:rsidR="00FC3BDD" w:rsidRPr="00C47FE2" w14:paraId="4D366DEE" w14:textId="77777777" w:rsidTr="00BC68F6">
        <w:trPr>
          <w:trHeight w:val="300"/>
          <w:trPrChange w:id="22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94C1174"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Click_Save_Invoice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2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64644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Change w:id="22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0CF951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105200.13</w:t>
            </w:r>
          </w:p>
        </w:tc>
        <w:tc>
          <w:tcPr>
            <w:tcW w:w="1070" w:type="dxa"/>
            <w:tcBorders>
              <w:top w:val="nil"/>
              <w:left w:val="nil"/>
              <w:bottom w:val="single" w:sz="4" w:space="0" w:color="ACB9CA"/>
              <w:right w:val="single" w:sz="4" w:space="0" w:color="ACB9CA"/>
            </w:tcBorders>
            <w:shd w:val="clear" w:color="000000" w:fill="FFFFFF"/>
            <w:noWrap/>
            <w:vAlign w:val="center"/>
            <w:hideMark/>
            <w:tcPrChange w:id="22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96538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168063</w:t>
            </w:r>
          </w:p>
        </w:tc>
        <w:tc>
          <w:tcPr>
            <w:tcW w:w="1070" w:type="dxa"/>
            <w:tcBorders>
              <w:top w:val="nil"/>
              <w:left w:val="nil"/>
              <w:bottom w:val="single" w:sz="4" w:space="0" w:color="ACB9CA"/>
              <w:right w:val="single" w:sz="4" w:space="0" w:color="ACB9CA"/>
            </w:tcBorders>
            <w:shd w:val="clear" w:color="000000" w:fill="FFFFFF"/>
            <w:noWrap/>
            <w:vAlign w:val="center"/>
            <w:hideMark/>
            <w:tcPrChange w:id="22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00FAEF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199167</w:t>
            </w:r>
          </w:p>
        </w:tc>
        <w:tc>
          <w:tcPr>
            <w:tcW w:w="1070" w:type="dxa"/>
            <w:tcBorders>
              <w:top w:val="nil"/>
              <w:left w:val="nil"/>
              <w:bottom w:val="single" w:sz="4" w:space="0" w:color="ACB9CA"/>
              <w:right w:val="single" w:sz="4" w:space="0" w:color="ACB9CA"/>
            </w:tcBorders>
            <w:shd w:val="clear" w:color="000000" w:fill="FFFFFF"/>
            <w:noWrap/>
            <w:vAlign w:val="center"/>
            <w:hideMark/>
            <w:tcPrChange w:id="22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B8582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212735</w:t>
            </w:r>
          </w:p>
        </w:tc>
        <w:tc>
          <w:tcPr>
            <w:tcW w:w="1077" w:type="dxa"/>
            <w:tcBorders>
              <w:top w:val="nil"/>
              <w:left w:val="nil"/>
              <w:bottom w:val="single" w:sz="4" w:space="0" w:color="ACB9CA"/>
              <w:right w:val="single" w:sz="4" w:space="0" w:color="ACB9CA"/>
            </w:tcBorders>
            <w:shd w:val="clear" w:color="000000" w:fill="FFFFFF"/>
            <w:noWrap/>
            <w:vAlign w:val="center"/>
            <w:hideMark/>
            <w:tcPrChange w:id="22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F19C38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w:t>
            </w:r>
          </w:p>
        </w:tc>
        <w:tc>
          <w:tcPr>
            <w:tcW w:w="1077" w:type="dxa"/>
            <w:tcBorders>
              <w:top w:val="nil"/>
              <w:left w:val="nil"/>
              <w:bottom w:val="single" w:sz="4" w:space="0" w:color="ACB9CA"/>
              <w:right w:val="single" w:sz="4" w:space="0" w:color="ACB9CA"/>
            </w:tcBorders>
            <w:shd w:val="clear" w:color="000000" w:fill="FFFFFF"/>
            <w:noWrap/>
            <w:vAlign w:val="center"/>
            <w:hideMark/>
            <w:tcPrChange w:id="22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A6EEE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247132</w:t>
            </w:r>
          </w:p>
        </w:tc>
        <w:tc>
          <w:tcPr>
            <w:tcW w:w="1230" w:type="dxa"/>
            <w:tcBorders>
              <w:top w:val="nil"/>
              <w:left w:val="nil"/>
              <w:bottom w:val="single" w:sz="4" w:space="0" w:color="ACB9CA"/>
              <w:right w:val="single" w:sz="4" w:space="0" w:color="ACB9CA"/>
            </w:tcBorders>
            <w:shd w:val="clear" w:color="000000" w:fill="FFFFFF"/>
            <w:noWrap/>
            <w:vAlign w:val="center"/>
            <w:hideMark/>
            <w:tcPrChange w:id="22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CB52A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FC3BDD" w:rsidRPr="00C47FE2" w14:paraId="64D91283" w14:textId="77777777" w:rsidTr="00BC68F6">
        <w:trPr>
          <w:trHeight w:val="300"/>
          <w:trPrChange w:id="22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C241D4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966" w:type="dxa"/>
            <w:tcBorders>
              <w:top w:val="nil"/>
              <w:left w:val="nil"/>
              <w:bottom w:val="single" w:sz="4" w:space="0" w:color="ACB9CA"/>
              <w:right w:val="single" w:sz="4" w:space="0" w:color="ACB9CA"/>
            </w:tcBorders>
            <w:shd w:val="clear" w:color="000000" w:fill="FFFFFF"/>
            <w:noWrap/>
            <w:vAlign w:val="center"/>
            <w:hideMark/>
            <w:tcPrChange w:id="22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084E4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22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54467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343620.03</w:t>
            </w:r>
          </w:p>
        </w:tc>
        <w:tc>
          <w:tcPr>
            <w:tcW w:w="1070" w:type="dxa"/>
            <w:tcBorders>
              <w:top w:val="nil"/>
              <w:left w:val="nil"/>
              <w:bottom w:val="single" w:sz="4" w:space="0" w:color="ACB9CA"/>
              <w:right w:val="single" w:sz="4" w:space="0" w:color="ACB9CA"/>
            </w:tcBorders>
            <w:shd w:val="clear" w:color="000000" w:fill="FFFFFF"/>
            <w:noWrap/>
            <w:vAlign w:val="center"/>
            <w:hideMark/>
            <w:tcPrChange w:id="22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C3CF61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noWrap/>
            <w:vAlign w:val="center"/>
            <w:hideMark/>
            <w:tcPrChange w:id="22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BA359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961023</w:t>
            </w:r>
          </w:p>
        </w:tc>
        <w:tc>
          <w:tcPr>
            <w:tcW w:w="1070" w:type="dxa"/>
            <w:tcBorders>
              <w:top w:val="nil"/>
              <w:left w:val="nil"/>
              <w:bottom w:val="single" w:sz="4" w:space="0" w:color="ACB9CA"/>
              <w:right w:val="single" w:sz="4" w:space="0" w:color="ACB9CA"/>
            </w:tcBorders>
            <w:shd w:val="clear" w:color="000000" w:fill="FFFFFF"/>
            <w:noWrap/>
            <w:vAlign w:val="center"/>
            <w:hideMark/>
            <w:tcPrChange w:id="22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A5A1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7" w:type="dxa"/>
            <w:tcBorders>
              <w:top w:val="nil"/>
              <w:left w:val="nil"/>
              <w:bottom w:val="single" w:sz="4" w:space="0" w:color="ACB9CA"/>
              <w:right w:val="single" w:sz="4" w:space="0" w:color="ACB9CA"/>
            </w:tcBorders>
            <w:shd w:val="clear" w:color="000000" w:fill="FFFFFF"/>
            <w:noWrap/>
            <w:vAlign w:val="center"/>
            <w:hideMark/>
            <w:tcPrChange w:id="22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82C54A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14882</w:t>
            </w:r>
          </w:p>
        </w:tc>
        <w:tc>
          <w:tcPr>
            <w:tcW w:w="1077" w:type="dxa"/>
            <w:tcBorders>
              <w:top w:val="nil"/>
              <w:left w:val="nil"/>
              <w:bottom w:val="single" w:sz="4" w:space="0" w:color="ACB9CA"/>
              <w:right w:val="single" w:sz="4" w:space="0" w:color="ACB9CA"/>
            </w:tcBorders>
            <w:shd w:val="clear" w:color="000000" w:fill="FFFFFF"/>
            <w:noWrap/>
            <w:vAlign w:val="center"/>
            <w:hideMark/>
            <w:tcPrChange w:id="22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7B7C19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1295607</w:t>
            </w:r>
          </w:p>
        </w:tc>
        <w:tc>
          <w:tcPr>
            <w:tcW w:w="1230" w:type="dxa"/>
            <w:tcBorders>
              <w:top w:val="nil"/>
              <w:left w:val="nil"/>
              <w:bottom w:val="single" w:sz="4" w:space="0" w:color="ACB9CA"/>
              <w:right w:val="single" w:sz="4" w:space="0" w:color="ACB9CA"/>
            </w:tcBorders>
            <w:shd w:val="clear" w:color="000000" w:fill="FFFFFF"/>
            <w:noWrap/>
            <w:vAlign w:val="center"/>
            <w:hideMark/>
            <w:tcPrChange w:id="22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F8B7A2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FC3BDD" w:rsidRPr="00C47FE2" w14:paraId="1065531C" w14:textId="77777777" w:rsidTr="00BC68F6">
        <w:trPr>
          <w:trHeight w:val="300"/>
          <w:trPrChange w:id="22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A8133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966" w:type="dxa"/>
            <w:tcBorders>
              <w:top w:val="nil"/>
              <w:left w:val="nil"/>
              <w:bottom w:val="single" w:sz="4" w:space="0" w:color="ACB9CA"/>
              <w:right w:val="single" w:sz="4" w:space="0" w:color="ACB9CA"/>
            </w:tcBorders>
            <w:shd w:val="clear" w:color="000000" w:fill="FFFFFF"/>
            <w:noWrap/>
            <w:vAlign w:val="center"/>
            <w:hideMark/>
            <w:tcPrChange w:id="22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8F606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299" w:type="dxa"/>
            <w:tcBorders>
              <w:top w:val="nil"/>
              <w:left w:val="nil"/>
              <w:bottom w:val="single" w:sz="4" w:space="0" w:color="ACB9CA"/>
              <w:right w:val="single" w:sz="4" w:space="0" w:color="ACB9CA"/>
            </w:tcBorders>
            <w:shd w:val="clear" w:color="000000" w:fill="FFFFFF"/>
            <w:noWrap/>
            <w:vAlign w:val="center"/>
            <w:hideMark/>
            <w:tcPrChange w:id="22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71224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423994.65</w:t>
            </w:r>
          </w:p>
        </w:tc>
        <w:tc>
          <w:tcPr>
            <w:tcW w:w="1070" w:type="dxa"/>
            <w:tcBorders>
              <w:top w:val="nil"/>
              <w:left w:val="nil"/>
              <w:bottom w:val="single" w:sz="4" w:space="0" w:color="ACB9CA"/>
              <w:right w:val="single" w:sz="4" w:space="0" w:color="ACB9CA"/>
            </w:tcBorders>
            <w:shd w:val="clear" w:color="000000" w:fill="FFFFFF"/>
            <w:noWrap/>
            <w:vAlign w:val="center"/>
            <w:hideMark/>
            <w:tcPrChange w:id="22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C3CABC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995327</w:t>
            </w:r>
          </w:p>
        </w:tc>
        <w:tc>
          <w:tcPr>
            <w:tcW w:w="1070" w:type="dxa"/>
            <w:tcBorders>
              <w:top w:val="nil"/>
              <w:left w:val="nil"/>
              <w:bottom w:val="single" w:sz="4" w:space="0" w:color="ACB9CA"/>
              <w:right w:val="single" w:sz="4" w:space="0" w:color="ACB9CA"/>
            </w:tcBorders>
            <w:shd w:val="clear" w:color="000000" w:fill="FFFFFF"/>
            <w:noWrap/>
            <w:vAlign w:val="center"/>
            <w:hideMark/>
            <w:tcPrChange w:id="22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979F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Change w:id="22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C286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1039359</w:t>
            </w:r>
          </w:p>
        </w:tc>
        <w:tc>
          <w:tcPr>
            <w:tcW w:w="1077" w:type="dxa"/>
            <w:tcBorders>
              <w:top w:val="nil"/>
              <w:left w:val="nil"/>
              <w:bottom w:val="single" w:sz="4" w:space="0" w:color="ACB9CA"/>
              <w:right w:val="single" w:sz="4" w:space="0" w:color="ACB9CA"/>
            </w:tcBorders>
            <w:shd w:val="clear" w:color="000000" w:fill="FFFFFF"/>
            <w:noWrap/>
            <w:vAlign w:val="center"/>
            <w:hideMark/>
            <w:tcPrChange w:id="22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6B447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34336</w:t>
            </w:r>
          </w:p>
        </w:tc>
        <w:tc>
          <w:tcPr>
            <w:tcW w:w="1077" w:type="dxa"/>
            <w:tcBorders>
              <w:top w:val="nil"/>
              <w:left w:val="nil"/>
              <w:bottom w:val="single" w:sz="4" w:space="0" w:color="ACB9CA"/>
              <w:right w:val="single" w:sz="4" w:space="0" w:color="ACB9CA"/>
            </w:tcBorders>
            <w:shd w:val="clear" w:color="000000" w:fill="FFFFFF"/>
            <w:noWrap/>
            <w:vAlign w:val="center"/>
            <w:hideMark/>
            <w:tcPrChange w:id="22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1B5E0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1272892</w:t>
            </w:r>
          </w:p>
        </w:tc>
        <w:tc>
          <w:tcPr>
            <w:tcW w:w="1230" w:type="dxa"/>
            <w:tcBorders>
              <w:top w:val="nil"/>
              <w:left w:val="nil"/>
              <w:bottom w:val="single" w:sz="4" w:space="0" w:color="ACB9CA"/>
              <w:right w:val="single" w:sz="4" w:space="0" w:color="ACB9CA"/>
            </w:tcBorders>
            <w:shd w:val="clear" w:color="000000" w:fill="FFFFFF"/>
            <w:noWrap/>
            <w:vAlign w:val="center"/>
            <w:hideMark/>
            <w:tcPrChange w:id="22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DF2A3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60B6420" w14:textId="77777777" w:rsidTr="00BC68F6">
        <w:trPr>
          <w:trHeight w:val="300"/>
          <w:trPrChange w:id="22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A320D8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966" w:type="dxa"/>
            <w:tcBorders>
              <w:top w:val="nil"/>
              <w:left w:val="nil"/>
              <w:bottom w:val="single" w:sz="4" w:space="0" w:color="ACB9CA"/>
              <w:right w:val="single" w:sz="4" w:space="0" w:color="ACB9CA"/>
            </w:tcBorders>
            <w:shd w:val="clear" w:color="000000" w:fill="FFFFFF"/>
            <w:noWrap/>
            <w:vAlign w:val="center"/>
            <w:hideMark/>
            <w:tcPrChange w:id="22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D3E8C6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w:t>
            </w:r>
          </w:p>
        </w:tc>
        <w:tc>
          <w:tcPr>
            <w:tcW w:w="1299" w:type="dxa"/>
            <w:tcBorders>
              <w:top w:val="nil"/>
              <w:left w:val="nil"/>
              <w:bottom w:val="single" w:sz="4" w:space="0" w:color="ACB9CA"/>
              <w:right w:val="single" w:sz="4" w:space="0" w:color="ACB9CA"/>
            </w:tcBorders>
            <w:shd w:val="clear" w:color="000000" w:fill="FFFFFF"/>
            <w:noWrap/>
            <w:vAlign w:val="center"/>
            <w:hideMark/>
            <w:tcPrChange w:id="22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39DFFE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481111.7</w:t>
            </w:r>
          </w:p>
        </w:tc>
        <w:tc>
          <w:tcPr>
            <w:tcW w:w="1070" w:type="dxa"/>
            <w:tcBorders>
              <w:top w:val="nil"/>
              <w:left w:val="nil"/>
              <w:bottom w:val="single" w:sz="4" w:space="0" w:color="ACB9CA"/>
              <w:right w:val="single" w:sz="4" w:space="0" w:color="ACB9CA"/>
            </w:tcBorders>
            <w:shd w:val="clear" w:color="000000" w:fill="FFFFFF"/>
            <w:noWrap/>
            <w:vAlign w:val="center"/>
            <w:hideMark/>
            <w:tcPrChange w:id="22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F6EED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1004031</w:t>
            </w:r>
          </w:p>
        </w:tc>
        <w:tc>
          <w:tcPr>
            <w:tcW w:w="1070" w:type="dxa"/>
            <w:tcBorders>
              <w:top w:val="nil"/>
              <w:left w:val="nil"/>
              <w:bottom w:val="single" w:sz="4" w:space="0" w:color="ACB9CA"/>
              <w:right w:val="single" w:sz="4" w:space="0" w:color="ACB9CA"/>
            </w:tcBorders>
            <w:shd w:val="clear" w:color="000000" w:fill="FFFFFF"/>
            <w:noWrap/>
            <w:vAlign w:val="center"/>
            <w:hideMark/>
            <w:tcPrChange w:id="22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D9184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1014783</w:t>
            </w:r>
          </w:p>
        </w:tc>
        <w:tc>
          <w:tcPr>
            <w:tcW w:w="1070" w:type="dxa"/>
            <w:tcBorders>
              <w:top w:val="nil"/>
              <w:left w:val="nil"/>
              <w:bottom w:val="single" w:sz="4" w:space="0" w:color="ACB9CA"/>
              <w:right w:val="single" w:sz="4" w:space="0" w:color="ACB9CA"/>
            </w:tcBorders>
            <w:shd w:val="clear" w:color="000000" w:fill="FFFFFF"/>
            <w:noWrap/>
            <w:vAlign w:val="center"/>
            <w:hideMark/>
            <w:tcPrChange w:id="22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29AB5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1026047</w:t>
            </w:r>
          </w:p>
        </w:tc>
        <w:tc>
          <w:tcPr>
            <w:tcW w:w="1077" w:type="dxa"/>
            <w:tcBorders>
              <w:top w:val="nil"/>
              <w:left w:val="nil"/>
              <w:bottom w:val="single" w:sz="4" w:space="0" w:color="ACB9CA"/>
              <w:right w:val="single" w:sz="4" w:space="0" w:color="ACB9CA"/>
            </w:tcBorders>
            <w:shd w:val="clear" w:color="000000" w:fill="FFFFFF"/>
            <w:noWrap/>
            <w:vAlign w:val="center"/>
            <w:hideMark/>
            <w:tcPrChange w:id="22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434267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110148</w:t>
            </w:r>
          </w:p>
        </w:tc>
        <w:tc>
          <w:tcPr>
            <w:tcW w:w="1077" w:type="dxa"/>
            <w:tcBorders>
              <w:top w:val="nil"/>
              <w:left w:val="nil"/>
              <w:bottom w:val="single" w:sz="4" w:space="0" w:color="ACB9CA"/>
              <w:right w:val="single" w:sz="4" w:space="0" w:color="ACB9CA"/>
            </w:tcBorders>
            <w:shd w:val="clear" w:color="000000" w:fill="FFFFFF"/>
            <w:noWrap/>
            <w:vAlign w:val="center"/>
            <w:hideMark/>
            <w:tcPrChange w:id="22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FB44B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1258850</w:t>
            </w:r>
          </w:p>
        </w:tc>
        <w:tc>
          <w:tcPr>
            <w:tcW w:w="1230" w:type="dxa"/>
            <w:tcBorders>
              <w:top w:val="nil"/>
              <w:left w:val="nil"/>
              <w:bottom w:val="single" w:sz="4" w:space="0" w:color="ACB9CA"/>
              <w:right w:val="single" w:sz="4" w:space="0" w:color="ACB9CA"/>
            </w:tcBorders>
            <w:shd w:val="clear" w:color="000000" w:fill="FFFFFF"/>
            <w:noWrap/>
            <w:vAlign w:val="center"/>
            <w:hideMark/>
            <w:tcPrChange w:id="22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2CE792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C468C5C" w14:textId="77777777" w:rsidTr="00BC68F6">
        <w:trPr>
          <w:trHeight w:val="300"/>
          <w:trPrChange w:id="22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E0D02FA"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Click_Save_Note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2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4382B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5148</w:t>
            </w:r>
          </w:p>
        </w:tc>
        <w:tc>
          <w:tcPr>
            <w:tcW w:w="1299" w:type="dxa"/>
            <w:tcBorders>
              <w:top w:val="nil"/>
              <w:left w:val="nil"/>
              <w:bottom w:val="single" w:sz="4" w:space="0" w:color="ACB9CA"/>
              <w:right w:val="single" w:sz="4" w:space="0" w:color="ACB9CA"/>
            </w:tcBorders>
            <w:shd w:val="clear" w:color="000000" w:fill="FFFFFF"/>
            <w:noWrap/>
            <w:vAlign w:val="center"/>
            <w:hideMark/>
            <w:tcPrChange w:id="22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9E8CE6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182217.66</w:t>
            </w:r>
          </w:p>
        </w:tc>
        <w:tc>
          <w:tcPr>
            <w:tcW w:w="1070" w:type="dxa"/>
            <w:tcBorders>
              <w:top w:val="nil"/>
              <w:left w:val="nil"/>
              <w:bottom w:val="single" w:sz="4" w:space="0" w:color="ACB9CA"/>
              <w:right w:val="single" w:sz="4" w:space="0" w:color="ACB9CA"/>
            </w:tcBorders>
            <w:shd w:val="clear" w:color="000000" w:fill="FFFFFF"/>
            <w:noWrap/>
            <w:vAlign w:val="center"/>
            <w:hideMark/>
            <w:tcPrChange w:id="22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43DCA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302730.9</w:t>
            </w:r>
          </w:p>
        </w:tc>
        <w:tc>
          <w:tcPr>
            <w:tcW w:w="1070" w:type="dxa"/>
            <w:tcBorders>
              <w:top w:val="nil"/>
              <w:left w:val="nil"/>
              <w:bottom w:val="single" w:sz="4" w:space="0" w:color="ACB9CA"/>
              <w:right w:val="single" w:sz="4" w:space="0" w:color="ACB9CA"/>
            </w:tcBorders>
            <w:shd w:val="clear" w:color="000000" w:fill="FFFFFF"/>
            <w:noWrap/>
            <w:vAlign w:val="center"/>
            <w:hideMark/>
            <w:tcPrChange w:id="22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D75B1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536761.9</w:t>
            </w:r>
          </w:p>
        </w:tc>
        <w:tc>
          <w:tcPr>
            <w:tcW w:w="1070" w:type="dxa"/>
            <w:tcBorders>
              <w:top w:val="nil"/>
              <w:left w:val="nil"/>
              <w:bottom w:val="single" w:sz="4" w:space="0" w:color="ACB9CA"/>
              <w:right w:val="single" w:sz="4" w:space="0" w:color="ACB9CA"/>
            </w:tcBorders>
            <w:shd w:val="clear" w:color="000000" w:fill="FFFFFF"/>
            <w:noWrap/>
            <w:vAlign w:val="center"/>
            <w:hideMark/>
            <w:tcPrChange w:id="22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2F7D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978085.5</w:t>
            </w:r>
          </w:p>
        </w:tc>
        <w:tc>
          <w:tcPr>
            <w:tcW w:w="1077" w:type="dxa"/>
            <w:tcBorders>
              <w:top w:val="nil"/>
              <w:left w:val="nil"/>
              <w:bottom w:val="single" w:sz="4" w:space="0" w:color="ACB9CA"/>
              <w:right w:val="single" w:sz="4" w:space="0" w:color="ACB9CA"/>
            </w:tcBorders>
            <w:shd w:val="clear" w:color="000000" w:fill="FFFFFF"/>
            <w:noWrap/>
            <w:vAlign w:val="center"/>
            <w:hideMark/>
            <w:tcPrChange w:id="22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3E6688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w:t>
            </w:r>
          </w:p>
        </w:tc>
        <w:tc>
          <w:tcPr>
            <w:tcW w:w="1077" w:type="dxa"/>
            <w:tcBorders>
              <w:top w:val="nil"/>
              <w:left w:val="nil"/>
              <w:bottom w:val="single" w:sz="4" w:space="0" w:color="ACB9CA"/>
              <w:right w:val="single" w:sz="4" w:space="0" w:color="ACB9CA"/>
            </w:tcBorders>
            <w:shd w:val="clear" w:color="000000" w:fill="FFFFFF"/>
            <w:noWrap/>
            <w:vAlign w:val="center"/>
            <w:hideMark/>
            <w:tcPrChange w:id="22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94606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1238849</w:t>
            </w:r>
          </w:p>
        </w:tc>
        <w:tc>
          <w:tcPr>
            <w:tcW w:w="1230" w:type="dxa"/>
            <w:tcBorders>
              <w:top w:val="nil"/>
              <w:left w:val="nil"/>
              <w:bottom w:val="single" w:sz="4" w:space="0" w:color="ACB9CA"/>
              <w:right w:val="single" w:sz="4" w:space="0" w:color="ACB9CA"/>
            </w:tcBorders>
            <w:shd w:val="clear" w:color="000000" w:fill="FFFFFF"/>
            <w:noWrap/>
            <w:vAlign w:val="center"/>
            <w:hideMark/>
            <w:tcPrChange w:id="22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E6B7A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FC3BDD" w:rsidRPr="00C47FE2" w14:paraId="7B4A0D6E" w14:textId="77777777" w:rsidTr="00BC68F6">
        <w:trPr>
          <w:trHeight w:val="300"/>
          <w:trPrChange w:id="22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98390CB"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Click_Save_Project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2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756A0D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299" w:type="dxa"/>
            <w:tcBorders>
              <w:top w:val="nil"/>
              <w:left w:val="nil"/>
              <w:bottom w:val="single" w:sz="4" w:space="0" w:color="ACB9CA"/>
              <w:right w:val="single" w:sz="4" w:space="0" w:color="ACB9CA"/>
            </w:tcBorders>
            <w:shd w:val="clear" w:color="000000" w:fill="FFFFFF"/>
            <w:noWrap/>
            <w:vAlign w:val="center"/>
            <w:hideMark/>
            <w:tcPrChange w:id="22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16499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652342</w:t>
            </w:r>
          </w:p>
        </w:tc>
        <w:tc>
          <w:tcPr>
            <w:tcW w:w="1070" w:type="dxa"/>
            <w:tcBorders>
              <w:top w:val="nil"/>
              <w:left w:val="nil"/>
              <w:bottom w:val="single" w:sz="4" w:space="0" w:color="ACB9CA"/>
              <w:right w:val="single" w:sz="4" w:space="0" w:color="ACB9CA"/>
            </w:tcBorders>
            <w:shd w:val="clear" w:color="000000" w:fill="FFFFFF"/>
            <w:noWrap/>
            <w:vAlign w:val="center"/>
            <w:hideMark/>
            <w:tcPrChange w:id="22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B6BC94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539135</w:t>
            </w:r>
          </w:p>
        </w:tc>
        <w:tc>
          <w:tcPr>
            <w:tcW w:w="1070" w:type="dxa"/>
            <w:tcBorders>
              <w:top w:val="nil"/>
              <w:left w:val="nil"/>
              <w:bottom w:val="single" w:sz="4" w:space="0" w:color="ACB9CA"/>
              <w:right w:val="single" w:sz="4" w:space="0" w:color="ACB9CA"/>
            </w:tcBorders>
            <w:shd w:val="clear" w:color="000000" w:fill="FFFFFF"/>
            <w:noWrap/>
            <w:vAlign w:val="center"/>
            <w:hideMark/>
            <w:tcPrChange w:id="22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11455F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663039</w:t>
            </w:r>
          </w:p>
        </w:tc>
        <w:tc>
          <w:tcPr>
            <w:tcW w:w="1070" w:type="dxa"/>
            <w:tcBorders>
              <w:top w:val="nil"/>
              <w:left w:val="nil"/>
              <w:bottom w:val="single" w:sz="4" w:space="0" w:color="ACB9CA"/>
              <w:right w:val="single" w:sz="4" w:space="0" w:color="ACB9CA"/>
            </w:tcBorders>
            <w:shd w:val="clear" w:color="000000" w:fill="FFFFFF"/>
            <w:noWrap/>
            <w:vAlign w:val="center"/>
            <w:hideMark/>
            <w:tcPrChange w:id="22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431F9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927231</w:t>
            </w:r>
          </w:p>
        </w:tc>
        <w:tc>
          <w:tcPr>
            <w:tcW w:w="1077" w:type="dxa"/>
            <w:tcBorders>
              <w:top w:val="nil"/>
              <w:left w:val="nil"/>
              <w:bottom w:val="single" w:sz="4" w:space="0" w:color="ACB9CA"/>
              <w:right w:val="single" w:sz="4" w:space="0" w:color="ACB9CA"/>
            </w:tcBorders>
            <w:shd w:val="clear" w:color="000000" w:fill="FFFFFF"/>
            <w:noWrap/>
            <w:vAlign w:val="center"/>
            <w:hideMark/>
            <w:tcPrChange w:id="22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C3DCC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27624</w:t>
            </w:r>
          </w:p>
        </w:tc>
        <w:tc>
          <w:tcPr>
            <w:tcW w:w="1077" w:type="dxa"/>
            <w:tcBorders>
              <w:top w:val="nil"/>
              <w:left w:val="nil"/>
              <w:bottom w:val="single" w:sz="4" w:space="0" w:color="ACB9CA"/>
              <w:right w:val="single" w:sz="4" w:space="0" w:color="ACB9CA"/>
            </w:tcBorders>
            <w:shd w:val="clear" w:color="000000" w:fill="FFFFFF"/>
            <w:noWrap/>
            <w:vAlign w:val="center"/>
            <w:hideMark/>
            <w:tcPrChange w:id="22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9E81B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2247613</w:t>
            </w:r>
          </w:p>
        </w:tc>
        <w:tc>
          <w:tcPr>
            <w:tcW w:w="1230" w:type="dxa"/>
            <w:tcBorders>
              <w:top w:val="nil"/>
              <w:left w:val="nil"/>
              <w:bottom w:val="single" w:sz="4" w:space="0" w:color="ACB9CA"/>
              <w:right w:val="single" w:sz="4" w:space="0" w:color="ACB9CA"/>
            </w:tcBorders>
            <w:shd w:val="clear" w:color="000000" w:fill="FFFFFF"/>
            <w:noWrap/>
            <w:vAlign w:val="center"/>
            <w:hideMark/>
            <w:tcPrChange w:id="22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8630F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5C71C10" w14:textId="77777777" w:rsidTr="00BC68F6">
        <w:trPr>
          <w:trHeight w:val="300"/>
          <w:trPrChange w:id="22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2F23E3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966" w:type="dxa"/>
            <w:tcBorders>
              <w:top w:val="nil"/>
              <w:left w:val="nil"/>
              <w:bottom w:val="single" w:sz="4" w:space="0" w:color="ACB9CA"/>
              <w:right w:val="single" w:sz="4" w:space="0" w:color="ACB9CA"/>
            </w:tcBorders>
            <w:shd w:val="clear" w:color="000000" w:fill="FFFFFF"/>
            <w:noWrap/>
            <w:vAlign w:val="center"/>
            <w:hideMark/>
            <w:tcPrChange w:id="22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24A2E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22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2DE59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144605.6</w:t>
            </w:r>
          </w:p>
        </w:tc>
        <w:tc>
          <w:tcPr>
            <w:tcW w:w="1070" w:type="dxa"/>
            <w:tcBorders>
              <w:top w:val="nil"/>
              <w:left w:val="nil"/>
              <w:bottom w:val="single" w:sz="4" w:space="0" w:color="ACB9CA"/>
              <w:right w:val="single" w:sz="4" w:space="0" w:color="ACB9CA"/>
            </w:tcBorders>
            <w:shd w:val="clear" w:color="000000" w:fill="FFFFFF"/>
            <w:noWrap/>
            <w:vAlign w:val="center"/>
            <w:hideMark/>
            <w:tcPrChange w:id="22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720FDF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230015</w:t>
            </w:r>
          </w:p>
        </w:tc>
        <w:tc>
          <w:tcPr>
            <w:tcW w:w="1070" w:type="dxa"/>
            <w:tcBorders>
              <w:top w:val="nil"/>
              <w:left w:val="nil"/>
              <w:bottom w:val="single" w:sz="4" w:space="0" w:color="ACB9CA"/>
              <w:right w:val="single" w:sz="4" w:space="0" w:color="ACB9CA"/>
            </w:tcBorders>
            <w:shd w:val="clear" w:color="000000" w:fill="FFFFFF"/>
            <w:noWrap/>
            <w:vAlign w:val="center"/>
            <w:hideMark/>
            <w:tcPrChange w:id="22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BB7E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238847</w:t>
            </w:r>
          </w:p>
        </w:tc>
        <w:tc>
          <w:tcPr>
            <w:tcW w:w="1070" w:type="dxa"/>
            <w:tcBorders>
              <w:top w:val="nil"/>
              <w:left w:val="nil"/>
              <w:bottom w:val="single" w:sz="4" w:space="0" w:color="ACB9CA"/>
              <w:right w:val="single" w:sz="4" w:space="0" w:color="ACB9CA"/>
            </w:tcBorders>
            <w:shd w:val="clear" w:color="000000" w:fill="FFFFFF"/>
            <w:noWrap/>
            <w:vAlign w:val="center"/>
            <w:hideMark/>
            <w:tcPrChange w:id="22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EF61CD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338431</w:t>
            </w:r>
          </w:p>
        </w:tc>
        <w:tc>
          <w:tcPr>
            <w:tcW w:w="1077" w:type="dxa"/>
            <w:tcBorders>
              <w:top w:val="nil"/>
              <w:left w:val="nil"/>
              <w:bottom w:val="single" w:sz="4" w:space="0" w:color="ACB9CA"/>
              <w:right w:val="single" w:sz="4" w:space="0" w:color="ACB9CA"/>
            </w:tcBorders>
            <w:shd w:val="clear" w:color="000000" w:fill="FFFFFF"/>
            <w:noWrap/>
            <w:vAlign w:val="center"/>
            <w:hideMark/>
            <w:tcPrChange w:id="22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2BE287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077" w:type="dxa"/>
            <w:tcBorders>
              <w:top w:val="nil"/>
              <w:left w:val="nil"/>
              <w:bottom w:val="single" w:sz="4" w:space="0" w:color="ACB9CA"/>
              <w:right w:val="single" w:sz="4" w:space="0" w:color="ACB9CA"/>
            </w:tcBorders>
            <w:shd w:val="clear" w:color="000000" w:fill="FFFFFF"/>
            <w:noWrap/>
            <w:vAlign w:val="center"/>
            <w:hideMark/>
            <w:tcPrChange w:id="22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42369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350506</w:t>
            </w:r>
          </w:p>
        </w:tc>
        <w:tc>
          <w:tcPr>
            <w:tcW w:w="1230" w:type="dxa"/>
            <w:tcBorders>
              <w:top w:val="nil"/>
              <w:left w:val="nil"/>
              <w:bottom w:val="single" w:sz="4" w:space="0" w:color="ACB9CA"/>
              <w:right w:val="single" w:sz="4" w:space="0" w:color="ACB9CA"/>
            </w:tcBorders>
            <w:shd w:val="clear" w:color="000000" w:fill="FFFFFF"/>
            <w:noWrap/>
            <w:vAlign w:val="center"/>
            <w:hideMark/>
            <w:tcPrChange w:id="22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D9E8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D3BE558" w14:textId="77777777" w:rsidTr="00BC68F6">
        <w:trPr>
          <w:trHeight w:val="300"/>
          <w:trPrChange w:id="22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28C5819"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Click_Save_Reminder</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2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D1C791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5033</w:t>
            </w:r>
          </w:p>
        </w:tc>
        <w:tc>
          <w:tcPr>
            <w:tcW w:w="1299" w:type="dxa"/>
            <w:tcBorders>
              <w:top w:val="nil"/>
              <w:left w:val="nil"/>
              <w:bottom w:val="single" w:sz="4" w:space="0" w:color="ACB9CA"/>
              <w:right w:val="single" w:sz="4" w:space="0" w:color="ACB9CA"/>
            </w:tcBorders>
            <w:shd w:val="clear" w:color="000000" w:fill="FFFFFF"/>
            <w:noWrap/>
            <w:vAlign w:val="center"/>
            <w:hideMark/>
            <w:tcPrChange w:id="22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85E688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218000.71</w:t>
            </w:r>
          </w:p>
        </w:tc>
        <w:tc>
          <w:tcPr>
            <w:tcW w:w="1070" w:type="dxa"/>
            <w:tcBorders>
              <w:top w:val="nil"/>
              <w:left w:val="nil"/>
              <w:bottom w:val="single" w:sz="4" w:space="0" w:color="ACB9CA"/>
              <w:right w:val="single" w:sz="4" w:space="0" w:color="ACB9CA"/>
            </w:tcBorders>
            <w:shd w:val="clear" w:color="000000" w:fill="FFFFFF"/>
            <w:noWrap/>
            <w:vAlign w:val="center"/>
            <w:hideMark/>
            <w:tcPrChange w:id="22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8DD08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307170.8</w:t>
            </w:r>
          </w:p>
        </w:tc>
        <w:tc>
          <w:tcPr>
            <w:tcW w:w="1070" w:type="dxa"/>
            <w:tcBorders>
              <w:top w:val="nil"/>
              <w:left w:val="nil"/>
              <w:bottom w:val="single" w:sz="4" w:space="0" w:color="ACB9CA"/>
              <w:right w:val="single" w:sz="4" w:space="0" w:color="ACB9CA"/>
            </w:tcBorders>
            <w:shd w:val="clear" w:color="000000" w:fill="FFFFFF"/>
            <w:noWrap/>
            <w:vAlign w:val="center"/>
            <w:hideMark/>
            <w:tcPrChange w:id="22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2ACCFB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592747.1</w:t>
            </w:r>
          </w:p>
        </w:tc>
        <w:tc>
          <w:tcPr>
            <w:tcW w:w="1070" w:type="dxa"/>
            <w:tcBorders>
              <w:top w:val="nil"/>
              <w:left w:val="nil"/>
              <w:bottom w:val="single" w:sz="4" w:space="0" w:color="ACB9CA"/>
              <w:right w:val="single" w:sz="4" w:space="0" w:color="ACB9CA"/>
            </w:tcBorders>
            <w:shd w:val="clear" w:color="000000" w:fill="FFFFFF"/>
            <w:noWrap/>
            <w:vAlign w:val="center"/>
            <w:hideMark/>
            <w:tcPrChange w:id="22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AAA0C0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999997.9</w:t>
            </w:r>
          </w:p>
        </w:tc>
        <w:tc>
          <w:tcPr>
            <w:tcW w:w="1077" w:type="dxa"/>
            <w:tcBorders>
              <w:top w:val="nil"/>
              <w:left w:val="nil"/>
              <w:bottom w:val="single" w:sz="4" w:space="0" w:color="ACB9CA"/>
              <w:right w:val="single" w:sz="4" w:space="0" w:color="ACB9CA"/>
            </w:tcBorders>
            <w:shd w:val="clear" w:color="000000" w:fill="FFFFFF"/>
            <w:noWrap/>
            <w:vAlign w:val="center"/>
            <w:hideMark/>
            <w:tcPrChange w:id="22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89C53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22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0351E0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1244042</w:t>
            </w:r>
          </w:p>
        </w:tc>
        <w:tc>
          <w:tcPr>
            <w:tcW w:w="1230" w:type="dxa"/>
            <w:tcBorders>
              <w:top w:val="nil"/>
              <w:left w:val="nil"/>
              <w:bottom w:val="single" w:sz="4" w:space="0" w:color="ACB9CA"/>
              <w:right w:val="single" w:sz="4" w:space="0" w:color="ACB9CA"/>
            </w:tcBorders>
            <w:shd w:val="clear" w:color="000000" w:fill="FFFFFF"/>
            <w:noWrap/>
            <w:vAlign w:val="center"/>
            <w:hideMark/>
            <w:tcPrChange w:id="22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0CE811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657ACC4" w14:textId="77777777" w:rsidTr="00BC68F6">
        <w:trPr>
          <w:trHeight w:val="300"/>
          <w:trPrChange w:id="22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2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DDA101A"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2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1A872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22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640C6B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105291.71</w:t>
            </w:r>
          </w:p>
        </w:tc>
        <w:tc>
          <w:tcPr>
            <w:tcW w:w="1070" w:type="dxa"/>
            <w:tcBorders>
              <w:top w:val="nil"/>
              <w:left w:val="nil"/>
              <w:bottom w:val="single" w:sz="4" w:space="0" w:color="ACB9CA"/>
              <w:right w:val="single" w:sz="4" w:space="0" w:color="ACB9CA"/>
            </w:tcBorders>
            <w:shd w:val="clear" w:color="000000" w:fill="FFFFFF"/>
            <w:noWrap/>
            <w:vAlign w:val="center"/>
            <w:hideMark/>
            <w:tcPrChange w:id="22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E1486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164095</w:t>
            </w:r>
          </w:p>
        </w:tc>
        <w:tc>
          <w:tcPr>
            <w:tcW w:w="1070" w:type="dxa"/>
            <w:tcBorders>
              <w:top w:val="nil"/>
              <w:left w:val="nil"/>
              <w:bottom w:val="single" w:sz="4" w:space="0" w:color="ACB9CA"/>
              <w:right w:val="single" w:sz="4" w:space="0" w:color="ACB9CA"/>
            </w:tcBorders>
            <w:shd w:val="clear" w:color="000000" w:fill="FFFFFF"/>
            <w:noWrap/>
            <w:vAlign w:val="center"/>
            <w:hideMark/>
            <w:tcPrChange w:id="23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46812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171775</w:t>
            </w:r>
          </w:p>
        </w:tc>
        <w:tc>
          <w:tcPr>
            <w:tcW w:w="1070" w:type="dxa"/>
            <w:tcBorders>
              <w:top w:val="nil"/>
              <w:left w:val="nil"/>
              <w:bottom w:val="single" w:sz="4" w:space="0" w:color="ACB9CA"/>
              <w:right w:val="single" w:sz="4" w:space="0" w:color="ACB9CA"/>
            </w:tcBorders>
            <w:shd w:val="clear" w:color="000000" w:fill="FFFFFF"/>
            <w:noWrap/>
            <w:vAlign w:val="center"/>
            <w:hideMark/>
            <w:tcPrChange w:id="23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79571F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205695</w:t>
            </w:r>
          </w:p>
        </w:tc>
        <w:tc>
          <w:tcPr>
            <w:tcW w:w="1077" w:type="dxa"/>
            <w:tcBorders>
              <w:top w:val="nil"/>
              <w:left w:val="nil"/>
              <w:bottom w:val="single" w:sz="4" w:space="0" w:color="ACB9CA"/>
              <w:right w:val="single" w:sz="4" w:space="0" w:color="ACB9CA"/>
            </w:tcBorders>
            <w:shd w:val="clear" w:color="000000" w:fill="FFFFFF"/>
            <w:noWrap/>
            <w:vAlign w:val="center"/>
            <w:hideMark/>
            <w:tcPrChange w:id="23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B421E6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077" w:type="dxa"/>
            <w:tcBorders>
              <w:top w:val="nil"/>
              <w:left w:val="nil"/>
              <w:bottom w:val="single" w:sz="4" w:space="0" w:color="ACB9CA"/>
              <w:right w:val="single" w:sz="4" w:space="0" w:color="ACB9CA"/>
            </w:tcBorders>
            <w:shd w:val="clear" w:color="000000" w:fill="FFFFFF"/>
            <w:noWrap/>
            <w:vAlign w:val="center"/>
            <w:hideMark/>
            <w:tcPrChange w:id="23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95DB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216204</w:t>
            </w:r>
          </w:p>
        </w:tc>
        <w:tc>
          <w:tcPr>
            <w:tcW w:w="1230" w:type="dxa"/>
            <w:tcBorders>
              <w:top w:val="nil"/>
              <w:left w:val="nil"/>
              <w:bottom w:val="single" w:sz="4" w:space="0" w:color="ACB9CA"/>
              <w:right w:val="single" w:sz="4" w:space="0" w:color="ACB9CA"/>
            </w:tcBorders>
            <w:shd w:val="clear" w:color="000000" w:fill="FFFFFF"/>
            <w:noWrap/>
            <w:vAlign w:val="center"/>
            <w:hideMark/>
            <w:tcPrChange w:id="23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A07BFD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7B99DB2" w14:textId="77777777" w:rsidTr="00BC68F6">
        <w:trPr>
          <w:trHeight w:val="300"/>
          <w:trPrChange w:id="23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C8BB93D"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Click_Save_SaleProposal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3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74E316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c>
          <w:tcPr>
            <w:tcW w:w="1299" w:type="dxa"/>
            <w:tcBorders>
              <w:top w:val="nil"/>
              <w:left w:val="nil"/>
              <w:bottom w:val="single" w:sz="4" w:space="0" w:color="ACB9CA"/>
              <w:right w:val="single" w:sz="4" w:space="0" w:color="ACB9CA"/>
            </w:tcBorders>
            <w:shd w:val="clear" w:color="000000" w:fill="FFFFFF"/>
            <w:noWrap/>
            <w:vAlign w:val="center"/>
            <w:hideMark/>
            <w:tcPrChange w:id="23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DCAFB6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164377.27</w:t>
            </w:r>
          </w:p>
        </w:tc>
        <w:tc>
          <w:tcPr>
            <w:tcW w:w="1070" w:type="dxa"/>
            <w:tcBorders>
              <w:top w:val="nil"/>
              <w:left w:val="nil"/>
              <w:bottom w:val="single" w:sz="4" w:space="0" w:color="ACB9CA"/>
              <w:right w:val="single" w:sz="4" w:space="0" w:color="ACB9CA"/>
            </w:tcBorders>
            <w:shd w:val="clear" w:color="000000" w:fill="FFFFFF"/>
            <w:noWrap/>
            <w:vAlign w:val="center"/>
            <w:hideMark/>
            <w:tcPrChange w:id="23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F1AE8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235262.4</w:t>
            </w:r>
          </w:p>
        </w:tc>
        <w:tc>
          <w:tcPr>
            <w:tcW w:w="1070" w:type="dxa"/>
            <w:tcBorders>
              <w:top w:val="nil"/>
              <w:left w:val="nil"/>
              <w:bottom w:val="single" w:sz="4" w:space="0" w:color="ACB9CA"/>
              <w:right w:val="single" w:sz="4" w:space="0" w:color="ACB9CA"/>
            </w:tcBorders>
            <w:shd w:val="clear" w:color="000000" w:fill="FFFFFF"/>
            <w:noWrap/>
            <w:vAlign w:val="center"/>
            <w:hideMark/>
            <w:tcPrChange w:id="23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64C863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276606.9</w:t>
            </w:r>
          </w:p>
        </w:tc>
        <w:tc>
          <w:tcPr>
            <w:tcW w:w="1070" w:type="dxa"/>
            <w:tcBorders>
              <w:top w:val="nil"/>
              <w:left w:val="nil"/>
              <w:bottom w:val="single" w:sz="4" w:space="0" w:color="ACB9CA"/>
              <w:right w:val="single" w:sz="4" w:space="0" w:color="ACB9CA"/>
            </w:tcBorders>
            <w:shd w:val="clear" w:color="000000" w:fill="FFFFFF"/>
            <w:noWrap/>
            <w:vAlign w:val="center"/>
            <w:hideMark/>
            <w:tcPrChange w:id="23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0C5B0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953833</w:t>
            </w:r>
          </w:p>
        </w:tc>
        <w:tc>
          <w:tcPr>
            <w:tcW w:w="1077" w:type="dxa"/>
            <w:tcBorders>
              <w:top w:val="nil"/>
              <w:left w:val="nil"/>
              <w:bottom w:val="single" w:sz="4" w:space="0" w:color="ACB9CA"/>
              <w:right w:val="single" w:sz="4" w:space="0" w:color="ACB9CA"/>
            </w:tcBorders>
            <w:shd w:val="clear" w:color="000000" w:fill="FFFFFF"/>
            <w:noWrap/>
            <w:vAlign w:val="center"/>
            <w:hideMark/>
            <w:tcPrChange w:id="23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1DFF2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7" w:type="dxa"/>
            <w:tcBorders>
              <w:top w:val="nil"/>
              <w:left w:val="nil"/>
              <w:bottom w:val="single" w:sz="4" w:space="0" w:color="ACB9CA"/>
              <w:right w:val="single" w:sz="4" w:space="0" w:color="ACB9CA"/>
            </w:tcBorders>
            <w:shd w:val="clear" w:color="000000" w:fill="FFFFFF"/>
            <w:noWrap/>
            <w:vAlign w:val="center"/>
            <w:hideMark/>
            <w:tcPrChange w:id="23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8D317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1242292</w:t>
            </w:r>
          </w:p>
        </w:tc>
        <w:tc>
          <w:tcPr>
            <w:tcW w:w="1230" w:type="dxa"/>
            <w:tcBorders>
              <w:top w:val="nil"/>
              <w:left w:val="nil"/>
              <w:bottom w:val="single" w:sz="4" w:space="0" w:color="ACB9CA"/>
              <w:right w:val="single" w:sz="4" w:space="0" w:color="ACB9CA"/>
            </w:tcBorders>
            <w:shd w:val="clear" w:color="000000" w:fill="FFFFFF"/>
            <w:noWrap/>
            <w:vAlign w:val="center"/>
            <w:hideMark/>
            <w:tcPrChange w:id="23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53470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2630BA5" w14:textId="77777777" w:rsidTr="00BC68F6">
        <w:trPr>
          <w:trHeight w:val="300"/>
          <w:trPrChange w:id="23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6E38C82"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3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2921E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299" w:type="dxa"/>
            <w:tcBorders>
              <w:top w:val="nil"/>
              <w:left w:val="nil"/>
              <w:bottom w:val="single" w:sz="4" w:space="0" w:color="ACB9CA"/>
              <w:right w:val="single" w:sz="4" w:space="0" w:color="ACB9CA"/>
            </w:tcBorders>
            <w:shd w:val="clear" w:color="000000" w:fill="FFFFFF"/>
            <w:noWrap/>
            <w:vAlign w:val="center"/>
            <w:hideMark/>
            <w:tcPrChange w:id="23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AB0EA8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410528.72</w:t>
            </w:r>
          </w:p>
        </w:tc>
        <w:tc>
          <w:tcPr>
            <w:tcW w:w="1070" w:type="dxa"/>
            <w:tcBorders>
              <w:top w:val="nil"/>
              <w:left w:val="nil"/>
              <w:bottom w:val="single" w:sz="4" w:space="0" w:color="ACB9CA"/>
              <w:right w:val="single" w:sz="4" w:space="0" w:color="ACB9CA"/>
            </w:tcBorders>
            <w:shd w:val="clear" w:color="000000" w:fill="FFFFFF"/>
            <w:noWrap/>
            <w:vAlign w:val="center"/>
            <w:hideMark/>
            <w:tcPrChange w:id="23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02249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970239</w:t>
            </w:r>
          </w:p>
        </w:tc>
        <w:tc>
          <w:tcPr>
            <w:tcW w:w="1070" w:type="dxa"/>
            <w:tcBorders>
              <w:top w:val="nil"/>
              <w:left w:val="nil"/>
              <w:bottom w:val="single" w:sz="4" w:space="0" w:color="ACB9CA"/>
              <w:right w:val="single" w:sz="4" w:space="0" w:color="ACB9CA"/>
            </w:tcBorders>
            <w:shd w:val="clear" w:color="000000" w:fill="FFFFFF"/>
            <w:noWrap/>
            <w:vAlign w:val="center"/>
            <w:hideMark/>
            <w:tcPrChange w:id="23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57B74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1016319</w:t>
            </w:r>
          </w:p>
        </w:tc>
        <w:tc>
          <w:tcPr>
            <w:tcW w:w="1070" w:type="dxa"/>
            <w:tcBorders>
              <w:top w:val="nil"/>
              <w:left w:val="nil"/>
              <w:bottom w:val="single" w:sz="4" w:space="0" w:color="ACB9CA"/>
              <w:right w:val="single" w:sz="4" w:space="0" w:color="ACB9CA"/>
            </w:tcBorders>
            <w:shd w:val="clear" w:color="000000" w:fill="FFFFFF"/>
            <w:noWrap/>
            <w:vAlign w:val="center"/>
            <w:hideMark/>
            <w:tcPrChange w:id="23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1E17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1036799</w:t>
            </w:r>
          </w:p>
        </w:tc>
        <w:tc>
          <w:tcPr>
            <w:tcW w:w="1077" w:type="dxa"/>
            <w:tcBorders>
              <w:top w:val="nil"/>
              <w:left w:val="nil"/>
              <w:bottom w:val="single" w:sz="4" w:space="0" w:color="ACB9CA"/>
              <w:right w:val="single" w:sz="4" w:space="0" w:color="ACB9CA"/>
            </w:tcBorders>
            <w:shd w:val="clear" w:color="000000" w:fill="FFFFFF"/>
            <w:noWrap/>
            <w:vAlign w:val="center"/>
            <w:hideMark/>
            <w:tcPrChange w:id="23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B6BD5A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34356</w:t>
            </w:r>
          </w:p>
        </w:tc>
        <w:tc>
          <w:tcPr>
            <w:tcW w:w="1077" w:type="dxa"/>
            <w:tcBorders>
              <w:top w:val="nil"/>
              <w:left w:val="nil"/>
              <w:bottom w:val="single" w:sz="4" w:space="0" w:color="ACB9CA"/>
              <w:right w:val="single" w:sz="4" w:space="0" w:color="ACB9CA"/>
            </w:tcBorders>
            <w:shd w:val="clear" w:color="000000" w:fill="FFFFFF"/>
            <w:noWrap/>
            <w:vAlign w:val="center"/>
            <w:hideMark/>
            <w:tcPrChange w:id="23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2F0BD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1296559</w:t>
            </w:r>
          </w:p>
        </w:tc>
        <w:tc>
          <w:tcPr>
            <w:tcW w:w="1230" w:type="dxa"/>
            <w:tcBorders>
              <w:top w:val="nil"/>
              <w:left w:val="nil"/>
              <w:bottom w:val="single" w:sz="4" w:space="0" w:color="ACB9CA"/>
              <w:right w:val="single" w:sz="4" w:space="0" w:color="ACB9CA"/>
            </w:tcBorders>
            <w:shd w:val="clear" w:color="000000" w:fill="FFFFFF"/>
            <w:noWrap/>
            <w:vAlign w:val="center"/>
            <w:hideMark/>
            <w:tcPrChange w:id="23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891F4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AE43B40" w14:textId="77777777" w:rsidTr="00BC68F6">
        <w:trPr>
          <w:trHeight w:val="300"/>
          <w:trPrChange w:id="23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CC2B181"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Click_Save_Timesheet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3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4205F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w:t>
            </w:r>
          </w:p>
        </w:tc>
        <w:tc>
          <w:tcPr>
            <w:tcW w:w="1299" w:type="dxa"/>
            <w:tcBorders>
              <w:top w:val="nil"/>
              <w:left w:val="nil"/>
              <w:bottom w:val="single" w:sz="4" w:space="0" w:color="ACB9CA"/>
              <w:right w:val="single" w:sz="4" w:space="0" w:color="ACB9CA"/>
            </w:tcBorders>
            <w:shd w:val="clear" w:color="000000" w:fill="FFFFFF"/>
            <w:noWrap/>
            <w:vAlign w:val="center"/>
            <w:hideMark/>
            <w:tcPrChange w:id="23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8F50B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548467.85</w:t>
            </w:r>
          </w:p>
        </w:tc>
        <w:tc>
          <w:tcPr>
            <w:tcW w:w="1070" w:type="dxa"/>
            <w:tcBorders>
              <w:top w:val="nil"/>
              <w:left w:val="nil"/>
              <w:bottom w:val="single" w:sz="4" w:space="0" w:color="ACB9CA"/>
              <w:right w:val="single" w:sz="4" w:space="0" w:color="ACB9CA"/>
            </w:tcBorders>
            <w:shd w:val="clear" w:color="000000" w:fill="FFFFFF"/>
            <w:noWrap/>
            <w:vAlign w:val="center"/>
            <w:hideMark/>
            <w:tcPrChange w:id="23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BB6CC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969727</w:t>
            </w:r>
          </w:p>
        </w:tc>
        <w:tc>
          <w:tcPr>
            <w:tcW w:w="1070" w:type="dxa"/>
            <w:tcBorders>
              <w:top w:val="nil"/>
              <w:left w:val="nil"/>
              <w:bottom w:val="single" w:sz="4" w:space="0" w:color="ACB9CA"/>
              <w:right w:val="single" w:sz="4" w:space="0" w:color="ACB9CA"/>
            </w:tcBorders>
            <w:shd w:val="clear" w:color="000000" w:fill="FFFFFF"/>
            <w:noWrap/>
            <w:vAlign w:val="center"/>
            <w:hideMark/>
            <w:tcPrChange w:id="23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D5894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1011199</w:t>
            </w:r>
          </w:p>
        </w:tc>
        <w:tc>
          <w:tcPr>
            <w:tcW w:w="1070" w:type="dxa"/>
            <w:tcBorders>
              <w:top w:val="nil"/>
              <w:left w:val="nil"/>
              <w:bottom w:val="single" w:sz="4" w:space="0" w:color="ACB9CA"/>
              <w:right w:val="single" w:sz="4" w:space="0" w:color="ACB9CA"/>
            </w:tcBorders>
            <w:shd w:val="clear" w:color="000000" w:fill="FFFFFF"/>
            <w:noWrap/>
            <w:vAlign w:val="center"/>
            <w:hideMark/>
            <w:tcPrChange w:id="23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0FFDFC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1047551</w:t>
            </w:r>
          </w:p>
        </w:tc>
        <w:tc>
          <w:tcPr>
            <w:tcW w:w="1077" w:type="dxa"/>
            <w:tcBorders>
              <w:top w:val="nil"/>
              <w:left w:val="nil"/>
              <w:bottom w:val="single" w:sz="4" w:space="0" w:color="ACB9CA"/>
              <w:right w:val="single" w:sz="4" w:space="0" w:color="ACB9CA"/>
            </w:tcBorders>
            <w:shd w:val="clear" w:color="000000" w:fill="FFFFFF"/>
            <w:noWrap/>
            <w:vAlign w:val="center"/>
            <w:hideMark/>
            <w:tcPrChange w:id="23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3399D1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79546</w:t>
            </w:r>
          </w:p>
        </w:tc>
        <w:tc>
          <w:tcPr>
            <w:tcW w:w="1077" w:type="dxa"/>
            <w:tcBorders>
              <w:top w:val="nil"/>
              <w:left w:val="nil"/>
              <w:bottom w:val="single" w:sz="4" w:space="0" w:color="ACB9CA"/>
              <w:right w:val="single" w:sz="4" w:space="0" w:color="ACB9CA"/>
            </w:tcBorders>
            <w:shd w:val="clear" w:color="000000" w:fill="FFFFFF"/>
            <w:noWrap/>
            <w:vAlign w:val="center"/>
            <w:hideMark/>
            <w:tcPrChange w:id="23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44CE24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1324402</w:t>
            </w:r>
          </w:p>
        </w:tc>
        <w:tc>
          <w:tcPr>
            <w:tcW w:w="1230" w:type="dxa"/>
            <w:tcBorders>
              <w:top w:val="nil"/>
              <w:left w:val="nil"/>
              <w:bottom w:val="single" w:sz="4" w:space="0" w:color="ACB9CA"/>
              <w:right w:val="single" w:sz="4" w:space="0" w:color="ACB9CA"/>
            </w:tcBorders>
            <w:shd w:val="clear" w:color="000000" w:fill="FFFFFF"/>
            <w:noWrap/>
            <w:vAlign w:val="center"/>
            <w:hideMark/>
            <w:tcPrChange w:id="23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491DD5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320F6B8" w14:textId="77777777" w:rsidTr="00BC68F6">
        <w:trPr>
          <w:trHeight w:val="300"/>
          <w:trPrChange w:id="23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0C1E363"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Click_Save_TimeSheet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3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93D1E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1257</w:t>
            </w:r>
          </w:p>
        </w:tc>
        <w:tc>
          <w:tcPr>
            <w:tcW w:w="1299" w:type="dxa"/>
            <w:tcBorders>
              <w:top w:val="nil"/>
              <w:left w:val="nil"/>
              <w:bottom w:val="single" w:sz="4" w:space="0" w:color="ACB9CA"/>
              <w:right w:val="single" w:sz="4" w:space="0" w:color="ACB9CA"/>
            </w:tcBorders>
            <w:shd w:val="clear" w:color="000000" w:fill="FFFFFF"/>
            <w:noWrap/>
            <w:vAlign w:val="center"/>
            <w:hideMark/>
            <w:tcPrChange w:id="23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8C1AD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439906.56</w:t>
            </w:r>
          </w:p>
        </w:tc>
        <w:tc>
          <w:tcPr>
            <w:tcW w:w="1070" w:type="dxa"/>
            <w:tcBorders>
              <w:top w:val="nil"/>
              <w:left w:val="nil"/>
              <w:bottom w:val="single" w:sz="4" w:space="0" w:color="ACB9CA"/>
              <w:right w:val="single" w:sz="4" w:space="0" w:color="ACB9CA"/>
            </w:tcBorders>
            <w:shd w:val="clear" w:color="000000" w:fill="FFFFFF"/>
            <w:noWrap/>
            <w:vAlign w:val="center"/>
            <w:hideMark/>
            <w:tcPrChange w:id="23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91B5CF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990971.1</w:t>
            </w:r>
          </w:p>
        </w:tc>
        <w:tc>
          <w:tcPr>
            <w:tcW w:w="1070" w:type="dxa"/>
            <w:tcBorders>
              <w:top w:val="nil"/>
              <w:left w:val="nil"/>
              <w:bottom w:val="single" w:sz="4" w:space="0" w:color="ACB9CA"/>
              <w:right w:val="single" w:sz="4" w:space="0" w:color="ACB9CA"/>
            </w:tcBorders>
            <w:shd w:val="clear" w:color="000000" w:fill="FFFFFF"/>
            <w:noWrap/>
            <w:vAlign w:val="center"/>
            <w:hideMark/>
            <w:tcPrChange w:id="23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CA86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1029520</w:t>
            </w:r>
          </w:p>
        </w:tc>
        <w:tc>
          <w:tcPr>
            <w:tcW w:w="1070" w:type="dxa"/>
            <w:tcBorders>
              <w:top w:val="nil"/>
              <w:left w:val="nil"/>
              <w:bottom w:val="single" w:sz="4" w:space="0" w:color="ACB9CA"/>
              <w:right w:val="single" w:sz="4" w:space="0" w:color="ACB9CA"/>
            </w:tcBorders>
            <w:shd w:val="clear" w:color="000000" w:fill="FFFFFF"/>
            <w:noWrap/>
            <w:vAlign w:val="center"/>
            <w:hideMark/>
            <w:tcPrChange w:id="23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99ECE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1044993</w:t>
            </w:r>
          </w:p>
        </w:tc>
        <w:tc>
          <w:tcPr>
            <w:tcW w:w="1077" w:type="dxa"/>
            <w:tcBorders>
              <w:top w:val="nil"/>
              <w:left w:val="nil"/>
              <w:bottom w:val="single" w:sz="4" w:space="0" w:color="ACB9CA"/>
              <w:right w:val="single" w:sz="4" w:space="0" w:color="ACB9CA"/>
            </w:tcBorders>
            <w:shd w:val="clear" w:color="000000" w:fill="FFFFFF"/>
            <w:noWrap/>
            <w:vAlign w:val="center"/>
            <w:hideMark/>
            <w:tcPrChange w:id="23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C58A1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2636</w:t>
            </w:r>
          </w:p>
        </w:tc>
        <w:tc>
          <w:tcPr>
            <w:tcW w:w="1077" w:type="dxa"/>
            <w:tcBorders>
              <w:top w:val="nil"/>
              <w:left w:val="nil"/>
              <w:bottom w:val="single" w:sz="4" w:space="0" w:color="ACB9CA"/>
              <w:right w:val="single" w:sz="4" w:space="0" w:color="ACB9CA"/>
            </w:tcBorders>
            <w:shd w:val="clear" w:color="000000" w:fill="FFFFFF"/>
            <w:noWrap/>
            <w:vAlign w:val="center"/>
            <w:hideMark/>
            <w:tcPrChange w:id="23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F3060F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1380108</w:t>
            </w:r>
          </w:p>
        </w:tc>
        <w:tc>
          <w:tcPr>
            <w:tcW w:w="1230" w:type="dxa"/>
            <w:tcBorders>
              <w:top w:val="nil"/>
              <w:left w:val="nil"/>
              <w:bottom w:val="single" w:sz="4" w:space="0" w:color="ACB9CA"/>
              <w:right w:val="single" w:sz="4" w:space="0" w:color="ACB9CA"/>
            </w:tcBorders>
            <w:shd w:val="clear" w:color="000000" w:fill="FFFFFF"/>
            <w:noWrap/>
            <w:vAlign w:val="center"/>
            <w:hideMark/>
            <w:tcPrChange w:id="23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E0579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11.14%</w:t>
            </w:r>
          </w:p>
        </w:tc>
      </w:tr>
      <w:tr w:rsidR="00FC3BDD" w:rsidRPr="00C47FE2" w14:paraId="35568475" w14:textId="77777777" w:rsidTr="00BC68F6">
        <w:trPr>
          <w:trHeight w:val="300"/>
          <w:trPrChange w:id="23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2A5A5BF"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Click_Tasks_button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3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7D44D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299" w:type="dxa"/>
            <w:tcBorders>
              <w:top w:val="nil"/>
              <w:left w:val="nil"/>
              <w:bottom w:val="single" w:sz="4" w:space="0" w:color="ACB9CA"/>
              <w:right w:val="single" w:sz="4" w:space="0" w:color="ACB9CA"/>
            </w:tcBorders>
            <w:shd w:val="clear" w:color="000000" w:fill="FFFFFF"/>
            <w:noWrap/>
            <w:vAlign w:val="center"/>
            <w:hideMark/>
            <w:tcPrChange w:id="23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9B0E2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255.27</w:t>
            </w:r>
          </w:p>
        </w:tc>
        <w:tc>
          <w:tcPr>
            <w:tcW w:w="1070" w:type="dxa"/>
            <w:tcBorders>
              <w:top w:val="nil"/>
              <w:left w:val="nil"/>
              <w:bottom w:val="single" w:sz="4" w:space="0" w:color="ACB9CA"/>
              <w:right w:val="single" w:sz="4" w:space="0" w:color="ACB9CA"/>
            </w:tcBorders>
            <w:shd w:val="clear" w:color="000000" w:fill="FFFFFF"/>
            <w:noWrap/>
            <w:vAlign w:val="center"/>
            <w:hideMark/>
            <w:tcPrChange w:id="23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57BED5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w:t>
            </w:r>
          </w:p>
        </w:tc>
        <w:tc>
          <w:tcPr>
            <w:tcW w:w="1070" w:type="dxa"/>
            <w:tcBorders>
              <w:top w:val="nil"/>
              <w:left w:val="nil"/>
              <w:bottom w:val="single" w:sz="4" w:space="0" w:color="ACB9CA"/>
              <w:right w:val="single" w:sz="4" w:space="0" w:color="ACB9CA"/>
            </w:tcBorders>
            <w:shd w:val="clear" w:color="000000" w:fill="FFFFFF"/>
            <w:noWrap/>
            <w:vAlign w:val="center"/>
            <w:hideMark/>
            <w:tcPrChange w:id="23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E4D6C1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w:t>
            </w:r>
          </w:p>
        </w:tc>
        <w:tc>
          <w:tcPr>
            <w:tcW w:w="1070" w:type="dxa"/>
            <w:tcBorders>
              <w:top w:val="nil"/>
              <w:left w:val="nil"/>
              <w:bottom w:val="single" w:sz="4" w:space="0" w:color="ACB9CA"/>
              <w:right w:val="single" w:sz="4" w:space="0" w:color="ACB9CA"/>
            </w:tcBorders>
            <w:shd w:val="clear" w:color="000000" w:fill="FFFFFF"/>
            <w:noWrap/>
            <w:vAlign w:val="center"/>
            <w:hideMark/>
            <w:tcPrChange w:id="23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B38727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2347</w:t>
            </w:r>
          </w:p>
        </w:tc>
        <w:tc>
          <w:tcPr>
            <w:tcW w:w="1077" w:type="dxa"/>
            <w:tcBorders>
              <w:top w:val="nil"/>
              <w:left w:val="nil"/>
              <w:bottom w:val="single" w:sz="4" w:space="0" w:color="ACB9CA"/>
              <w:right w:val="single" w:sz="4" w:space="0" w:color="ACB9CA"/>
            </w:tcBorders>
            <w:shd w:val="clear" w:color="000000" w:fill="FFFFFF"/>
            <w:noWrap/>
            <w:vAlign w:val="center"/>
            <w:hideMark/>
            <w:tcPrChange w:id="23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F8C1D5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077" w:type="dxa"/>
            <w:tcBorders>
              <w:top w:val="nil"/>
              <w:left w:val="nil"/>
              <w:bottom w:val="single" w:sz="4" w:space="0" w:color="ACB9CA"/>
              <w:right w:val="single" w:sz="4" w:space="0" w:color="ACB9CA"/>
            </w:tcBorders>
            <w:shd w:val="clear" w:color="000000" w:fill="FFFFFF"/>
            <w:noWrap/>
            <w:vAlign w:val="center"/>
            <w:hideMark/>
            <w:tcPrChange w:id="23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D4E71D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5854</w:t>
            </w:r>
          </w:p>
        </w:tc>
        <w:tc>
          <w:tcPr>
            <w:tcW w:w="1230" w:type="dxa"/>
            <w:tcBorders>
              <w:top w:val="nil"/>
              <w:left w:val="nil"/>
              <w:bottom w:val="single" w:sz="4" w:space="0" w:color="ACB9CA"/>
              <w:right w:val="single" w:sz="4" w:space="0" w:color="ACB9CA"/>
            </w:tcBorders>
            <w:shd w:val="clear" w:color="000000" w:fill="FFFFFF"/>
            <w:noWrap/>
            <w:vAlign w:val="center"/>
            <w:hideMark/>
            <w:tcPrChange w:id="23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57219D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FCEAE3C" w14:textId="77777777" w:rsidTr="00BC68F6">
        <w:trPr>
          <w:trHeight w:val="300"/>
          <w:trPrChange w:id="23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3244243"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966" w:type="dxa"/>
            <w:tcBorders>
              <w:top w:val="nil"/>
              <w:left w:val="nil"/>
              <w:bottom w:val="single" w:sz="4" w:space="0" w:color="ACB9CA"/>
              <w:right w:val="single" w:sz="4" w:space="0" w:color="ACB9CA"/>
            </w:tcBorders>
            <w:shd w:val="clear" w:color="000000" w:fill="FFFFFF"/>
            <w:noWrap/>
            <w:vAlign w:val="center"/>
            <w:hideMark/>
            <w:tcPrChange w:id="23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10EE24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w:t>
            </w:r>
          </w:p>
        </w:tc>
        <w:tc>
          <w:tcPr>
            <w:tcW w:w="1299" w:type="dxa"/>
            <w:tcBorders>
              <w:top w:val="nil"/>
              <w:left w:val="nil"/>
              <w:bottom w:val="single" w:sz="4" w:space="0" w:color="ACB9CA"/>
              <w:right w:val="single" w:sz="4" w:space="0" w:color="ACB9CA"/>
            </w:tcBorders>
            <w:shd w:val="clear" w:color="000000" w:fill="FFFFFF"/>
            <w:noWrap/>
            <w:vAlign w:val="center"/>
            <w:hideMark/>
            <w:tcPrChange w:id="23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30C75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w:t>
            </w:r>
          </w:p>
        </w:tc>
        <w:tc>
          <w:tcPr>
            <w:tcW w:w="1070" w:type="dxa"/>
            <w:tcBorders>
              <w:top w:val="nil"/>
              <w:left w:val="nil"/>
              <w:bottom w:val="single" w:sz="4" w:space="0" w:color="ACB9CA"/>
              <w:right w:val="single" w:sz="4" w:space="0" w:color="ACB9CA"/>
            </w:tcBorders>
            <w:shd w:val="clear" w:color="000000" w:fill="FFFFFF"/>
            <w:noWrap/>
            <w:vAlign w:val="center"/>
            <w:hideMark/>
            <w:tcPrChange w:id="23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FFBB4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070" w:type="dxa"/>
            <w:tcBorders>
              <w:top w:val="nil"/>
              <w:left w:val="nil"/>
              <w:bottom w:val="single" w:sz="4" w:space="0" w:color="ACB9CA"/>
              <w:right w:val="single" w:sz="4" w:space="0" w:color="ACB9CA"/>
            </w:tcBorders>
            <w:shd w:val="clear" w:color="000000" w:fill="FFFFFF"/>
            <w:noWrap/>
            <w:vAlign w:val="center"/>
            <w:hideMark/>
            <w:tcPrChange w:id="23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65ABD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070" w:type="dxa"/>
            <w:tcBorders>
              <w:top w:val="nil"/>
              <w:left w:val="nil"/>
              <w:bottom w:val="single" w:sz="4" w:space="0" w:color="ACB9CA"/>
              <w:right w:val="single" w:sz="4" w:space="0" w:color="ACB9CA"/>
            </w:tcBorders>
            <w:shd w:val="clear" w:color="000000" w:fill="FFFFFF"/>
            <w:noWrap/>
            <w:vAlign w:val="center"/>
            <w:hideMark/>
            <w:tcPrChange w:id="23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22A79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26.27</w:t>
            </w:r>
          </w:p>
        </w:tc>
        <w:tc>
          <w:tcPr>
            <w:tcW w:w="1077" w:type="dxa"/>
            <w:tcBorders>
              <w:top w:val="nil"/>
              <w:left w:val="nil"/>
              <w:bottom w:val="single" w:sz="4" w:space="0" w:color="ACB9CA"/>
              <w:right w:val="single" w:sz="4" w:space="0" w:color="ACB9CA"/>
            </w:tcBorders>
            <w:shd w:val="clear" w:color="000000" w:fill="FFFFFF"/>
            <w:noWrap/>
            <w:vAlign w:val="center"/>
            <w:hideMark/>
            <w:tcPrChange w:id="23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85CD7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7" w:type="dxa"/>
            <w:tcBorders>
              <w:top w:val="nil"/>
              <w:left w:val="nil"/>
              <w:bottom w:val="single" w:sz="4" w:space="0" w:color="ACB9CA"/>
              <w:right w:val="single" w:sz="4" w:space="0" w:color="ACB9CA"/>
            </w:tcBorders>
            <w:shd w:val="clear" w:color="000000" w:fill="FFFFFF"/>
            <w:noWrap/>
            <w:vAlign w:val="center"/>
            <w:hideMark/>
            <w:tcPrChange w:id="23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27633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230" w:type="dxa"/>
            <w:tcBorders>
              <w:top w:val="nil"/>
              <w:left w:val="nil"/>
              <w:bottom w:val="single" w:sz="4" w:space="0" w:color="ACB9CA"/>
              <w:right w:val="single" w:sz="4" w:space="0" w:color="ACB9CA"/>
            </w:tcBorders>
            <w:shd w:val="clear" w:color="000000" w:fill="FFFFFF"/>
            <w:noWrap/>
            <w:vAlign w:val="center"/>
            <w:hideMark/>
            <w:tcPrChange w:id="23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C16BFF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8E557BA" w14:textId="77777777" w:rsidTr="00BC68F6">
        <w:trPr>
          <w:trHeight w:val="300"/>
          <w:trPrChange w:id="23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6FF0F4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966" w:type="dxa"/>
            <w:tcBorders>
              <w:top w:val="nil"/>
              <w:left w:val="nil"/>
              <w:bottom w:val="single" w:sz="4" w:space="0" w:color="ACB9CA"/>
              <w:right w:val="single" w:sz="4" w:space="0" w:color="ACB9CA"/>
            </w:tcBorders>
            <w:shd w:val="clear" w:color="000000" w:fill="FFFFFF"/>
            <w:noWrap/>
            <w:vAlign w:val="center"/>
            <w:hideMark/>
            <w:tcPrChange w:id="23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1FA35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299" w:type="dxa"/>
            <w:tcBorders>
              <w:top w:val="nil"/>
              <w:left w:val="nil"/>
              <w:bottom w:val="single" w:sz="4" w:space="0" w:color="ACB9CA"/>
              <w:right w:val="single" w:sz="4" w:space="0" w:color="ACB9CA"/>
            </w:tcBorders>
            <w:shd w:val="clear" w:color="000000" w:fill="FFFFFF"/>
            <w:noWrap/>
            <w:vAlign w:val="center"/>
            <w:hideMark/>
            <w:tcPrChange w:id="23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6D1B2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722147.14</w:t>
            </w:r>
          </w:p>
        </w:tc>
        <w:tc>
          <w:tcPr>
            <w:tcW w:w="1070" w:type="dxa"/>
            <w:tcBorders>
              <w:top w:val="nil"/>
              <w:left w:val="nil"/>
              <w:bottom w:val="single" w:sz="4" w:space="0" w:color="ACB9CA"/>
              <w:right w:val="single" w:sz="4" w:space="0" w:color="ACB9CA"/>
            </w:tcBorders>
            <w:shd w:val="clear" w:color="000000" w:fill="FFFFFF"/>
            <w:noWrap/>
            <w:vAlign w:val="center"/>
            <w:hideMark/>
            <w:tcPrChange w:id="23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5B7BC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985599</w:t>
            </w:r>
          </w:p>
        </w:tc>
        <w:tc>
          <w:tcPr>
            <w:tcW w:w="1070" w:type="dxa"/>
            <w:tcBorders>
              <w:top w:val="nil"/>
              <w:left w:val="nil"/>
              <w:bottom w:val="single" w:sz="4" w:space="0" w:color="ACB9CA"/>
              <w:right w:val="single" w:sz="4" w:space="0" w:color="ACB9CA"/>
            </w:tcBorders>
            <w:shd w:val="clear" w:color="000000" w:fill="FFFFFF"/>
            <w:noWrap/>
            <w:vAlign w:val="center"/>
            <w:hideMark/>
            <w:tcPrChange w:id="23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4BD87E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1002495</w:t>
            </w:r>
          </w:p>
        </w:tc>
        <w:tc>
          <w:tcPr>
            <w:tcW w:w="1070" w:type="dxa"/>
            <w:tcBorders>
              <w:top w:val="nil"/>
              <w:left w:val="nil"/>
              <w:bottom w:val="single" w:sz="4" w:space="0" w:color="ACB9CA"/>
              <w:right w:val="single" w:sz="4" w:space="0" w:color="ACB9CA"/>
            </w:tcBorders>
            <w:shd w:val="clear" w:color="000000" w:fill="FFFFFF"/>
            <w:noWrap/>
            <w:vAlign w:val="center"/>
            <w:hideMark/>
            <w:tcPrChange w:id="23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61308D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1019903</w:t>
            </w:r>
          </w:p>
        </w:tc>
        <w:tc>
          <w:tcPr>
            <w:tcW w:w="1077" w:type="dxa"/>
            <w:tcBorders>
              <w:top w:val="nil"/>
              <w:left w:val="nil"/>
              <w:bottom w:val="single" w:sz="4" w:space="0" w:color="ACB9CA"/>
              <w:right w:val="single" w:sz="4" w:space="0" w:color="ACB9CA"/>
            </w:tcBorders>
            <w:shd w:val="clear" w:color="000000" w:fill="FFFFFF"/>
            <w:noWrap/>
            <w:vAlign w:val="center"/>
            <w:hideMark/>
            <w:tcPrChange w:id="23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347509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184770</w:t>
            </w:r>
          </w:p>
        </w:tc>
        <w:tc>
          <w:tcPr>
            <w:tcW w:w="1077" w:type="dxa"/>
            <w:tcBorders>
              <w:top w:val="nil"/>
              <w:left w:val="nil"/>
              <w:bottom w:val="single" w:sz="4" w:space="0" w:color="ACB9CA"/>
              <w:right w:val="single" w:sz="4" w:space="0" w:color="ACB9CA"/>
            </w:tcBorders>
            <w:shd w:val="clear" w:color="000000" w:fill="FFFFFF"/>
            <w:noWrap/>
            <w:vAlign w:val="center"/>
            <w:hideMark/>
            <w:tcPrChange w:id="23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1EA751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1229202</w:t>
            </w:r>
          </w:p>
        </w:tc>
        <w:tc>
          <w:tcPr>
            <w:tcW w:w="1230" w:type="dxa"/>
            <w:tcBorders>
              <w:top w:val="nil"/>
              <w:left w:val="nil"/>
              <w:bottom w:val="single" w:sz="4" w:space="0" w:color="ACB9CA"/>
              <w:right w:val="single" w:sz="4" w:space="0" w:color="ACB9CA"/>
            </w:tcBorders>
            <w:shd w:val="clear" w:color="000000" w:fill="FFFFFF"/>
            <w:noWrap/>
            <w:vAlign w:val="center"/>
            <w:hideMark/>
            <w:tcPrChange w:id="23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A9A9F7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911CE0B" w14:textId="77777777" w:rsidTr="00BC68F6">
        <w:trPr>
          <w:trHeight w:val="300"/>
          <w:trPrChange w:id="23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16341D3"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03</w:t>
            </w:r>
          </w:p>
        </w:tc>
        <w:tc>
          <w:tcPr>
            <w:tcW w:w="966" w:type="dxa"/>
            <w:tcBorders>
              <w:top w:val="nil"/>
              <w:left w:val="nil"/>
              <w:bottom w:val="single" w:sz="4" w:space="0" w:color="ACB9CA"/>
              <w:right w:val="single" w:sz="4" w:space="0" w:color="ACB9CA"/>
            </w:tcBorders>
            <w:shd w:val="clear" w:color="000000" w:fill="FFFFFF"/>
            <w:noWrap/>
            <w:vAlign w:val="center"/>
            <w:hideMark/>
            <w:tcPrChange w:id="23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7E131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99" w:type="dxa"/>
            <w:tcBorders>
              <w:top w:val="nil"/>
              <w:left w:val="nil"/>
              <w:bottom w:val="single" w:sz="4" w:space="0" w:color="ACB9CA"/>
              <w:right w:val="single" w:sz="4" w:space="0" w:color="ACB9CA"/>
            </w:tcBorders>
            <w:shd w:val="clear" w:color="000000" w:fill="FFFFFF"/>
            <w:noWrap/>
            <w:vAlign w:val="center"/>
            <w:hideMark/>
            <w:tcPrChange w:id="23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543C36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986210.83</w:t>
            </w:r>
          </w:p>
        </w:tc>
        <w:tc>
          <w:tcPr>
            <w:tcW w:w="1070" w:type="dxa"/>
            <w:tcBorders>
              <w:top w:val="nil"/>
              <w:left w:val="nil"/>
              <w:bottom w:val="single" w:sz="4" w:space="0" w:color="ACB9CA"/>
              <w:right w:val="single" w:sz="4" w:space="0" w:color="ACB9CA"/>
            </w:tcBorders>
            <w:shd w:val="clear" w:color="000000" w:fill="FFFFFF"/>
            <w:noWrap/>
            <w:vAlign w:val="center"/>
            <w:hideMark/>
            <w:tcPrChange w:id="23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AD37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Change w:id="23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31D3E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Change w:id="23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D9B656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7" w:type="dxa"/>
            <w:tcBorders>
              <w:top w:val="nil"/>
              <w:left w:val="nil"/>
              <w:bottom w:val="single" w:sz="4" w:space="0" w:color="ACB9CA"/>
              <w:right w:val="single" w:sz="4" w:space="0" w:color="ACB9CA"/>
            </w:tcBorders>
            <w:shd w:val="clear" w:color="000000" w:fill="FFFFFF"/>
            <w:noWrap/>
            <w:vAlign w:val="center"/>
            <w:hideMark/>
            <w:tcPrChange w:id="23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D8E703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936292</w:t>
            </w:r>
          </w:p>
        </w:tc>
        <w:tc>
          <w:tcPr>
            <w:tcW w:w="1077" w:type="dxa"/>
            <w:tcBorders>
              <w:top w:val="nil"/>
              <w:left w:val="nil"/>
              <w:bottom w:val="single" w:sz="4" w:space="0" w:color="ACB9CA"/>
              <w:right w:val="single" w:sz="4" w:space="0" w:color="ACB9CA"/>
            </w:tcBorders>
            <w:shd w:val="clear" w:color="000000" w:fill="FFFFFF"/>
            <w:noWrap/>
            <w:vAlign w:val="center"/>
            <w:hideMark/>
            <w:tcPrChange w:id="23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C72FC1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1085359</w:t>
            </w:r>
          </w:p>
        </w:tc>
        <w:tc>
          <w:tcPr>
            <w:tcW w:w="1230" w:type="dxa"/>
            <w:tcBorders>
              <w:top w:val="nil"/>
              <w:left w:val="nil"/>
              <w:bottom w:val="single" w:sz="4" w:space="0" w:color="ACB9CA"/>
              <w:right w:val="single" w:sz="4" w:space="0" w:color="ACB9CA"/>
            </w:tcBorders>
            <w:shd w:val="clear" w:color="000000" w:fill="FFFFFF"/>
            <w:noWrap/>
            <w:vAlign w:val="center"/>
            <w:hideMark/>
            <w:tcPrChange w:id="23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3DD49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8E4024C" w14:textId="77777777" w:rsidTr="00BC68F6">
        <w:trPr>
          <w:trHeight w:val="300"/>
          <w:trPrChange w:id="23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B1A5B8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23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D363A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Change w:id="23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4725F9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578274.19</w:t>
            </w:r>
          </w:p>
        </w:tc>
        <w:tc>
          <w:tcPr>
            <w:tcW w:w="1070" w:type="dxa"/>
            <w:tcBorders>
              <w:top w:val="nil"/>
              <w:left w:val="nil"/>
              <w:bottom w:val="single" w:sz="4" w:space="0" w:color="ACB9CA"/>
              <w:right w:val="single" w:sz="4" w:space="0" w:color="ACB9CA"/>
            </w:tcBorders>
            <w:shd w:val="clear" w:color="000000" w:fill="FFFFFF"/>
            <w:noWrap/>
            <w:vAlign w:val="center"/>
            <w:hideMark/>
            <w:tcPrChange w:id="23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2C9E8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971263</w:t>
            </w:r>
          </w:p>
        </w:tc>
        <w:tc>
          <w:tcPr>
            <w:tcW w:w="1070" w:type="dxa"/>
            <w:tcBorders>
              <w:top w:val="nil"/>
              <w:left w:val="nil"/>
              <w:bottom w:val="single" w:sz="4" w:space="0" w:color="ACB9CA"/>
              <w:right w:val="single" w:sz="4" w:space="0" w:color="ACB9CA"/>
            </w:tcBorders>
            <w:shd w:val="clear" w:color="000000" w:fill="FFFFFF"/>
            <w:noWrap/>
            <w:vAlign w:val="center"/>
            <w:hideMark/>
            <w:tcPrChange w:id="23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6DD6C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994815</w:t>
            </w:r>
          </w:p>
        </w:tc>
        <w:tc>
          <w:tcPr>
            <w:tcW w:w="1070" w:type="dxa"/>
            <w:tcBorders>
              <w:top w:val="nil"/>
              <w:left w:val="nil"/>
              <w:bottom w:val="single" w:sz="4" w:space="0" w:color="ACB9CA"/>
              <w:right w:val="single" w:sz="4" w:space="0" w:color="ACB9CA"/>
            </w:tcBorders>
            <w:shd w:val="clear" w:color="000000" w:fill="FFFFFF"/>
            <w:noWrap/>
            <w:vAlign w:val="center"/>
            <w:hideMark/>
            <w:tcPrChange w:id="23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79671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1042431</w:t>
            </w:r>
          </w:p>
        </w:tc>
        <w:tc>
          <w:tcPr>
            <w:tcW w:w="1077" w:type="dxa"/>
            <w:tcBorders>
              <w:top w:val="nil"/>
              <w:left w:val="nil"/>
              <w:bottom w:val="single" w:sz="4" w:space="0" w:color="ACB9CA"/>
              <w:right w:val="single" w:sz="4" w:space="0" w:color="ACB9CA"/>
            </w:tcBorders>
            <w:shd w:val="clear" w:color="000000" w:fill="FFFFFF"/>
            <w:noWrap/>
            <w:vAlign w:val="center"/>
            <w:hideMark/>
            <w:tcPrChange w:id="23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17A55E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136711</w:t>
            </w:r>
          </w:p>
        </w:tc>
        <w:tc>
          <w:tcPr>
            <w:tcW w:w="1077" w:type="dxa"/>
            <w:tcBorders>
              <w:top w:val="nil"/>
              <w:left w:val="nil"/>
              <w:bottom w:val="single" w:sz="4" w:space="0" w:color="ACB9CA"/>
              <w:right w:val="single" w:sz="4" w:space="0" w:color="ACB9CA"/>
            </w:tcBorders>
            <w:shd w:val="clear" w:color="000000" w:fill="FFFFFF"/>
            <w:noWrap/>
            <w:vAlign w:val="center"/>
            <w:hideMark/>
            <w:tcPrChange w:id="23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D3D98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1230066</w:t>
            </w:r>
          </w:p>
        </w:tc>
        <w:tc>
          <w:tcPr>
            <w:tcW w:w="1230" w:type="dxa"/>
            <w:tcBorders>
              <w:top w:val="nil"/>
              <w:left w:val="nil"/>
              <w:bottom w:val="single" w:sz="4" w:space="0" w:color="ACB9CA"/>
              <w:right w:val="single" w:sz="4" w:space="0" w:color="ACB9CA"/>
            </w:tcBorders>
            <w:shd w:val="clear" w:color="000000" w:fill="FFFFFF"/>
            <w:noWrap/>
            <w:vAlign w:val="center"/>
            <w:hideMark/>
            <w:tcPrChange w:id="23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F0188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35D6726" w14:textId="77777777" w:rsidTr="00BC68F6">
        <w:trPr>
          <w:trHeight w:val="300"/>
          <w:trPrChange w:id="23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3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E390E1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02</w:t>
            </w:r>
          </w:p>
        </w:tc>
        <w:tc>
          <w:tcPr>
            <w:tcW w:w="966" w:type="dxa"/>
            <w:tcBorders>
              <w:top w:val="nil"/>
              <w:left w:val="nil"/>
              <w:bottom w:val="single" w:sz="4" w:space="0" w:color="ACB9CA"/>
              <w:right w:val="single" w:sz="4" w:space="0" w:color="ACB9CA"/>
            </w:tcBorders>
            <w:shd w:val="clear" w:color="000000" w:fill="FFFFFF"/>
            <w:noWrap/>
            <w:vAlign w:val="center"/>
            <w:hideMark/>
            <w:tcPrChange w:id="23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DDDE16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w:t>
            </w:r>
          </w:p>
        </w:tc>
        <w:tc>
          <w:tcPr>
            <w:tcW w:w="1299" w:type="dxa"/>
            <w:tcBorders>
              <w:top w:val="nil"/>
              <w:left w:val="nil"/>
              <w:bottom w:val="single" w:sz="4" w:space="0" w:color="ACB9CA"/>
              <w:right w:val="single" w:sz="4" w:space="0" w:color="ACB9CA"/>
            </w:tcBorders>
            <w:shd w:val="clear" w:color="000000" w:fill="FFFFFF"/>
            <w:noWrap/>
            <w:vAlign w:val="center"/>
            <w:hideMark/>
            <w:tcPrChange w:id="23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41CA82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787833.84</w:t>
            </w:r>
          </w:p>
        </w:tc>
        <w:tc>
          <w:tcPr>
            <w:tcW w:w="1070" w:type="dxa"/>
            <w:tcBorders>
              <w:top w:val="nil"/>
              <w:left w:val="nil"/>
              <w:bottom w:val="single" w:sz="4" w:space="0" w:color="ACB9CA"/>
              <w:right w:val="single" w:sz="4" w:space="0" w:color="ACB9CA"/>
            </w:tcBorders>
            <w:shd w:val="clear" w:color="000000" w:fill="FFFFFF"/>
            <w:noWrap/>
            <w:vAlign w:val="center"/>
            <w:hideMark/>
            <w:tcPrChange w:id="23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A6B86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Change w:id="24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A03AA0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0" w:type="dxa"/>
            <w:tcBorders>
              <w:top w:val="nil"/>
              <w:left w:val="nil"/>
              <w:bottom w:val="single" w:sz="4" w:space="0" w:color="ACB9CA"/>
              <w:right w:val="single" w:sz="4" w:space="0" w:color="ACB9CA"/>
            </w:tcBorders>
            <w:shd w:val="clear" w:color="000000" w:fill="FFFFFF"/>
            <w:noWrap/>
            <w:vAlign w:val="center"/>
            <w:hideMark/>
            <w:tcPrChange w:id="24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99E6C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7" w:type="dxa"/>
            <w:tcBorders>
              <w:top w:val="nil"/>
              <w:left w:val="nil"/>
              <w:bottom w:val="single" w:sz="4" w:space="0" w:color="ACB9CA"/>
              <w:right w:val="single" w:sz="4" w:space="0" w:color="ACB9CA"/>
            </w:tcBorders>
            <w:shd w:val="clear" w:color="000000" w:fill="FFFFFF"/>
            <w:noWrap/>
            <w:vAlign w:val="center"/>
            <w:hideMark/>
            <w:tcPrChange w:id="24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DAA51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219588</w:t>
            </w:r>
          </w:p>
        </w:tc>
        <w:tc>
          <w:tcPr>
            <w:tcW w:w="1077" w:type="dxa"/>
            <w:tcBorders>
              <w:top w:val="nil"/>
              <w:left w:val="nil"/>
              <w:bottom w:val="single" w:sz="4" w:space="0" w:color="ACB9CA"/>
              <w:right w:val="single" w:sz="4" w:space="0" w:color="ACB9CA"/>
            </w:tcBorders>
            <w:shd w:val="clear" w:color="000000" w:fill="FFFFFF"/>
            <w:noWrap/>
            <w:vAlign w:val="center"/>
            <w:hideMark/>
            <w:tcPrChange w:id="24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9F6F5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1214574</w:t>
            </w:r>
          </w:p>
        </w:tc>
        <w:tc>
          <w:tcPr>
            <w:tcW w:w="1230" w:type="dxa"/>
            <w:tcBorders>
              <w:top w:val="nil"/>
              <w:left w:val="nil"/>
              <w:bottom w:val="single" w:sz="4" w:space="0" w:color="ACB9CA"/>
              <w:right w:val="single" w:sz="4" w:space="0" w:color="ACB9CA"/>
            </w:tcBorders>
            <w:shd w:val="clear" w:color="000000" w:fill="FFFFFF"/>
            <w:noWrap/>
            <w:vAlign w:val="center"/>
            <w:hideMark/>
            <w:tcPrChange w:id="24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23982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F1E33D7" w14:textId="77777777" w:rsidTr="00BC68F6">
        <w:trPr>
          <w:trHeight w:val="300"/>
          <w:trPrChange w:id="24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14AC5A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03</w:t>
            </w:r>
          </w:p>
        </w:tc>
        <w:tc>
          <w:tcPr>
            <w:tcW w:w="966" w:type="dxa"/>
            <w:tcBorders>
              <w:top w:val="nil"/>
              <w:left w:val="nil"/>
              <w:bottom w:val="single" w:sz="4" w:space="0" w:color="ACB9CA"/>
              <w:right w:val="single" w:sz="4" w:space="0" w:color="ACB9CA"/>
            </w:tcBorders>
            <w:shd w:val="clear" w:color="000000" w:fill="FFFFFF"/>
            <w:noWrap/>
            <w:vAlign w:val="center"/>
            <w:hideMark/>
            <w:tcPrChange w:id="24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C8CFE3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99" w:type="dxa"/>
            <w:tcBorders>
              <w:top w:val="nil"/>
              <w:left w:val="nil"/>
              <w:bottom w:val="single" w:sz="4" w:space="0" w:color="ACB9CA"/>
              <w:right w:val="single" w:sz="4" w:space="0" w:color="ACB9CA"/>
            </w:tcBorders>
            <w:shd w:val="clear" w:color="000000" w:fill="FFFFFF"/>
            <w:noWrap/>
            <w:vAlign w:val="center"/>
            <w:hideMark/>
            <w:tcPrChange w:id="24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80080E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1024162.5</w:t>
            </w:r>
          </w:p>
        </w:tc>
        <w:tc>
          <w:tcPr>
            <w:tcW w:w="1070" w:type="dxa"/>
            <w:tcBorders>
              <w:top w:val="nil"/>
              <w:left w:val="nil"/>
              <w:bottom w:val="single" w:sz="4" w:space="0" w:color="ACB9CA"/>
              <w:right w:val="single" w:sz="4" w:space="0" w:color="ACB9CA"/>
            </w:tcBorders>
            <w:shd w:val="clear" w:color="000000" w:fill="FFFFFF"/>
            <w:noWrap/>
            <w:vAlign w:val="center"/>
            <w:hideMark/>
            <w:tcPrChange w:id="24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65F10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Change w:id="24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7FDDB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Change w:id="24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0CA8B0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7" w:type="dxa"/>
            <w:tcBorders>
              <w:top w:val="nil"/>
              <w:left w:val="nil"/>
              <w:bottom w:val="single" w:sz="4" w:space="0" w:color="ACB9CA"/>
              <w:right w:val="single" w:sz="4" w:space="0" w:color="ACB9CA"/>
            </w:tcBorders>
            <w:shd w:val="clear" w:color="000000" w:fill="FFFFFF"/>
            <w:noWrap/>
            <w:vAlign w:val="center"/>
            <w:hideMark/>
            <w:tcPrChange w:id="24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54429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970355</w:t>
            </w:r>
          </w:p>
        </w:tc>
        <w:tc>
          <w:tcPr>
            <w:tcW w:w="1077" w:type="dxa"/>
            <w:tcBorders>
              <w:top w:val="nil"/>
              <w:left w:val="nil"/>
              <w:bottom w:val="single" w:sz="4" w:space="0" w:color="ACB9CA"/>
              <w:right w:val="single" w:sz="4" w:space="0" w:color="ACB9CA"/>
            </w:tcBorders>
            <w:shd w:val="clear" w:color="000000" w:fill="FFFFFF"/>
            <w:noWrap/>
            <w:vAlign w:val="center"/>
            <w:hideMark/>
            <w:tcPrChange w:id="24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EDFA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1077970</w:t>
            </w:r>
          </w:p>
        </w:tc>
        <w:tc>
          <w:tcPr>
            <w:tcW w:w="1230" w:type="dxa"/>
            <w:tcBorders>
              <w:top w:val="nil"/>
              <w:left w:val="nil"/>
              <w:bottom w:val="single" w:sz="4" w:space="0" w:color="ACB9CA"/>
              <w:right w:val="single" w:sz="4" w:space="0" w:color="ACB9CA"/>
            </w:tcBorders>
            <w:shd w:val="clear" w:color="000000" w:fill="FFFFFF"/>
            <w:noWrap/>
            <w:vAlign w:val="center"/>
            <w:hideMark/>
            <w:tcPrChange w:id="24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EA15A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E6E22A9" w14:textId="77777777" w:rsidTr="00BC68F6">
        <w:trPr>
          <w:trHeight w:val="300"/>
          <w:trPrChange w:id="24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4B7B425"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Task 02</w:t>
            </w:r>
          </w:p>
        </w:tc>
        <w:tc>
          <w:tcPr>
            <w:tcW w:w="966" w:type="dxa"/>
            <w:tcBorders>
              <w:top w:val="nil"/>
              <w:left w:val="nil"/>
              <w:bottom w:val="single" w:sz="4" w:space="0" w:color="ACB9CA"/>
              <w:right w:val="single" w:sz="4" w:space="0" w:color="ACB9CA"/>
            </w:tcBorders>
            <w:shd w:val="clear" w:color="000000" w:fill="FFFFFF"/>
            <w:noWrap/>
            <w:vAlign w:val="center"/>
            <w:hideMark/>
            <w:tcPrChange w:id="24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686BEC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w:t>
            </w:r>
          </w:p>
        </w:tc>
        <w:tc>
          <w:tcPr>
            <w:tcW w:w="1299" w:type="dxa"/>
            <w:tcBorders>
              <w:top w:val="nil"/>
              <w:left w:val="nil"/>
              <w:bottom w:val="single" w:sz="4" w:space="0" w:color="ACB9CA"/>
              <w:right w:val="single" w:sz="4" w:space="0" w:color="ACB9CA"/>
            </w:tcBorders>
            <w:shd w:val="clear" w:color="000000" w:fill="FFFFFF"/>
            <w:noWrap/>
            <w:vAlign w:val="center"/>
            <w:hideMark/>
            <w:tcPrChange w:id="24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A5232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713049.3</w:t>
            </w:r>
          </w:p>
        </w:tc>
        <w:tc>
          <w:tcPr>
            <w:tcW w:w="1070" w:type="dxa"/>
            <w:tcBorders>
              <w:top w:val="nil"/>
              <w:left w:val="nil"/>
              <w:bottom w:val="single" w:sz="4" w:space="0" w:color="ACB9CA"/>
              <w:right w:val="single" w:sz="4" w:space="0" w:color="ACB9CA"/>
            </w:tcBorders>
            <w:shd w:val="clear" w:color="000000" w:fill="FFFFFF"/>
            <w:noWrap/>
            <w:vAlign w:val="center"/>
            <w:hideMark/>
            <w:tcPrChange w:id="24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E78D5B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24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CAB8D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0" w:type="dxa"/>
            <w:tcBorders>
              <w:top w:val="nil"/>
              <w:left w:val="nil"/>
              <w:bottom w:val="single" w:sz="4" w:space="0" w:color="ACB9CA"/>
              <w:right w:val="single" w:sz="4" w:space="0" w:color="ACB9CA"/>
            </w:tcBorders>
            <w:shd w:val="clear" w:color="000000" w:fill="FFFFFF"/>
            <w:noWrap/>
            <w:vAlign w:val="center"/>
            <w:hideMark/>
            <w:tcPrChange w:id="24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C64D2D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7" w:type="dxa"/>
            <w:tcBorders>
              <w:top w:val="nil"/>
              <w:left w:val="nil"/>
              <w:bottom w:val="single" w:sz="4" w:space="0" w:color="ACB9CA"/>
              <w:right w:val="single" w:sz="4" w:space="0" w:color="ACB9CA"/>
            </w:tcBorders>
            <w:shd w:val="clear" w:color="000000" w:fill="FFFFFF"/>
            <w:noWrap/>
            <w:vAlign w:val="center"/>
            <w:hideMark/>
            <w:tcPrChange w:id="24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F895C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195866</w:t>
            </w:r>
          </w:p>
        </w:tc>
        <w:tc>
          <w:tcPr>
            <w:tcW w:w="1077" w:type="dxa"/>
            <w:tcBorders>
              <w:top w:val="nil"/>
              <w:left w:val="nil"/>
              <w:bottom w:val="single" w:sz="4" w:space="0" w:color="ACB9CA"/>
              <w:right w:val="single" w:sz="4" w:space="0" w:color="ACB9CA"/>
            </w:tcBorders>
            <w:shd w:val="clear" w:color="000000" w:fill="FFFFFF"/>
            <w:noWrap/>
            <w:vAlign w:val="center"/>
            <w:hideMark/>
            <w:tcPrChange w:id="24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5961AC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1232521</w:t>
            </w:r>
          </w:p>
        </w:tc>
        <w:tc>
          <w:tcPr>
            <w:tcW w:w="1230" w:type="dxa"/>
            <w:tcBorders>
              <w:top w:val="nil"/>
              <w:left w:val="nil"/>
              <w:bottom w:val="single" w:sz="4" w:space="0" w:color="ACB9CA"/>
              <w:right w:val="single" w:sz="4" w:space="0" w:color="ACB9CA"/>
            </w:tcBorders>
            <w:shd w:val="clear" w:color="000000" w:fill="FFFFFF"/>
            <w:noWrap/>
            <w:vAlign w:val="center"/>
            <w:hideMark/>
            <w:tcPrChange w:id="24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A8F16E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9782999" w14:textId="77777777" w:rsidTr="00BC68F6">
        <w:trPr>
          <w:trHeight w:val="300"/>
          <w:trPrChange w:id="24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234949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w:t>
            </w:r>
          </w:p>
        </w:tc>
        <w:tc>
          <w:tcPr>
            <w:tcW w:w="966" w:type="dxa"/>
            <w:tcBorders>
              <w:top w:val="nil"/>
              <w:left w:val="nil"/>
              <w:bottom w:val="single" w:sz="4" w:space="0" w:color="ACB9CA"/>
              <w:right w:val="single" w:sz="4" w:space="0" w:color="ACB9CA"/>
            </w:tcBorders>
            <w:shd w:val="clear" w:color="000000" w:fill="FFFFFF"/>
            <w:noWrap/>
            <w:vAlign w:val="center"/>
            <w:hideMark/>
            <w:tcPrChange w:id="24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634837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noWrap/>
            <w:vAlign w:val="center"/>
            <w:hideMark/>
            <w:tcPrChange w:id="24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7A3A7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0" w:type="dxa"/>
            <w:tcBorders>
              <w:top w:val="nil"/>
              <w:left w:val="nil"/>
              <w:bottom w:val="single" w:sz="4" w:space="0" w:color="ACB9CA"/>
              <w:right w:val="single" w:sz="4" w:space="0" w:color="ACB9CA"/>
            </w:tcBorders>
            <w:shd w:val="clear" w:color="000000" w:fill="FFFFFF"/>
            <w:noWrap/>
            <w:vAlign w:val="center"/>
            <w:hideMark/>
            <w:tcPrChange w:id="24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C5E83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Change w:id="24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0F59A5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Change w:id="24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2FBCE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7" w:type="dxa"/>
            <w:tcBorders>
              <w:top w:val="nil"/>
              <w:left w:val="nil"/>
              <w:bottom w:val="single" w:sz="4" w:space="0" w:color="ACB9CA"/>
              <w:right w:val="single" w:sz="4" w:space="0" w:color="ACB9CA"/>
            </w:tcBorders>
            <w:shd w:val="clear" w:color="000000" w:fill="FFFFFF"/>
            <w:noWrap/>
            <w:vAlign w:val="center"/>
            <w:hideMark/>
            <w:tcPrChange w:id="24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76E98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7" w:type="dxa"/>
            <w:tcBorders>
              <w:top w:val="nil"/>
              <w:left w:val="nil"/>
              <w:bottom w:val="single" w:sz="4" w:space="0" w:color="ACB9CA"/>
              <w:right w:val="single" w:sz="4" w:space="0" w:color="ACB9CA"/>
            </w:tcBorders>
            <w:shd w:val="clear" w:color="000000" w:fill="FFFFFF"/>
            <w:noWrap/>
            <w:vAlign w:val="center"/>
            <w:hideMark/>
            <w:tcPrChange w:id="24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8E105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230" w:type="dxa"/>
            <w:tcBorders>
              <w:top w:val="nil"/>
              <w:left w:val="nil"/>
              <w:bottom w:val="single" w:sz="4" w:space="0" w:color="ACB9CA"/>
              <w:right w:val="single" w:sz="4" w:space="0" w:color="ACB9CA"/>
            </w:tcBorders>
            <w:shd w:val="clear" w:color="000000" w:fill="FFFFFF"/>
            <w:noWrap/>
            <w:vAlign w:val="center"/>
            <w:hideMark/>
            <w:tcPrChange w:id="24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BA2392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5A81D3B" w14:textId="77777777" w:rsidTr="00BC68F6">
        <w:trPr>
          <w:trHeight w:val="300"/>
          <w:trPrChange w:id="24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1E0998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CompanyContact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4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06F1D8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w:t>
            </w:r>
          </w:p>
        </w:tc>
        <w:tc>
          <w:tcPr>
            <w:tcW w:w="1299" w:type="dxa"/>
            <w:tcBorders>
              <w:top w:val="nil"/>
              <w:left w:val="nil"/>
              <w:bottom w:val="single" w:sz="4" w:space="0" w:color="ACB9CA"/>
              <w:right w:val="single" w:sz="4" w:space="0" w:color="ACB9CA"/>
            </w:tcBorders>
            <w:shd w:val="clear" w:color="000000" w:fill="FFFFFF"/>
            <w:noWrap/>
            <w:vAlign w:val="center"/>
            <w:hideMark/>
            <w:tcPrChange w:id="24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1CB6D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446229.18</w:t>
            </w:r>
          </w:p>
        </w:tc>
        <w:tc>
          <w:tcPr>
            <w:tcW w:w="1070" w:type="dxa"/>
            <w:tcBorders>
              <w:top w:val="nil"/>
              <w:left w:val="nil"/>
              <w:bottom w:val="single" w:sz="4" w:space="0" w:color="ACB9CA"/>
              <w:right w:val="single" w:sz="4" w:space="0" w:color="ACB9CA"/>
            </w:tcBorders>
            <w:shd w:val="clear" w:color="000000" w:fill="FFFFFF"/>
            <w:noWrap/>
            <w:vAlign w:val="center"/>
            <w:hideMark/>
            <w:tcPrChange w:id="24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42A1D9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972986.5</w:t>
            </w:r>
          </w:p>
        </w:tc>
        <w:tc>
          <w:tcPr>
            <w:tcW w:w="1070" w:type="dxa"/>
            <w:tcBorders>
              <w:top w:val="nil"/>
              <w:left w:val="nil"/>
              <w:bottom w:val="single" w:sz="4" w:space="0" w:color="ACB9CA"/>
              <w:right w:val="single" w:sz="4" w:space="0" w:color="ACB9CA"/>
            </w:tcBorders>
            <w:shd w:val="clear" w:color="000000" w:fill="FFFFFF"/>
            <w:noWrap/>
            <w:vAlign w:val="center"/>
            <w:hideMark/>
            <w:tcPrChange w:id="24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BEFE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1006011</w:t>
            </w:r>
          </w:p>
        </w:tc>
        <w:tc>
          <w:tcPr>
            <w:tcW w:w="1070" w:type="dxa"/>
            <w:tcBorders>
              <w:top w:val="nil"/>
              <w:left w:val="nil"/>
              <w:bottom w:val="single" w:sz="4" w:space="0" w:color="ACB9CA"/>
              <w:right w:val="single" w:sz="4" w:space="0" w:color="ACB9CA"/>
            </w:tcBorders>
            <w:shd w:val="clear" w:color="000000" w:fill="FFFFFF"/>
            <w:noWrap/>
            <w:vAlign w:val="center"/>
            <w:hideMark/>
            <w:tcPrChange w:id="24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02A05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1026560</w:t>
            </w:r>
          </w:p>
        </w:tc>
        <w:tc>
          <w:tcPr>
            <w:tcW w:w="1077" w:type="dxa"/>
            <w:tcBorders>
              <w:top w:val="nil"/>
              <w:left w:val="nil"/>
              <w:bottom w:val="single" w:sz="4" w:space="0" w:color="ACB9CA"/>
              <w:right w:val="single" w:sz="4" w:space="0" w:color="ACB9CA"/>
            </w:tcBorders>
            <w:shd w:val="clear" w:color="000000" w:fill="FFFFFF"/>
            <w:noWrap/>
            <w:vAlign w:val="center"/>
            <w:hideMark/>
            <w:tcPrChange w:id="24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70EA6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22990</w:t>
            </w:r>
          </w:p>
        </w:tc>
        <w:tc>
          <w:tcPr>
            <w:tcW w:w="1077" w:type="dxa"/>
            <w:tcBorders>
              <w:top w:val="nil"/>
              <w:left w:val="nil"/>
              <w:bottom w:val="single" w:sz="4" w:space="0" w:color="ACB9CA"/>
              <w:right w:val="single" w:sz="4" w:space="0" w:color="ACB9CA"/>
            </w:tcBorders>
            <w:shd w:val="clear" w:color="000000" w:fill="FFFFFF"/>
            <w:noWrap/>
            <w:vAlign w:val="center"/>
            <w:hideMark/>
            <w:tcPrChange w:id="24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80A93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1246045</w:t>
            </w:r>
          </w:p>
        </w:tc>
        <w:tc>
          <w:tcPr>
            <w:tcW w:w="1230" w:type="dxa"/>
            <w:tcBorders>
              <w:top w:val="nil"/>
              <w:left w:val="nil"/>
              <w:bottom w:val="single" w:sz="4" w:space="0" w:color="ACB9CA"/>
              <w:right w:val="single" w:sz="4" w:space="0" w:color="ACB9CA"/>
            </w:tcBorders>
            <w:shd w:val="clear" w:color="000000" w:fill="FFFFFF"/>
            <w:noWrap/>
            <w:vAlign w:val="center"/>
            <w:hideMark/>
            <w:tcPrChange w:id="24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8D4C57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5B8EF2A" w14:textId="77777777" w:rsidTr="00BC68F6">
        <w:trPr>
          <w:trHeight w:val="300"/>
          <w:trPrChange w:id="24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D76207F"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24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7C98D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99" w:type="dxa"/>
            <w:tcBorders>
              <w:top w:val="nil"/>
              <w:left w:val="nil"/>
              <w:bottom w:val="single" w:sz="4" w:space="0" w:color="ACB9CA"/>
              <w:right w:val="single" w:sz="4" w:space="0" w:color="ACB9CA"/>
            </w:tcBorders>
            <w:shd w:val="clear" w:color="000000" w:fill="FFFFFF"/>
            <w:noWrap/>
            <w:vAlign w:val="center"/>
            <w:hideMark/>
            <w:tcPrChange w:id="24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A49B19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967917.55</w:t>
            </w:r>
          </w:p>
        </w:tc>
        <w:tc>
          <w:tcPr>
            <w:tcW w:w="1070" w:type="dxa"/>
            <w:tcBorders>
              <w:top w:val="nil"/>
              <w:left w:val="nil"/>
              <w:bottom w:val="single" w:sz="4" w:space="0" w:color="ACB9CA"/>
              <w:right w:val="single" w:sz="4" w:space="0" w:color="ACB9CA"/>
            </w:tcBorders>
            <w:shd w:val="clear" w:color="000000" w:fill="FFFFFF"/>
            <w:noWrap/>
            <w:vAlign w:val="center"/>
            <w:hideMark/>
            <w:tcPrChange w:id="24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82F08F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24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F7778B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0" w:type="dxa"/>
            <w:tcBorders>
              <w:top w:val="nil"/>
              <w:left w:val="nil"/>
              <w:bottom w:val="single" w:sz="4" w:space="0" w:color="ACB9CA"/>
              <w:right w:val="single" w:sz="4" w:space="0" w:color="ACB9CA"/>
            </w:tcBorders>
            <w:shd w:val="clear" w:color="000000" w:fill="FFFFFF"/>
            <w:noWrap/>
            <w:vAlign w:val="center"/>
            <w:hideMark/>
            <w:tcPrChange w:id="24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5E086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7" w:type="dxa"/>
            <w:tcBorders>
              <w:top w:val="nil"/>
              <w:left w:val="nil"/>
              <w:bottom w:val="single" w:sz="4" w:space="0" w:color="ACB9CA"/>
              <w:right w:val="single" w:sz="4" w:space="0" w:color="ACB9CA"/>
            </w:tcBorders>
            <w:shd w:val="clear" w:color="000000" w:fill="FFFFFF"/>
            <w:noWrap/>
            <w:vAlign w:val="center"/>
            <w:hideMark/>
            <w:tcPrChange w:id="24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37512B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895196</w:t>
            </w:r>
          </w:p>
        </w:tc>
        <w:tc>
          <w:tcPr>
            <w:tcW w:w="1077" w:type="dxa"/>
            <w:tcBorders>
              <w:top w:val="nil"/>
              <w:left w:val="nil"/>
              <w:bottom w:val="single" w:sz="4" w:space="0" w:color="ACB9CA"/>
              <w:right w:val="single" w:sz="4" w:space="0" w:color="ACB9CA"/>
            </w:tcBorders>
            <w:shd w:val="clear" w:color="000000" w:fill="FFFFFF"/>
            <w:noWrap/>
            <w:vAlign w:val="center"/>
            <w:hideMark/>
            <w:tcPrChange w:id="24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D5AB76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1076716</w:t>
            </w:r>
          </w:p>
        </w:tc>
        <w:tc>
          <w:tcPr>
            <w:tcW w:w="1230" w:type="dxa"/>
            <w:tcBorders>
              <w:top w:val="nil"/>
              <w:left w:val="nil"/>
              <w:bottom w:val="single" w:sz="4" w:space="0" w:color="ACB9CA"/>
              <w:right w:val="single" w:sz="4" w:space="0" w:color="ACB9CA"/>
            </w:tcBorders>
            <w:shd w:val="clear" w:color="000000" w:fill="FFFFFF"/>
            <w:noWrap/>
            <w:vAlign w:val="center"/>
            <w:hideMark/>
            <w:tcPrChange w:id="24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C3B304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4D759C4" w14:textId="77777777" w:rsidTr="00BC68F6">
        <w:trPr>
          <w:trHeight w:val="300"/>
          <w:trPrChange w:id="24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2BBD50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966" w:type="dxa"/>
            <w:tcBorders>
              <w:top w:val="nil"/>
              <w:left w:val="nil"/>
              <w:bottom w:val="single" w:sz="4" w:space="0" w:color="ACB9CA"/>
              <w:right w:val="single" w:sz="4" w:space="0" w:color="ACB9CA"/>
            </w:tcBorders>
            <w:shd w:val="clear" w:color="000000" w:fill="FFFFFF"/>
            <w:noWrap/>
            <w:vAlign w:val="center"/>
            <w:hideMark/>
            <w:tcPrChange w:id="24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AE8654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422</w:t>
            </w:r>
          </w:p>
        </w:tc>
        <w:tc>
          <w:tcPr>
            <w:tcW w:w="1299" w:type="dxa"/>
            <w:tcBorders>
              <w:top w:val="nil"/>
              <w:left w:val="nil"/>
              <w:bottom w:val="single" w:sz="4" w:space="0" w:color="ACB9CA"/>
              <w:right w:val="single" w:sz="4" w:space="0" w:color="ACB9CA"/>
            </w:tcBorders>
            <w:shd w:val="clear" w:color="000000" w:fill="FFFFFF"/>
            <w:noWrap/>
            <w:vAlign w:val="center"/>
            <w:hideMark/>
            <w:tcPrChange w:id="24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08238A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399170.94</w:t>
            </w:r>
          </w:p>
        </w:tc>
        <w:tc>
          <w:tcPr>
            <w:tcW w:w="1070" w:type="dxa"/>
            <w:tcBorders>
              <w:top w:val="nil"/>
              <w:left w:val="nil"/>
              <w:bottom w:val="single" w:sz="4" w:space="0" w:color="ACB9CA"/>
              <w:right w:val="single" w:sz="4" w:space="0" w:color="ACB9CA"/>
            </w:tcBorders>
            <w:shd w:val="clear" w:color="000000" w:fill="FFFFFF"/>
            <w:noWrap/>
            <w:vAlign w:val="center"/>
            <w:hideMark/>
            <w:tcPrChange w:id="24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C4FD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946335.2</w:t>
            </w:r>
          </w:p>
        </w:tc>
        <w:tc>
          <w:tcPr>
            <w:tcW w:w="1070" w:type="dxa"/>
            <w:tcBorders>
              <w:top w:val="nil"/>
              <w:left w:val="nil"/>
              <w:bottom w:val="single" w:sz="4" w:space="0" w:color="ACB9CA"/>
              <w:right w:val="single" w:sz="4" w:space="0" w:color="ACB9CA"/>
            </w:tcBorders>
            <w:shd w:val="clear" w:color="000000" w:fill="FFFFFF"/>
            <w:noWrap/>
            <w:vAlign w:val="center"/>
            <w:hideMark/>
            <w:tcPrChange w:id="24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632316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976080.9</w:t>
            </w:r>
          </w:p>
        </w:tc>
        <w:tc>
          <w:tcPr>
            <w:tcW w:w="1070" w:type="dxa"/>
            <w:tcBorders>
              <w:top w:val="nil"/>
              <w:left w:val="nil"/>
              <w:bottom w:val="single" w:sz="4" w:space="0" w:color="ACB9CA"/>
              <w:right w:val="single" w:sz="4" w:space="0" w:color="ACB9CA"/>
            </w:tcBorders>
            <w:shd w:val="clear" w:color="000000" w:fill="FFFFFF"/>
            <w:noWrap/>
            <w:vAlign w:val="center"/>
            <w:hideMark/>
            <w:tcPrChange w:id="24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E9EB00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996084.1</w:t>
            </w:r>
          </w:p>
        </w:tc>
        <w:tc>
          <w:tcPr>
            <w:tcW w:w="1077" w:type="dxa"/>
            <w:tcBorders>
              <w:top w:val="nil"/>
              <w:left w:val="nil"/>
              <w:bottom w:val="single" w:sz="4" w:space="0" w:color="ACB9CA"/>
              <w:right w:val="single" w:sz="4" w:space="0" w:color="ACB9CA"/>
            </w:tcBorders>
            <w:shd w:val="clear" w:color="000000" w:fill="FFFFFF"/>
            <w:noWrap/>
            <w:vAlign w:val="center"/>
            <w:hideMark/>
            <w:tcPrChange w:id="24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8D32A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30231</w:t>
            </w:r>
          </w:p>
        </w:tc>
        <w:tc>
          <w:tcPr>
            <w:tcW w:w="1077" w:type="dxa"/>
            <w:tcBorders>
              <w:top w:val="nil"/>
              <w:left w:val="nil"/>
              <w:bottom w:val="single" w:sz="4" w:space="0" w:color="ACB9CA"/>
              <w:right w:val="single" w:sz="4" w:space="0" w:color="ACB9CA"/>
            </w:tcBorders>
            <w:shd w:val="clear" w:color="000000" w:fill="FFFFFF"/>
            <w:noWrap/>
            <w:vAlign w:val="center"/>
            <w:hideMark/>
            <w:tcPrChange w:id="24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80988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1243957</w:t>
            </w:r>
          </w:p>
        </w:tc>
        <w:tc>
          <w:tcPr>
            <w:tcW w:w="1230" w:type="dxa"/>
            <w:tcBorders>
              <w:top w:val="nil"/>
              <w:left w:val="nil"/>
              <w:bottom w:val="single" w:sz="4" w:space="0" w:color="ACB9CA"/>
              <w:right w:val="single" w:sz="4" w:space="0" w:color="ACB9CA"/>
            </w:tcBorders>
            <w:shd w:val="clear" w:color="000000" w:fill="FFFFFF"/>
            <w:noWrap/>
            <w:vAlign w:val="center"/>
            <w:hideMark/>
            <w:tcPrChange w:id="24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0C01AF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8.77%</w:t>
            </w:r>
          </w:p>
        </w:tc>
      </w:tr>
      <w:tr w:rsidR="00FC3BDD" w:rsidRPr="00C47FE2" w14:paraId="2971CCB5" w14:textId="77777777" w:rsidTr="00BC68F6">
        <w:trPr>
          <w:trHeight w:val="300"/>
          <w:trPrChange w:id="24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49B541F"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24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5F711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w:t>
            </w:r>
          </w:p>
        </w:tc>
        <w:tc>
          <w:tcPr>
            <w:tcW w:w="1299" w:type="dxa"/>
            <w:tcBorders>
              <w:top w:val="nil"/>
              <w:left w:val="nil"/>
              <w:bottom w:val="single" w:sz="4" w:space="0" w:color="ACB9CA"/>
              <w:right w:val="single" w:sz="4" w:space="0" w:color="ACB9CA"/>
            </w:tcBorders>
            <w:shd w:val="clear" w:color="000000" w:fill="FFFFFF"/>
            <w:noWrap/>
            <w:vAlign w:val="center"/>
            <w:hideMark/>
            <w:tcPrChange w:id="24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26C750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534245.61</w:t>
            </w:r>
          </w:p>
        </w:tc>
        <w:tc>
          <w:tcPr>
            <w:tcW w:w="1070" w:type="dxa"/>
            <w:tcBorders>
              <w:top w:val="nil"/>
              <w:left w:val="nil"/>
              <w:bottom w:val="single" w:sz="4" w:space="0" w:color="ACB9CA"/>
              <w:right w:val="single" w:sz="4" w:space="0" w:color="ACB9CA"/>
            </w:tcBorders>
            <w:shd w:val="clear" w:color="000000" w:fill="FFFFFF"/>
            <w:noWrap/>
            <w:vAlign w:val="center"/>
            <w:hideMark/>
            <w:tcPrChange w:id="24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D26D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957439</w:t>
            </w:r>
          </w:p>
        </w:tc>
        <w:tc>
          <w:tcPr>
            <w:tcW w:w="1070" w:type="dxa"/>
            <w:tcBorders>
              <w:top w:val="nil"/>
              <w:left w:val="nil"/>
              <w:bottom w:val="single" w:sz="4" w:space="0" w:color="ACB9CA"/>
              <w:right w:val="single" w:sz="4" w:space="0" w:color="ACB9CA"/>
            </w:tcBorders>
            <w:shd w:val="clear" w:color="000000" w:fill="FFFFFF"/>
            <w:noWrap/>
            <w:vAlign w:val="center"/>
            <w:hideMark/>
            <w:tcPrChange w:id="24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4AF627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993279</w:t>
            </w:r>
          </w:p>
        </w:tc>
        <w:tc>
          <w:tcPr>
            <w:tcW w:w="1070" w:type="dxa"/>
            <w:tcBorders>
              <w:top w:val="nil"/>
              <w:left w:val="nil"/>
              <w:bottom w:val="single" w:sz="4" w:space="0" w:color="ACB9CA"/>
              <w:right w:val="single" w:sz="4" w:space="0" w:color="ACB9CA"/>
            </w:tcBorders>
            <w:shd w:val="clear" w:color="000000" w:fill="FFFFFF"/>
            <w:noWrap/>
            <w:vAlign w:val="center"/>
            <w:hideMark/>
            <w:tcPrChange w:id="24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60828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7" w:type="dxa"/>
            <w:tcBorders>
              <w:top w:val="nil"/>
              <w:left w:val="nil"/>
              <w:bottom w:val="single" w:sz="4" w:space="0" w:color="ACB9CA"/>
              <w:right w:val="single" w:sz="4" w:space="0" w:color="ACB9CA"/>
            </w:tcBorders>
            <w:shd w:val="clear" w:color="000000" w:fill="FFFFFF"/>
            <w:noWrap/>
            <w:vAlign w:val="center"/>
            <w:hideMark/>
            <w:tcPrChange w:id="24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C7B9F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101777</w:t>
            </w:r>
          </w:p>
        </w:tc>
        <w:tc>
          <w:tcPr>
            <w:tcW w:w="1077" w:type="dxa"/>
            <w:tcBorders>
              <w:top w:val="nil"/>
              <w:left w:val="nil"/>
              <w:bottom w:val="single" w:sz="4" w:space="0" w:color="ACB9CA"/>
              <w:right w:val="single" w:sz="4" w:space="0" w:color="ACB9CA"/>
            </w:tcBorders>
            <w:shd w:val="clear" w:color="000000" w:fill="FFFFFF"/>
            <w:noWrap/>
            <w:vAlign w:val="center"/>
            <w:hideMark/>
            <w:tcPrChange w:id="24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DB313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1246824</w:t>
            </w:r>
          </w:p>
        </w:tc>
        <w:tc>
          <w:tcPr>
            <w:tcW w:w="1230" w:type="dxa"/>
            <w:tcBorders>
              <w:top w:val="nil"/>
              <w:left w:val="nil"/>
              <w:bottom w:val="single" w:sz="4" w:space="0" w:color="ACB9CA"/>
              <w:right w:val="single" w:sz="4" w:space="0" w:color="ACB9CA"/>
            </w:tcBorders>
            <w:shd w:val="clear" w:color="000000" w:fill="FFFFFF"/>
            <w:noWrap/>
            <w:vAlign w:val="center"/>
            <w:hideMark/>
            <w:tcPrChange w:id="24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A097FA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3A243E2" w14:textId="77777777" w:rsidTr="00BC68F6">
        <w:trPr>
          <w:trHeight w:val="300"/>
          <w:trPrChange w:id="24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DC6FC5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24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5CB857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99" w:type="dxa"/>
            <w:tcBorders>
              <w:top w:val="nil"/>
              <w:left w:val="nil"/>
              <w:bottom w:val="single" w:sz="4" w:space="0" w:color="ACB9CA"/>
              <w:right w:val="single" w:sz="4" w:space="0" w:color="ACB9CA"/>
            </w:tcBorders>
            <w:shd w:val="clear" w:color="000000" w:fill="FFFFFF"/>
            <w:noWrap/>
            <w:vAlign w:val="center"/>
            <w:hideMark/>
            <w:tcPrChange w:id="24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BCC54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551944.57</w:t>
            </w:r>
          </w:p>
        </w:tc>
        <w:tc>
          <w:tcPr>
            <w:tcW w:w="1070" w:type="dxa"/>
            <w:tcBorders>
              <w:top w:val="nil"/>
              <w:left w:val="nil"/>
              <w:bottom w:val="single" w:sz="4" w:space="0" w:color="ACB9CA"/>
              <w:right w:val="single" w:sz="4" w:space="0" w:color="ACB9CA"/>
            </w:tcBorders>
            <w:shd w:val="clear" w:color="000000" w:fill="FFFFFF"/>
            <w:noWrap/>
            <w:vAlign w:val="center"/>
            <w:hideMark/>
            <w:tcPrChange w:id="24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8C1D33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982015</w:t>
            </w:r>
          </w:p>
        </w:tc>
        <w:tc>
          <w:tcPr>
            <w:tcW w:w="1070" w:type="dxa"/>
            <w:tcBorders>
              <w:top w:val="nil"/>
              <w:left w:val="nil"/>
              <w:bottom w:val="single" w:sz="4" w:space="0" w:color="ACB9CA"/>
              <w:right w:val="single" w:sz="4" w:space="0" w:color="ACB9CA"/>
            </w:tcBorders>
            <w:shd w:val="clear" w:color="000000" w:fill="FFFFFF"/>
            <w:noWrap/>
            <w:vAlign w:val="center"/>
            <w:hideMark/>
            <w:tcPrChange w:id="24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D194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987135</w:t>
            </w:r>
          </w:p>
        </w:tc>
        <w:tc>
          <w:tcPr>
            <w:tcW w:w="1070" w:type="dxa"/>
            <w:tcBorders>
              <w:top w:val="nil"/>
              <w:left w:val="nil"/>
              <w:bottom w:val="single" w:sz="4" w:space="0" w:color="ACB9CA"/>
              <w:right w:val="single" w:sz="4" w:space="0" w:color="ACB9CA"/>
            </w:tcBorders>
            <w:shd w:val="clear" w:color="000000" w:fill="FFFFFF"/>
            <w:noWrap/>
            <w:vAlign w:val="center"/>
            <w:hideMark/>
            <w:tcPrChange w:id="24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387F4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993791</w:t>
            </w:r>
          </w:p>
        </w:tc>
        <w:tc>
          <w:tcPr>
            <w:tcW w:w="1077" w:type="dxa"/>
            <w:tcBorders>
              <w:top w:val="nil"/>
              <w:left w:val="nil"/>
              <w:bottom w:val="single" w:sz="4" w:space="0" w:color="ACB9CA"/>
              <w:right w:val="single" w:sz="4" w:space="0" w:color="ACB9CA"/>
            </w:tcBorders>
            <w:shd w:val="clear" w:color="000000" w:fill="FFFFFF"/>
            <w:noWrap/>
            <w:vAlign w:val="center"/>
            <w:hideMark/>
            <w:tcPrChange w:id="24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776B01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129820</w:t>
            </w:r>
          </w:p>
        </w:tc>
        <w:tc>
          <w:tcPr>
            <w:tcW w:w="1077" w:type="dxa"/>
            <w:tcBorders>
              <w:top w:val="nil"/>
              <w:left w:val="nil"/>
              <w:bottom w:val="single" w:sz="4" w:space="0" w:color="ACB9CA"/>
              <w:right w:val="single" w:sz="4" w:space="0" w:color="ACB9CA"/>
            </w:tcBorders>
            <w:shd w:val="clear" w:color="000000" w:fill="FFFFFF"/>
            <w:noWrap/>
            <w:vAlign w:val="center"/>
            <w:hideMark/>
            <w:tcPrChange w:id="24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F4F1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1236219</w:t>
            </w:r>
          </w:p>
        </w:tc>
        <w:tc>
          <w:tcPr>
            <w:tcW w:w="1230" w:type="dxa"/>
            <w:tcBorders>
              <w:top w:val="nil"/>
              <w:left w:val="nil"/>
              <w:bottom w:val="single" w:sz="4" w:space="0" w:color="ACB9CA"/>
              <w:right w:val="single" w:sz="4" w:space="0" w:color="ACB9CA"/>
            </w:tcBorders>
            <w:shd w:val="clear" w:color="000000" w:fill="FFFFFF"/>
            <w:noWrap/>
            <w:vAlign w:val="center"/>
            <w:hideMark/>
            <w:tcPrChange w:id="24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84B81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w:t>
            </w:r>
          </w:p>
        </w:tc>
      </w:tr>
      <w:tr w:rsidR="00FC3BDD" w:rsidRPr="00C47FE2" w14:paraId="6EB479B7" w14:textId="77777777" w:rsidTr="00BC68F6">
        <w:trPr>
          <w:trHeight w:val="300"/>
          <w:trPrChange w:id="24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3131A7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966" w:type="dxa"/>
            <w:tcBorders>
              <w:top w:val="nil"/>
              <w:left w:val="nil"/>
              <w:bottom w:val="single" w:sz="4" w:space="0" w:color="ACB9CA"/>
              <w:right w:val="single" w:sz="4" w:space="0" w:color="ACB9CA"/>
            </w:tcBorders>
            <w:shd w:val="clear" w:color="000000" w:fill="FFFFFF"/>
            <w:noWrap/>
            <w:vAlign w:val="center"/>
            <w:hideMark/>
            <w:tcPrChange w:id="24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EEBB1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w:t>
            </w:r>
          </w:p>
        </w:tc>
        <w:tc>
          <w:tcPr>
            <w:tcW w:w="1299" w:type="dxa"/>
            <w:tcBorders>
              <w:top w:val="nil"/>
              <w:left w:val="nil"/>
              <w:bottom w:val="single" w:sz="4" w:space="0" w:color="ACB9CA"/>
              <w:right w:val="single" w:sz="4" w:space="0" w:color="ACB9CA"/>
            </w:tcBorders>
            <w:shd w:val="clear" w:color="000000" w:fill="FFFFFF"/>
            <w:noWrap/>
            <w:vAlign w:val="center"/>
            <w:hideMark/>
            <w:tcPrChange w:id="24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2FDE84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632992.48</w:t>
            </w:r>
          </w:p>
        </w:tc>
        <w:tc>
          <w:tcPr>
            <w:tcW w:w="1070" w:type="dxa"/>
            <w:tcBorders>
              <w:top w:val="nil"/>
              <w:left w:val="nil"/>
              <w:bottom w:val="single" w:sz="4" w:space="0" w:color="ACB9CA"/>
              <w:right w:val="single" w:sz="4" w:space="0" w:color="ACB9CA"/>
            </w:tcBorders>
            <w:shd w:val="clear" w:color="000000" w:fill="FFFFFF"/>
            <w:noWrap/>
            <w:vAlign w:val="center"/>
            <w:hideMark/>
            <w:tcPrChange w:id="24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1C40D9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Change w:id="24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94AE7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1022463</w:t>
            </w:r>
          </w:p>
        </w:tc>
        <w:tc>
          <w:tcPr>
            <w:tcW w:w="1070" w:type="dxa"/>
            <w:tcBorders>
              <w:top w:val="nil"/>
              <w:left w:val="nil"/>
              <w:bottom w:val="single" w:sz="4" w:space="0" w:color="ACB9CA"/>
              <w:right w:val="single" w:sz="4" w:space="0" w:color="ACB9CA"/>
            </w:tcBorders>
            <w:shd w:val="clear" w:color="000000" w:fill="FFFFFF"/>
            <w:noWrap/>
            <w:vAlign w:val="center"/>
            <w:hideMark/>
            <w:tcPrChange w:id="24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9926F9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1035775</w:t>
            </w:r>
          </w:p>
        </w:tc>
        <w:tc>
          <w:tcPr>
            <w:tcW w:w="1077" w:type="dxa"/>
            <w:tcBorders>
              <w:top w:val="nil"/>
              <w:left w:val="nil"/>
              <w:bottom w:val="single" w:sz="4" w:space="0" w:color="ACB9CA"/>
              <w:right w:val="single" w:sz="4" w:space="0" w:color="ACB9CA"/>
            </w:tcBorders>
            <w:shd w:val="clear" w:color="000000" w:fill="FFFFFF"/>
            <w:noWrap/>
            <w:vAlign w:val="center"/>
            <w:hideMark/>
            <w:tcPrChange w:id="24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1D035C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135881</w:t>
            </w:r>
          </w:p>
        </w:tc>
        <w:tc>
          <w:tcPr>
            <w:tcW w:w="1077" w:type="dxa"/>
            <w:tcBorders>
              <w:top w:val="nil"/>
              <w:left w:val="nil"/>
              <w:bottom w:val="single" w:sz="4" w:space="0" w:color="ACB9CA"/>
              <w:right w:val="single" w:sz="4" w:space="0" w:color="ACB9CA"/>
            </w:tcBorders>
            <w:shd w:val="clear" w:color="000000" w:fill="FFFFFF"/>
            <w:noWrap/>
            <w:vAlign w:val="center"/>
            <w:hideMark/>
            <w:tcPrChange w:id="24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BABA3B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1232487</w:t>
            </w:r>
          </w:p>
        </w:tc>
        <w:tc>
          <w:tcPr>
            <w:tcW w:w="1230" w:type="dxa"/>
            <w:tcBorders>
              <w:top w:val="nil"/>
              <w:left w:val="nil"/>
              <w:bottom w:val="single" w:sz="4" w:space="0" w:color="ACB9CA"/>
              <w:right w:val="single" w:sz="4" w:space="0" w:color="ACB9CA"/>
            </w:tcBorders>
            <w:shd w:val="clear" w:color="000000" w:fill="FFFFFF"/>
            <w:noWrap/>
            <w:vAlign w:val="center"/>
            <w:hideMark/>
            <w:tcPrChange w:id="24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2B401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0D7DA07" w14:textId="77777777" w:rsidTr="00BC68F6">
        <w:trPr>
          <w:trHeight w:val="300"/>
          <w:trPrChange w:id="24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4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CAE668E"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03</w:t>
            </w:r>
          </w:p>
        </w:tc>
        <w:tc>
          <w:tcPr>
            <w:tcW w:w="966" w:type="dxa"/>
            <w:tcBorders>
              <w:top w:val="nil"/>
              <w:left w:val="nil"/>
              <w:bottom w:val="single" w:sz="4" w:space="0" w:color="ACB9CA"/>
              <w:right w:val="single" w:sz="4" w:space="0" w:color="ACB9CA"/>
            </w:tcBorders>
            <w:shd w:val="clear" w:color="000000" w:fill="FFFFFF"/>
            <w:noWrap/>
            <w:vAlign w:val="center"/>
            <w:hideMark/>
            <w:tcPrChange w:id="24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9A11FD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noWrap/>
            <w:vAlign w:val="center"/>
            <w:hideMark/>
            <w:tcPrChange w:id="24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54F552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806509.73</w:t>
            </w:r>
          </w:p>
        </w:tc>
        <w:tc>
          <w:tcPr>
            <w:tcW w:w="1070" w:type="dxa"/>
            <w:tcBorders>
              <w:top w:val="nil"/>
              <w:left w:val="nil"/>
              <w:bottom w:val="single" w:sz="4" w:space="0" w:color="ACB9CA"/>
              <w:right w:val="single" w:sz="4" w:space="0" w:color="ACB9CA"/>
            </w:tcBorders>
            <w:shd w:val="clear" w:color="000000" w:fill="FFFFFF"/>
            <w:noWrap/>
            <w:vAlign w:val="center"/>
            <w:hideMark/>
            <w:tcPrChange w:id="24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F83393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25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836268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25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071E4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1020415</w:t>
            </w:r>
          </w:p>
        </w:tc>
        <w:tc>
          <w:tcPr>
            <w:tcW w:w="1077" w:type="dxa"/>
            <w:tcBorders>
              <w:top w:val="nil"/>
              <w:left w:val="nil"/>
              <w:bottom w:val="single" w:sz="4" w:space="0" w:color="ACB9CA"/>
              <w:right w:val="single" w:sz="4" w:space="0" w:color="ACB9CA"/>
            </w:tcBorders>
            <w:shd w:val="clear" w:color="000000" w:fill="FFFFFF"/>
            <w:noWrap/>
            <w:vAlign w:val="center"/>
            <w:hideMark/>
            <w:tcPrChange w:id="25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C688C6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230071</w:t>
            </w:r>
          </w:p>
        </w:tc>
        <w:tc>
          <w:tcPr>
            <w:tcW w:w="1077" w:type="dxa"/>
            <w:tcBorders>
              <w:top w:val="nil"/>
              <w:left w:val="nil"/>
              <w:bottom w:val="single" w:sz="4" w:space="0" w:color="ACB9CA"/>
              <w:right w:val="single" w:sz="4" w:space="0" w:color="ACB9CA"/>
            </w:tcBorders>
            <w:shd w:val="clear" w:color="000000" w:fill="FFFFFF"/>
            <w:noWrap/>
            <w:vAlign w:val="center"/>
            <w:hideMark/>
            <w:tcPrChange w:id="25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1DE19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1191214</w:t>
            </w:r>
          </w:p>
        </w:tc>
        <w:tc>
          <w:tcPr>
            <w:tcW w:w="1230" w:type="dxa"/>
            <w:tcBorders>
              <w:top w:val="nil"/>
              <w:left w:val="nil"/>
              <w:bottom w:val="single" w:sz="4" w:space="0" w:color="ACB9CA"/>
              <w:right w:val="single" w:sz="4" w:space="0" w:color="ACB9CA"/>
            </w:tcBorders>
            <w:shd w:val="clear" w:color="000000" w:fill="FFFFFF"/>
            <w:noWrap/>
            <w:vAlign w:val="center"/>
            <w:hideMark/>
            <w:tcPrChange w:id="25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08F34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EBF5498" w14:textId="77777777" w:rsidTr="00BC68F6">
        <w:trPr>
          <w:trHeight w:val="300"/>
          <w:trPrChange w:id="25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3D41217"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966" w:type="dxa"/>
            <w:tcBorders>
              <w:top w:val="nil"/>
              <w:left w:val="nil"/>
              <w:bottom w:val="single" w:sz="4" w:space="0" w:color="ACB9CA"/>
              <w:right w:val="single" w:sz="4" w:space="0" w:color="ACB9CA"/>
            </w:tcBorders>
            <w:shd w:val="clear" w:color="000000" w:fill="FFFFFF"/>
            <w:noWrap/>
            <w:vAlign w:val="center"/>
            <w:hideMark/>
            <w:tcPrChange w:id="25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9C6C42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299" w:type="dxa"/>
            <w:tcBorders>
              <w:top w:val="nil"/>
              <w:left w:val="nil"/>
              <w:bottom w:val="single" w:sz="4" w:space="0" w:color="ACB9CA"/>
              <w:right w:val="single" w:sz="4" w:space="0" w:color="ACB9CA"/>
            </w:tcBorders>
            <w:shd w:val="clear" w:color="000000" w:fill="FFFFFF"/>
            <w:noWrap/>
            <w:vAlign w:val="center"/>
            <w:hideMark/>
            <w:tcPrChange w:id="25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95F4D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506428.59</w:t>
            </w:r>
          </w:p>
        </w:tc>
        <w:tc>
          <w:tcPr>
            <w:tcW w:w="1070" w:type="dxa"/>
            <w:tcBorders>
              <w:top w:val="nil"/>
              <w:left w:val="nil"/>
              <w:bottom w:val="single" w:sz="4" w:space="0" w:color="ACB9CA"/>
              <w:right w:val="single" w:sz="4" w:space="0" w:color="ACB9CA"/>
            </w:tcBorders>
            <w:shd w:val="clear" w:color="000000" w:fill="FFFFFF"/>
            <w:noWrap/>
            <w:vAlign w:val="center"/>
            <w:hideMark/>
            <w:tcPrChange w:id="25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819F47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980479</w:t>
            </w:r>
          </w:p>
        </w:tc>
        <w:tc>
          <w:tcPr>
            <w:tcW w:w="1070" w:type="dxa"/>
            <w:tcBorders>
              <w:top w:val="nil"/>
              <w:left w:val="nil"/>
              <w:bottom w:val="single" w:sz="4" w:space="0" w:color="ACB9CA"/>
              <w:right w:val="single" w:sz="4" w:space="0" w:color="ACB9CA"/>
            </w:tcBorders>
            <w:shd w:val="clear" w:color="000000" w:fill="FFFFFF"/>
            <w:noWrap/>
            <w:vAlign w:val="center"/>
            <w:hideMark/>
            <w:tcPrChange w:id="25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6C4F9B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990207</w:t>
            </w:r>
          </w:p>
        </w:tc>
        <w:tc>
          <w:tcPr>
            <w:tcW w:w="1070" w:type="dxa"/>
            <w:tcBorders>
              <w:top w:val="nil"/>
              <w:left w:val="nil"/>
              <w:bottom w:val="single" w:sz="4" w:space="0" w:color="ACB9CA"/>
              <w:right w:val="single" w:sz="4" w:space="0" w:color="ACB9CA"/>
            </w:tcBorders>
            <w:shd w:val="clear" w:color="000000" w:fill="FFFFFF"/>
            <w:noWrap/>
            <w:vAlign w:val="center"/>
            <w:hideMark/>
            <w:tcPrChange w:id="25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DAC8B9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1035263</w:t>
            </w:r>
          </w:p>
        </w:tc>
        <w:tc>
          <w:tcPr>
            <w:tcW w:w="1077" w:type="dxa"/>
            <w:tcBorders>
              <w:top w:val="nil"/>
              <w:left w:val="nil"/>
              <w:bottom w:val="single" w:sz="4" w:space="0" w:color="ACB9CA"/>
              <w:right w:val="single" w:sz="4" w:space="0" w:color="ACB9CA"/>
            </w:tcBorders>
            <w:shd w:val="clear" w:color="000000" w:fill="FFFFFF"/>
            <w:noWrap/>
            <w:vAlign w:val="center"/>
            <w:hideMark/>
            <w:tcPrChange w:id="25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F73FC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95445</w:t>
            </w:r>
          </w:p>
        </w:tc>
        <w:tc>
          <w:tcPr>
            <w:tcW w:w="1077" w:type="dxa"/>
            <w:tcBorders>
              <w:top w:val="nil"/>
              <w:left w:val="nil"/>
              <w:bottom w:val="single" w:sz="4" w:space="0" w:color="ACB9CA"/>
              <w:right w:val="single" w:sz="4" w:space="0" w:color="ACB9CA"/>
            </w:tcBorders>
            <w:shd w:val="clear" w:color="000000" w:fill="FFFFFF"/>
            <w:noWrap/>
            <w:vAlign w:val="center"/>
            <w:hideMark/>
            <w:tcPrChange w:id="25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FB7ADE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1223206</w:t>
            </w:r>
          </w:p>
        </w:tc>
        <w:tc>
          <w:tcPr>
            <w:tcW w:w="1230" w:type="dxa"/>
            <w:tcBorders>
              <w:top w:val="nil"/>
              <w:left w:val="nil"/>
              <w:bottom w:val="single" w:sz="4" w:space="0" w:color="ACB9CA"/>
              <w:right w:val="single" w:sz="4" w:space="0" w:color="ACB9CA"/>
            </w:tcBorders>
            <w:shd w:val="clear" w:color="000000" w:fill="FFFFFF"/>
            <w:noWrap/>
            <w:vAlign w:val="center"/>
            <w:hideMark/>
            <w:tcPrChange w:id="25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49763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w:t>
            </w:r>
          </w:p>
        </w:tc>
      </w:tr>
      <w:tr w:rsidR="00FC3BDD" w:rsidRPr="00C47FE2" w14:paraId="68A0A7FE" w14:textId="77777777" w:rsidTr="00BC68F6">
        <w:trPr>
          <w:trHeight w:val="300"/>
          <w:trPrChange w:id="25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D1D1C85"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966" w:type="dxa"/>
            <w:tcBorders>
              <w:top w:val="nil"/>
              <w:left w:val="nil"/>
              <w:bottom w:val="single" w:sz="4" w:space="0" w:color="ACB9CA"/>
              <w:right w:val="single" w:sz="4" w:space="0" w:color="ACB9CA"/>
            </w:tcBorders>
            <w:shd w:val="clear" w:color="000000" w:fill="FFFFFF"/>
            <w:noWrap/>
            <w:vAlign w:val="center"/>
            <w:hideMark/>
            <w:tcPrChange w:id="25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0DBD0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299" w:type="dxa"/>
            <w:tcBorders>
              <w:top w:val="nil"/>
              <w:left w:val="nil"/>
              <w:bottom w:val="single" w:sz="4" w:space="0" w:color="ACB9CA"/>
              <w:right w:val="single" w:sz="4" w:space="0" w:color="ACB9CA"/>
            </w:tcBorders>
            <w:shd w:val="clear" w:color="000000" w:fill="FFFFFF"/>
            <w:noWrap/>
            <w:vAlign w:val="center"/>
            <w:hideMark/>
            <w:tcPrChange w:id="25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BE891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319814.31</w:t>
            </w:r>
          </w:p>
        </w:tc>
        <w:tc>
          <w:tcPr>
            <w:tcW w:w="1070" w:type="dxa"/>
            <w:tcBorders>
              <w:top w:val="nil"/>
              <w:left w:val="nil"/>
              <w:bottom w:val="single" w:sz="4" w:space="0" w:color="ACB9CA"/>
              <w:right w:val="single" w:sz="4" w:space="0" w:color="ACB9CA"/>
            </w:tcBorders>
            <w:shd w:val="clear" w:color="000000" w:fill="FFFFFF"/>
            <w:noWrap/>
            <w:vAlign w:val="center"/>
            <w:hideMark/>
            <w:tcPrChange w:id="25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13F5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900621</w:t>
            </w:r>
          </w:p>
        </w:tc>
        <w:tc>
          <w:tcPr>
            <w:tcW w:w="1070" w:type="dxa"/>
            <w:tcBorders>
              <w:top w:val="nil"/>
              <w:left w:val="nil"/>
              <w:bottom w:val="single" w:sz="4" w:space="0" w:color="ACB9CA"/>
              <w:right w:val="single" w:sz="4" w:space="0" w:color="ACB9CA"/>
            </w:tcBorders>
            <w:shd w:val="clear" w:color="000000" w:fill="FFFFFF"/>
            <w:noWrap/>
            <w:vAlign w:val="center"/>
            <w:hideMark/>
            <w:tcPrChange w:id="25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CC8BC6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949508.3</w:t>
            </w:r>
          </w:p>
        </w:tc>
        <w:tc>
          <w:tcPr>
            <w:tcW w:w="1070" w:type="dxa"/>
            <w:tcBorders>
              <w:top w:val="nil"/>
              <w:left w:val="nil"/>
              <w:bottom w:val="single" w:sz="4" w:space="0" w:color="ACB9CA"/>
              <w:right w:val="single" w:sz="4" w:space="0" w:color="ACB9CA"/>
            </w:tcBorders>
            <w:shd w:val="clear" w:color="000000" w:fill="FFFFFF"/>
            <w:noWrap/>
            <w:vAlign w:val="center"/>
            <w:hideMark/>
            <w:tcPrChange w:id="25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BEFB8D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1008645</w:t>
            </w:r>
          </w:p>
        </w:tc>
        <w:tc>
          <w:tcPr>
            <w:tcW w:w="1077" w:type="dxa"/>
            <w:tcBorders>
              <w:top w:val="nil"/>
              <w:left w:val="nil"/>
              <w:bottom w:val="single" w:sz="4" w:space="0" w:color="ACB9CA"/>
              <w:right w:val="single" w:sz="4" w:space="0" w:color="ACB9CA"/>
            </w:tcBorders>
            <w:shd w:val="clear" w:color="000000" w:fill="FFFFFF"/>
            <w:noWrap/>
            <w:vAlign w:val="center"/>
            <w:hideMark/>
            <w:tcPrChange w:id="25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692132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25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CF48D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1259495</w:t>
            </w:r>
          </w:p>
        </w:tc>
        <w:tc>
          <w:tcPr>
            <w:tcW w:w="1230" w:type="dxa"/>
            <w:tcBorders>
              <w:top w:val="nil"/>
              <w:left w:val="nil"/>
              <w:bottom w:val="single" w:sz="4" w:space="0" w:color="ACB9CA"/>
              <w:right w:val="single" w:sz="4" w:space="0" w:color="ACB9CA"/>
            </w:tcBorders>
            <w:shd w:val="clear" w:color="000000" w:fill="FFFFFF"/>
            <w:noWrap/>
            <w:vAlign w:val="center"/>
            <w:hideMark/>
            <w:tcPrChange w:id="25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CE0015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14:paraId="68483AA1" w14:textId="77777777" w:rsidTr="00BC68F6">
        <w:trPr>
          <w:trHeight w:val="300"/>
          <w:trPrChange w:id="25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59B46E"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25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A6BD52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w:t>
            </w:r>
          </w:p>
        </w:tc>
        <w:tc>
          <w:tcPr>
            <w:tcW w:w="1299" w:type="dxa"/>
            <w:tcBorders>
              <w:top w:val="nil"/>
              <w:left w:val="nil"/>
              <w:bottom w:val="single" w:sz="4" w:space="0" w:color="ACB9CA"/>
              <w:right w:val="single" w:sz="4" w:space="0" w:color="ACB9CA"/>
            </w:tcBorders>
            <w:shd w:val="clear" w:color="000000" w:fill="FFFFFF"/>
            <w:noWrap/>
            <w:vAlign w:val="center"/>
            <w:hideMark/>
            <w:tcPrChange w:id="25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5DCEF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424252.16</w:t>
            </w:r>
          </w:p>
        </w:tc>
        <w:tc>
          <w:tcPr>
            <w:tcW w:w="1070" w:type="dxa"/>
            <w:tcBorders>
              <w:top w:val="nil"/>
              <w:left w:val="nil"/>
              <w:bottom w:val="single" w:sz="4" w:space="0" w:color="ACB9CA"/>
              <w:right w:val="single" w:sz="4" w:space="0" w:color="ACB9CA"/>
            </w:tcBorders>
            <w:shd w:val="clear" w:color="000000" w:fill="FFFFFF"/>
            <w:noWrap/>
            <w:vAlign w:val="center"/>
            <w:hideMark/>
            <w:tcPrChange w:id="25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EDC1E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959424.3</w:t>
            </w:r>
          </w:p>
        </w:tc>
        <w:tc>
          <w:tcPr>
            <w:tcW w:w="1070" w:type="dxa"/>
            <w:tcBorders>
              <w:top w:val="nil"/>
              <w:left w:val="nil"/>
              <w:bottom w:val="single" w:sz="4" w:space="0" w:color="ACB9CA"/>
              <w:right w:val="single" w:sz="4" w:space="0" w:color="ACB9CA"/>
            </w:tcBorders>
            <w:shd w:val="clear" w:color="000000" w:fill="FFFFFF"/>
            <w:noWrap/>
            <w:vAlign w:val="center"/>
            <w:hideMark/>
            <w:tcPrChange w:id="25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355E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984037.4</w:t>
            </w:r>
          </w:p>
        </w:tc>
        <w:tc>
          <w:tcPr>
            <w:tcW w:w="1070" w:type="dxa"/>
            <w:tcBorders>
              <w:top w:val="nil"/>
              <w:left w:val="nil"/>
              <w:bottom w:val="single" w:sz="4" w:space="0" w:color="ACB9CA"/>
              <w:right w:val="single" w:sz="4" w:space="0" w:color="ACB9CA"/>
            </w:tcBorders>
            <w:shd w:val="clear" w:color="000000" w:fill="FFFFFF"/>
            <w:noWrap/>
            <w:vAlign w:val="center"/>
            <w:hideMark/>
            <w:tcPrChange w:id="25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7B8B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1032689</w:t>
            </w:r>
          </w:p>
        </w:tc>
        <w:tc>
          <w:tcPr>
            <w:tcW w:w="1077" w:type="dxa"/>
            <w:tcBorders>
              <w:top w:val="nil"/>
              <w:left w:val="nil"/>
              <w:bottom w:val="single" w:sz="4" w:space="0" w:color="ACB9CA"/>
              <w:right w:val="single" w:sz="4" w:space="0" w:color="ACB9CA"/>
            </w:tcBorders>
            <w:shd w:val="clear" w:color="000000" w:fill="FFFFFF"/>
            <w:noWrap/>
            <w:vAlign w:val="center"/>
            <w:hideMark/>
            <w:tcPrChange w:id="25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FACE8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27597</w:t>
            </w:r>
          </w:p>
        </w:tc>
        <w:tc>
          <w:tcPr>
            <w:tcW w:w="1077" w:type="dxa"/>
            <w:tcBorders>
              <w:top w:val="nil"/>
              <w:left w:val="nil"/>
              <w:bottom w:val="single" w:sz="4" w:space="0" w:color="ACB9CA"/>
              <w:right w:val="single" w:sz="4" w:space="0" w:color="ACB9CA"/>
            </w:tcBorders>
            <w:shd w:val="clear" w:color="000000" w:fill="FFFFFF"/>
            <w:noWrap/>
            <w:vAlign w:val="center"/>
            <w:hideMark/>
            <w:tcPrChange w:id="25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765B5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1225338</w:t>
            </w:r>
          </w:p>
        </w:tc>
        <w:tc>
          <w:tcPr>
            <w:tcW w:w="1230" w:type="dxa"/>
            <w:tcBorders>
              <w:top w:val="nil"/>
              <w:left w:val="nil"/>
              <w:bottom w:val="single" w:sz="4" w:space="0" w:color="ACB9CA"/>
              <w:right w:val="single" w:sz="4" w:space="0" w:color="ACB9CA"/>
            </w:tcBorders>
            <w:shd w:val="clear" w:color="000000" w:fill="FFFFFF"/>
            <w:noWrap/>
            <w:vAlign w:val="center"/>
            <w:hideMark/>
            <w:tcPrChange w:id="25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3F63B2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1141120" w14:textId="77777777" w:rsidTr="00BC68F6">
        <w:trPr>
          <w:trHeight w:val="300"/>
          <w:trPrChange w:id="25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5FE2F2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966" w:type="dxa"/>
            <w:tcBorders>
              <w:top w:val="nil"/>
              <w:left w:val="nil"/>
              <w:bottom w:val="single" w:sz="4" w:space="0" w:color="ACB9CA"/>
              <w:right w:val="single" w:sz="4" w:space="0" w:color="ACB9CA"/>
            </w:tcBorders>
            <w:shd w:val="clear" w:color="000000" w:fill="FFFFFF"/>
            <w:noWrap/>
            <w:vAlign w:val="center"/>
            <w:hideMark/>
            <w:tcPrChange w:id="25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364680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2141</w:t>
            </w:r>
          </w:p>
        </w:tc>
        <w:tc>
          <w:tcPr>
            <w:tcW w:w="1299" w:type="dxa"/>
            <w:tcBorders>
              <w:top w:val="nil"/>
              <w:left w:val="nil"/>
              <w:bottom w:val="single" w:sz="4" w:space="0" w:color="ACB9CA"/>
              <w:right w:val="single" w:sz="4" w:space="0" w:color="ACB9CA"/>
            </w:tcBorders>
            <w:shd w:val="clear" w:color="000000" w:fill="FFFFFF"/>
            <w:noWrap/>
            <w:vAlign w:val="center"/>
            <w:hideMark/>
            <w:tcPrChange w:id="25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DF895F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378890.07</w:t>
            </w:r>
          </w:p>
        </w:tc>
        <w:tc>
          <w:tcPr>
            <w:tcW w:w="1070" w:type="dxa"/>
            <w:tcBorders>
              <w:top w:val="nil"/>
              <w:left w:val="nil"/>
              <w:bottom w:val="single" w:sz="4" w:space="0" w:color="ACB9CA"/>
              <w:right w:val="single" w:sz="4" w:space="0" w:color="ACB9CA"/>
            </w:tcBorders>
            <w:shd w:val="clear" w:color="000000" w:fill="FFFFFF"/>
            <w:noWrap/>
            <w:vAlign w:val="center"/>
            <w:hideMark/>
            <w:tcPrChange w:id="25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9EC7A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938647.8</w:t>
            </w:r>
          </w:p>
        </w:tc>
        <w:tc>
          <w:tcPr>
            <w:tcW w:w="1070" w:type="dxa"/>
            <w:tcBorders>
              <w:top w:val="nil"/>
              <w:left w:val="nil"/>
              <w:bottom w:val="single" w:sz="4" w:space="0" w:color="ACB9CA"/>
              <w:right w:val="single" w:sz="4" w:space="0" w:color="ACB9CA"/>
            </w:tcBorders>
            <w:shd w:val="clear" w:color="000000" w:fill="FFFFFF"/>
            <w:noWrap/>
            <w:vAlign w:val="center"/>
            <w:hideMark/>
            <w:tcPrChange w:id="25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5F1DA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985597.6</w:t>
            </w:r>
          </w:p>
        </w:tc>
        <w:tc>
          <w:tcPr>
            <w:tcW w:w="1070" w:type="dxa"/>
            <w:tcBorders>
              <w:top w:val="nil"/>
              <w:left w:val="nil"/>
              <w:bottom w:val="single" w:sz="4" w:space="0" w:color="ACB9CA"/>
              <w:right w:val="single" w:sz="4" w:space="0" w:color="ACB9CA"/>
            </w:tcBorders>
            <w:shd w:val="clear" w:color="000000" w:fill="FFFFFF"/>
            <w:noWrap/>
            <w:vAlign w:val="center"/>
            <w:hideMark/>
            <w:tcPrChange w:id="25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0249F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1032069</w:t>
            </w:r>
          </w:p>
        </w:tc>
        <w:tc>
          <w:tcPr>
            <w:tcW w:w="1077" w:type="dxa"/>
            <w:tcBorders>
              <w:top w:val="nil"/>
              <w:left w:val="nil"/>
              <w:bottom w:val="single" w:sz="4" w:space="0" w:color="ACB9CA"/>
              <w:right w:val="single" w:sz="4" w:space="0" w:color="ACB9CA"/>
            </w:tcBorders>
            <w:shd w:val="clear" w:color="000000" w:fill="FFFFFF"/>
            <w:noWrap/>
            <w:vAlign w:val="center"/>
            <w:hideMark/>
            <w:tcPrChange w:id="25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8DD6E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25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1E29E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1245094</w:t>
            </w:r>
          </w:p>
        </w:tc>
        <w:tc>
          <w:tcPr>
            <w:tcW w:w="1230" w:type="dxa"/>
            <w:tcBorders>
              <w:top w:val="nil"/>
              <w:left w:val="nil"/>
              <w:bottom w:val="single" w:sz="4" w:space="0" w:color="ACB9CA"/>
              <w:right w:val="single" w:sz="4" w:space="0" w:color="ACB9CA"/>
            </w:tcBorders>
            <w:shd w:val="clear" w:color="000000" w:fill="FFFFFF"/>
            <w:noWrap/>
            <w:vAlign w:val="center"/>
            <w:hideMark/>
            <w:tcPrChange w:id="25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DE83A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0073180" w14:textId="77777777" w:rsidTr="00BC68F6">
        <w:trPr>
          <w:trHeight w:val="300"/>
          <w:trPrChange w:id="25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9E1BE7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25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45473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w:t>
            </w:r>
          </w:p>
        </w:tc>
        <w:tc>
          <w:tcPr>
            <w:tcW w:w="1299" w:type="dxa"/>
            <w:tcBorders>
              <w:top w:val="nil"/>
              <w:left w:val="nil"/>
              <w:bottom w:val="single" w:sz="4" w:space="0" w:color="ACB9CA"/>
              <w:right w:val="single" w:sz="4" w:space="0" w:color="ACB9CA"/>
            </w:tcBorders>
            <w:shd w:val="clear" w:color="000000" w:fill="FFFFFF"/>
            <w:noWrap/>
            <w:vAlign w:val="center"/>
            <w:hideMark/>
            <w:tcPrChange w:id="25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DD368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423951.26</w:t>
            </w:r>
          </w:p>
        </w:tc>
        <w:tc>
          <w:tcPr>
            <w:tcW w:w="1070" w:type="dxa"/>
            <w:tcBorders>
              <w:top w:val="nil"/>
              <w:left w:val="nil"/>
              <w:bottom w:val="single" w:sz="4" w:space="0" w:color="ACB9CA"/>
              <w:right w:val="single" w:sz="4" w:space="0" w:color="ACB9CA"/>
            </w:tcBorders>
            <w:shd w:val="clear" w:color="000000" w:fill="FFFFFF"/>
            <w:noWrap/>
            <w:vAlign w:val="center"/>
            <w:hideMark/>
            <w:tcPrChange w:id="25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F80A9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959425.1</w:t>
            </w:r>
          </w:p>
        </w:tc>
        <w:tc>
          <w:tcPr>
            <w:tcW w:w="1070" w:type="dxa"/>
            <w:tcBorders>
              <w:top w:val="nil"/>
              <w:left w:val="nil"/>
              <w:bottom w:val="single" w:sz="4" w:space="0" w:color="ACB9CA"/>
              <w:right w:val="single" w:sz="4" w:space="0" w:color="ACB9CA"/>
            </w:tcBorders>
            <w:shd w:val="clear" w:color="000000" w:fill="FFFFFF"/>
            <w:noWrap/>
            <w:vAlign w:val="center"/>
            <w:hideMark/>
            <w:tcPrChange w:id="25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FE635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988011.8</w:t>
            </w:r>
          </w:p>
        </w:tc>
        <w:tc>
          <w:tcPr>
            <w:tcW w:w="1070" w:type="dxa"/>
            <w:tcBorders>
              <w:top w:val="nil"/>
              <w:left w:val="nil"/>
              <w:bottom w:val="single" w:sz="4" w:space="0" w:color="ACB9CA"/>
              <w:right w:val="single" w:sz="4" w:space="0" w:color="ACB9CA"/>
            </w:tcBorders>
            <w:shd w:val="clear" w:color="000000" w:fill="FFFFFF"/>
            <w:noWrap/>
            <w:vAlign w:val="center"/>
            <w:hideMark/>
            <w:tcPrChange w:id="25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B3569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1030836</w:t>
            </w:r>
          </w:p>
        </w:tc>
        <w:tc>
          <w:tcPr>
            <w:tcW w:w="1077" w:type="dxa"/>
            <w:tcBorders>
              <w:top w:val="nil"/>
              <w:left w:val="nil"/>
              <w:bottom w:val="single" w:sz="4" w:space="0" w:color="ACB9CA"/>
              <w:right w:val="single" w:sz="4" w:space="0" w:color="ACB9CA"/>
            </w:tcBorders>
            <w:shd w:val="clear" w:color="000000" w:fill="FFFFFF"/>
            <w:noWrap/>
            <w:vAlign w:val="center"/>
            <w:hideMark/>
            <w:tcPrChange w:id="25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0FDCA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27925</w:t>
            </w:r>
          </w:p>
        </w:tc>
        <w:tc>
          <w:tcPr>
            <w:tcW w:w="1077" w:type="dxa"/>
            <w:tcBorders>
              <w:top w:val="nil"/>
              <w:left w:val="nil"/>
              <w:bottom w:val="single" w:sz="4" w:space="0" w:color="ACB9CA"/>
              <w:right w:val="single" w:sz="4" w:space="0" w:color="ACB9CA"/>
            </w:tcBorders>
            <w:shd w:val="clear" w:color="000000" w:fill="FFFFFF"/>
            <w:noWrap/>
            <w:vAlign w:val="center"/>
            <w:hideMark/>
            <w:tcPrChange w:id="25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A8FCFD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1224218</w:t>
            </w:r>
          </w:p>
        </w:tc>
        <w:tc>
          <w:tcPr>
            <w:tcW w:w="1230" w:type="dxa"/>
            <w:tcBorders>
              <w:top w:val="nil"/>
              <w:left w:val="nil"/>
              <w:bottom w:val="single" w:sz="4" w:space="0" w:color="ACB9CA"/>
              <w:right w:val="single" w:sz="4" w:space="0" w:color="ACB9CA"/>
            </w:tcBorders>
            <w:shd w:val="clear" w:color="000000" w:fill="FFFFFF"/>
            <w:noWrap/>
            <w:vAlign w:val="center"/>
            <w:hideMark/>
            <w:tcPrChange w:id="25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A259D0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E4E4E4" w14:textId="77777777" w:rsidTr="00BC68F6">
        <w:trPr>
          <w:trHeight w:val="300"/>
          <w:trPrChange w:id="25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F02C84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 xml:space="preserve">DELETE </w:t>
            </w:r>
            <w:proofErr w:type="spellStart"/>
            <w:r w:rsidRPr="00C47FE2">
              <w:rPr>
                <w:rFonts w:eastAsia="Times New Roman" w:cs="Arial"/>
                <w:color w:val="4B4B63"/>
                <w:sz w:val="20"/>
                <w:szCs w:val="20"/>
                <w:lang w:val="en-US"/>
              </w:rPr>
              <w:t>SaleProposal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5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8CB12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2077</w:t>
            </w:r>
          </w:p>
        </w:tc>
        <w:tc>
          <w:tcPr>
            <w:tcW w:w="1299" w:type="dxa"/>
            <w:tcBorders>
              <w:top w:val="nil"/>
              <w:left w:val="nil"/>
              <w:bottom w:val="single" w:sz="4" w:space="0" w:color="ACB9CA"/>
              <w:right w:val="single" w:sz="4" w:space="0" w:color="ACB9CA"/>
            </w:tcBorders>
            <w:shd w:val="clear" w:color="000000" w:fill="FFFFFF"/>
            <w:noWrap/>
            <w:vAlign w:val="center"/>
            <w:hideMark/>
            <w:tcPrChange w:id="25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9C50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391998.27</w:t>
            </w:r>
          </w:p>
        </w:tc>
        <w:tc>
          <w:tcPr>
            <w:tcW w:w="1070" w:type="dxa"/>
            <w:tcBorders>
              <w:top w:val="nil"/>
              <w:left w:val="nil"/>
              <w:bottom w:val="single" w:sz="4" w:space="0" w:color="ACB9CA"/>
              <w:right w:val="single" w:sz="4" w:space="0" w:color="ACB9CA"/>
            </w:tcBorders>
            <w:shd w:val="clear" w:color="000000" w:fill="FFFFFF"/>
            <w:noWrap/>
            <w:vAlign w:val="center"/>
            <w:hideMark/>
            <w:tcPrChange w:id="25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4BDDB0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951942.3</w:t>
            </w:r>
          </w:p>
        </w:tc>
        <w:tc>
          <w:tcPr>
            <w:tcW w:w="1070" w:type="dxa"/>
            <w:tcBorders>
              <w:top w:val="nil"/>
              <w:left w:val="nil"/>
              <w:bottom w:val="single" w:sz="4" w:space="0" w:color="ACB9CA"/>
              <w:right w:val="single" w:sz="4" w:space="0" w:color="ACB9CA"/>
            </w:tcBorders>
            <w:shd w:val="clear" w:color="000000" w:fill="FFFFFF"/>
            <w:noWrap/>
            <w:vAlign w:val="center"/>
            <w:hideMark/>
            <w:tcPrChange w:id="25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288198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984130.3</w:t>
            </w:r>
          </w:p>
        </w:tc>
        <w:tc>
          <w:tcPr>
            <w:tcW w:w="1070" w:type="dxa"/>
            <w:tcBorders>
              <w:top w:val="nil"/>
              <w:left w:val="nil"/>
              <w:bottom w:val="single" w:sz="4" w:space="0" w:color="ACB9CA"/>
              <w:right w:val="single" w:sz="4" w:space="0" w:color="ACB9CA"/>
            </w:tcBorders>
            <w:shd w:val="clear" w:color="000000" w:fill="FFFFFF"/>
            <w:noWrap/>
            <w:vAlign w:val="center"/>
            <w:hideMark/>
            <w:tcPrChange w:id="25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A47EC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1028732</w:t>
            </w:r>
          </w:p>
        </w:tc>
        <w:tc>
          <w:tcPr>
            <w:tcW w:w="1077" w:type="dxa"/>
            <w:tcBorders>
              <w:top w:val="nil"/>
              <w:left w:val="nil"/>
              <w:bottom w:val="single" w:sz="4" w:space="0" w:color="ACB9CA"/>
              <w:right w:val="single" w:sz="4" w:space="0" w:color="ACB9CA"/>
            </w:tcBorders>
            <w:shd w:val="clear" w:color="000000" w:fill="FFFFFF"/>
            <w:noWrap/>
            <w:vAlign w:val="center"/>
            <w:hideMark/>
            <w:tcPrChange w:id="25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440BF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077" w:type="dxa"/>
            <w:tcBorders>
              <w:top w:val="nil"/>
              <w:left w:val="nil"/>
              <w:bottom w:val="single" w:sz="4" w:space="0" w:color="ACB9CA"/>
              <w:right w:val="single" w:sz="4" w:space="0" w:color="ACB9CA"/>
            </w:tcBorders>
            <w:shd w:val="clear" w:color="000000" w:fill="FFFFFF"/>
            <w:noWrap/>
            <w:vAlign w:val="center"/>
            <w:hideMark/>
            <w:tcPrChange w:id="25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2EF47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1258788</w:t>
            </w:r>
          </w:p>
        </w:tc>
        <w:tc>
          <w:tcPr>
            <w:tcW w:w="1230" w:type="dxa"/>
            <w:tcBorders>
              <w:top w:val="nil"/>
              <w:left w:val="nil"/>
              <w:bottom w:val="single" w:sz="4" w:space="0" w:color="ACB9CA"/>
              <w:right w:val="single" w:sz="4" w:space="0" w:color="ACB9CA"/>
            </w:tcBorders>
            <w:shd w:val="clear" w:color="000000" w:fill="FFFFFF"/>
            <w:noWrap/>
            <w:vAlign w:val="center"/>
            <w:hideMark/>
            <w:tcPrChange w:id="25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8B16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14:paraId="636CF6E0" w14:textId="77777777" w:rsidTr="00BC68F6">
        <w:trPr>
          <w:trHeight w:val="300"/>
          <w:trPrChange w:id="25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22DDE2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Timesheet</w:t>
            </w:r>
          </w:p>
        </w:tc>
        <w:tc>
          <w:tcPr>
            <w:tcW w:w="966" w:type="dxa"/>
            <w:tcBorders>
              <w:top w:val="nil"/>
              <w:left w:val="nil"/>
              <w:bottom w:val="single" w:sz="4" w:space="0" w:color="ACB9CA"/>
              <w:right w:val="single" w:sz="4" w:space="0" w:color="ACB9CA"/>
            </w:tcBorders>
            <w:shd w:val="clear" w:color="000000" w:fill="FFFFFF"/>
            <w:noWrap/>
            <w:vAlign w:val="center"/>
            <w:hideMark/>
            <w:tcPrChange w:id="25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4AFC05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299" w:type="dxa"/>
            <w:tcBorders>
              <w:top w:val="nil"/>
              <w:left w:val="nil"/>
              <w:bottom w:val="single" w:sz="4" w:space="0" w:color="ACB9CA"/>
              <w:right w:val="single" w:sz="4" w:space="0" w:color="ACB9CA"/>
            </w:tcBorders>
            <w:shd w:val="clear" w:color="000000" w:fill="FFFFFF"/>
            <w:noWrap/>
            <w:vAlign w:val="center"/>
            <w:hideMark/>
            <w:tcPrChange w:id="25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5731C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1001171.17</w:t>
            </w:r>
          </w:p>
        </w:tc>
        <w:tc>
          <w:tcPr>
            <w:tcW w:w="1070" w:type="dxa"/>
            <w:tcBorders>
              <w:top w:val="nil"/>
              <w:left w:val="nil"/>
              <w:bottom w:val="single" w:sz="4" w:space="0" w:color="ACB9CA"/>
              <w:right w:val="single" w:sz="4" w:space="0" w:color="ACB9CA"/>
            </w:tcBorders>
            <w:shd w:val="clear" w:color="000000" w:fill="FFFFFF"/>
            <w:noWrap/>
            <w:vAlign w:val="center"/>
            <w:hideMark/>
            <w:tcPrChange w:id="25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C0BED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1004543</w:t>
            </w:r>
          </w:p>
        </w:tc>
        <w:tc>
          <w:tcPr>
            <w:tcW w:w="1070" w:type="dxa"/>
            <w:tcBorders>
              <w:top w:val="nil"/>
              <w:left w:val="nil"/>
              <w:bottom w:val="single" w:sz="4" w:space="0" w:color="ACB9CA"/>
              <w:right w:val="single" w:sz="4" w:space="0" w:color="ACB9CA"/>
            </w:tcBorders>
            <w:shd w:val="clear" w:color="000000" w:fill="FFFFFF"/>
            <w:noWrap/>
            <w:vAlign w:val="center"/>
            <w:hideMark/>
            <w:tcPrChange w:id="25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0AC693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Change w:id="25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14E337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7" w:type="dxa"/>
            <w:tcBorders>
              <w:top w:val="nil"/>
              <w:left w:val="nil"/>
              <w:bottom w:val="single" w:sz="4" w:space="0" w:color="ACB9CA"/>
              <w:right w:val="single" w:sz="4" w:space="0" w:color="ACB9CA"/>
            </w:tcBorders>
            <w:shd w:val="clear" w:color="000000" w:fill="FFFFFF"/>
            <w:noWrap/>
            <w:vAlign w:val="center"/>
            <w:hideMark/>
            <w:tcPrChange w:id="25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019EC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316824</w:t>
            </w:r>
          </w:p>
        </w:tc>
        <w:tc>
          <w:tcPr>
            <w:tcW w:w="1077" w:type="dxa"/>
            <w:tcBorders>
              <w:top w:val="nil"/>
              <w:left w:val="nil"/>
              <w:bottom w:val="single" w:sz="4" w:space="0" w:color="ACB9CA"/>
              <w:right w:val="single" w:sz="4" w:space="0" w:color="ACB9CA"/>
            </w:tcBorders>
            <w:shd w:val="clear" w:color="000000" w:fill="FFFFFF"/>
            <w:noWrap/>
            <w:vAlign w:val="center"/>
            <w:hideMark/>
            <w:tcPrChange w:id="25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D8807D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1229315</w:t>
            </w:r>
          </w:p>
        </w:tc>
        <w:tc>
          <w:tcPr>
            <w:tcW w:w="1230" w:type="dxa"/>
            <w:tcBorders>
              <w:top w:val="nil"/>
              <w:left w:val="nil"/>
              <w:bottom w:val="single" w:sz="4" w:space="0" w:color="ACB9CA"/>
              <w:right w:val="single" w:sz="4" w:space="0" w:color="ACB9CA"/>
            </w:tcBorders>
            <w:shd w:val="clear" w:color="000000" w:fill="FFFFFF"/>
            <w:noWrap/>
            <w:vAlign w:val="center"/>
            <w:hideMark/>
            <w:tcPrChange w:id="25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6A0D7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32602CC" w14:textId="77777777" w:rsidTr="00BC68F6">
        <w:trPr>
          <w:trHeight w:val="300"/>
          <w:trPrChange w:id="25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647DB6B"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DELETE_Note_for_a</w:t>
            </w:r>
            <w:proofErr w:type="spellEnd"/>
            <w:r w:rsidRPr="00C47FE2">
              <w:rPr>
                <w:rFonts w:eastAsia="Times New Roman" w:cs="Arial"/>
                <w:color w:val="4B4B63"/>
                <w:sz w:val="20"/>
                <w:szCs w:val="20"/>
                <w:lang w:val="en-US"/>
              </w:rPr>
              <w:t xml:space="preserve"> _Contact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25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DB995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2244</w:t>
            </w:r>
          </w:p>
        </w:tc>
        <w:tc>
          <w:tcPr>
            <w:tcW w:w="1299" w:type="dxa"/>
            <w:tcBorders>
              <w:top w:val="nil"/>
              <w:left w:val="nil"/>
              <w:bottom w:val="single" w:sz="4" w:space="0" w:color="ACB9CA"/>
              <w:right w:val="single" w:sz="4" w:space="0" w:color="ACB9CA"/>
            </w:tcBorders>
            <w:shd w:val="clear" w:color="000000" w:fill="FFFFFF"/>
            <w:noWrap/>
            <w:vAlign w:val="center"/>
            <w:hideMark/>
            <w:tcPrChange w:id="25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39EA7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136780.14</w:t>
            </w:r>
          </w:p>
        </w:tc>
        <w:tc>
          <w:tcPr>
            <w:tcW w:w="1070" w:type="dxa"/>
            <w:tcBorders>
              <w:top w:val="nil"/>
              <w:left w:val="nil"/>
              <w:bottom w:val="single" w:sz="4" w:space="0" w:color="ACB9CA"/>
              <w:right w:val="single" w:sz="4" w:space="0" w:color="ACB9CA"/>
            </w:tcBorders>
            <w:shd w:val="clear" w:color="000000" w:fill="FFFFFF"/>
            <w:noWrap/>
            <w:vAlign w:val="center"/>
            <w:hideMark/>
            <w:tcPrChange w:id="25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88C42F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193566.7</w:t>
            </w:r>
          </w:p>
        </w:tc>
        <w:tc>
          <w:tcPr>
            <w:tcW w:w="1070" w:type="dxa"/>
            <w:tcBorders>
              <w:top w:val="nil"/>
              <w:left w:val="nil"/>
              <w:bottom w:val="single" w:sz="4" w:space="0" w:color="ACB9CA"/>
              <w:right w:val="single" w:sz="4" w:space="0" w:color="ACB9CA"/>
            </w:tcBorders>
            <w:shd w:val="clear" w:color="000000" w:fill="FFFFFF"/>
            <w:noWrap/>
            <w:vAlign w:val="center"/>
            <w:hideMark/>
            <w:tcPrChange w:id="25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7F1244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212315.5</w:t>
            </w:r>
          </w:p>
        </w:tc>
        <w:tc>
          <w:tcPr>
            <w:tcW w:w="1070" w:type="dxa"/>
            <w:tcBorders>
              <w:top w:val="nil"/>
              <w:left w:val="nil"/>
              <w:bottom w:val="single" w:sz="4" w:space="0" w:color="ACB9CA"/>
              <w:right w:val="single" w:sz="4" w:space="0" w:color="ACB9CA"/>
            </w:tcBorders>
            <w:shd w:val="clear" w:color="000000" w:fill="FFFFFF"/>
            <w:noWrap/>
            <w:vAlign w:val="center"/>
            <w:hideMark/>
            <w:tcPrChange w:id="25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90923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909828.7</w:t>
            </w:r>
          </w:p>
        </w:tc>
        <w:tc>
          <w:tcPr>
            <w:tcW w:w="1077" w:type="dxa"/>
            <w:tcBorders>
              <w:top w:val="nil"/>
              <w:left w:val="nil"/>
              <w:bottom w:val="single" w:sz="4" w:space="0" w:color="ACB9CA"/>
              <w:right w:val="single" w:sz="4" w:space="0" w:color="ACB9CA"/>
            </w:tcBorders>
            <w:shd w:val="clear" w:color="000000" w:fill="FFFFFF"/>
            <w:noWrap/>
            <w:vAlign w:val="center"/>
            <w:hideMark/>
            <w:tcPrChange w:id="25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E9D83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w:t>
            </w:r>
          </w:p>
        </w:tc>
        <w:tc>
          <w:tcPr>
            <w:tcW w:w="1077" w:type="dxa"/>
            <w:tcBorders>
              <w:top w:val="nil"/>
              <w:left w:val="nil"/>
              <w:bottom w:val="single" w:sz="4" w:space="0" w:color="ACB9CA"/>
              <w:right w:val="single" w:sz="4" w:space="0" w:color="ACB9CA"/>
            </w:tcBorders>
            <w:shd w:val="clear" w:color="000000" w:fill="FFFFFF"/>
            <w:noWrap/>
            <w:vAlign w:val="center"/>
            <w:hideMark/>
            <w:tcPrChange w:id="25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BD9A00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1211591</w:t>
            </w:r>
          </w:p>
        </w:tc>
        <w:tc>
          <w:tcPr>
            <w:tcW w:w="1230" w:type="dxa"/>
            <w:tcBorders>
              <w:top w:val="nil"/>
              <w:left w:val="nil"/>
              <w:bottom w:val="single" w:sz="4" w:space="0" w:color="ACB9CA"/>
              <w:right w:val="single" w:sz="4" w:space="0" w:color="ACB9CA"/>
            </w:tcBorders>
            <w:shd w:val="clear" w:color="000000" w:fill="FFFFFF"/>
            <w:noWrap/>
            <w:vAlign w:val="center"/>
            <w:hideMark/>
            <w:tcPrChange w:id="25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6DC79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EE80519" w14:textId="77777777" w:rsidTr="00BC68F6">
        <w:trPr>
          <w:trHeight w:val="300"/>
          <w:trPrChange w:id="25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44609B4"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DELETE_Reminder_for_a_Contact</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5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DEEFDB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w:t>
            </w:r>
          </w:p>
        </w:tc>
        <w:tc>
          <w:tcPr>
            <w:tcW w:w="1299" w:type="dxa"/>
            <w:tcBorders>
              <w:top w:val="nil"/>
              <w:left w:val="nil"/>
              <w:bottom w:val="single" w:sz="4" w:space="0" w:color="ACB9CA"/>
              <w:right w:val="single" w:sz="4" w:space="0" w:color="ACB9CA"/>
            </w:tcBorders>
            <w:shd w:val="clear" w:color="000000" w:fill="FFFFFF"/>
            <w:noWrap/>
            <w:vAlign w:val="center"/>
            <w:hideMark/>
            <w:tcPrChange w:id="25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487CE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128079.3</w:t>
            </w:r>
          </w:p>
        </w:tc>
        <w:tc>
          <w:tcPr>
            <w:tcW w:w="1070" w:type="dxa"/>
            <w:tcBorders>
              <w:top w:val="nil"/>
              <w:left w:val="nil"/>
              <w:bottom w:val="single" w:sz="4" w:space="0" w:color="ACB9CA"/>
              <w:right w:val="single" w:sz="4" w:space="0" w:color="ACB9CA"/>
            </w:tcBorders>
            <w:shd w:val="clear" w:color="000000" w:fill="FFFFFF"/>
            <w:noWrap/>
            <w:vAlign w:val="center"/>
            <w:hideMark/>
            <w:tcPrChange w:id="25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918B4E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183360</w:t>
            </w:r>
          </w:p>
        </w:tc>
        <w:tc>
          <w:tcPr>
            <w:tcW w:w="1070" w:type="dxa"/>
            <w:tcBorders>
              <w:top w:val="nil"/>
              <w:left w:val="nil"/>
              <w:bottom w:val="single" w:sz="4" w:space="0" w:color="ACB9CA"/>
              <w:right w:val="single" w:sz="4" w:space="0" w:color="ACB9CA"/>
            </w:tcBorders>
            <w:shd w:val="clear" w:color="000000" w:fill="FFFFFF"/>
            <w:noWrap/>
            <w:vAlign w:val="center"/>
            <w:hideMark/>
            <w:tcPrChange w:id="25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3E0E4F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194846</w:t>
            </w:r>
          </w:p>
        </w:tc>
        <w:tc>
          <w:tcPr>
            <w:tcW w:w="1070" w:type="dxa"/>
            <w:tcBorders>
              <w:top w:val="nil"/>
              <w:left w:val="nil"/>
              <w:bottom w:val="single" w:sz="4" w:space="0" w:color="ACB9CA"/>
              <w:right w:val="single" w:sz="4" w:space="0" w:color="ACB9CA"/>
            </w:tcBorders>
            <w:shd w:val="clear" w:color="000000" w:fill="FFFFFF"/>
            <w:noWrap/>
            <w:vAlign w:val="center"/>
            <w:hideMark/>
            <w:tcPrChange w:id="25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5BD033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911611.1</w:t>
            </w:r>
          </w:p>
        </w:tc>
        <w:tc>
          <w:tcPr>
            <w:tcW w:w="1077" w:type="dxa"/>
            <w:tcBorders>
              <w:top w:val="nil"/>
              <w:left w:val="nil"/>
              <w:bottom w:val="single" w:sz="4" w:space="0" w:color="ACB9CA"/>
              <w:right w:val="single" w:sz="4" w:space="0" w:color="ACB9CA"/>
            </w:tcBorders>
            <w:shd w:val="clear" w:color="000000" w:fill="FFFFFF"/>
            <w:noWrap/>
            <w:vAlign w:val="center"/>
            <w:hideMark/>
            <w:tcPrChange w:id="25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F3232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25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3D19F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1231954</w:t>
            </w:r>
          </w:p>
        </w:tc>
        <w:tc>
          <w:tcPr>
            <w:tcW w:w="1230" w:type="dxa"/>
            <w:tcBorders>
              <w:top w:val="nil"/>
              <w:left w:val="nil"/>
              <w:bottom w:val="single" w:sz="4" w:space="0" w:color="ACB9CA"/>
              <w:right w:val="single" w:sz="4" w:space="0" w:color="ACB9CA"/>
            </w:tcBorders>
            <w:shd w:val="clear" w:color="000000" w:fill="FFFFFF"/>
            <w:noWrap/>
            <w:vAlign w:val="center"/>
            <w:hideMark/>
            <w:tcPrChange w:id="25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BDA407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AA6F73A" w14:textId="77777777" w:rsidTr="00BC68F6">
        <w:trPr>
          <w:trHeight w:val="300"/>
          <w:trPrChange w:id="25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5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618713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25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2BB27D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Change w:id="25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0F512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529.38</w:t>
            </w:r>
          </w:p>
        </w:tc>
        <w:tc>
          <w:tcPr>
            <w:tcW w:w="1070" w:type="dxa"/>
            <w:tcBorders>
              <w:top w:val="nil"/>
              <w:left w:val="nil"/>
              <w:bottom w:val="single" w:sz="4" w:space="0" w:color="ACB9CA"/>
              <w:right w:val="single" w:sz="4" w:space="0" w:color="ACB9CA"/>
            </w:tcBorders>
            <w:shd w:val="clear" w:color="000000" w:fill="FFFFFF"/>
            <w:noWrap/>
            <w:vAlign w:val="center"/>
            <w:hideMark/>
            <w:tcPrChange w:id="25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4D610E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1267</w:t>
            </w:r>
          </w:p>
        </w:tc>
        <w:tc>
          <w:tcPr>
            <w:tcW w:w="1070" w:type="dxa"/>
            <w:tcBorders>
              <w:top w:val="nil"/>
              <w:left w:val="nil"/>
              <w:bottom w:val="single" w:sz="4" w:space="0" w:color="ACB9CA"/>
              <w:right w:val="single" w:sz="4" w:space="0" w:color="ACB9CA"/>
            </w:tcBorders>
            <w:shd w:val="clear" w:color="000000" w:fill="FFFFFF"/>
            <w:noWrap/>
            <w:vAlign w:val="center"/>
            <w:hideMark/>
            <w:tcPrChange w:id="26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352572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w:t>
            </w:r>
          </w:p>
        </w:tc>
        <w:tc>
          <w:tcPr>
            <w:tcW w:w="1070" w:type="dxa"/>
            <w:tcBorders>
              <w:top w:val="nil"/>
              <w:left w:val="nil"/>
              <w:bottom w:val="single" w:sz="4" w:space="0" w:color="ACB9CA"/>
              <w:right w:val="single" w:sz="4" w:space="0" w:color="ACB9CA"/>
            </w:tcBorders>
            <w:shd w:val="clear" w:color="000000" w:fill="FFFFFF"/>
            <w:noWrap/>
            <w:vAlign w:val="center"/>
            <w:hideMark/>
            <w:tcPrChange w:id="26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8E6AE6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077" w:type="dxa"/>
            <w:tcBorders>
              <w:top w:val="nil"/>
              <w:left w:val="nil"/>
              <w:bottom w:val="single" w:sz="4" w:space="0" w:color="ACB9CA"/>
              <w:right w:val="single" w:sz="4" w:space="0" w:color="ACB9CA"/>
            </w:tcBorders>
            <w:shd w:val="clear" w:color="000000" w:fill="FFFFFF"/>
            <w:noWrap/>
            <w:vAlign w:val="center"/>
            <w:hideMark/>
            <w:tcPrChange w:id="26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4BDEF5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077" w:type="dxa"/>
            <w:tcBorders>
              <w:top w:val="nil"/>
              <w:left w:val="nil"/>
              <w:bottom w:val="single" w:sz="4" w:space="0" w:color="ACB9CA"/>
              <w:right w:val="single" w:sz="4" w:space="0" w:color="ACB9CA"/>
            </w:tcBorders>
            <w:shd w:val="clear" w:color="000000" w:fill="FFFFFF"/>
            <w:noWrap/>
            <w:vAlign w:val="center"/>
            <w:hideMark/>
            <w:tcPrChange w:id="26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59417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230" w:type="dxa"/>
            <w:tcBorders>
              <w:top w:val="nil"/>
              <w:left w:val="nil"/>
              <w:bottom w:val="single" w:sz="4" w:space="0" w:color="ACB9CA"/>
              <w:right w:val="single" w:sz="4" w:space="0" w:color="ACB9CA"/>
            </w:tcBorders>
            <w:shd w:val="clear" w:color="000000" w:fill="FFFFFF"/>
            <w:noWrap/>
            <w:vAlign w:val="center"/>
            <w:hideMark/>
            <w:tcPrChange w:id="26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D49FE2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6C1699C" w14:textId="77777777" w:rsidTr="00BC68F6">
        <w:trPr>
          <w:trHeight w:val="300"/>
          <w:trPrChange w:id="26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2675199"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Get_CompanyContactSalesLifeCycle</w:t>
            </w:r>
            <w:proofErr w:type="spellEnd"/>
            <w:r w:rsidRPr="00C47FE2">
              <w:rPr>
                <w:rFonts w:eastAsia="Times New Roman" w:cs="Arial"/>
                <w:color w:val="4B4B63"/>
                <w:sz w:val="20"/>
                <w:szCs w:val="20"/>
                <w:lang w:val="en-US"/>
              </w:rPr>
              <w:t xml:space="preserve"> Id</w:t>
            </w:r>
          </w:p>
        </w:tc>
        <w:tc>
          <w:tcPr>
            <w:tcW w:w="966" w:type="dxa"/>
            <w:tcBorders>
              <w:top w:val="nil"/>
              <w:left w:val="nil"/>
              <w:bottom w:val="single" w:sz="4" w:space="0" w:color="ACB9CA"/>
              <w:right w:val="single" w:sz="4" w:space="0" w:color="ACB9CA"/>
            </w:tcBorders>
            <w:shd w:val="clear" w:color="000000" w:fill="FFFFFF"/>
            <w:noWrap/>
            <w:vAlign w:val="center"/>
            <w:hideMark/>
            <w:tcPrChange w:id="26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0B2392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Change w:id="26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046FC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146625.9</w:t>
            </w:r>
          </w:p>
        </w:tc>
        <w:tc>
          <w:tcPr>
            <w:tcW w:w="1070" w:type="dxa"/>
            <w:tcBorders>
              <w:top w:val="nil"/>
              <w:left w:val="nil"/>
              <w:bottom w:val="single" w:sz="4" w:space="0" w:color="ACB9CA"/>
              <w:right w:val="single" w:sz="4" w:space="0" w:color="ACB9CA"/>
            </w:tcBorders>
            <w:shd w:val="clear" w:color="000000" w:fill="FFFFFF"/>
            <w:noWrap/>
            <w:vAlign w:val="center"/>
            <w:hideMark/>
            <w:tcPrChange w:id="26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E5B80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213583.4</w:t>
            </w:r>
          </w:p>
        </w:tc>
        <w:tc>
          <w:tcPr>
            <w:tcW w:w="1070" w:type="dxa"/>
            <w:tcBorders>
              <w:top w:val="nil"/>
              <w:left w:val="nil"/>
              <w:bottom w:val="single" w:sz="4" w:space="0" w:color="ACB9CA"/>
              <w:right w:val="single" w:sz="4" w:space="0" w:color="ACB9CA"/>
            </w:tcBorders>
            <w:shd w:val="clear" w:color="000000" w:fill="FFFFFF"/>
            <w:noWrap/>
            <w:vAlign w:val="center"/>
            <w:hideMark/>
            <w:tcPrChange w:id="26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7685E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219238.8</w:t>
            </w:r>
          </w:p>
        </w:tc>
        <w:tc>
          <w:tcPr>
            <w:tcW w:w="1070" w:type="dxa"/>
            <w:tcBorders>
              <w:top w:val="nil"/>
              <w:left w:val="nil"/>
              <w:bottom w:val="single" w:sz="4" w:space="0" w:color="ACB9CA"/>
              <w:right w:val="single" w:sz="4" w:space="0" w:color="ACB9CA"/>
            </w:tcBorders>
            <w:shd w:val="clear" w:color="000000" w:fill="FFFFFF"/>
            <w:noWrap/>
            <w:vAlign w:val="center"/>
            <w:hideMark/>
            <w:tcPrChange w:id="26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FD8F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814207.3</w:t>
            </w:r>
          </w:p>
        </w:tc>
        <w:tc>
          <w:tcPr>
            <w:tcW w:w="1077" w:type="dxa"/>
            <w:tcBorders>
              <w:top w:val="nil"/>
              <w:left w:val="nil"/>
              <w:bottom w:val="single" w:sz="4" w:space="0" w:color="ACB9CA"/>
              <w:right w:val="single" w:sz="4" w:space="0" w:color="ACB9CA"/>
            </w:tcBorders>
            <w:shd w:val="clear" w:color="000000" w:fill="FFFFFF"/>
            <w:noWrap/>
            <w:vAlign w:val="center"/>
            <w:hideMark/>
            <w:tcPrChange w:id="26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F68441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c>
          <w:tcPr>
            <w:tcW w:w="1077" w:type="dxa"/>
            <w:tcBorders>
              <w:top w:val="nil"/>
              <w:left w:val="nil"/>
              <w:bottom w:val="single" w:sz="4" w:space="0" w:color="ACB9CA"/>
              <w:right w:val="single" w:sz="4" w:space="0" w:color="ACB9CA"/>
            </w:tcBorders>
            <w:shd w:val="clear" w:color="000000" w:fill="FFFFFF"/>
            <w:noWrap/>
            <w:vAlign w:val="center"/>
            <w:hideMark/>
            <w:tcPrChange w:id="26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E0930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1262420</w:t>
            </w:r>
          </w:p>
        </w:tc>
        <w:tc>
          <w:tcPr>
            <w:tcW w:w="1230" w:type="dxa"/>
            <w:tcBorders>
              <w:top w:val="nil"/>
              <w:left w:val="nil"/>
              <w:bottom w:val="single" w:sz="4" w:space="0" w:color="ACB9CA"/>
              <w:right w:val="single" w:sz="4" w:space="0" w:color="ACB9CA"/>
            </w:tcBorders>
            <w:shd w:val="clear" w:color="000000" w:fill="FFFFFF"/>
            <w:noWrap/>
            <w:vAlign w:val="center"/>
            <w:hideMark/>
            <w:tcPrChange w:id="26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1975C6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0E17337" w14:textId="77777777" w:rsidTr="00BC68F6">
        <w:trPr>
          <w:trHeight w:val="300"/>
          <w:trPrChange w:id="26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9A1E8D"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lastRenderedPageBreak/>
              <w:t>Get_Expense_information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6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19307A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Change w:id="26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09952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Change w:id="26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ECD7D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Change w:id="26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D224D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Change w:id="26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7F5603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7" w:type="dxa"/>
            <w:tcBorders>
              <w:top w:val="nil"/>
              <w:left w:val="nil"/>
              <w:bottom w:val="single" w:sz="4" w:space="0" w:color="ACB9CA"/>
              <w:right w:val="single" w:sz="4" w:space="0" w:color="ACB9CA"/>
            </w:tcBorders>
            <w:shd w:val="clear" w:color="000000" w:fill="FFFFFF"/>
            <w:noWrap/>
            <w:vAlign w:val="center"/>
            <w:hideMark/>
            <w:tcPrChange w:id="26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B7858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7" w:type="dxa"/>
            <w:tcBorders>
              <w:top w:val="nil"/>
              <w:left w:val="nil"/>
              <w:bottom w:val="single" w:sz="4" w:space="0" w:color="ACB9CA"/>
              <w:right w:val="single" w:sz="4" w:space="0" w:color="ACB9CA"/>
            </w:tcBorders>
            <w:shd w:val="clear" w:color="000000" w:fill="FFFFFF"/>
            <w:noWrap/>
            <w:vAlign w:val="center"/>
            <w:hideMark/>
            <w:tcPrChange w:id="26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E3182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Change w:id="26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D22F36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0079BA8" w14:textId="77777777" w:rsidTr="00BC68F6">
        <w:trPr>
          <w:trHeight w:val="300"/>
          <w:trPrChange w:id="26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40DDDEB"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Get_Expense_Type_ID</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6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307718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1149</w:t>
            </w:r>
          </w:p>
        </w:tc>
        <w:tc>
          <w:tcPr>
            <w:tcW w:w="1299" w:type="dxa"/>
            <w:tcBorders>
              <w:top w:val="nil"/>
              <w:left w:val="nil"/>
              <w:bottom w:val="single" w:sz="4" w:space="0" w:color="ACB9CA"/>
              <w:right w:val="single" w:sz="4" w:space="0" w:color="ACB9CA"/>
            </w:tcBorders>
            <w:shd w:val="clear" w:color="000000" w:fill="FFFFFF"/>
            <w:noWrap/>
            <w:vAlign w:val="center"/>
            <w:hideMark/>
            <w:tcPrChange w:id="26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F9A931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440153.51</w:t>
            </w:r>
          </w:p>
        </w:tc>
        <w:tc>
          <w:tcPr>
            <w:tcW w:w="1070" w:type="dxa"/>
            <w:tcBorders>
              <w:top w:val="nil"/>
              <w:left w:val="nil"/>
              <w:bottom w:val="single" w:sz="4" w:space="0" w:color="ACB9CA"/>
              <w:right w:val="single" w:sz="4" w:space="0" w:color="ACB9CA"/>
            </w:tcBorders>
            <w:shd w:val="clear" w:color="000000" w:fill="FFFFFF"/>
            <w:noWrap/>
            <w:vAlign w:val="center"/>
            <w:hideMark/>
            <w:tcPrChange w:id="26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808E34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971013</w:t>
            </w:r>
          </w:p>
        </w:tc>
        <w:tc>
          <w:tcPr>
            <w:tcW w:w="1070" w:type="dxa"/>
            <w:tcBorders>
              <w:top w:val="nil"/>
              <w:left w:val="nil"/>
              <w:bottom w:val="single" w:sz="4" w:space="0" w:color="ACB9CA"/>
              <w:right w:val="single" w:sz="4" w:space="0" w:color="ACB9CA"/>
            </w:tcBorders>
            <w:shd w:val="clear" w:color="000000" w:fill="FFFFFF"/>
            <w:noWrap/>
            <w:vAlign w:val="center"/>
            <w:hideMark/>
            <w:tcPrChange w:id="26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8039D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998043</w:t>
            </w:r>
          </w:p>
        </w:tc>
        <w:tc>
          <w:tcPr>
            <w:tcW w:w="1070" w:type="dxa"/>
            <w:tcBorders>
              <w:top w:val="nil"/>
              <w:left w:val="nil"/>
              <w:bottom w:val="single" w:sz="4" w:space="0" w:color="ACB9CA"/>
              <w:right w:val="single" w:sz="4" w:space="0" w:color="ACB9CA"/>
            </w:tcBorders>
            <w:shd w:val="clear" w:color="000000" w:fill="FFFFFF"/>
            <w:noWrap/>
            <w:vAlign w:val="center"/>
            <w:hideMark/>
            <w:tcPrChange w:id="26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DC6528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1029382</w:t>
            </w:r>
          </w:p>
        </w:tc>
        <w:tc>
          <w:tcPr>
            <w:tcW w:w="1077" w:type="dxa"/>
            <w:tcBorders>
              <w:top w:val="nil"/>
              <w:left w:val="nil"/>
              <w:bottom w:val="single" w:sz="4" w:space="0" w:color="ACB9CA"/>
              <w:right w:val="single" w:sz="4" w:space="0" w:color="ACB9CA"/>
            </w:tcBorders>
            <w:shd w:val="clear" w:color="000000" w:fill="FFFFFF"/>
            <w:noWrap/>
            <w:vAlign w:val="center"/>
            <w:hideMark/>
            <w:tcPrChange w:id="26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C59690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3705</w:t>
            </w:r>
          </w:p>
        </w:tc>
        <w:tc>
          <w:tcPr>
            <w:tcW w:w="1077" w:type="dxa"/>
            <w:tcBorders>
              <w:top w:val="nil"/>
              <w:left w:val="nil"/>
              <w:bottom w:val="single" w:sz="4" w:space="0" w:color="ACB9CA"/>
              <w:right w:val="single" w:sz="4" w:space="0" w:color="ACB9CA"/>
            </w:tcBorders>
            <w:shd w:val="clear" w:color="000000" w:fill="FFFFFF"/>
            <w:noWrap/>
            <w:vAlign w:val="center"/>
            <w:hideMark/>
            <w:tcPrChange w:id="26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1FE74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1288342</w:t>
            </w:r>
          </w:p>
        </w:tc>
        <w:tc>
          <w:tcPr>
            <w:tcW w:w="1230" w:type="dxa"/>
            <w:tcBorders>
              <w:top w:val="nil"/>
              <w:left w:val="nil"/>
              <w:bottom w:val="single" w:sz="4" w:space="0" w:color="ACB9CA"/>
              <w:right w:val="single" w:sz="4" w:space="0" w:color="ACB9CA"/>
            </w:tcBorders>
            <w:shd w:val="clear" w:color="000000" w:fill="FFFFFF"/>
            <w:noWrap/>
            <w:vAlign w:val="center"/>
            <w:hideMark/>
            <w:tcPrChange w:id="26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BF924D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E61C5BD" w14:textId="77777777" w:rsidTr="00BC68F6">
        <w:trPr>
          <w:trHeight w:val="300"/>
          <w:trPrChange w:id="26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EEB5B69"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Get_ExpenseTypeId</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6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61ED4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Change w:id="26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7BC37E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Change w:id="26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AB84FF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Change w:id="26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BE0640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Change w:id="26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A6B8F8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7" w:type="dxa"/>
            <w:tcBorders>
              <w:top w:val="nil"/>
              <w:left w:val="nil"/>
              <w:bottom w:val="single" w:sz="4" w:space="0" w:color="ACB9CA"/>
              <w:right w:val="single" w:sz="4" w:space="0" w:color="ACB9CA"/>
            </w:tcBorders>
            <w:shd w:val="clear" w:color="000000" w:fill="FFFFFF"/>
            <w:noWrap/>
            <w:vAlign w:val="center"/>
            <w:hideMark/>
            <w:tcPrChange w:id="26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B6E26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7" w:type="dxa"/>
            <w:tcBorders>
              <w:top w:val="nil"/>
              <w:left w:val="nil"/>
              <w:bottom w:val="single" w:sz="4" w:space="0" w:color="ACB9CA"/>
              <w:right w:val="single" w:sz="4" w:space="0" w:color="ACB9CA"/>
            </w:tcBorders>
            <w:shd w:val="clear" w:color="000000" w:fill="FFFFFF"/>
            <w:noWrap/>
            <w:vAlign w:val="center"/>
            <w:hideMark/>
            <w:tcPrChange w:id="26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BC606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Change w:id="26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6E15A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CA58435" w14:textId="77777777" w:rsidTr="00BC68F6">
        <w:trPr>
          <w:trHeight w:val="300"/>
          <w:trPrChange w:id="26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7EBEAC2"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Get_ProjectBasicInformation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6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099DB2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26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9788C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130010.35</w:t>
            </w:r>
          </w:p>
        </w:tc>
        <w:tc>
          <w:tcPr>
            <w:tcW w:w="1070" w:type="dxa"/>
            <w:tcBorders>
              <w:top w:val="nil"/>
              <w:left w:val="nil"/>
              <w:bottom w:val="single" w:sz="4" w:space="0" w:color="ACB9CA"/>
              <w:right w:val="single" w:sz="4" w:space="0" w:color="ACB9CA"/>
            </w:tcBorders>
            <w:shd w:val="clear" w:color="000000" w:fill="FFFFFF"/>
            <w:noWrap/>
            <w:vAlign w:val="center"/>
            <w:hideMark/>
            <w:tcPrChange w:id="26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0A7937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4" w:space="0" w:color="ACB9CA"/>
              <w:right w:val="single" w:sz="4" w:space="0" w:color="ACB9CA"/>
            </w:tcBorders>
            <w:shd w:val="clear" w:color="000000" w:fill="FFFFFF"/>
            <w:noWrap/>
            <w:vAlign w:val="center"/>
            <w:hideMark/>
            <w:tcPrChange w:id="26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D102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227839</w:t>
            </w:r>
          </w:p>
        </w:tc>
        <w:tc>
          <w:tcPr>
            <w:tcW w:w="1070" w:type="dxa"/>
            <w:tcBorders>
              <w:top w:val="nil"/>
              <w:left w:val="nil"/>
              <w:bottom w:val="single" w:sz="4" w:space="0" w:color="ACB9CA"/>
              <w:right w:val="single" w:sz="4" w:space="0" w:color="ACB9CA"/>
            </w:tcBorders>
            <w:shd w:val="clear" w:color="000000" w:fill="FFFFFF"/>
            <w:noWrap/>
            <w:vAlign w:val="center"/>
            <w:hideMark/>
            <w:tcPrChange w:id="26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86453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236543</w:t>
            </w:r>
          </w:p>
        </w:tc>
        <w:tc>
          <w:tcPr>
            <w:tcW w:w="1077" w:type="dxa"/>
            <w:tcBorders>
              <w:top w:val="nil"/>
              <w:left w:val="nil"/>
              <w:bottom w:val="single" w:sz="4" w:space="0" w:color="ACB9CA"/>
              <w:right w:val="single" w:sz="4" w:space="0" w:color="ACB9CA"/>
            </w:tcBorders>
            <w:shd w:val="clear" w:color="000000" w:fill="FFFFFF"/>
            <w:noWrap/>
            <w:vAlign w:val="center"/>
            <w:hideMark/>
            <w:tcPrChange w:id="26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BE4A82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w:t>
            </w:r>
          </w:p>
        </w:tc>
        <w:tc>
          <w:tcPr>
            <w:tcW w:w="1077" w:type="dxa"/>
            <w:tcBorders>
              <w:top w:val="nil"/>
              <w:left w:val="nil"/>
              <w:bottom w:val="single" w:sz="4" w:space="0" w:color="ACB9CA"/>
              <w:right w:val="single" w:sz="4" w:space="0" w:color="ACB9CA"/>
            </w:tcBorders>
            <w:shd w:val="clear" w:color="000000" w:fill="FFFFFF"/>
            <w:noWrap/>
            <w:vAlign w:val="center"/>
            <w:hideMark/>
            <w:tcPrChange w:id="26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E140D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245748</w:t>
            </w:r>
          </w:p>
        </w:tc>
        <w:tc>
          <w:tcPr>
            <w:tcW w:w="1230" w:type="dxa"/>
            <w:tcBorders>
              <w:top w:val="nil"/>
              <w:left w:val="nil"/>
              <w:bottom w:val="single" w:sz="4" w:space="0" w:color="ACB9CA"/>
              <w:right w:val="single" w:sz="4" w:space="0" w:color="ACB9CA"/>
            </w:tcBorders>
            <w:shd w:val="clear" w:color="000000" w:fill="FFFFFF"/>
            <w:noWrap/>
            <w:vAlign w:val="center"/>
            <w:hideMark/>
            <w:tcPrChange w:id="26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615FC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1D99E64" w14:textId="77777777" w:rsidTr="00BC68F6">
        <w:trPr>
          <w:trHeight w:val="300"/>
          <w:trPrChange w:id="26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4CDB069"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Get_ProjectTaskInformation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6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1F566B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w:t>
            </w:r>
          </w:p>
        </w:tc>
        <w:tc>
          <w:tcPr>
            <w:tcW w:w="1299" w:type="dxa"/>
            <w:tcBorders>
              <w:top w:val="nil"/>
              <w:left w:val="nil"/>
              <w:bottom w:val="single" w:sz="4" w:space="0" w:color="ACB9CA"/>
              <w:right w:val="single" w:sz="4" w:space="0" w:color="ACB9CA"/>
            </w:tcBorders>
            <w:shd w:val="clear" w:color="000000" w:fill="FFFFFF"/>
            <w:noWrap/>
            <w:vAlign w:val="center"/>
            <w:hideMark/>
            <w:tcPrChange w:id="26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E733C2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469779.55</w:t>
            </w:r>
          </w:p>
        </w:tc>
        <w:tc>
          <w:tcPr>
            <w:tcW w:w="1070" w:type="dxa"/>
            <w:tcBorders>
              <w:top w:val="nil"/>
              <w:left w:val="nil"/>
              <w:bottom w:val="single" w:sz="4" w:space="0" w:color="ACB9CA"/>
              <w:right w:val="single" w:sz="4" w:space="0" w:color="ACB9CA"/>
            </w:tcBorders>
            <w:shd w:val="clear" w:color="000000" w:fill="FFFFFF"/>
            <w:noWrap/>
            <w:vAlign w:val="center"/>
            <w:hideMark/>
            <w:tcPrChange w:id="26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5D74F5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991689.5</w:t>
            </w:r>
          </w:p>
        </w:tc>
        <w:tc>
          <w:tcPr>
            <w:tcW w:w="1070" w:type="dxa"/>
            <w:tcBorders>
              <w:top w:val="nil"/>
              <w:left w:val="nil"/>
              <w:bottom w:val="single" w:sz="4" w:space="0" w:color="ACB9CA"/>
              <w:right w:val="single" w:sz="4" w:space="0" w:color="ACB9CA"/>
            </w:tcBorders>
            <w:shd w:val="clear" w:color="000000" w:fill="FFFFFF"/>
            <w:noWrap/>
            <w:vAlign w:val="center"/>
            <w:hideMark/>
            <w:tcPrChange w:id="26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00B14F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1013793</w:t>
            </w:r>
          </w:p>
        </w:tc>
        <w:tc>
          <w:tcPr>
            <w:tcW w:w="1070" w:type="dxa"/>
            <w:tcBorders>
              <w:top w:val="nil"/>
              <w:left w:val="nil"/>
              <w:bottom w:val="single" w:sz="4" w:space="0" w:color="ACB9CA"/>
              <w:right w:val="single" w:sz="4" w:space="0" w:color="ACB9CA"/>
            </w:tcBorders>
            <w:shd w:val="clear" w:color="000000" w:fill="FFFFFF"/>
            <w:noWrap/>
            <w:vAlign w:val="center"/>
            <w:hideMark/>
            <w:tcPrChange w:id="26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430449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1035692</w:t>
            </w:r>
          </w:p>
        </w:tc>
        <w:tc>
          <w:tcPr>
            <w:tcW w:w="1077" w:type="dxa"/>
            <w:tcBorders>
              <w:top w:val="nil"/>
              <w:left w:val="nil"/>
              <w:bottom w:val="single" w:sz="4" w:space="0" w:color="ACB9CA"/>
              <w:right w:val="single" w:sz="4" w:space="0" w:color="ACB9CA"/>
            </w:tcBorders>
            <w:shd w:val="clear" w:color="000000" w:fill="FFFFFF"/>
            <w:noWrap/>
            <w:vAlign w:val="center"/>
            <w:hideMark/>
            <w:tcPrChange w:id="26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AC313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w:t>
            </w:r>
          </w:p>
        </w:tc>
        <w:tc>
          <w:tcPr>
            <w:tcW w:w="1077" w:type="dxa"/>
            <w:tcBorders>
              <w:top w:val="nil"/>
              <w:left w:val="nil"/>
              <w:bottom w:val="single" w:sz="4" w:space="0" w:color="ACB9CA"/>
              <w:right w:val="single" w:sz="4" w:space="0" w:color="ACB9CA"/>
            </w:tcBorders>
            <w:shd w:val="clear" w:color="000000" w:fill="FFFFFF"/>
            <w:noWrap/>
            <w:vAlign w:val="center"/>
            <w:hideMark/>
            <w:tcPrChange w:id="26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8C8EB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1294718</w:t>
            </w:r>
          </w:p>
        </w:tc>
        <w:tc>
          <w:tcPr>
            <w:tcW w:w="1230" w:type="dxa"/>
            <w:tcBorders>
              <w:top w:val="nil"/>
              <w:left w:val="nil"/>
              <w:bottom w:val="single" w:sz="4" w:space="0" w:color="ACB9CA"/>
              <w:right w:val="single" w:sz="4" w:space="0" w:color="ACB9CA"/>
            </w:tcBorders>
            <w:shd w:val="clear" w:color="000000" w:fill="FFFFFF"/>
            <w:noWrap/>
            <w:vAlign w:val="center"/>
            <w:hideMark/>
            <w:tcPrChange w:id="26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EEF6A9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FC3BDD" w:rsidRPr="00C47FE2" w14:paraId="6DDBEF4D" w14:textId="77777777" w:rsidTr="00BC68F6">
        <w:trPr>
          <w:trHeight w:val="300"/>
          <w:trPrChange w:id="26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25069BE"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Get_userCostAmtId</w:t>
            </w:r>
            <w:proofErr w:type="spellEnd"/>
            <w:r w:rsidRPr="00C47FE2">
              <w:rPr>
                <w:rFonts w:eastAsia="Times New Roman" w:cs="Arial"/>
                <w:color w:val="4B4B63"/>
                <w:sz w:val="20"/>
                <w:szCs w:val="20"/>
                <w:lang w:val="en-US"/>
              </w:rPr>
              <w:t xml:space="preserve"> Default</w:t>
            </w:r>
          </w:p>
        </w:tc>
        <w:tc>
          <w:tcPr>
            <w:tcW w:w="966" w:type="dxa"/>
            <w:tcBorders>
              <w:top w:val="nil"/>
              <w:left w:val="nil"/>
              <w:bottom w:val="single" w:sz="4" w:space="0" w:color="ACB9CA"/>
              <w:right w:val="single" w:sz="4" w:space="0" w:color="ACB9CA"/>
            </w:tcBorders>
            <w:shd w:val="clear" w:color="000000" w:fill="FFFFFF"/>
            <w:noWrap/>
            <w:vAlign w:val="center"/>
            <w:hideMark/>
            <w:tcPrChange w:id="26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1F579C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w:t>
            </w:r>
          </w:p>
        </w:tc>
        <w:tc>
          <w:tcPr>
            <w:tcW w:w="1299" w:type="dxa"/>
            <w:tcBorders>
              <w:top w:val="nil"/>
              <w:left w:val="nil"/>
              <w:bottom w:val="single" w:sz="4" w:space="0" w:color="ACB9CA"/>
              <w:right w:val="single" w:sz="4" w:space="0" w:color="ACB9CA"/>
            </w:tcBorders>
            <w:shd w:val="clear" w:color="000000" w:fill="FFFFFF"/>
            <w:noWrap/>
            <w:vAlign w:val="center"/>
            <w:hideMark/>
            <w:tcPrChange w:id="26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14EE79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434969.54</w:t>
            </w:r>
          </w:p>
        </w:tc>
        <w:tc>
          <w:tcPr>
            <w:tcW w:w="1070" w:type="dxa"/>
            <w:tcBorders>
              <w:top w:val="nil"/>
              <w:left w:val="nil"/>
              <w:bottom w:val="single" w:sz="4" w:space="0" w:color="ACB9CA"/>
              <w:right w:val="single" w:sz="4" w:space="0" w:color="ACB9CA"/>
            </w:tcBorders>
            <w:shd w:val="clear" w:color="000000" w:fill="FFFFFF"/>
            <w:noWrap/>
            <w:vAlign w:val="center"/>
            <w:hideMark/>
            <w:tcPrChange w:id="26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B1793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942591</w:t>
            </w:r>
          </w:p>
        </w:tc>
        <w:tc>
          <w:tcPr>
            <w:tcW w:w="1070" w:type="dxa"/>
            <w:tcBorders>
              <w:top w:val="nil"/>
              <w:left w:val="nil"/>
              <w:bottom w:val="single" w:sz="4" w:space="0" w:color="ACB9CA"/>
              <w:right w:val="single" w:sz="4" w:space="0" w:color="ACB9CA"/>
            </w:tcBorders>
            <w:shd w:val="clear" w:color="000000" w:fill="FFFFFF"/>
            <w:noWrap/>
            <w:vAlign w:val="center"/>
            <w:hideMark/>
            <w:tcPrChange w:id="26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28460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983551</w:t>
            </w:r>
          </w:p>
        </w:tc>
        <w:tc>
          <w:tcPr>
            <w:tcW w:w="1070" w:type="dxa"/>
            <w:tcBorders>
              <w:top w:val="nil"/>
              <w:left w:val="nil"/>
              <w:bottom w:val="single" w:sz="4" w:space="0" w:color="ACB9CA"/>
              <w:right w:val="single" w:sz="4" w:space="0" w:color="ACB9CA"/>
            </w:tcBorders>
            <w:shd w:val="clear" w:color="000000" w:fill="FFFFFF"/>
            <w:noWrap/>
            <w:vAlign w:val="center"/>
            <w:hideMark/>
            <w:tcPrChange w:id="26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B6DD4A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1031167</w:t>
            </w:r>
          </w:p>
        </w:tc>
        <w:tc>
          <w:tcPr>
            <w:tcW w:w="1077" w:type="dxa"/>
            <w:tcBorders>
              <w:top w:val="nil"/>
              <w:left w:val="nil"/>
              <w:bottom w:val="single" w:sz="4" w:space="0" w:color="ACB9CA"/>
              <w:right w:val="single" w:sz="4" w:space="0" w:color="ACB9CA"/>
            </w:tcBorders>
            <w:shd w:val="clear" w:color="000000" w:fill="FFFFFF"/>
            <w:noWrap/>
            <w:vAlign w:val="center"/>
            <w:hideMark/>
            <w:tcPrChange w:id="26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F844D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44429</w:t>
            </w:r>
          </w:p>
        </w:tc>
        <w:tc>
          <w:tcPr>
            <w:tcW w:w="1077" w:type="dxa"/>
            <w:tcBorders>
              <w:top w:val="nil"/>
              <w:left w:val="nil"/>
              <w:bottom w:val="single" w:sz="4" w:space="0" w:color="ACB9CA"/>
              <w:right w:val="single" w:sz="4" w:space="0" w:color="ACB9CA"/>
            </w:tcBorders>
            <w:shd w:val="clear" w:color="000000" w:fill="FFFFFF"/>
            <w:noWrap/>
            <w:vAlign w:val="center"/>
            <w:hideMark/>
            <w:tcPrChange w:id="26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1AE8A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1225477</w:t>
            </w:r>
          </w:p>
        </w:tc>
        <w:tc>
          <w:tcPr>
            <w:tcW w:w="1230" w:type="dxa"/>
            <w:tcBorders>
              <w:top w:val="nil"/>
              <w:left w:val="nil"/>
              <w:bottom w:val="single" w:sz="4" w:space="0" w:color="ACB9CA"/>
              <w:right w:val="single" w:sz="4" w:space="0" w:color="ACB9CA"/>
            </w:tcBorders>
            <w:shd w:val="clear" w:color="000000" w:fill="FFFFFF"/>
            <w:noWrap/>
            <w:vAlign w:val="center"/>
            <w:hideMark/>
            <w:tcPrChange w:id="26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014ED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65FF79F" w14:textId="77777777" w:rsidTr="00BC68F6">
        <w:trPr>
          <w:trHeight w:val="300"/>
          <w:trPrChange w:id="26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97844E6"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Get_userCostCodeId</w:t>
            </w:r>
            <w:proofErr w:type="spellEnd"/>
            <w:r w:rsidRPr="00C47FE2">
              <w:rPr>
                <w:rFonts w:eastAsia="Times New Roman" w:cs="Arial"/>
                <w:color w:val="4B4B63"/>
                <w:sz w:val="20"/>
                <w:szCs w:val="20"/>
                <w:lang w:val="en-US"/>
              </w:rPr>
              <w:t xml:space="preserve"> Default</w:t>
            </w:r>
          </w:p>
        </w:tc>
        <w:tc>
          <w:tcPr>
            <w:tcW w:w="966" w:type="dxa"/>
            <w:tcBorders>
              <w:top w:val="nil"/>
              <w:left w:val="nil"/>
              <w:bottom w:val="single" w:sz="4" w:space="0" w:color="ACB9CA"/>
              <w:right w:val="single" w:sz="4" w:space="0" w:color="ACB9CA"/>
            </w:tcBorders>
            <w:shd w:val="clear" w:color="000000" w:fill="FFFFFF"/>
            <w:noWrap/>
            <w:vAlign w:val="center"/>
            <w:hideMark/>
            <w:tcPrChange w:id="26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5F803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w:t>
            </w:r>
          </w:p>
        </w:tc>
        <w:tc>
          <w:tcPr>
            <w:tcW w:w="1299" w:type="dxa"/>
            <w:tcBorders>
              <w:top w:val="nil"/>
              <w:left w:val="nil"/>
              <w:bottom w:val="single" w:sz="4" w:space="0" w:color="ACB9CA"/>
              <w:right w:val="single" w:sz="4" w:space="0" w:color="ACB9CA"/>
            </w:tcBorders>
            <w:shd w:val="clear" w:color="000000" w:fill="FFFFFF"/>
            <w:noWrap/>
            <w:vAlign w:val="center"/>
            <w:hideMark/>
            <w:tcPrChange w:id="26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697C98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432766.89</w:t>
            </w:r>
          </w:p>
        </w:tc>
        <w:tc>
          <w:tcPr>
            <w:tcW w:w="1070" w:type="dxa"/>
            <w:tcBorders>
              <w:top w:val="nil"/>
              <w:left w:val="nil"/>
              <w:bottom w:val="single" w:sz="4" w:space="0" w:color="ACB9CA"/>
              <w:right w:val="single" w:sz="4" w:space="0" w:color="ACB9CA"/>
            </w:tcBorders>
            <w:shd w:val="clear" w:color="000000" w:fill="FFFFFF"/>
            <w:noWrap/>
            <w:vAlign w:val="center"/>
            <w:hideMark/>
            <w:tcPrChange w:id="26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81A1DA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967167</w:t>
            </w:r>
          </w:p>
        </w:tc>
        <w:tc>
          <w:tcPr>
            <w:tcW w:w="1070" w:type="dxa"/>
            <w:tcBorders>
              <w:top w:val="nil"/>
              <w:left w:val="nil"/>
              <w:bottom w:val="single" w:sz="4" w:space="0" w:color="ACB9CA"/>
              <w:right w:val="single" w:sz="4" w:space="0" w:color="ACB9CA"/>
            </w:tcBorders>
            <w:shd w:val="clear" w:color="000000" w:fill="FFFFFF"/>
            <w:noWrap/>
            <w:vAlign w:val="center"/>
            <w:hideMark/>
            <w:tcPrChange w:id="26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CF138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989695</w:t>
            </w:r>
          </w:p>
        </w:tc>
        <w:tc>
          <w:tcPr>
            <w:tcW w:w="1070" w:type="dxa"/>
            <w:tcBorders>
              <w:top w:val="nil"/>
              <w:left w:val="nil"/>
              <w:bottom w:val="single" w:sz="4" w:space="0" w:color="ACB9CA"/>
              <w:right w:val="single" w:sz="4" w:space="0" w:color="ACB9CA"/>
            </w:tcBorders>
            <w:shd w:val="clear" w:color="000000" w:fill="FFFFFF"/>
            <w:noWrap/>
            <w:vAlign w:val="center"/>
            <w:hideMark/>
            <w:tcPrChange w:id="26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D016D5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1029119</w:t>
            </w:r>
          </w:p>
        </w:tc>
        <w:tc>
          <w:tcPr>
            <w:tcW w:w="1077" w:type="dxa"/>
            <w:tcBorders>
              <w:top w:val="nil"/>
              <w:left w:val="nil"/>
              <w:bottom w:val="single" w:sz="4" w:space="0" w:color="ACB9CA"/>
              <w:right w:val="single" w:sz="4" w:space="0" w:color="ACB9CA"/>
            </w:tcBorders>
            <w:shd w:val="clear" w:color="000000" w:fill="FFFFFF"/>
            <w:noWrap/>
            <w:vAlign w:val="center"/>
            <w:hideMark/>
            <w:tcPrChange w:id="26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ACCC29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30226</w:t>
            </w:r>
          </w:p>
        </w:tc>
        <w:tc>
          <w:tcPr>
            <w:tcW w:w="1077" w:type="dxa"/>
            <w:tcBorders>
              <w:top w:val="nil"/>
              <w:left w:val="nil"/>
              <w:bottom w:val="single" w:sz="4" w:space="0" w:color="ACB9CA"/>
              <w:right w:val="single" w:sz="4" w:space="0" w:color="ACB9CA"/>
            </w:tcBorders>
            <w:shd w:val="clear" w:color="000000" w:fill="FFFFFF"/>
            <w:noWrap/>
            <w:vAlign w:val="center"/>
            <w:hideMark/>
            <w:tcPrChange w:id="26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C517A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1255440</w:t>
            </w:r>
          </w:p>
        </w:tc>
        <w:tc>
          <w:tcPr>
            <w:tcW w:w="1230" w:type="dxa"/>
            <w:tcBorders>
              <w:top w:val="nil"/>
              <w:left w:val="nil"/>
              <w:bottom w:val="single" w:sz="4" w:space="0" w:color="ACB9CA"/>
              <w:right w:val="single" w:sz="4" w:space="0" w:color="ACB9CA"/>
            </w:tcBorders>
            <w:shd w:val="clear" w:color="000000" w:fill="FFFFFF"/>
            <w:noWrap/>
            <w:vAlign w:val="center"/>
            <w:hideMark/>
            <w:tcPrChange w:id="26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CC3960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35EAE1A" w14:textId="77777777" w:rsidTr="00BC68F6">
        <w:trPr>
          <w:trHeight w:val="300"/>
          <w:trPrChange w:id="26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AAB3726"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Get_UserProfiles</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6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56F82F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2370</w:t>
            </w:r>
          </w:p>
        </w:tc>
        <w:tc>
          <w:tcPr>
            <w:tcW w:w="1299" w:type="dxa"/>
            <w:tcBorders>
              <w:top w:val="nil"/>
              <w:left w:val="nil"/>
              <w:bottom w:val="single" w:sz="4" w:space="0" w:color="ACB9CA"/>
              <w:right w:val="single" w:sz="4" w:space="0" w:color="ACB9CA"/>
            </w:tcBorders>
            <w:shd w:val="clear" w:color="000000" w:fill="FFFFFF"/>
            <w:noWrap/>
            <w:vAlign w:val="center"/>
            <w:hideMark/>
            <w:tcPrChange w:id="26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2005FF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127880.11</w:t>
            </w:r>
          </w:p>
        </w:tc>
        <w:tc>
          <w:tcPr>
            <w:tcW w:w="1070" w:type="dxa"/>
            <w:tcBorders>
              <w:top w:val="nil"/>
              <w:left w:val="nil"/>
              <w:bottom w:val="single" w:sz="4" w:space="0" w:color="ACB9CA"/>
              <w:right w:val="single" w:sz="4" w:space="0" w:color="ACB9CA"/>
            </w:tcBorders>
            <w:shd w:val="clear" w:color="000000" w:fill="FFFFFF"/>
            <w:noWrap/>
            <w:vAlign w:val="center"/>
            <w:hideMark/>
            <w:tcPrChange w:id="26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36DD0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152699.4</w:t>
            </w:r>
          </w:p>
        </w:tc>
        <w:tc>
          <w:tcPr>
            <w:tcW w:w="1070" w:type="dxa"/>
            <w:tcBorders>
              <w:top w:val="nil"/>
              <w:left w:val="nil"/>
              <w:bottom w:val="single" w:sz="4" w:space="0" w:color="ACB9CA"/>
              <w:right w:val="single" w:sz="4" w:space="0" w:color="ACB9CA"/>
            </w:tcBorders>
            <w:shd w:val="clear" w:color="000000" w:fill="FFFFFF"/>
            <w:noWrap/>
            <w:vAlign w:val="center"/>
            <w:hideMark/>
            <w:tcPrChange w:id="26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EF6A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196556.6</w:t>
            </w:r>
          </w:p>
        </w:tc>
        <w:tc>
          <w:tcPr>
            <w:tcW w:w="1070" w:type="dxa"/>
            <w:tcBorders>
              <w:top w:val="nil"/>
              <w:left w:val="nil"/>
              <w:bottom w:val="single" w:sz="4" w:space="0" w:color="ACB9CA"/>
              <w:right w:val="single" w:sz="4" w:space="0" w:color="ACB9CA"/>
            </w:tcBorders>
            <w:shd w:val="clear" w:color="000000" w:fill="FFFFFF"/>
            <w:noWrap/>
            <w:vAlign w:val="center"/>
            <w:hideMark/>
            <w:tcPrChange w:id="26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E4655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973313.2</w:t>
            </w:r>
          </w:p>
        </w:tc>
        <w:tc>
          <w:tcPr>
            <w:tcW w:w="1077" w:type="dxa"/>
            <w:tcBorders>
              <w:top w:val="nil"/>
              <w:left w:val="nil"/>
              <w:bottom w:val="single" w:sz="4" w:space="0" w:color="ACB9CA"/>
              <w:right w:val="single" w:sz="4" w:space="0" w:color="ACB9CA"/>
            </w:tcBorders>
            <w:shd w:val="clear" w:color="000000" w:fill="FFFFFF"/>
            <w:noWrap/>
            <w:vAlign w:val="center"/>
            <w:hideMark/>
            <w:tcPrChange w:id="26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A0FF9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7" w:type="dxa"/>
            <w:tcBorders>
              <w:top w:val="nil"/>
              <w:left w:val="nil"/>
              <w:bottom w:val="single" w:sz="4" w:space="0" w:color="ACB9CA"/>
              <w:right w:val="single" w:sz="4" w:space="0" w:color="ACB9CA"/>
            </w:tcBorders>
            <w:shd w:val="clear" w:color="000000" w:fill="FFFFFF"/>
            <w:noWrap/>
            <w:vAlign w:val="center"/>
            <w:hideMark/>
            <w:tcPrChange w:id="26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1DD76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1269822</w:t>
            </w:r>
          </w:p>
        </w:tc>
        <w:tc>
          <w:tcPr>
            <w:tcW w:w="1230" w:type="dxa"/>
            <w:tcBorders>
              <w:top w:val="nil"/>
              <w:left w:val="nil"/>
              <w:bottom w:val="single" w:sz="4" w:space="0" w:color="ACB9CA"/>
              <w:right w:val="single" w:sz="4" w:space="0" w:color="ACB9CA"/>
            </w:tcBorders>
            <w:shd w:val="clear" w:color="000000" w:fill="FFFFFF"/>
            <w:noWrap/>
            <w:vAlign w:val="center"/>
            <w:hideMark/>
            <w:tcPrChange w:id="26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8230A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8ED44C5" w14:textId="77777777" w:rsidTr="00BC68F6">
        <w:trPr>
          <w:trHeight w:val="300"/>
          <w:trPrChange w:id="26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6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249E7F3"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Login_authentication</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6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8541A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2930</w:t>
            </w:r>
          </w:p>
        </w:tc>
        <w:tc>
          <w:tcPr>
            <w:tcW w:w="1299" w:type="dxa"/>
            <w:tcBorders>
              <w:top w:val="nil"/>
              <w:left w:val="nil"/>
              <w:bottom w:val="single" w:sz="4" w:space="0" w:color="ACB9CA"/>
              <w:right w:val="single" w:sz="4" w:space="0" w:color="ACB9CA"/>
            </w:tcBorders>
            <w:shd w:val="clear" w:color="000000" w:fill="FFFFFF"/>
            <w:noWrap/>
            <w:vAlign w:val="center"/>
            <w:hideMark/>
            <w:tcPrChange w:id="26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D7E67A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124209.51</w:t>
            </w:r>
          </w:p>
        </w:tc>
        <w:tc>
          <w:tcPr>
            <w:tcW w:w="1070" w:type="dxa"/>
            <w:tcBorders>
              <w:top w:val="nil"/>
              <w:left w:val="nil"/>
              <w:bottom w:val="single" w:sz="4" w:space="0" w:color="ACB9CA"/>
              <w:right w:val="single" w:sz="4" w:space="0" w:color="ACB9CA"/>
            </w:tcBorders>
            <w:shd w:val="clear" w:color="000000" w:fill="FFFFFF"/>
            <w:noWrap/>
            <w:vAlign w:val="center"/>
            <w:hideMark/>
            <w:tcPrChange w:id="26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5B49E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151258.3</w:t>
            </w:r>
          </w:p>
        </w:tc>
        <w:tc>
          <w:tcPr>
            <w:tcW w:w="1070" w:type="dxa"/>
            <w:tcBorders>
              <w:top w:val="nil"/>
              <w:left w:val="nil"/>
              <w:bottom w:val="single" w:sz="4" w:space="0" w:color="ACB9CA"/>
              <w:right w:val="single" w:sz="4" w:space="0" w:color="ACB9CA"/>
            </w:tcBorders>
            <w:shd w:val="clear" w:color="000000" w:fill="FFFFFF"/>
            <w:noWrap/>
            <w:vAlign w:val="center"/>
            <w:hideMark/>
            <w:tcPrChange w:id="27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A302E9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501704.5</w:t>
            </w:r>
          </w:p>
        </w:tc>
        <w:tc>
          <w:tcPr>
            <w:tcW w:w="1070" w:type="dxa"/>
            <w:tcBorders>
              <w:top w:val="nil"/>
              <w:left w:val="nil"/>
              <w:bottom w:val="single" w:sz="4" w:space="0" w:color="ACB9CA"/>
              <w:right w:val="single" w:sz="4" w:space="0" w:color="ACB9CA"/>
            </w:tcBorders>
            <w:shd w:val="clear" w:color="000000" w:fill="FFFFFF"/>
            <w:noWrap/>
            <w:vAlign w:val="center"/>
            <w:hideMark/>
            <w:tcPrChange w:id="27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79203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851466.2</w:t>
            </w:r>
          </w:p>
        </w:tc>
        <w:tc>
          <w:tcPr>
            <w:tcW w:w="1077" w:type="dxa"/>
            <w:tcBorders>
              <w:top w:val="nil"/>
              <w:left w:val="nil"/>
              <w:bottom w:val="single" w:sz="4" w:space="0" w:color="ACB9CA"/>
              <w:right w:val="single" w:sz="4" w:space="0" w:color="ACB9CA"/>
            </w:tcBorders>
            <w:shd w:val="clear" w:color="000000" w:fill="FFFFFF"/>
            <w:noWrap/>
            <w:vAlign w:val="center"/>
            <w:hideMark/>
            <w:tcPrChange w:id="27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2D6B0E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7" w:type="dxa"/>
            <w:tcBorders>
              <w:top w:val="nil"/>
              <w:left w:val="nil"/>
              <w:bottom w:val="single" w:sz="4" w:space="0" w:color="ACB9CA"/>
              <w:right w:val="single" w:sz="4" w:space="0" w:color="ACB9CA"/>
            </w:tcBorders>
            <w:shd w:val="clear" w:color="000000" w:fill="FFFFFF"/>
            <w:noWrap/>
            <w:vAlign w:val="center"/>
            <w:hideMark/>
            <w:tcPrChange w:id="27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14C97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1265602</w:t>
            </w:r>
          </w:p>
        </w:tc>
        <w:tc>
          <w:tcPr>
            <w:tcW w:w="1230" w:type="dxa"/>
            <w:tcBorders>
              <w:top w:val="nil"/>
              <w:left w:val="nil"/>
              <w:bottom w:val="single" w:sz="4" w:space="0" w:color="ACB9CA"/>
              <w:right w:val="single" w:sz="4" w:space="0" w:color="ACB9CA"/>
            </w:tcBorders>
            <w:shd w:val="clear" w:color="000000" w:fill="FFFFFF"/>
            <w:noWrap/>
            <w:vAlign w:val="center"/>
            <w:hideMark/>
            <w:tcPrChange w:id="27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24CD75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F97378B" w14:textId="77777777" w:rsidTr="00BC68F6">
        <w:trPr>
          <w:trHeight w:val="300"/>
          <w:trPrChange w:id="27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1742D8E"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Open_Default_Task_Detail</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7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10481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27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4E1ED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199.01</w:t>
            </w:r>
          </w:p>
        </w:tc>
        <w:tc>
          <w:tcPr>
            <w:tcW w:w="1070" w:type="dxa"/>
            <w:tcBorders>
              <w:top w:val="nil"/>
              <w:left w:val="nil"/>
              <w:bottom w:val="single" w:sz="4" w:space="0" w:color="ACB9CA"/>
              <w:right w:val="single" w:sz="4" w:space="0" w:color="ACB9CA"/>
            </w:tcBorders>
            <w:shd w:val="clear" w:color="000000" w:fill="FFFFFF"/>
            <w:noWrap/>
            <w:vAlign w:val="center"/>
            <w:hideMark/>
            <w:tcPrChange w:id="27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A5C336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w:t>
            </w:r>
          </w:p>
        </w:tc>
        <w:tc>
          <w:tcPr>
            <w:tcW w:w="1070" w:type="dxa"/>
            <w:tcBorders>
              <w:top w:val="nil"/>
              <w:left w:val="nil"/>
              <w:bottom w:val="single" w:sz="4" w:space="0" w:color="ACB9CA"/>
              <w:right w:val="single" w:sz="4" w:space="0" w:color="ACB9CA"/>
            </w:tcBorders>
            <w:shd w:val="clear" w:color="000000" w:fill="FFFFFF"/>
            <w:noWrap/>
            <w:vAlign w:val="center"/>
            <w:hideMark/>
            <w:tcPrChange w:id="27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E2C9A6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w:t>
            </w:r>
          </w:p>
        </w:tc>
        <w:tc>
          <w:tcPr>
            <w:tcW w:w="1070" w:type="dxa"/>
            <w:tcBorders>
              <w:top w:val="nil"/>
              <w:left w:val="nil"/>
              <w:bottom w:val="single" w:sz="4" w:space="0" w:color="ACB9CA"/>
              <w:right w:val="single" w:sz="4" w:space="0" w:color="ACB9CA"/>
            </w:tcBorders>
            <w:shd w:val="clear" w:color="000000" w:fill="FFFFFF"/>
            <w:noWrap/>
            <w:vAlign w:val="center"/>
            <w:hideMark/>
            <w:tcPrChange w:id="27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02B82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1457</w:t>
            </w:r>
          </w:p>
        </w:tc>
        <w:tc>
          <w:tcPr>
            <w:tcW w:w="1077" w:type="dxa"/>
            <w:tcBorders>
              <w:top w:val="nil"/>
              <w:left w:val="nil"/>
              <w:bottom w:val="single" w:sz="4" w:space="0" w:color="ACB9CA"/>
              <w:right w:val="single" w:sz="4" w:space="0" w:color="ACB9CA"/>
            </w:tcBorders>
            <w:shd w:val="clear" w:color="000000" w:fill="FFFFFF"/>
            <w:noWrap/>
            <w:vAlign w:val="center"/>
            <w:hideMark/>
            <w:tcPrChange w:id="27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03F634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7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AD19B1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4341</w:t>
            </w:r>
          </w:p>
        </w:tc>
        <w:tc>
          <w:tcPr>
            <w:tcW w:w="1230" w:type="dxa"/>
            <w:tcBorders>
              <w:top w:val="nil"/>
              <w:left w:val="nil"/>
              <w:bottom w:val="single" w:sz="4" w:space="0" w:color="ACB9CA"/>
              <w:right w:val="single" w:sz="4" w:space="0" w:color="ACB9CA"/>
            </w:tcBorders>
            <w:shd w:val="clear" w:color="000000" w:fill="FFFFFF"/>
            <w:noWrap/>
            <w:vAlign w:val="center"/>
            <w:hideMark/>
            <w:tcPrChange w:id="27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6380E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38F6115" w14:textId="77777777" w:rsidTr="00BC68F6">
        <w:trPr>
          <w:trHeight w:val="300"/>
          <w:trPrChange w:id="27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73ABAA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27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3171C3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w:t>
            </w:r>
          </w:p>
        </w:tc>
        <w:tc>
          <w:tcPr>
            <w:tcW w:w="1299" w:type="dxa"/>
            <w:tcBorders>
              <w:top w:val="nil"/>
              <w:left w:val="nil"/>
              <w:bottom w:val="single" w:sz="4" w:space="0" w:color="ACB9CA"/>
              <w:right w:val="single" w:sz="4" w:space="0" w:color="ACB9CA"/>
            </w:tcBorders>
            <w:shd w:val="clear" w:color="000000" w:fill="FFFFFF"/>
            <w:noWrap/>
            <w:vAlign w:val="center"/>
            <w:hideMark/>
            <w:tcPrChange w:id="27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8A14BE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565222.73</w:t>
            </w:r>
          </w:p>
        </w:tc>
        <w:tc>
          <w:tcPr>
            <w:tcW w:w="1070" w:type="dxa"/>
            <w:tcBorders>
              <w:top w:val="nil"/>
              <w:left w:val="nil"/>
              <w:bottom w:val="single" w:sz="4" w:space="0" w:color="ACB9CA"/>
              <w:right w:val="single" w:sz="4" w:space="0" w:color="ACB9CA"/>
            </w:tcBorders>
            <w:shd w:val="clear" w:color="000000" w:fill="FFFFFF"/>
            <w:noWrap/>
            <w:vAlign w:val="center"/>
            <w:hideMark/>
            <w:tcPrChange w:id="27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E8ECE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1016831</w:t>
            </w:r>
          </w:p>
        </w:tc>
        <w:tc>
          <w:tcPr>
            <w:tcW w:w="1070" w:type="dxa"/>
            <w:tcBorders>
              <w:top w:val="nil"/>
              <w:left w:val="nil"/>
              <w:bottom w:val="single" w:sz="4" w:space="0" w:color="ACB9CA"/>
              <w:right w:val="single" w:sz="4" w:space="0" w:color="ACB9CA"/>
            </w:tcBorders>
            <w:shd w:val="clear" w:color="000000" w:fill="FFFFFF"/>
            <w:noWrap/>
            <w:vAlign w:val="center"/>
            <w:hideMark/>
            <w:tcPrChange w:id="27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8D51E8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Change w:id="27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301EF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1025535</w:t>
            </w:r>
          </w:p>
        </w:tc>
        <w:tc>
          <w:tcPr>
            <w:tcW w:w="1077" w:type="dxa"/>
            <w:tcBorders>
              <w:top w:val="nil"/>
              <w:left w:val="nil"/>
              <w:bottom w:val="single" w:sz="4" w:space="0" w:color="ACB9CA"/>
              <w:right w:val="single" w:sz="4" w:space="0" w:color="ACB9CA"/>
            </w:tcBorders>
            <w:shd w:val="clear" w:color="000000" w:fill="FFFFFF"/>
            <w:noWrap/>
            <w:vAlign w:val="center"/>
            <w:hideMark/>
            <w:tcPrChange w:id="27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C575B2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148080</w:t>
            </w:r>
          </w:p>
        </w:tc>
        <w:tc>
          <w:tcPr>
            <w:tcW w:w="1077" w:type="dxa"/>
            <w:tcBorders>
              <w:top w:val="nil"/>
              <w:left w:val="nil"/>
              <w:bottom w:val="single" w:sz="4" w:space="0" w:color="ACB9CA"/>
              <w:right w:val="single" w:sz="4" w:space="0" w:color="ACB9CA"/>
            </w:tcBorders>
            <w:shd w:val="clear" w:color="000000" w:fill="FFFFFF"/>
            <w:noWrap/>
            <w:vAlign w:val="center"/>
            <w:hideMark/>
            <w:tcPrChange w:id="27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E5025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1247291</w:t>
            </w:r>
          </w:p>
        </w:tc>
        <w:tc>
          <w:tcPr>
            <w:tcW w:w="1230" w:type="dxa"/>
            <w:tcBorders>
              <w:top w:val="nil"/>
              <w:left w:val="nil"/>
              <w:bottom w:val="single" w:sz="4" w:space="0" w:color="ACB9CA"/>
              <w:right w:val="single" w:sz="4" w:space="0" w:color="ACB9CA"/>
            </w:tcBorders>
            <w:shd w:val="clear" w:color="000000" w:fill="FFFFFF"/>
            <w:noWrap/>
            <w:vAlign w:val="center"/>
            <w:hideMark/>
            <w:tcPrChange w:id="27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3A888A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938580A" w14:textId="77777777" w:rsidTr="00BC68F6">
        <w:trPr>
          <w:trHeight w:val="300"/>
          <w:trPrChange w:id="27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E8C4A7C"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Select_Default_Task</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7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71221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Change w:id="27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D8BF8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160824.12</w:t>
            </w:r>
          </w:p>
        </w:tc>
        <w:tc>
          <w:tcPr>
            <w:tcW w:w="1070" w:type="dxa"/>
            <w:tcBorders>
              <w:top w:val="nil"/>
              <w:left w:val="nil"/>
              <w:bottom w:val="single" w:sz="4" w:space="0" w:color="ACB9CA"/>
              <w:right w:val="single" w:sz="4" w:space="0" w:color="ACB9CA"/>
            </w:tcBorders>
            <w:shd w:val="clear" w:color="000000" w:fill="FFFFFF"/>
            <w:noWrap/>
            <w:vAlign w:val="center"/>
            <w:hideMark/>
            <w:tcPrChange w:id="27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DCEBFD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256639</w:t>
            </w:r>
          </w:p>
        </w:tc>
        <w:tc>
          <w:tcPr>
            <w:tcW w:w="1070" w:type="dxa"/>
            <w:tcBorders>
              <w:top w:val="nil"/>
              <w:left w:val="nil"/>
              <w:bottom w:val="single" w:sz="4" w:space="0" w:color="ACB9CA"/>
              <w:right w:val="single" w:sz="4" w:space="0" w:color="ACB9CA"/>
            </w:tcBorders>
            <w:shd w:val="clear" w:color="000000" w:fill="FFFFFF"/>
            <w:noWrap/>
            <w:vAlign w:val="center"/>
            <w:hideMark/>
            <w:tcPrChange w:id="27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FA346A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326399</w:t>
            </w:r>
          </w:p>
        </w:tc>
        <w:tc>
          <w:tcPr>
            <w:tcW w:w="1070" w:type="dxa"/>
            <w:tcBorders>
              <w:top w:val="nil"/>
              <w:left w:val="nil"/>
              <w:bottom w:val="single" w:sz="4" w:space="0" w:color="ACB9CA"/>
              <w:right w:val="single" w:sz="4" w:space="0" w:color="ACB9CA"/>
            </w:tcBorders>
            <w:shd w:val="clear" w:color="000000" w:fill="FFFFFF"/>
            <w:noWrap/>
            <w:vAlign w:val="center"/>
            <w:hideMark/>
            <w:tcPrChange w:id="27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5DAEF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693247</w:t>
            </w:r>
          </w:p>
        </w:tc>
        <w:tc>
          <w:tcPr>
            <w:tcW w:w="1077" w:type="dxa"/>
            <w:tcBorders>
              <w:top w:val="nil"/>
              <w:left w:val="nil"/>
              <w:bottom w:val="single" w:sz="4" w:space="0" w:color="ACB9CA"/>
              <w:right w:val="single" w:sz="4" w:space="0" w:color="ACB9CA"/>
            </w:tcBorders>
            <w:shd w:val="clear" w:color="000000" w:fill="FFFFFF"/>
            <w:noWrap/>
            <w:vAlign w:val="center"/>
            <w:hideMark/>
            <w:tcPrChange w:id="27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26CC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w:t>
            </w:r>
          </w:p>
        </w:tc>
        <w:tc>
          <w:tcPr>
            <w:tcW w:w="1077" w:type="dxa"/>
            <w:tcBorders>
              <w:top w:val="nil"/>
              <w:left w:val="nil"/>
              <w:bottom w:val="single" w:sz="4" w:space="0" w:color="ACB9CA"/>
              <w:right w:val="single" w:sz="4" w:space="0" w:color="ACB9CA"/>
            </w:tcBorders>
            <w:shd w:val="clear" w:color="000000" w:fill="FFFFFF"/>
            <w:noWrap/>
            <w:vAlign w:val="center"/>
            <w:hideMark/>
            <w:tcPrChange w:id="27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A8D7BD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1018140</w:t>
            </w:r>
          </w:p>
        </w:tc>
        <w:tc>
          <w:tcPr>
            <w:tcW w:w="1230" w:type="dxa"/>
            <w:tcBorders>
              <w:top w:val="nil"/>
              <w:left w:val="nil"/>
              <w:bottom w:val="single" w:sz="4" w:space="0" w:color="ACB9CA"/>
              <w:right w:val="single" w:sz="4" w:space="0" w:color="ACB9CA"/>
            </w:tcBorders>
            <w:shd w:val="clear" w:color="000000" w:fill="FFFFFF"/>
            <w:noWrap/>
            <w:vAlign w:val="center"/>
            <w:hideMark/>
            <w:tcPrChange w:id="27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D5E82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r>
      <w:tr w:rsidR="00FC3BDD" w:rsidRPr="00C47FE2" w14:paraId="7CEDFB2D" w14:textId="77777777" w:rsidTr="00BC68F6">
        <w:trPr>
          <w:trHeight w:val="300"/>
          <w:trPrChange w:id="27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3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1966E1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966" w:type="dxa"/>
            <w:tcBorders>
              <w:top w:val="nil"/>
              <w:left w:val="nil"/>
              <w:bottom w:val="single" w:sz="4" w:space="0" w:color="ACB9CA"/>
              <w:right w:val="single" w:sz="4" w:space="0" w:color="ACB9CA"/>
            </w:tcBorders>
            <w:shd w:val="clear" w:color="000000" w:fill="FFFFFF"/>
            <w:noWrap/>
            <w:vAlign w:val="center"/>
            <w:hideMark/>
            <w:tcPrChange w:id="27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30A6F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299" w:type="dxa"/>
            <w:tcBorders>
              <w:top w:val="nil"/>
              <w:left w:val="nil"/>
              <w:bottom w:val="single" w:sz="4" w:space="0" w:color="ACB9CA"/>
              <w:right w:val="single" w:sz="4" w:space="0" w:color="ACB9CA"/>
            </w:tcBorders>
            <w:shd w:val="clear" w:color="000000" w:fill="FFFFFF"/>
            <w:noWrap/>
            <w:vAlign w:val="center"/>
            <w:hideMark/>
            <w:tcPrChange w:id="27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259DC1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433095.39</w:t>
            </w:r>
          </w:p>
        </w:tc>
        <w:tc>
          <w:tcPr>
            <w:tcW w:w="1070" w:type="dxa"/>
            <w:tcBorders>
              <w:top w:val="nil"/>
              <w:left w:val="nil"/>
              <w:bottom w:val="single" w:sz="4" w:space="0" w:color="ACB9CA"/>
              <w:right w:val="single" w:sz="4" w:space="0" w:color="ACB9CA"/>
            </w:tcBorders>
            <w:shd w:val="clear" w:color="000000" w:fill="FFFFFF"/>
            <w:noWrap/>
            <w:vAlign w:val="center"/>
            <w:hideMark/>
            <w:tcPrChange w:id="273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C5E08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987647</w:t>
            </w:r>
          </w:p>
        </w:tc>
        <w:tc>
          <w:tcPr>
            <w:tcW w:w="1070" w:type="dxa"/>
            <w:tcBorders>
              <w:top w:val="nil"/>
              <w:left w:val="nil"/>
              <w:bottom w:val="single" w:sz="4" w:space="0" w:color="ACB9CA"/>
              <w:right w:val="single" w:sz="4" w:space="0" w:color="ACB9CA"/>
            </w:tcBorders>
            <w:shd w:val="clear" w:color="000000" w:fill="FFFFFF"/>
            <w:noWrap/>
            <w:vAlign w:val="center"/>
            <w:hideMark/>
            <w:tcPrChange w:id="27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E78C06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0" w:type="dxa"/>
            <w:tcBorders>
              <w:top w:val="nil"/>
              <w:left w:val="nil"/>
              <w:bottom w:val="single" w:sz="4" w:space="0" w:color="ACB9CA"/>
              <w:right w:val="single" w:sz="4" w:space="0" w:color="ACB9CA"/>
            </w:tcBorders>
            <w:shd w:val="clear" w:color="000000" w:fill="FFFFFF"/>
            <w:noWrap/>
            <w:vAlign w:val="center"/>
            <w:hideMark/>
            <w:tcPrChange w:id="27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9795E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7" w:type="dxa"/>
            <w:tcBorders>
              <w:top w:val="nil"/>
              <w:left w:val="nil"/>
              <w:bottom w:val="single" w:sz="4" w:space="0" w:color="ACB9CA"/>
              <w:right w:val="single" w:sz="4" w:space="0" w:color="ACB9CA"/>
            </w:tcBorders>
            <w:shd w:val="clear" w:color="000000" w:fill="FFFFFF"/>
            <w:noWrap/>
            <w:vAlign w:val="center"/>
            <w:hideMark/>
            <w:tcPrChange w:id="274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01CA2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38391</w:t>
            </w:r>
          </w:p>
        </w:tc>
        <w:tc>
          <w:tcPr>
            <w:tcW w:w="1077" w:type="dxa"/>
            <w:tcBorders>
              <w:top w:val="nil"/>
              <w:left w:val="nil"/>
              <w:bottom w:val="single" w:sz="4" w:space="0" w:color="ACB9CA"/>
              <w:right w:val="single" w:sz="4" w:space="0" w:color="ACB9CA"/>
            </w:tcBorders>
            <w:shd w:val="clear" w:color="000000" w:fill="FFFFFF"/>
            <w:noWrap/>
            <w:vAlign w:val="center"/>
            <w:hideMark/>
            <w:tcPrChange w:id="274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580CD6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1282311</w:t>
            </w:r>
          </w:p>
        </w:tc>
        <w:tc>
          <w:tcPr>
            <w:tcW w:w="1230" w:type="dxa"/>
            <w:tcBorders>
              <w:top w:val="nil"/>
              <w:left w:val="nil"/>
              <w:bottom w:val="single" w:sz="4" w:space="0" w:color="ACB9CA"/>
              <w:right w:val="single" w:sz="4" w:space="0" w:color="ACB9CA"/>
            </w:tcBorders>
            <w:shd w:val="clear" w:color="000000" w:fill="FFFFFF"/>
            <w:noWrap/>
            <w:vAlign w:val="center"/>
            <w:hideMark/>
            <w:tcPrChange w:id="274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9556AC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8CD5CA8" w14:textId="77777777" w:rsidTr="00BC68F6">
        <w:trPr>
          <w:trHeight w:val="300"/>
          <w:trPrChange w:id="274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4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0C9F7F7"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966" w:type="dxa"/>
            <w:tcBorders>
              <w:top w:val="nil"/>
              <w:left w:val="nil"/>
              <w:bottom w:val="single" w:sz="4" w:space="0" w:color="ACB9CA"/>
              <w:right w:val="single" w:sz="4" w:space="0" w:color="ACB9CA"/>
            </w:tcBorders>
            <w:shd w:val="clear" w:color="000000" w:fill="FFFFFF"/>
            <w:noWrap/>
            <w:vAlign w:val="center"/>
            <w:hideMark/>
            <w:tcPrChange w:id="274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F3A9A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w:t>
            </w:r>
          </w:p>
        </w:tc>
        <w:tc>
          <w:tcPr>
            <w:tcW w:w="1299" w:type="dxa"/>
            <w:tcBorders>
              <w:top w:val="nil"/>
              <w:left w:val="nil"/>
              <w:bottom w:val="single" w:sz="4" w:space="0" w:color="ACB9CA"/>
              <w:right w:val="single" w:sz="4" w:space="0" w:color="ACB9CA"/>
            </w:tcBorders>
            <w:shd w:val="clear" w:color="000000" w:fill="FFFFFF"/>
            <w:noWrap/>
            <w:vAlign w:val="center"/>
            <w:hideMark/>
            <w:tcPrChange w:id="274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35682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504817.04</w:t>
            </w:r>
          </w:p>
        </w:tc>
        <w:tc>
          <w:tcPr>
            <w:tcW w:w="1070" w:type="dxa"/>
            <w:tcBorders>
              <w:top w:val="nil"/>
              <w:left w:val="nil"/>
              <w:bottom w:val="single" w:sz="4" w:space="0" w:color="ACB9CA"/>
              <w:right w:val="single" w:sz="4" w:space="0" w:color="ACB9CA"/>
            </w:tcBorders>
            <w:shd w:val="clear" w:color="000000" w:fill="FFFFFF"/>
            <w:noWrap/>
            <w:vAlign w:val="center"/>
            <w:hideMark/>
            <w:tcPrChange w:id="27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9E8677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984063</w:t>
            </w:r>
          </w:p>
        </w:tc>
        <w:tc>
          <w:tcPr>
            <w:tcW w:w="1070" w:type="dxa"/>
            <w:tcBorders>
              <w:top w:val="nil"/>
              <w:left w:val="nil"/>
              <w:bottom w:val="single" w:sz="4" w:space="0" w:color="ACB9CA"/>
              <w:right w:val="single" w:sz="4" w:space="0" w:color="ACB9CA"/>
            </w:tcBorders>
            <w:shd w:val="clear" w:color="000000" w:fill="FFFFFF"/>
            <w:noWrap/>
            <w:vAlign w:val="center"/>
            <w:hideMark/>
            <w:tcPrChange w:id="27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D64A4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Change w:id="27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EB430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1044479</w:t>
            </w:r>
          </w:p>
        </w:tc>
        <w:tc>
          <w:tcPr>
            <w:tcW w:w="1077" w:type="dxa"/>
            <w:tcBorders>
              <w:top w:val="nil"/>
              <w:left w:val="nil"/>
              <w:bottom w:val="single" w:sz="4" w:space="0" w:color="ACB9CA"/>
              <w:right w:val="single" w:sz="4" w:space="0" w:color="ACB9CA"/>
            </w:tcBorders>
            <w:shd w:val="clear" w:color="000000" w:fill="FFFFFF"/>
            <w:noWrap/>
            <w:vAlign w:val="center"/>
            <w:hideMark/>
            <w:tcPrChange w:id="27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27846B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86558</w:t>
            </w:r>
          </w:p>
        </w:tc>
        <w:tc>
          <w:tcPr>
            <w:tcW w:w="1077" w:type="dxa"/>
            <w:tcBorders>
              <w:top w:val="nil"/>
              <w:left w:val="nil"/>
              <w:bottom w:val="single" w:sz="4" w:space="0" w:color="ACB9CA"/>
              <w:right w:val="single" w:sz="4" w:space="0" w:color="ACB9CA"/>
            </w:tcBorders>
            <w:shd w:val="clear" w:color="000000" w:fill="FFFFFF"/>
            <w:noWrap/>
            <w:vAlign w:val="center"/>
            <w:hideMark/>
            <w:tcPrChange w:id="27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B3D405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1250125</w:t>
            </w:r>
          </w:p>
        </w:tc>
        <w:tc>
          <w:tcPr>
            <w:tcW w:w="1230" w:type="dxa"/>
            <w:tcBorders>
              <w:top w:val="nil"/>
              <w:left w:val="nil"/>
              <w:bottom w:val="single" w:sz="4" w:space="0" w:color="ACB9CA"/>
              <w:right w:val="single" w:sz="4" w:space="0" w:color="ACB9CA"/>
            </w:tcBorders>
            <w:shd w:val="clear" w:color="000000" w:fill="FFFFFF"/>
            <w:noWrap/>
            <w:vAlign w:val="center"/>
            <w:hideMark/>
            <w:tcPrChange w:id="275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7D9C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F146D99" w14:textId="77777777" w:rsidTr="00BC68F6">
        <w:trPr>
          <w:trHeight w:val="300"/>
          <w:trPrChange w:id="275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5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FF4A992"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Visit_Contact_page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75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81A04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2830</w:t>
            </w:r>
          </w:p>
        </w:tc>
        <w:tc>
          <w:tcPr>
            <w:tcW w:w="1299" w:type="dxa"/>
            <w:tcBorders>
              <w:top w:val="nil"/>
              <w:left w:val="nil"/>
              <w:bottom w:val="single" w:sz="4" w:space="0" w:color="ACB9CA"/>
              <w:right w:val="single" w:sz="4" w:space="0" w:color="ACB9CA"/>
            </w:tcBorders>
            <w:shd w:val="clear" w:color="000000" w:fill="FFFFFF"/>
            <w:noWrap/>
            <w:vAlign w:val="center"/>
            <w:hideMark/>
            <w:tcPrChange w:id="275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923FC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w:t>
            </w:r>
          </w:p>
        </w:tc>
        <w:tc>
          <w:tcPr>
            <w:tcW w:w="1070" w:type="dxa"/>
            <w:tcBorders>
              <w:top w:val="nil"/>
              <w:left w:val="nil"/>
              <w:bottom w:val="single" w:sz="4" w:space="0" w:color="ACB9CA"/>
              <w:right w:val="single" w:sz="4" w:space="0" w:color="ACB9CA"/>
            </w:tcBorders>
            <w:shd w:val="clear" w:color="000000" w:fill="FFFFFF"/>
            <w:noWrap/>
            <w:vAlign w:val="center"/>
            <w:hideMark/>
            <w:tcPrChange w:id="275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8779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2099.81</w:t>
            </w:r>
          </w:p>
        </w:tc>
        <w:tc>
          <w:tcPr>
            <w:tcW w:w="1070" w:type="dxa"/>
            <w:tcBorders>
              <w:top w:val="nil"/>
              <w:left w:val="nil"/>
              <w:bottom w:val="single" w:sz="4" w:space="0" w:color="ACB9CA"/>
              <w:right w:val="single" w:sz="4" w:space="0" w:color="ACB9CA"/>
            </w:tcBorders>
            <w:shd w:val="clear" w:color="000000" w:fill="FFFFFF"/>
            <w:noWrap/>
            <w:vAlign w:val="center"/>
            <w:hideMark/>
            <w:tcPrChange w:id="27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C5758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2729.6</w:t>
            </w:r>
          </w:p>
        </w:tc>
        <w:tc>
          <w:tcPr>
            <w:tcW w:w="1070" w:type="dxa"/>
            <w:tcBorders>
              <w:top w:val="nil"/>
              <w:left w:val="nil"/>
              <w:bottom w:val="single" w:sz="4" w:space="0" w:color="ACB9CA"/>
              <w:right w:val="single" w:sz="4" w:space="0" w:color="ACB9CA"/>
            </w:tcBorders>
            <w:shd w:val="clear" w:color="000000" w:fill="FFFFFF"/>
            <w:noWrap/>
            <w:vAlign w:val="center"/>
            <w:hideMark/>
            <w:tcPrChange w:id="27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DE924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4767.13</w:t>
            </w:r>
          </w:p>
        </w:tc>
        <w:tc>
          <w:tcPr>
            <w:tcW w:w="1077" w:type="dxa"/>
            <w:tcBorders>
              <w:top w:val="nil"/>
              <w:left w:val="nil"/>
              <w:bottom w:val="single" w:sz="4" w:space="0" w:color="ACB9CA"/>
              <w:right w:val="single" w:sz="4" w:space="0" w:color="ACB9CA"/>
            </w:tcBorders>
            <w:shd w:val="clear" w:color="000000" w:fill="FFFFFF"/>
            <w:noWrap/>
            <w:vAlign w:val="center"/>
            <w:hideMark/>
            <w:tcPrChange w:id="276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42BD07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7" w:type="dxa"/>
            <w:tcBorders>
              <w:top w:val="nil"/>
              <w:left w:val="nil"/>
              <w:bottom w:val="single" w:sz="4" w:space="0" w:color="ACB9CA"/>
              <w:right w:val="single" w:sz="4" w:space="0" w:color="ACB9CA"/>
            </w:tcBorders>
            <w:shd w:val="clear" w:color="000000" w:fill="FFFFFF"/>
            <w:noWrap/>
            <w:vAlign w:val="center"/>
            <w:hideMark/>
            <w:tcPrChange w:id="27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FEA767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w:t>
            </w:r>
          </w:p>
        </w:tc>
        <w:tc>
          <w:tcPr>
            <w:tcW w:w="1230" w:type="dxa"/>
            <w:tcBorders>
              <w:top w:val="nil"/>
              <w:left w:val="nil"/>
              <w:bottom w:val="single" w:sz="4" w:space="0" w:color="ACB9CA"/>
              <w:right w:val="single" w:sz="4" w:space="0" w:color="ACB9CA"/>
            </w:tcBorders>
            <w:shd w:val="clear" w:color="000000" w:fill="FFFFFF"/>
            <w:noWrap/>
            <w:vAlign w:val="center"/>
            <w:hideMark/>
            <w:tcPrChange w:id="276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CFCDB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3BBCE11" w14:textId="77777777" w:rsidTr="00BC68F6">
        <w:trPr>
          <w:trHeight w:val="300"/>
          <w:trPrChange w:id="276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6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DBD91A6"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Visit_Expense_page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76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C896B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299" w:type="dxa"/>
            <w:tcBorders>
              <w:top w:val="nil"/>
              <w:left w:val="nil"/>
              <w:bottom w:val="single" w:sz="4" w:space="0" w:color="ACB9CA"/>
              <w:right w:val="single" w:sz="4" w:space="0" w:color="ACB9CA"/>
            </w:tcBorders>
            <w:shd w:val="clear" w:color="000000" w:fill="FFFFFF"/>
            <w:noWrap/>
            <w:vAlign w:val="center"/>
            <w:hideMark/>
            <w:tcPrChange w:id="276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EFEBFD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1598.65</w:t>
            </w:r>
          </w:p>
        </w:tc>
        <w:tc>
          <w:tcPr>
            <w:tcW w:w="1070" w:type="dxa"/>
            <w:tcBorders>
              <w:top w:val="nil"/>
              <w:left w:val="nil"/>
              <w:bottom w:val="single" w:sz="4" w:space="0" w:color="ACB9CA"/>
              <w:right w:val="single" w:sz="4" w:space="0" w:color="ACB9CA"/>
            </w:tcBorders>
            <w:shd w:val="clear" w:color="000000" w:fill="FFFFFF"/>
            <w:noWrap/>
            <w:vAlign w:val="center"/>
            <w:hideMark/>
            <w:tcPrChange w:id="27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E1253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3629.18</w:t>
            </w:r>
          </w:p>
        </w:tc>
        <w:tc>
          <w:tcPr>
            <w:tcW w:w="1070" w:type="dxa"/>
            <w:tcBorders>
              <w:top w:val="nil"/>
              <w:left w:val="nil"/>
              <w:bottom w:val="single" w:sz="4" w:space="0" w:color="ACB9CA"/>
              <w:right w:val="single" w:sz="4" w:space="0" w:color="ACB9CA"/>
            </w:tcBorders>
            <w:shd w:val="clear" w:color="000000" w:fill="FFFFFF"/>
            <w:noWrap/>
            <w:vAlign w:val="center"/>
            <w:hideMark/>
            <w:tcPrChange w:id="27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009F40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4803.27</w:t>
            </w:r>
          </w:p>
        </w:tc>
        <w:tc>
          <w:tcPr>
            <w:tcW w:w="1070" w:type="dxa"/>
            <w:tcBorders>
              <w:top w:val="nil"/>
              <w:left w:val="nil"/>
              <w:bottom w:val="single" w:sz="4" w:space="0" w:color="ACB9CA"/>
              <w:right w:val="single" w:sz="4" w:space="0" w:color="ACB9CA"/>
            </w:tcBorders>
            <w:shd w:val="clear" w:color="000000" w:fill="FFFFFF"/>
            <w:noWrap/>
            <w:vAlign w:val="center"/>
            <w:hideMark/>
            <w:tcPrChange w:id="277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8E412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6814.91</w:t>
            </w:r>
          </w:p>
        </w:tc>
        <w:tc>
          <w:tcPr>
            <w:tcW w:w="1077" w:type="dxa"/>
            <w:tcBorders>
              <w:top w:val="nil"/>
              <w:left w:val="nil"/>
              <w:bottom w:val="single" w:sz="4" w:space="0" w:color="ACB9CA"/>
              <w:right w:val="single" w:sz="4" w:space="0" w:color="ACB9CA"/>
            </w:tcBorders>
            <w:shd w:val="clear" w:color="000000" w:fill="FFFFFF"/>
            <w:noWrap/>
            <w:vAlign w:val="center"/>
            <w:hideMark/>
            <w:tcPrChange w:id="277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09EF8A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7" w:type="dxa"/>
            <w:tcBorders>
              <w:top w:val="nil"/>
              <w:left w:val="nil"/>
              <w:bottom w:val="single" w:sz="4" w:space="0" w:color="ACB9CA"/>
              <w:right w:val="single" w:sz="4" w:space="0" w:color="ACB9CA"/>
            </w:tcBorders>
            <w:shd w:val="clear" w:color="000000" w:fill="FFFFFF"/>
            <w:noWrap/>
            <w:vAlign w:val="center"/>
            <w:hideMark/>
            <w:tcPrChange w:id="277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DB6E3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12340</w:t>
            </w:r>
          </w:p>
        </w:tc>
        <w:tc>
          <w:tcPr>
            <w:tcW w:w="1230" w:type="dxa"/>
            <w:tcBorders>
              <w:top w:val="nil"/>
              <w:left w:val="nil"/>
              <w:bottom w:val="single" w:sz="4" w:space="0" w:color="ACB9CA"/>
              <w:right w:val="single" w:sz="4" w:space="0" w:color="ACB9CA"/>
            </w:tcBorders>
            <w:shd w:val="clear" w:color="000000" w:fill="FFFFFF"/>
            <w:noWrap/>
            <w:vAlign w:val="center"/>
            <w:hideMark/>
            <w:tcPrChange w:id="277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C41CF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08A84F5" w14:textId="77777777" w:rsidTr="00BC68F6">
        <w:trPr>
          <w:trHeight w:val="300"/>
          <w:trPrChange w:id="277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7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FB7AFC1"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Visit_Homepage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77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4DE419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Change w:id="277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D8682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1304.39</w:t>
            </w:r>
          </w:p>
        </w:tc>
        <w:tc>
          <w:tcPr>
            <w:tcW w:w="1070" w:type="dxa"/>
            <w:tcBorders>
              <w:top w:val="nil"/>
              <w:left w:val="nil"/>
              <w:bottom w:val="single" w:sz="4" w:space="0" w:color="ACB9CA"/>
              <w:right w:val="single" w:sz="4" w:space="0" w:color="ACB9CA"/>
            </w:tcBorders>
            <w:shd w:val="clear" w:color="000000" w:fill="FFFFFF"/>
            <w:noWrap/>
            <w:vAlign w:val="center"/>
            <w:hideMark/>
            <w:tcPrChange w:id="27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C4F7A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2602.11</w:t>
            </w:r>
          </w:p>
        </w:tc>
        <w:tc>
          <w:tcPr>
            <w:tcW w:w="1070" w:type="dxa"/>
            <w:tcBorders>
              <w:top w:val="nil"/>
              <w:left w:val="nil"/>
              <w:bottom w:val="single" w:sz="4" w:space="0" w:color="ACB9CA"/>
              <w:right w:val="single" w:sz="4" w:space="0" w:color="ACB9CA"/>
            </w:tcBorders>
            <w:shd w:val="clear" w:color="000000" w:fill="FFFFFF"/>
            <w:noWrap/>
            <w:vAlign w:val="center"/>
            <w:hideMark/>
            <w:tcPrChange w:id="27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01DD91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3407.68</w:t>
            </w:r>
          </w:p>
        </w:tc>
        <w:tc>
          <w:tcPr>
            <w:tcW w:w="1070" w:type="dxa"/>
            <w:tcBorders>
              <w:top w:val="nil"/>
              <w:left w:val="nil"/>
              <w:bottom w:val="single" w:sz="4" w:space="0" w:color="ACB9CA"/>
              <w:right w:val="single" w:sz="4" w:space="0" w:color="ACB9CA"/>
            </w:tcBorders>
            <w:shd w:val="clear" w:color="000000" w:fill="FFFFFF"/>
            <w:noWrap/>
            <w:vAlign w:val="center"/>
            <w:hideMark/>
            <w:tcPrChange w:id="278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1E9E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5411.46</w:t>
            </w:r>
          </w:p>
        </w:tc>
        <w:tc>
          <w:tcPr>
            <w:tcW w:w="1077" w:type="dxa"/>
            <w:tcBorders>
              <w:top w:val="nil"/>
              <w:left w:val="nil"/>
              <w:bottom w:val="single" w:sz="4" w:space="0" w:color="ACB9CA"/>
              <w:right w:val="single" w:sz="4" w:space="0" w:color="ACB9CA"/>
            </w:tcBorders>
            <w:shd w:val="clear" w:color="000000" w:fill="FFFFFF"/>
            <w:noWrap/>
            <w:vAlign w:val="center"/>
            <w:hideMark/>
            <w:tcPrChange w:id="27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5BDF41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w:t>
            </w:r>
          </w:p>
        </w:tc>
        <w:tc>
          <w:tcPr>
            <w:tcW w:w="1077" w:type="dxa"/>
            <w:tcBorders>
              <w:top w:val="nil"/>
              <w:left w:val="nil"/>
              <w:bottom w:val="single" w:sz="4" w:space="0" w:color="ACB9CA"/>
              <w:right w:val="single" w:sz="4" w:space="0" w:color="ACB9CA"/>
            </w:tcBorders>
            <w:shd w:val="clear" w:color="000000" w:fill="FFFFFF"/>
            <w:noWrap/>
            <w:vAlign w:val="center"/>
            <w:hideMark/>
            <w:tcPrChange w:id="278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349C7E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9433</w:t>
            </w:r>
          </w:p>
        </w:tc>
        <w:tc>
          <w:tcPr>
            <w:tcW w:w="1230" w:type="dxa"/>
            <w:tcBorders>
              <w:top w:val="nil"/>
              <w:left w:val="nil"/>
              <w:bottom w:val="single" w:sz="4" w:space="0" w:color="ACB9CA"/>
              <w:right w:val="single" w:sz="4" w:space="0" w:color="ACB9CA"/>
            </w:tcBorders>
            <w:shd w:val="clear" w:color="000000" w:fill="FFFFFF"/>
            <w:noWrap/>
            <w:vAlign w:val="center"/>
            <w:hideMark/>
            <w:tcPrChange w:id="278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086056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2501EEF" w14:textId="77777777" w:rsidTr="00BC68F6">
        <w:trPr>
          <w:trHeight w:val="300"/>
          <w:trPrChange w:id="278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8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D1B6F7D"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Visit_Login_page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78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090E9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Change w:id="278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2476FA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861.38</w:t>
            </w:r>
          </w:p>
        </w:tc>
        <w:tc>
          <w:tcPr>
            <w:tcW w:w="1070" w:type="dxa"/>
            <w:tcBorders>
              <w:top w:val="nil"/>
              <w:left w:val="nil"/>
              <w:bottom w:val="single" w:sz="4" w:space="0" w:color="ACB9CA"/>
              <w:right w:val="single" w:sz="4" w:space="0" w:color="ACB9CA"/>
            </w:tcBorders>
            <w:shd w:val="clear" w:color="000000" w:fill="FFFFFF"/>
            <w:noWrap/>
            <w:vAlign w:val="center"/>
            <w:hideMark/>
            <w:tcPrChange w:id="278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924A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2012.35</w:t>
            </w:r>
          </w:p>
        </w:tc>
        <w:tc>
          <w:tcPr>
            <w:tcW w:w="1070" w:type="dxa"/>
            <w:tcBorders>
              <w:top w:val="nil"/>
              <w:left w:val="nil"/>
              <w:bottom w:val="single" w:sz="4" w:space="0" w:color="ACB9CA"/>
              <w:right w:val="single" w:sz="4" w:space="0" w:color="ACB9CA"/>
            </w:tcBorders>
            <w:shd w:val="clear" w:color="000000" w:fill="FFFFFF"/>
            <w:noWrap/>
            <w:vAlign w:val="center"/>
            <w:hideMark/>
            <w:tcPrChange w:id="279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C2EE6E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2892.52</w:t>
            </w:r>
          </w:p>
        </w:tc>
        <w:tc>
          <w:tcPr>
            <w:tcW w:w="1070" w:type="dxa"/>
            <w:tcBorders>
              <w:top w:val="nil"/>
              <w:left w:val="nil"/>
              <w:bottom w:val="single" w:sz="4" w:space="0" w:color="ACB9CA"/>
              <w:right w:val="single" w:sz="4" w:space="0" w:color="ACB9CA"/>
            </w:tcBorders>
            <w:shd w:val="clear" w:color="000000" w:fill="FFFFFF"/>
            <w:noWrap/>
            <w:vAlign w:val="center"/>
            <w:hideMark/>
            <w:tcPrChange w:id="279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E5C14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4456.74</w:t>
            </w:r>
          </w:p>
        </w:tc>
        <w:tc>
          <w:tcPr>
            <w:tcW w:w="1077" w:type="dxa"/>
            <w:tcBorders>
              <w:top w:val="nil"/>
              <w:left w:val="nil"/>
              <w:bottom w:val="single" w:sz="4" w:space="0" w:color="ACB9CA"/>
              <w:right w:val="single" w:sz="4" w:space="0" w:color="ACB9CA"/>
            </w:tcBorders>
            <w:shd w:val="clear" w:color="000000" w:fill="FFFFFF"/>
            <w:noWrap/>
            <w:vAlign w:val="center"/>
            <w:hideMark/>
            <w:tcPrChange w:id="279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90956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w:t>
            </w:r>
          </w:p>
        </w:tc>
        <w:tc>
          <w:tcPr>
            <w:tcW w:w="1077" w:type="dxa"/>
            <w:tcBorders>
              <w:top w:val="nil"/>
              <w:left w:val="nil"/>
              <w:bottom w:val="single" w:sz="4" w:space="0" w:color="ACB9CA"/>
              <w:right w:val="single" w:sz="4" w:space="0" w:color="ACB9CA"/>
            </w:tcBorders>
            <w:shd w:val="clear" w:color="000000" w:fill="FFFFFF"/>
            <w:noWrap/>
            <w:vAlign w:val="center"/>
            <w:hideMark/>
            <w:tcPrChange w:id="279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EC017E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11477</w:t>
            </w:r>
          </w:p>
        </w:tc>
        <w:tc>
          <w:tcPr>
            <w:tcW w:w="1230" w:type="dxa"/>
            <w:tcBorders>
              <w:top w:val="nil"/>
              <w:left w:val="nil"/>
              <w:bottom w:val="single" w:sz="4" w:space="0" w:color="ACB9CA"/>
              <w:right w:val="single" w:sz="4" w:space="0" w:color="ACB9CA"/>
            </w:tcBorders>
            <w:shd w:val="clear" w:color="000000" w:fill="FFFFFF"/>
            <w:noWrap/>
            <w:vAlign w:val="center"/>
            <w:hideMark/>
            <w:tcPrChange w:id="27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A6225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26DBEE" w14:textId="77777777" w:rsidTr="00BC68F6">
        <w:trPr>
          <w:trHeight w:val="300"/>
          <w:trPrChange w:id="27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7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6BF6FEC"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Visit_Project_page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7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93573F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Change w:id="27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2ADE22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747.84</w:t>
            </w:r>
          </w:p>
        </w:tc>
        <w:tc>
          <w:tcPr>
            <w:tcW w:w="1070" w:type="dxa"/>
            <w:tcBorders>
              <w:top w:val="nil"/>
              <w:left w:val="nil"/>
              <w:bottom w:val="single" w:sz="4" w:space="0" w:color="ACB9CA"/>
              <w:right w:val="single" w:sz="4" w:space="0" w:color="ACB9CA"/>
            </w:tcBorders>
            <w:shd w:val="clear" w:color="000000" w:fill="FFFFFF"/>
            <w:noWrap/>
            <w:vAlign w:val="center"/>
            <w:hideMark/>
            <w:tcPrChange w:id="27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3C8F65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1800</w:t>
            </w:r>
          </w:p>
        </w:tc>
        <w:tc>
          <w:tcPr>
            <w:tcW w:w="1070" w:type="dxa"/>
            <w:tcBorders>
              <w:top w:val="nil"/>
              <w:left w:val="nil"/>
              <w:bottom w:val="single" w:sz="4" w:space="0" w:color="ACB9CA"/>
              <w:right w:val="single" w:sz="4" w:space="0" w:color="ACB9CA"/>
            </w:tcBorders>
            <w:shd w:val="clear" w:color="000000" w:fill="FFFFFF"/>
            <w:noWrap/>
            <w:vAlign w:val="center"/>
            <w:hideMark/>
            <w:tcPrChange w:id="28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F9E2B3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2363</w:t>
            </w:r>
          </w:p>
        </w:tc>
        <w:tc>
          <w:tcPr>
            <w:tcW w:w="1070" w:type="dxa"/>
            <w:tcBorders>
              <w:top w:val="nil"/>
              <w:left w:val="nil"/>
              <w:bottom w:val="single" w:sz="4" w:space="0" w:color="ACB9CA"/>
              <w:right w:val="single" w:sz="4" w:space="0" w:color="ACB9CA"/>
            </w:tcBorders>
            <w:shd w:val="clear" w:color="000000" w:fill="FFFFFF"/>
            <w:noWrap/>
            <w:vAlign w:val="center"/>
            <w:hideMark/>
            <w:tcPrChange w:id="28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1ED84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3975</w:t>
            </w:r>
          </w:p>
        </w:tc>
        <w:tc>
          <w:tcPr>
            <w:tcW w:w="1077" w:type="dxa"/>
            <w:tcBorders>
              <w:top w:val="nil"/>
              <w:left w:val="nil"/>
              <w:bottom w:val="single" w:sz="4" w:space="0" w:color="ACB9CA"/>
              <w:right w:val="single" w:sz="4" w:space="0" w:color="ACB9CA"/>
            </w:tcBorders>
            <w:shd w:val="clear" w:color="000000" w:fill="FFFFFF"/>
            <w:noWrap/>
            <w:vAlign w:val="center"/>
            <w:hideMark/>
            <w:tcPrChange w:id="28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FF8455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28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8951F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w:t>
            </w:r>
          </w:p>
        </w:tc>
        <w:tc>
          <w:tcPr>
            <w:tcW w:w="1230" w:type="dxa"/>
            <w:tcBorders>
              <w:top w:val="nil"/>
              <w:left w:val="nil"/>
              <w:bottom w:val="single" w:sz="4" w:space="0" w:color="ACB9CA"/>
              <w:right w:val="single" w:sz="4" w:space="0" w:color="ACB9CA"/>
            </w:tcBorders>
            <w:shd w:val="clear" w:color="000000" w:fill="FFFFFF"/>
            <w:noWrap/>
            <w:vAlign w:val="center"/>
            <w:hideMark/>
            <w:tcPrChange w:id="28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919E9B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994593A" w14:textId="77777777" w:rsidTr="00BC68F6">
        <w:trPr>
          <w:trHeight w:val="300"/>
          <w:trPrChange w:id="28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28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7D00EE2"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Visit_SaleProposal_page</w:t>
            </w:r>
            <w:proofErr w:type="spellEnd"/>
          </w:p>
        </w:tc>
        <w:tc>
          <w:tcPr>
            <w:tcW w:w="966" w:type="dxa"/>
            <w:tcBorders>
              <w:top w:val="nil"/>
              <w:left w:val="nil"/>
              <w:bottom w:val="single" w:sz="4" w:space="0" w:color="ACB9CA"/>
              <w:right w:val="single" w:sz="4" w:space="0" w:color="ACB9CA"/>
            </w:tcBorders>
            <w:shd w:val="clear" w:color="000000" w:fill="FFFFFF"/>
            <w:noWrap/>
            <w:vAlign w:val="center"/>
            <w:hideMark/>
            <w:tcPrChange w:id="28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3D7AA4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2731</w:t>
            </w:r>
          </w:p>
        </w:tc>
        <w:tc>
          <w:tcPr>
            <w:tcW w:w="1299" w:type="dxa"/>
            <w:tcBorders>
              <w:top w:val="nil"/>
              <w:left w:val="nil"/>
              <w:bottom w:val="single" w:sz="4" w:space="0" w:color="ACB9CA"/>
              <w:right w:val="single" w:sz="4" w:space="0" w:color="ACB9CA"/>
            </w:tcBorders>
            <w:shd w:val="clear" w:color="000000" w:fill="FFFFFF"/>
            <w:noWrap/>
            <w:vAlign w:val="center"/>
            <w:hideMark/>
            <w:tcPrChange w:id="28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3AC25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983.89</w:t>
            </w:r>
          </w:p>
        </w:tc>
        <w:tc>
          <w:tcPr>
            <w:tcW w:w="1070" w:type="dxa"/>
            <w:tcBorders>
              <w:top w:val="nil"/>
              <w:left w:val="nil"/>
              <w:bottom w:val="single" w:sz="4" w:space="0" w:color="ACB9CA"/>
              <w:right w:val="single" w:sz="4" w:space="0" w:color="ACB9CA"/>
            </w:tcBorders>
            <w:shd w:val="clear" w:color="000000" w:fill="FFFFFF"/>
            <w:noWrap/>
            <w:vAlign w:val="center"/>
            <w:hideMark/>
            <w:tcPrChange w:id="28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32482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2058.25</w:t>
            </w:r>
          </w:p>
        </w:tc>
        <w:tc>
          <w:tcPr>
            <w:tcW w:w="1070" w:type="dxa"/>
            <w:tcBorders>
              <w:top w:val="nil"/>
              <w:left w:val="nil"/>
              <w:bottom w:val="single" w:sz="4" w:space="0" w:color="ACB9CA"/>
              <w:right w:val="single" w:sz="4" w:space="0" w:color="ACB9CA"/>
            </w:tcBorders>
            <w:shd w:val="clear" w:color="000000" w:fill="FFFFFF"/>
            <w:noWrap/>
            <w:vAlign w:val="center"/>
            <w:hideMark/>
            <w:tcPrChange w:id="28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0668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2561.83</w:t>
            </w:r>
          </w:p>
        </w:tc>
        <w:tc>
          <w:tcPr>
            <w:tcW w:w="1070" w:type="dxa"/>
            <w:tcBorders>
              <w:top w:val="nil"/>
              <w:left w:val="nil"/>
              <w:bottom w:val="single" w:sz="4" w:space="0" w:color="ACB9CA"/>
              <w:right w:val="single" w:sz="4" w:space="0" w:color="ACB9CA"/>
            </w:tcBorders>
            <w:shd w:val="clear" w:color="000000" w:fill="FFFFFF"/>
            <w:noWrap/>
            <w:vAlign w:val="center"/>
            <w:hideMark/>
            <w:tcPrChange w:id="28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2EEF3D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4158.42</w:t>
            </w:r>
          </w:p>
        </w:tc>
        <w:tc>
          <w:tcPr>
            <w:tcW w:w="1077" w:type="dxa"/>
            <w:tcBorders>
              <w:top w:val="nil"/>
              <w:left w:val="nil"/>
              <w:bottom w:val="single" w:sz="4" w:space="0" w:color="ACB9CA"/>
              <w:right w:val="single" w:sz="4" w:space="0" w:color="ACB9CA"/>
            </w:tcBorders>
            <w:shd w:val="clear" w:color="000000" w:fill="FFFFFF"/>
            <w:noWrap/>
            <w:vAlign w:val="center"/>
            <w:hideMark/>
            <w:tcPrChange w:id="28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40C31A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7" w:type="dxa"/>
            <w:tcBorders>
              <w:top w:val="nil"/>
              <w:left w:val="nil"/>
              <w:bottom w:val="single" w:sz="4" w:space="0" w:color="ACB9CA"/>
              <w:right w:val="single" w:sz="4" w:space="0" w:color="ACB9CA"/>
            </w:tcBorders>
            <w:shd w:val="clear" w:color="000000" w:fill="FFFFFF"/>
            <w:noWrap/>
            <w:vAlign w:val="center"/>
            <w:hideMark/>
            <w:tcPrChange w:id="28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2D9AB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10482</w:t>
            </w:r>
          </w:p>
        </w:tc>
        <w:tc>
          <w:tcPr>
            <w:tcW w:w="1230" w:type="dxa"/>
            <w:tcBorders>
              <w:top w:val="nil"/>
              <w:left w:val="nil"/>
              <w:bottom w:val="single" w:sz="4" w:space="0" w:color="ACB9CA"/>
              <w:right w:val="single" w:sz="4" w:space="0" w:color="ACB9CA"/>
            </w:tcBorders>
            <w:shd w:val="clear" w:color="000000" w:fill="FFFFFF"/>
            <w:noWrap/>
            <w:vAlign w:val="center"/>
            <w:hideMark/>
            <w:tcPrChange w:id="28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38BE9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AA1B4A7" w14:textId="77777777" w:rsidTr="00BC68F6">
        <w:trPr>
          <w:trHeight w:val="300"/>
          <w:trPrChange w:id="28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EDF6FF"/>
            <w:noWrap/>
            <w:vAlign w:val="center"/>
            <w:hideMark/>
            <w:tcPrChange w:id="2816" w:author="khanguyen" w:date="2017-03-17T22:59:00Z">
              <w:tcPr>
                <w:tcW w:w="3586" w:type="dxa"/>
                <w:tcBorders>
                  <w:top w:val="nil"/>
                  <w:left w:val="single" w:sz="4" w:space="0" w:color="ACB9CA"/>
                  <w:bottom w:val="single" w:sz="4" w:space="0" w:color="ACB9CA"/>
                  <w:right w:val="single" w:sz="4" w:space="0" w:color="ACB9CA"/>
                </w:tcBorders>
                <w:shd w:val="clear" w:color="000000" w:fill="EDF6FF"/>
                <w:noWrap/>
                <w:vAlign w:val="center"/>
                <w:hideMark/>
              </w:tcPr>
            </w:tcPrChange>
          </w:tcPr>
          <w:p w14:paraId="1B2FC90F" w14:textId="77777777" w:rsidR="00FC3BDD" w:rsidRPr="00C47FE2" w:rsidRDefault="00FC3BDD" w:rsidP="00FC3BDD">
            <w:pPr>
              <w:spacing w:before="0" w:after="0" w:line="240" w:lineRule="auto"/>
              <w:rPr>
                <w:rFonts w:eastAsia="Times New Roman" w:cs="Arial"/>
                <w:color w:val="4B4B63"/>
                <w:sz w:val="20"/>
                <w:szCs w:val="20"/>
                <w:lang w:val="en-US"/>
              </w:rPr>
            </w:pPr>
            <w:proofErr w:type="spellStart"/>
            <w:r w:rsidRPr="00C47FE2">
              <w:rPr>
                <w:rFonts w:eastAsia="Times New Roman" w:cs="Arial"/>
                <w:color w:val="4B4B63"/>
                <w:sz w:val="20"/>
                <w:szCs w:val="20"/>
                <w:lang w:val="en-US"/>
              </w:rPr>
              <w:t>Visit_Timesheet</w:t>
            </w:r>
            <w:proofErr w:type="spellEnd"/>
            <w:r w:rsidRPr="00C47FE2">
              <w:rPr>
                <w:rFonts w:eastAsia="Times New Roman" w:cs="Arial"/>
                <w:color w:val="4B4B63"/>
                <w:sz w:val="20"/>
                <w:szCs w:val="20"/>
                <w:lang w:val="en-US"/>
              </w:rPr>
              <w:t xml:space="preserve"> page</w:t>
            </w:r>
          </w:p>
        </w:tc>
        <w:tc>
          <w:tcPr>
            <w:tcW w:w="966" w:type="dxa"/>
            <w:tcBorders>
              <w:top w:val="nil"/>
              <w:left w:val="nil"/>
              <w:bottom w:val="single" w:sz="4" w:space="0" w:color="ACB9CA"/>
              <w:right w:val="single" w:sz="4" w:space="0" w:color="ACB9CA"/>
            </w:tcBorders>
            <w:shd w:val="clear" w:color="000000" w:fill="EDF6FF"/>
            <w:noWrap/>
            <w:vAlign w:val="center"/>
            <w:hideMark/>
            <w:tcPrChange w:id="2817" w:author="khanguyen" w:date="2017-03-17T22:59:00Z">
              <w:tcPr>
                <w:tcW w:w="966" w:type="dxa"/>
                <w:tcBorders>
                  <w:top w:val="nil"/>
                  <w:left w:val="nil"/>
                  <w:bottom w:val="single" w:sz="4" w:space="0" w:color="ACB9CA"/>
                  <w:right w:val="single" w:sz="4" w:space="0" w:color="ACB9CA"/>
                </w:tcBorders>
                <w:shd w:val="clear" w:color="000000" w:fill="EDF6FF"/>
                <w:noWrap/>
                <w:vAlign w:val="center"/>
                <w:hideMark/>
              </w:tcPr>
            </w:tcPrChange>
          </w:tcPr>
          <w:p w14:paraId="134106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EDF6FF"/>
            <w:noWrap/>
            <w:vAlign w:val="center"/>
            <w:hideMark/>
            <w:tcPrChange w:id="2818" w:author="khanguyen" w:date="2017-03-17T22:59:00Z">
              <w:tcPr>
                <w:tcW w:w="1299" w:type="dxa"/>
                <w:tcBorders>
                  <w:top w:val="nil"/>
                  <w:left w:val="nil"/>
                  <w:bottom w:val="single" w:sz="4" w:space="0" w:color="ACB9CA"/>
                  <w:right w:val="single" w:sz="4" w:space="0" w:color="ACB9CA"/>
                </w:tcBorders>
                <w:shd w:val="clear" w:color="000000" w:fill="EDF6FF"/>
                <w:noWrap/>
                <w:vAlign w:val="center"/>
                <w:hideMark/>
              </w:tcPr>
            </w:tcPrChange>
          </w:tcPr>
          <w:p w14:paraId="40AD372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1553.14</w:t>
            </w:r>
          </w:p>
        </w:tc>
        <w:tc>
          <w:tcPr>
            <w:tcW w:w="1070" w:type="dxa"/>
            <w:tcBorders>
              <w:top w:val="nil"/>
              <w:left w:val="nil"/>
              <w:bottom w:val="single" w:sz="4" w:space="0" w:color="ACB9CA"/>
              <w:right w:val="single" w:sz="4" w:space="0" w:color="ACB9CA"/>
            </w:tcBorders>
            <w:shd w:val="clear" w:color="000000" w:fill="EDF6FF"/>
            <w:noWrap/>
            <w:vAlign w:val="center"/>
            <w:hideMark/>
            <w:tcPrChange w:id="2819" w:author="khanguyen" w:date="2017-03-17T22:59:00Z">
              <w:tcPr>
                <w:tcW w:w="1070" w:type="dxa"/>
                <w:tcBorders>
                  <w:top w:val="nil"/>
                  <w:left w:val="nil"/>
                  <w:bottom w:val="single" w:sz="4" w:space="0" w:color="ACB9CA"/>
                  <w:right w:val="single" w:sz="4" w:space="0" w:color="ACB9CA"/>
                </w:tcBorders>
                <w:shd w:val="clear" w:color="000000" w:fill="EDF6FF"/>
                <w:noWrap/>
                <w:vAlign w:val="center"/>
                <w:hideMark/>
              </w:tcPr>
            </w:tcPrChange>
          </w:tcPr>
          <w:p w14:paraId="502A15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3606.23</w:t>
            </w:r>
          </w:p>
        </w:tc>
        <w:tc>
          <w:tcPr>
            <w:tcW w:w="1070" w:type="dxa"/>
            <w:tcBorders>
              <w:top w:val="nil"/>
              <w:left w:val="nil"/>
              <w:bottom w:val="single" w:sz="4" w:space="0" w:color="ACB9CA"/>
              <w:right w:val="single" w:sz="4" w:space="0" w:color="ACB9CA"/>
            </w:tcBorders>
            <w:shd w:val="clear" w:color="000000" w:fill="EDF6FF"/>
            <w:noWrap/>
            <w:vAlign w:val="center"/>
            <w:hideMark/>
            <w:tcPrChange w:id="2820" w:author="khanguyen" w:date="2017-03-17T22:59:00Z">
              <w:tcPr>
                <w:tcW w:w="1070" w:type="dxa"/>
                <w:tcBorders>
                  <w:top w:val="nil"/>
                  <w:left w:val="nil"/>
                  <w:bottom w:val="single" w:sz="4" w:space="0" w:color="ACB9CA"/>
                  <w:right w:val="single" w:sz="4" w:space="0" w:color="ACB9CA"/>
                </w:tcBorders>
                <w:shd w:val="clear" w:color="000000" w:fill="EDF6FF"/>
                <w:noWrap/>
                <w:vAlign w:val="center"/>
                <w:hideMark/>
              </w:tcPr>
            </w:tcPrChange>
          </w:tcPr>
          <w:p w14:paraId="7980436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4773.68</w:t>
            </w:r>
          </w:p>
        </w:tc>
        <w:tc>
          <w:tcPr>
            <w:tcW w:w="1070" w:type="dxa"/>
            <w:tcBorders>
              <w:top w:val="nil"/>
              <w:left w:val="nil"/>
              <w:bottom w:val="single" w:sz="4" w:space="0" w:color="ACB9CA"/>
              <w:right w:val="single" w:sz="4" w:space="0" w:color="ACB9CA"/>
            </w:tcBorders>
            <w:shd w:val="clear" w:color="000000" w:fill="EDF6FF"/>
            <w:noWrap/>
            <w:vAlign w:val="center"/>
            <w:hideMark/>
            <w:tcPrChange w:id="2821" w:author="khanguyen" w:date="2017-03-17T22:59:00Z">
              <w:tcPr>
                <w:tcW w:w="1070" w:type="dxa"/>
                <w:tcBorders>
                  <w:top w:val="nil"/>
                  <w:left w:val="nil"/>
                  <w:bottom w:val="single" w:sz="4" w:space="0" w:color="ACB9CA"/>
                  <w:right w:val="single" w:sz="4" w:space="0" w:color="ACB9CA"/>
                </w:tcBorders>
                <w:shd w:val="clear" w:color="000000" w:fill="EDF6FF"/>
                <w:noWrap/>
                <w:vAlign w:val="center"/>
                <w:hideMark/>
              </w:tcPr>
            </w:tcPrChange>
          </w:tcPr>
          <w:p w14:paraId="48A5A5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7544.42</w:t>
            </w:r>
          </w:p>
        </w:tc>
        <w:tc>
          <w:tcPr>
            <w:tcW w:w="1077" w:type="dxa"/>
            <w:tcBorders>
              <w:top w:val="nil"/>
              <w:left w:val="nil"/>
              <w:bottom w:val="single" w:sz="4" w:space="0" w:color="ACB9CA"/>
              <w:right w:val="single" w:sz="4" w:space="0" w:color="ACB9CA"/>
            </w:tcBorders>
            <w:shd w:val="clear" w:color="000000" w:fill="EDF6FF"/>
            <w:noWrap/>
            <w:vAlign w:val="center"/>
            <w:hideMark/>
            <w:tcPrChange w:id="2822" w:author="khanguyen" w:date="2017-03-17T22:59:00Z">
              <w:tcPr>
                <w:tcW w:w="1071" w:type="dxa"/>
                <w:tcBorders>
                  <w:top w:val="nil"/>
                  <w:left w:val="nil"/>
                  <w:bottom w:val="single" w:sz="4" w:space="0" w:color="ACB9CA"/>
                  <w:right w:val="single" w:sz="4" w:space="0" w:color="ACB9CA"/>
                </w:tcBorders>
                <w:shd w:val="clear" w:color="000000" w:fill="EDF6FF"/>
                <w:noWrap/>
                <w:vAlign w:val="center"/>
                <w:hideMark/>
              </w:tcPr>
            </w:tcPrChange>
          </w:tcPr>
          <w:p w14:paraId="15C146F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7" w:type="dxa"/>
            <w:tcBorders>
              <w:top w:val="nil"/>
              <w:left w:val="nil"/>
              <w:bottom w:val="single" w:sz="4" w:space="0" w:color="ACB9CA"/>
              <w:right w:val="single" w:sz="4" w:space="0" w:color="ACB9CA"/>
            </w:tcBorders>
            <w:shd w:val="clear" w:color="000000" w:fill="EDF6FF"/>
            <w:noWrap/>
            <w:vAlign w:val="center"/>
            <w:hideMark/>
            <w:tcPrChange w:id="2823" w:author="khanguyen" w:date="2017-03-17T22:59:00Z">
              <w:tcPr>
                <w:tcW w:w="1071" w:type="dxa"/>
                <w:tcBorders>
                  <w:top w:val="nil"/>
                  <w:left w:val="nil"/>
                  <w:bottom w:val="single" w:sz="4" w:space="0" w:color="ACB9CA"/>
                  <w:right w:val="single" w:sz="4" w:space="0" w:color="ACB9CA"/>
                </w:tcBorders>
                <w:shd w:val="clear" w:color="000000" w:fill="EDF6FF"/>
                <w:noWrap/>
                <w:vAlign w:val="center"/>
                <w:hideMark/>
              </w:tcPr>
            </w:tcPrChange>
          </w:tcPr>
          <w:p w14:paraId="32CC4C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15206</w:t>
            </w:r>
          </w:p>
        </w:tc>
        <w:tc>
          <w:tcPr>
            <w:tcW w:w="1230" w:type="dxa"/>
            <w:tcBorders>
              <w:top w:val="nil"/>
              <w:left w:val="nil"/>
              <w:bottom w:val="single" w:sz="4" w:space="0" w:color="ACB9CA"/>
              <w:right w:val="single" w:sz="4" w:space="0" w:color="ACB9CA"/>
            </w:tcBorders>
            <w:shd w:val="clear" w:color="000000" w:fill="EDF6FF"/>
            <w:noWrap/>
            <w:vAlign w:val="center"/>
            <w:hideMark/>
            <w:tcPrChange w:id="2824" w:author="khanguyen" w:date="2017-03-17T22:59:00Z">
              <w:tcPr>
                <w:tcW w:w="1230" w:type="dxa"/>
                <w:tcBorders>
                  <w:top w:val="nil"/>
                  <w:left w:val="nil"/>
                  <w:bottom w:val="single" w:sz="4" w:space="0" w:color="ACB9CA"/>
                  <w:right w:val="single" w:sz="4" w:space="0" w:color="ACB9CA"/>
                </w:tcBorders>
                <w:shd w:val="clear" w:color="000000" w:fill="EDF6FF"/>
                <w:noWrap/>
                <w:vAlign w:val="center"/>
                <w:hideMark/>
              </w:tcPr>
            </w:tcPrChange>
          </w:tcPr>
          <w:p w14:paraId="62ACCF8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489C18E6" w14:textId="77777777" w:rsidR="001A6FC7" w:rsidRPr="00C47FE2" w:rsidRDefault="001A6FC7" w:rsidP="005C3224">
      <w:pPr>
        <w:pStyle w:val="Heading3"/>
        <w:rPr>
          <w:rFonts w:cs="Arial"/>
        </w:rPr>
      </w:pPr>
      <w:r w:rsidRPr="00C47FE2">
        <w:rPr>
          <w:rFonts w:cs="Arial"/>
        </w:rPr>
        <w:t>Errors Report</w:t>
      </w:r>
    </w:p>
    <w:tbl>
      <w:tblPr>
        <w:tblW w:w="7422" w:type="dxa"/>
        <w:tblInd w:w="93" w:type="dxa"/>
        <w:tblLook w:val="04A0" w:firstRow="1" w:lastRow="0" w:firstColumn="1" w:lastColumn="0" w:noHBand="0" w:noVBand="1"/>
      </w:tblPr>
      <w:tblGrid>
        <w:gridCol w:w="2526"/>
        <w:gridCol w:w="2529"/>
        <w:gridCol w:w="954"/>
        <w:gridCol w:w="1413"/>
      </w:tblGrid>
      <w:tr w:rsidR="00FC3BDD" w:rsidRPr="00C47FE2" w14:paraId="5236BDCF" w14:textId="77777777"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27740C2B" w14:textId="77777777"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14:paraId="2A039494" w14:textId="77777777"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14:paraId="6667CC21" w14:textId="77777777"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14:paraId="7477F842" w14:textId="77777777" w:rsidR="00637CF7" w:rsidRDefault="00637CF7" w:rsidP="00637CF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p>
          <w:p w14:paraId="370EEA13" w14:textId="35D55E54" w:rsidR="00FC3BDD" w:rsidRPr="00C47FE2" w:rsidRDefault="00637CF7" w:rsidP="00637CF7">
            <w:pPr>
              <w:spacing w:before="0" w:after="0" w:line="240" w:lineRule="auto"/>
              <w:rPr>
                <w:rFonts w:eastAsia="Times New Roman" w:cs="Arial"/>
                <w:b/>
                <w:bCs/>
                <w:color w:val="4B4B63"/>
                <w:sz w:val="18"/>
                <w:szCs w:val="18"/>
                <w:lang w:val="en-US"/>
              </w:rPr>
            </w:pPr>
            <w:r>
              <w:rPr>
                <w:rFonts w:eastAsia="Times New Roman" w:cs="Arial"/>
                <w:b/>
                <w:bCs/>
                <w:color w:val="4B4B63"/>
                <w:sz w:val="18"/>
                <w:szCs w:val="18"/>
                <w:lang w:val="en-US"/>
              </w:rPr>
              <w:t>(% Errors/ Total #samples)</w:t>
            </w:r>
          </w:p>
        </w:tc>
      </w:tr>
      <w:tr w:rsidR="00FC3BDD" w:rsidRPr="00C47FE2" w14:paraId="76395073" w14:textId="77777777"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14:paraId="191C7F0D" w14:textId="77777777"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14:paraId="7542C8D2" w14:textId="77777777"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14:paraId="1E1F1BD9" w14:textId="77777777"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489</w:t>
            </w:r>
          </w:p>
        </w:tc>
        <w:tc>
          <w:tcPr>
            <w:tcW w:w="1413" w:type="dxa"/>
            <w:tcBorders>
              <w:top w:val="nil"/>
              <w:left w:val="nil"/>
              <w:bottom w:val="single" w:sz="4" w:space="0" w:color="ACB9CA"/>
              <w:right w:val="single" w:sz="4" w:space="0" w:color="ACB9CA"/>
            </w:tcBorders>
            <w:shd w:val="clear" w:color="000000" w:fill="FFFFFF"/>
            <w:noWrap/>
            <w:vAlign w:val="center"/>
            <w:hideMark/>
          </w:tcPr>
          <w:p w14:paraId="2A7C1B8A" w14:textId="55907BD4" w:rsidR="00FC3BDD" w:rsidRPr="00C47FE2" w:rsidRDefault="00637CF7" w:rsidP="00FC3BDD">
            <w:pPr>
              <w:spacing w:before="0" w:after="0" w:line="240" w:lineRule="auto"/>
              <w:rPr>
                <w:rFonts w:eastAsia="Times New Roman" w:cs="Arial"/>
                <w:color w:val="4B4B63"/>
                <w:sz w:val="20"/>
                <w:szCs w:val="20"/>
                <w:lang w:val="en-US"/>
              </w:rPr>
            </w:pPr>
            <w:r>
              <w:rPr>
                <w:rFonts w:eastAsia="Times New Roman" w:cs="Arial"/>
                <w:color w:val="4B4B63"/>
                <w:sz w:val="20"/>
                <w:szCs w:val="20"/>
                <w:lang w:val="en-US"/>
              </w:rPr>
              <w:t>0.89</w:t>
            </w:r>
          </w:p>
        </w:tc>
      </w:tr>
    </w:tbl>
    <w:p w14:paraId="0FD04B62" w14:textId="77777777" w:rsidR="006C6340" w:rsidRPr="00C47FE2" w:rsidRDefault="00EA4464" w:rsidP="00EA4464">
      <w:pPr>
        <w:rPr>
          <w:rFonts w:cs="Arial"/>
        </w:rPr>
      </w:pPr>
      <w:r w:rsidRPr="00C47FE2">
        <w:rPr>
          <w:rFonts w:cs="Arial"/>
        </w:rPr>
        <w:t xml:space="preserve">Note: </w:t>
      </w:r>
      <w:r w:rsidR="006C6340" w:rsidRPr="00C47FE2">
        <w:rPr>
          <w:rFonts w:cs="Arial"/>
        </w:rPr>
        <w:t xml:space="preserve">This run has less error </w:t>
      </w:r>
      <w:r w:rsidRPr="00C47FE2">
        <w:rPr>
          <w:rFonts w:cs="Arial"/>
        </w:rPr>
        <w:t xml:space="preserve">than previous runs </w:t>
      </w:r>
      <w:r w:rsidR="006C6340" w:rsidRPr="00C47FE2">
        <w:rPr>
          <w:rFonts w:cs="Arial"/>
        </w:rPr>
        <w:t>because I asked Nam to restore database before executing.</w:t>
      </w:r>
    </w:p>
    <w:p w14:paraId="185FB7C6" w14:textId="77777777" w:rsidR="00C47FE2" w:rsidRPr="00C47FE2" w:rsidRDefault="003529CC" w:rsidP="003529CC">
      <w:pPr>
        <w:pStyle w:val="Heading2"/>
        <w:rPr>
          <w:rFonts w:cs="Arial"/>
        </w:rPr>
      </w:pPr>
      <w:bookmarkStart w:id="2825" w:name="_Toc477557850"/>
      <w:bookmarkStart w:id="2826" w:name="_Toc477557851"/>
      <w:bookmarkStart w:id="2827" w:name="_Toc477880753"/>
      <w:bookmarkEnd w:id="2825"/>
      <w:bookmarkEnd w:id="2826"/>
      <w:r w:rsidRPr="00C47FE2">
        <w:rPr>
          <w:rFonts w:cs="Arial"/>
        </w:rPr>
        <w:lastRenderedPageBreak/>
        <w:t>Memory and CPU Utilisation Statistics for severs</w:t>
      </w:r>
      <w:r w:rsidR="00C47FE2" w:rsidRPr="00C47FE2">
        <w:rPr>
          <w:rFonts w:cs="Arial"/>
        </w:rPr>
        <w:t xml:space="preserve"> in 1 day during 6 load test runs</w:t>
      </w:r>
      <w:bookmarkEnd w:id="2827"/>
      <w:r w:rsidR="00C47FE2" w:rsidRPr="00C47FE2">
        <w:rPr>
          <w:rFonts w:cs="Arial"/>
        </w:rPr>
        <w:t xml:space="preserve"> </w:t>
      </w:r>
    </w:p>
    <w:p w14:paraId="2B19E8DE" w14:textId="77777777" w:rsidR="00C47FE2" w:rsidRPr="00C47FE2" w:rsidRDefault="00C47FE2" w:rsidP="00C47FE2">
      <w:pPr>
        <w:rPr>
          <w:rFonts w:cs="Arial"/>
        </w:rPr>
      </w:pPr>
      <w:r w:rsidRPr="00C47FE2">
        <w:rPr>
          <w:rFonts w:cs="Arial"/>
        </w:rPr>
        <w:t xml:space="preserve">Start Time: 14:15 16 March </w:t>
      </w:r>
    </w:p>
    <w:p w14:paraId="1C07607F" w14:textId="77777777" w:rsidR="003529CC" w:rsidRPr="00C47FE2" w:rsidRDefault="00C47FE2" w:rsidP="00C47FE2">
      <w:pPr>
        <w:rPr>
          <w:rFonts w:cs="Arial"/>
        </w:rPr>
      </w:pPr>
      <w:r w:rsidRPr="00C47FE2">
        <w:rPr>
          <w:rFonts w:cs="Arial"/>
        </w:rPr>
        <w:t>End Time: 9AM 17 March</w:t>
      </w:r>
    </w:p>
    <w:p w14:paraId="620DA56D" w14:textId="77777777" w:rsidR="003529CC" w:rsidRPr="00C47FE2" w:rsidRDefault="003529CC" w:rsidP="003529CC">
      <w:pPr>
        <w:pStyle w:val="Heading3"/>
        <w:rPr>
          <w:rFonts w:cs="Arial"/>
        </w:rPr>
      </w:pPr>
      <w:r w:rsidRPr="00C47FE2">
        <w:rPr>
          <w:rFonts w:cs="Arial"/>
        </w:rPr>
        <w:lastRenderedPageBreak/>
        <w:t xml:space="preserve">Web App Server: </w:t>
      </w:r>
    </w:p>
    <w:p w14:paraId="409036C4" w14:textId="77777777" w:rsidR="001113CA" w:rsidRPr="00C47FE2" w:rsidRDefault="001113CA" w:rsidP="001113CA">
      <w:pPr>
        <w:pStyle w:val="Heading4"/>
        <w:rPr>
          <w:rFonts w:cs="Arial"/>
        </w:rPr>
      </w:pPr>
      <w:r w:rsidRPr="00C47FE2">
        <w:rPr>
          <w:rFonts w:cs="Arial"/>
        </w:rPr>
        <w:t>CPU Load</w:t>
      </w:r>
    </w:p>
    <w:p w14:paraId="7791D3D1" w14:textId="77777777" w:rsidR="00EB7A4E" w:rsidRPr="00C47FE2" w:rsidRDefault="00EB7A4E" w:rsidP="00EB7A4E">
      <w:pPr>
        <w:rPr>
          <w:rFonts w:cs="Arial"/>
        </w:rPr>
      </w:pPr>
      <w:r w:rsidRPr="00C47FE2">
        <w:rPr>
          <w:rFonts w:cs="Arial"/>
          <w:noProof/>
          <w:lang w:val="en-US"/>
        </w:rPr>
        <w:drawing>
          <wp:inline distT="0" distB="0" distL="0" distR="0" wp14:anchorId="10695DBB" wp14:editId="353D97B1">
            <wp:extent cx="7219507" cy="4797972"/>
            <wp:effectExtent l="0" t="0" r="635" b="3175"/>
            <wp:docPr id="20" name="Picture 20" descr="B:\SBA\apache-jmeter-3.1\bin\Rhino\17 Mar\We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BA\apache-jmeter-3.1\bin\Rhino\17 Mar\Web\CPU 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9235" cy="4797791"/>
                    </a:xfrm>
                    <a:prstGeom prst="rect">
                      <a:avLst/>
                    </a:prstGeom>
                    <a:noFill/>
                    <a:ln>
                      <a:noFill/>
                    </a:ln>
                  </pic:spPr>
                </pic:pic>
              </a:graphicData>
            </a:graphic>
          </wp:inline>
        </w:drawing>
      </w:r>
    </w:p>
    <w:p w14:paraId="3077F83B" w14:textId="77777777" w:rsidR="00EB7A4E" w:rsidRPr="00C47FE2" w:rsidRDefault="00EB7A4E" w:rsidP="003529CC">
      <w:pPr>
        <w:pStyle w:val="Heading4"/>
        <w:rPr>
          <w:rFonts w:cs="Arial"/>
        </w:rPr>
      </w:pPr>
      <w:r w:rsidRPr="00C47FE2">
        <w:rPr>
          <w:rFonts w:cs="Arial"/>
        </w:rPr>
        <w:lastRenderedPageBreak/>
        <w:t>Memory</w:t>
      </w:r>
      <w:r w:rsidRPr="00C47FE2">
        <w:rPr>
          <w:rFonts w:cs="Arial"/>
          <w:noProof/>
          <w:lang w:val="en-US"/>
        </w:rPr>
        <w:drawing>
          <wp:inline distT="0" distB="0" distL="0" distR="0" wp14:anchorId="16F12317" wp14:editId="3BDBEF44">
            <wp:extent cx="7974419" cy="5296336"/>
            <wp:effectExtent l="0" t="0" r="7620" b="0"/>
            <wp:docPr id="21" name="Picture 21" descr="B:\SBA\apache-jmeter-3.1\bin\Rhino\17 Mar\We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SBA\apache-jmeter-3.1\bin\Rhino\17 Mar\Web\Memor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74226" cy="5296208"/>
                    </a:xfrm>
                    <a:prstGeom prst="rect">
                      <a:avLst/>
                    </a:prstGeom>
                    <a:noFill/>
                    <a:ln>
                      <a:noFill/>
                    </a:ln>
                  </pic:spPr>
                </pic:pic>
              </a:graphicData>
            </a:graphic>
          </wp:inline>
        </w:drawing>
      </w:r>
    </w:p>
    <w:p w14:paraId="057ABA4A" w14:textId="77777777" w:rsidR="003529CC" w:rsidRPr="00C47FE2" w:rsidRDefault="00EB7A4E" w:rsidP="00EB7A4E">
      <w:pPr>
        <w:pStyle w:val="Heading4"/>
        <w:rPr>
          <w:rFonts w:cs="Arial"/>
        </w:rPr>
      </w:pPr>
      <w:r w:rsidRPr="00C47FE2">
        <w:rPr>
          <w:rFonts w:cs="Arial"/>
        </w:rPr>
        <w:lastRenderedPageBreak/>
        <w:t>Network:</w:t>
      </w:r>
      <w:r w:rsidRPr="00C47FE2">
        <w:rPr>
          <w:rFonts w:cs="Arial"/>
          <w:noProof/>
          <w:lang w:val="en-US"/>
        </w:rPr>
        <w:drawing>
          <wp:inline distT="0" distB="0" distL="0" distR="0" wp14:anchorId="7F76C93C" wp14:editId="0B12F238">
            <wp:extent cx="7850711" cy="5454502"/>
            <wp:effectExtent l="0" t="0" r="0" b="0"/>
            <wp:docPr id="3" name="Picture 3" descr="B:\SBA\apache-jmeter-3.1\bin\Rhino\17 Mar\We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BA\apache-jmeter-3.1\bin\Rhino\17 Mar\Web\Networ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53438" cy="5456397"/>
                    </a:xfrm>
                    <a:prstGeom prst="rect">
                      <a:avLst/>
                    </a:prstGeom>
                    <a:noFill/>
                    <a:ln>
                      <a:noFill/>
                    </a:ln>
                  </pic:spPr>
                </pic:pic>
              </a:graphicData>
            </a:graphic>
          </wp:inline>
        </w:drawing>
      </w:r>
    </w:p>
    <w:p w14:paraId="50496DF7" w14:textId="77777777" w:rsidR="003529CC" w:rsidRPr="00C47FE2" w:rsidRDefault="003529CC" w:rsidP="003529CC">
      <w:pPr>
        <w:pStyle w:val="Heading3"/>
        <w:rPr>
          <w:rFonts w:cs="Arial"/>
        </w:rPr>
      </w:pPr>
      <w:r w:rsidRPr="00C47FE2">
        <w:rPr>
          <w:rFonts w:cs="Arial"/>
        </w:rPr>
        <w:lastRenderedPageBreak/>
        <w:t xml:space="preserve">Database Server: </w:t>
      </w:r>
    </w:p>
    <w:p w14:paraId="2C0C88B4" w14:textId="77777777" w:rsidR="003529CC" w:rsidRPr="00C47FE2" w:rsidRDefault="00C47FE2" w:rsidP="00C47FE2">
      <w:pPr>
        <w:pStyle w:val="Heading4"/>
        <w:rPr>
          <w:rFonts w:cs="Arial"/>
        </w:rPr>
      </w:pPr>
      <w:r w:rsidRPr="00C47FE2">
        <w:rPr>
          <w:rFonts w:cs="Arial"/>
        </w:rPr>
        <w:t>CPU Load</w:t>
      </w:r>
    </w:p>
    <w:p w14:paraId="77E53169" w14:textId="77777777" w:rsidR="00C47FE2" w:rsidRPr="00C47FE2" w:rsidRDefault="00C47FE2" w:rsidP="00C47FE2">
      <w:pPr>
        <w:rPr>
          <w:rFonts w:cs="Arial"/>
        </w:rPr>
      </w:pPr>
      <w:r w:rsidRPr="00C47FE2">
        <w:rPr>
          <w:rFonts w:cs="Arial"/>
          <w:noProof/>
          <w:lang w:val="en-US"/>
        </w:rPr>
        <w:drawing>
          <wp:inline distT="0" distB="0" distL="0" distR="0" wp14:anchorId="70E305B7" wp14:editId="505F203C">
            <wp:extent cx="7368363" cy="4656089"/>
            <wp:effectExtent l="0" t="0" r="4445" b="0"/>
            <wp:docPr id="22" name="Picture 22" descr="B:\SBA\apache-jmeter-3.1\bin\Rhino\17 Mar\D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SBA\apache-jmeter-3.1\bin\Rhino\17 Mar\DB\CPU Lo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8158" cy="4655959"/>
                    </a:xfrm>
                    <a:prstGeom prst="rect">
                      <a:avLst/>
                    </a:prstGeom>
                    <a:noFill/>
                    <a:ln>
                      <a:noFill/>
                    </a:ln>
                  </pic:spPr>
                </pic:pic>
              </a:graphicData>
            </a:graphic>
          </wp:inline>
        </w:drawing>
      </w:r>
    </w:p>
    <w:p w14:paraId="2EA5890C" w14:textId="77777777" w:rsidR="00C47FE2" w:rsidRPr="00C47FE2" w:rsidRDefault="00C47FE2" w:rsidP="00C47FE2">
      <w:pPr>
        <w:pStyle w:val="Heading4"/>
        <w:rPr>
          <w:rFonts w:cs="Arial"/>
        </w:rPr>
      </w:pPr>
      <w:r w:rsidRPr="00C47FE2">
        <w:rPr>
          <w:rFonts w:cs="Arial"/>
        </w:rPr>
        <w:lastRenderedPageBreak/>
        <w:t>Memory</w:t>
      </w:r>
    </w:p>
    <w:p w14:paraId="1F876D99" w14:textId="77777777" w:rsidR="00C47FE2" w:rsidRPr="00C47FE2" w:rsidRDefault="00C47FE2" w:rsidP="00C47FE2">
      <w:pPr>
        <w:rPr>
          <w:rFonts w:cs="Arial"/>
        </w:rPr>
      </w:pPr>
      <w:r w:rsidRPr="00C47FE2">
        <w:rPr>
          <w:rFonts w:cs="Arial"/>
          <w:noProof/>
          <w:lang w:val="en-US"/>
        </w:rPr>
        <w:drawing>
          <wp:inline distT="0" distB="0" distL="0" distR="0" wp14:anchorId="6C648738" wp14:editId="67A45EFC">
            <wp:extent cx="8091046" cy="5084298"/>
            <wp:effectExtent l="0" t="0" r="5715" b="2540"/>
            <wp:docPr id="24" name="Picture 24" descr="B:\SBA\apache-jmeter-3.1\bin\Rhino\17 Mar\D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SBA\apache-jmeter-3.1\bin\Rhino\17 Mar\DB\Memor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1505" cy="5084586"/>
                    </a:xfrm>
                    <a:prstGeom prst="rect">
                      <a:avLst/>
                    </a:prstGeom>
                    <a:noFill/>
                    <a:ln>
                      <a:noFill/>
                    </a:ln>
                  </pic:spPr>
                </pic:pic>
              </a:graphicData>
            </a:graphic>
          </wp:inline>
        </w:drawing>
      </w:r>
    </w:p>
    <w:p w14:paraId="29845110" w14:textId="77777777" w:rsidR="00C47FE2" w:rsidRPr="00C47FE2" w:rsidRDefault="00C47FE2" w:rsidP="00C47FE2">
      <w:pPr>
        <w:pStyle w:val="Heading4"/>
        <w:rPr>
          <w:rFonts w:cs="Arial"/>
        </w:rPr>
      </w:pPr>
      <w:r w:rsidRPr="00C47FE2">
        <w:rPr>
          <w:rFonts w:cs="Arial"/>
        </w:rPr>
        <w:lastRenderedPageBreak/>
        <w:t>Network</w:t>
      </w:r>
    </w:p>
    <w:p w14:paraId="54269B6B" w14:textId="77777777" w:rsidR="00C47FE2" w:rsidRPr="00C47FE2" w:rsidRDefault="00C47FE2" w:rsidP="00C47FE2">
      <w:pPr>
        <w:rPr>
          <w:rFonts w:cs="Arial"/>
        </w:rPr>
      </w:pPr>
      <w:r w:rsidRPr="00C47FE2">
        <w:rPr>
          <w:rFonts w:cs="Arial"/>
          <w:noProof/>
          <w:lang w:val="en-US"/>
        </w:rPr>
        <w:drawing>
          <wp:inline distT="0" distB="0" distL="0" distR="0" wp14:anchorId="27DCDC44" wp14:editId="5EFAD3B3">
            <wp:extent cx="7751135" cy="5167422"/>
            <wp:effectExtent l="0" t="0" r="2540" b="0"/>
            <wp:docPr id="25" name="Picture 25" descr="B:\SBA\apache-jmeter-3.1\bin\Rhino\17 Mar\D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BA\apache-jmeter-3.1\bin\Rhino\17 Mar\DB\Networ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51292" cy="5167527"/>
                    </a:xfrm>
                    <a:prstGeom prst="rect">
                      <a:avLst/>
                    </a:prstGeom>
                    <a:noFill/>
                    <a:ln>
                      <a:noFill/>
                    </a:ln>
                  </pic:spPr>
                </pic:pic>
              </a:graphicData>
            </a:graphic>
          </wp:inline>
        </w:drawing>
      </w:r>
    </w:p>
    <w:p w14:paraId="68253215" w14:textId="77777777" w:rsidR="002674E9" w:rsidRDefault="002674E9" w:rsidP="002674E9">
      <w:pPr>
        <w:spacing w:line="276" w:lineRule="auto"/>
        <w:rPr>
          <w:rFonts w:cs="Arial"/>
        </w:rPr>
      </w:pPr>
      <w:r w:rsidRPr="00C47FE2">
        <w:rPr>
          <w:rFonts w:cs="Arial"/>
        </w:rPr>
        <w:lastRenderedPageBreak/>
        <w:t xml:space="preserve">During executing time of these tests, </w:t>
      </w:r>
      <w:r>
        <w:rPr>
          <w:rFonts w:cs="Arial"/>
        </w:rPr>
        <w:t xml:space="preserve">after about 5 minutes, </w:t>
      </w:r>
      <w:r w:rsidRPr="00C47FE2">
        <w:rPr>
          <w:rFonts w:cs="Arial"/>
        </w:rPr>
        <w:t xml:space="preserve">the CPU activity of Web Application Server was very high </w:t>
      </w:r>
      <w:ins w:id="2828" w:author="khanguyen" w:date="2017-03-17T22:22:00Z">
        <w:r w:rsidR="007C6B66">
          <w:rPr>
            <w:rFonts w:cs="Arial"/>
          </w:rPr>
          <w:t xml:space="preserve">(&gt;90 – 100%) </w:t>
        </w:r>
      </w:ins>
      <w:r w:rsidRPr="00C47FE2">
        <w:rPr>
          <w:rFonts w:cs="Arial"/>
        </w:rPr>
        <w:t xml:space="preserve">and many time raised alarms by PRTG Network Monitor tool. </w:t>
      </w:r>
    </w:p>
    <w:p w14:paraId="75FF4424" w14:textId="77777777" w:rsidR="002674E9" w:rsidRDefault="002674E9" w:rsidP="002674E9">
      <w:pPr>
        <w:spacing w:line="276" w:lineRule="auto"/>
        <w:rPr>
          <w:rFonts w:cs="Arial"/>
        </w:rPr>
      </w:pPr>
      <w:r>
        <w:rPr>
          <w:rFonts w:cs="Arial"/>
        </w:rPr>
        <w:t>Example – run 1:</w:t>
      </w:r>
    </w:p>
    <w:p w14:paraId="5CE60439" w14:textId="77777777" w:rsidR="002674E9" w:rsidRDefault="002674E9" w:rsidP="002674E9">
      <w:pPr>
        <w:spacing w:line="276" w:lineRule="auto"/>
        <w:rPr>
          <w:rFonts w:cs="Arial"/>
        </w:rPr>
      </w:pPr>
      <w:r>
        <w:rPr>
          <w:rFonts w:cs="Arial"/>
          <w:noProof/>
          <w:lang w:val="en-US"/>
        </w:rPr>
        <w:drawing>
          <wp:inline distT="0" distB="0" distL="0" distR="0" wp14:anchorId="5798604E" wp14:editId="0BB367DB">
            <wp:extent cx="3358611" cy="4493389"/>
            <wp:effectExtent l="0" t="0" r="0" b="2540"/>
            <wp:docPr id="94" name="Picture 94" descr="B:\SBA\apache-jmeter-3.1\bin\Rhino\17 Mar\Web\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B:\SBA\apache-jmeter-3.1\bin\Rhino\17 Mar\Web\Alar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8115" cy="4506104"/>
                    </a:xfrm>
                    <a:prstGeom prst="rect">
                      <a:avLst/>
                    </a:prstGeom>
                    <a:noFill/>
                    <a:ln>
                      <a:noFill/>
                    </a:ln>
                  </pic:spPr>
                </pic:pic>
              </a:graphicData>
            </a:graphic>
          </wp:inline>
        </w:drawing>
      </w:r>
    </w:p>
    <w:p w14:paraId="7F3CF551" w14:textId="77777777" w:rsidR="001A6FC7" w:rsidRPr="00C47FE2" w:rsidRDefault="001A6FC7" w:rsidP="004760E6">
      <w:pPr>
        <w:pStyle w:val="Heading2"/>
        <w:rPr>
          <w:rFonts w:cs="Arial"/>
        </w:rPr>
      </w:pPr>
      <w:bookmarkStart w:id="2829" w:name="_Toc477880754"/>
      <w:r w:rsidRPr="00C47FE2">
        <w:rPr>
          <w:rFonts w:cs="Arial"/>
        </w:rPr>
        <w:lastRenderedPageBreak/>
        <w:t>Analysis Summary</w:t>
      </w:r>
      <w:bookmarkEnd w:id="2829"/>
    </w:p>
    <w:p w14:paraId="60E2EC5C" w14:textId="77777777" w:rsidR="00637CF7" w:rsidRDefault="004760E6" w:rsidP="004760E6">
      <w:pPr>
        <w:spacing w:line="276" w:lineRule="auto"/>
        <w:rPr>
          <w:ins w:id="2830" w:author="khanguyen" w:date="2017-03-17T23:47:00Z"/>
          <w:rFonts w:cs="Arial"/>
        </w:rPr>
      </w:pPr>
      <w:r w:rsidRPr="00C47FE2">
        <w:rPr>
          <w:rFonts w:cs="Arial"/>
        </w:rPr>
        <w:t xml:space="preserve">All 6 Load Test rounds have been failed during Performance Test execution. </w:t>
      </w:r>
    </w:p>
    <w:p w14:paraId="609C12DE" w14:textId="7C925E49" w:rsidR="00D87C45" w:rsidRDefault="004760E6" w:rsidP="004760E6">
      <w:pPr>
        <w:spacing w:line="276" w:lineRule="auto"/>
        <w:rPr>
          <w:rFonts w:cs="Arial"/>
        </w:rPr>
      </w:pPr>
      <w:r w:rsidRPr="00C47FE2">
        <w:rPr>
          <w:rFonts w:cs="Arial"/>
        </w:rPr>
        <w:t xml:space="preserve">All functions show many pages with response times that were much longer the expectation of 3s (or 10s for saving invoice). </w:t>
      </w:r>
      <w:r w:rsidR="006C6340" w:rsidRPr="00C47FE2">
        <w:rPr>
          <w:rFonts w:cs="Arial"/>
        </w:rPr>
        <w:t>All requests to access a page or post/put data always have Slow Response Times</w:t>
      </w:r>
      <w:r w:rsidRPr="00C47FE2">
        <w:rPr>
          <w:rFonts w:cs="Arial"/>
        </w:rPr>
        <w:t>.</w:t>
      </w:r>
      <w:r w:rsidR="002674E9">
        <w:rPr>
          <w:rFonts w:cs="Arial"/>
        </w:rPr>
        <w:t xml:space="preserve"> </w:t>
      </w:r>
    </w:p>
    <w:p w14:paraId="5E8CC4F5" w14:textId="77777777" w:rsidR="004760E6" w:rsidRPr="00C47FE2" w:rsidRDefault="004760E6" w:rsidP="004760E6">
      <w:pPr>
        <w:spacing w:line="276" w:lineRule="auto"/>
        <w:rPr>
          <w:rFonts w:cs="Arial"/>
        </w:rPr>
      </w:pPr>
      <w:r w:rsidRPr="00C47FE2">
        <w:rPr>
          <w:rFonts w:cs="Arial"/>
        </w:rPr>
        <w:t xml:space="preserve">The long response times appear to be because of system load. </w:t>
      </w:r>
    </w:p>
    <w:p w14:paraId="596CE3F0" w14:textId="77777777" w:rsidR="004760E6" w:rsidRPr="00C47FE2" w:rsidRDefault="004760E6" w:rsidP="00D87C45">
      <w:pPr>
        <w:spacing w:line="276" w:lineRule="auto"/>
        <w:rPr>
          <w:rFonts w:cs="Arial"/>
        </w:rPr>
      </w:pPr>
      <w:r w:rsidRPr="00C47FE2">
        <w:rPr>
          <w:rFonts w:cs="Arial"/>
        </w:rPr>
        <w:t>A decision should be made to allocate more time for the fix to be developed and tested.</w:t>
      </w:r>
    </w:p>
    <w:p w14:paraId="41714E78" w14:textId="77777777" w:rsidR="00244C50" w:rsidRPr="00C47FE2" w:rsidRDefault="00244C50">
      <w:pPr>
        <w:pStyle w:val="BodyText"/>
        <w:rPr>
          <w:rFonts w:cs="Arial"/>
        </w:rPr>
      </w:pPr>
    </w:p>
    <w:sectPr w:rsidR="00244C50" w:rsidRPr="00C47FE2" w:rsidSect="00887D34">
      <w:headerReference w:type="default" r:id="rId28"/>
      <w:footerReference w:type="default" r:id="rId29"/>
      <w:pgSz w:w="16834" w:h="11909" w:orient="landscape" w:code="9"/>
      <w:pgMar w:top="1440" w:right="1440" w:bottom="1440" w:left="1440" w:header="720" w:footer="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0B012F" w15:done="0"/>
  <w15:commentEx w15:paraId="1F39577F" w15:done="0"/>
  <w15:commentEx w15:paraId="75DE5A81" w15:done="0"/>
  <w15:commentEx w15:paraId="715929EC" w15:done="0"/>
  <w15:commentEx w15:paraId="12470967" w15:done="0"/>
  <w15:commentEx w15:paraId="013F148E" w15:done="0"/>
  <w15:commentEx w15:paraId="6C0438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F7CB51" w14:textId="77777777" w:rsidR="00753D1C" w:rsidRDefault="00753D1C" w:rsidP="00CC499E">
      <w:pPr>
        <w:spacing w:before="0" w:after="0" w:line="240" w:lineRule="auto"/>
      </w:pPr>
      <w:r>
        <w:separator/>
      </w:r>
    </w:p>
  </w:endnote>
  <w:endnote w:type="continuationSeparator" w:id="0">
    <w:p w14:paraId="253A41F6" w14:textId="77777777" w:rsidR="00753D1C" w:rsidRDefault="00753D1C" w:rsidP="00CC49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3B33A" w14:textId="77777777" w:rsidR="00314F60" w:rsidRDefault="00314F60" w:rsidP="0032669F">
    <w:pPr>
      <w:pStyle w:val="Footer"/>
      <w:ind w:left="-1440" w:right="-1440"/>
    </w:pPr>
  </w:p>
  <w:p w14:paraId="5EFF7117" w14:textId="77777777" w:rsidR="00314F60" w:rsidRDefault="00314F60" w:rsidP="0032669F">
    <w:pPr>
      <w:pStyle w:val="Footer"/>
      <w:tabs>
        <w:tab w:val="left" w:pos="0"/>
      </w:tabs>
      <w:ind w:left="-1440" w:right="-1440"/>
    </w:pPr>
    <w:r>
      <w:tab/>
    </w:r>
    <w:sdt>
      <w:sdtPr>
        <w:alias w:val="Comments"/>
        <w:tag w:val=""/>
        <w:id w:val="1614176876"/>
        <w:dataBinding w:prefixMappings="xmlns:ns0='http://purl.org/dc/elements/1.1/' xmlns:ns1='http://schemas.openxmlformats.org/package/2006/metadata/core-properties' " w:xpath="/ns1:coreProperties[1]/ns0:description[1]" w:storeItemID="{6C3C8BC8-F283-45AE-878A-BAB7291924A1}"/>
        <w:text w:multiLine="1"/>
      </w:sdtPr>
      <w:sdtContent>
        <w:r>
          <w:rPr>
            <w:lang w:val="en-US"/>
          </w:rPr>
          <w:t>Confidential</w:t>
        </w:r>
      </w:sdtContent>
    </w:sdt>
    <w:r>
      <w:ptab w:relativeTo="margin" w:alignment="center" w:leader="none"/>
    </w:r>
    <w:r>
      <w:ptab w:relativeTo="margin" w:alignment="right" w:leader="none"/>
    </w:r>
    <w:r>
      <w:t>www.nashtechglobal.com</w:t>
    </w:r>
  </w:p>
  <w:p w14:paraId="08A261F7" w14:textId="77777777" w:rsidR="00314F60" w:rsidRDefault="00314F60" w:rsidP="00BD6DF1">
    <w:pPr>
      <w:pStyle w:val="Footer"/>
      <w:tabs>
        <w:tab w:val="clear" w:pos="4680"/>
        <w:tab w:val="clear" w:pos="9360"/>
        <w:tab w:val="left" w:pos="2292"/>
      </w:tabs>
      <w:ind w:left="-1440" w:right="-1440"/>
    </w:pPr>
    <w:r>
      <w:tab/>
    </w:r>
  </w:p>
  <w:p w14:paraId="5894F5B4" w14:textId="77777777" w:rsidR="00314F60" w:rsidRDefault="00314F60" w:rsidP="0032669F">
    <w:pPr>
      <w:pStyle w:val="Footer"/>
      <w:ind w:left="-1440" w:right="-1440"/>
    </w:pPr>
  </w:p>
  <w:p w14:paraId="65A2E456" w14:textId="77777777" w:rsidR="00314F60" w:rsidRDefault="00314F60" w:rsidP="0032669F">
    <w:pPr>
      <w:pStyle w:val="Footer"/>
      <w:ind w:left="-1440" w:right="-1440"/>
    </w:pPr>
  </w:p>
  <w:p w14:paraId="351EB14D" w14:textId="77777777" w:rsidR="00314F60" w:rsidRDefault="00314F60" w:rsidP="00923ACD">
    <w:pPr>
      <w:pStyle w:val="Footer"/>
      <w:ind w:left="-1440" w:right="-14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D9CD8" w14:textId="77777777" w:rsidR="00753D1C" w:rsidRDefault="00753D1C" w:rsidP="00CC499E">
      <w:pPr>
        <w:spacing w:before="0" w:after="0" w:line="240" w:lineRule="auto"/>
      </w:pPr>
      <w:r>
        <w:separator/>
      </w:r>
    </w:p>
  </w:footnote>
  <w:footnote w:type="continuationSeparator" w:id="0">
    <w:p w14:paraId="5C4E6256" w14:textId="77777777" w:rsidR="00753D1C" w:rsidRDefault="00753D1C" w:rsidP="00CC49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5D139" w14:textId="77777777" w:rsidR="00314F60" w:rsidRDefault="00314F60" w:rsidP="009E2A88">
    <w:pPr>
      <w:pStyle w:val="Header"/>
      <w:ind w:right="90"/>
    </w:pPr>
    <w:r w:rsidRPr="00E2314D">
      <w:rPr>
        <w:noProof/>
        <w:lang w:val="en-US"/>
      </w:rPr>
      <w:drawing>
        <wp:anchor distT="0" distB="0" distL="114300" distR="114300" simplePos="0" relativeHeight="251659264" behindDoc="1" locked="0" layoutInCell="1" allowOverlap="1" wp14:anchorId="5B9C3046" wp14:editId="11F4D476">
          <wp:simplePos x="0" y="0"/>
          <wp:positionH relativeFrom="page">
            <wp:posOffset>19685</wp:posOffset>
          </wp:positionH>
          <wp:positionV relativeFrom="page">
            <wp:posOffset>21590</wp:posOffset>
          </wp:positionV>
          <wp:extent cx="713232" cy="402336"/>
          <wp:effectExtent l="0" t="0" r="0" b="0"/>
          <wp:wrapNone/>
          <wp:docPr id="65" name="Picture 65" descr="C:\Users\tukieunl\Documents\Marketing Material\Templates\Template graphics\top-left-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top-left-cor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232" cy="402336"/>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Title"/>
        <w:tag w:val=""/>
        <w:id w:val="-103658605"/>
        <w:dataBinding w:prefixMappings="xmlns:ns0='http://purl.org/dc/elements/1.1/' xmlns:ns1='http://schemas.openxmlformats.org/package/2006/metadata/core-properties' " w:xpath="/ns1:coreProperties[1]/ns0:title[1]" w:storeItemID="{6C3C8BC8-F283-45AE-878A-BAB7291924A1}"/>
        <w:text/>
      </w:sdtPr>
      <w:sdtContent>
        <w:r>
          <w:rPr>
            <w:lang w:val="en-US"/>
          </w:rPr>
          <w:t>RHINO</w:t>
        </w:r>
      </w:sdtContent>
    </w:sdt>
    <w:r>
      <w:t xml:space="preserve"> - </w:t>
    </w:r>
    <w:sdt>
      <w:sdtPr>
        <w:alias w:val="Sub title"/>
        <w:tag w:val=""/>
        <w:id w:val="774061177"/>
        <w:dataBinding w:prefixMappings="xmlns:ns0='http://purl.org/dc/elements/1.1/' xmlns:ns1='http://schemas.openxmlformats.org/package/2006/metadata/core-properties' " w:xpath="/ns1:coreProperties[1]/ns0:subject[1]" w:storeItemID="{6C3C8BC8-F283-45AE-878A-BAB7291924A1}"/>
        <w:text/>
      </w:sdtPr>
      <w:sdtContent>
        <w:r>
          <w:rPr>
            <w:lang w:val="en-US"/>
          </w:rPr>
          <w:t>Test Report</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sidR="00C23052">
      <w:rPr>
        <w:noProof/>
      </w:rPr>
      <w:t>4</w:t>
    </w:r>
    <w:r>
      <w:fldChar w:fldCharType="end"/>
    </w:r>
  </w:p>
  <w:p w14:paraId="6F682E07" w14:textId="77777777" w:rsidR="00314F60" w:rsidRDefault="00314F60">
    <w:pPr>
      <w:pStyle w:val="Header"/>
    </w:pPr>
  </w:p>
  <w:p w14:paraId="0ABAB6D6" w14:textId="77777777" w:rsidR="00314F60" w:rsidRDefault="00314F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4"/>
    <w:lvl w:ilvl="0">
      <w:start w:val="1"/>
      <w:numFmt w:val="bullet"/>
      <w:lvlText w:val=""/>
      <w:lvlJc w:val="left"/>
      <w:pPr>
        <w:tabs>
          <w:tab w:val="num" w:pos="360"/>
        </w:tabs>
        <w:ind w:left="360" w:hanging="360"/>
      </w:pPr>
      <w:rPr>
        <w:rFonts w:ascii="Symbol" w:hAnsi="Symbol" w:cs="Symbol" w:hint="default"/>
      </w:rPr>
    </w:lvl>
  </w:abstractNum>
  <w:abstractNum w:abstractNumId="1">
    <w:nsid w:val="00000006"/>
    <w:multiLevelType w:val="singleLevel"/>
    <w:tmpl w:val="00000006"/>
    <w:name w:val="WW8Num6"/>
    <w:lvl w:ilvl="0">
      <w:start w:val="1"/>
      <w:numFmt w:val="bullet"/>
      <w:lvlText w:val=""/>
      <w:lvlJc w:val="left"/>
      <w:pPr>
        <w:tabs>
          <w:tab w:val="num" w:pos="360"/>
        </w:tabs>
        <w:ind w:left="360" w:hanging="360"/>
      </w:pPr>
      <w:rPr>
        <w:rFonts w:ascii="Symbol" w:hAnsi="Symbol" w:cs="Symbol" w:hint="default"/>
      </w:rPr>
    </w:lvl>
  </w:abstractNum>
  <w:abstractNum w:abstractNumId="2">
    <w:nsid w:val="00000016"/>
    <w:multiLevelType w:val="multilevel"/>
    <w:tmpl w:val="00000016"/>
    <w:name w:val="WW8Num2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3">
    <w:nsid w:val="00000017"/>
    <w:multiLevelType w:val="multilevel"/>
    <w:tmpl w:val="00000017"/>
    <w:name w:val="WW8Num2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4">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s="Times New Roman"/>
        <w:color w:val="002E36"/>
        <w:sz w:val="22"/>
        <w:szCs w:val="24"/>
      </w:rPr>
    </w:lvl>
    <w:lvl w:ilvl="1">
      <w:start w:val="1"/>
      <w:numFmt w:val="bullet"/>
      <w:lvlText w:val="-"/>
      <w:lvlJc w:val="left"/>
      <w:pPr>
        <w:tabs>
          <w:tab w:val="num" w:pos="1440"/>
        </w:tabs>
        <w:ind w:left="1440" w:hanging="360"/>
      </w:pPr>
      <w:rPr>
        <w:rFonts w:ascii="Courier New" w:hAnsi="Courier New" w:cs="Times New Roman" w:hint="default"/>
        <w:color w:val="FF0000"/>
      </w:rPr>
    </w:lvl>
    <w:lvl w:ilvl="2">
      <w:start w:val="1"/>
      <w:numFmt w:val="bullet"/>
      <w:lvlText w:val=""/>
      <w:lvlJc w:val="left"/>
      <w:pPr>
        <w:tabs>
          <w:tab w:val="num" w:pos="2160"/>
        </w:tabs>
        <w:ind w:left="2160" w:hanging="648"/>
      </w:pPr>
      <w:rPr>
        <w:rFonts w:ascii="Wingdings" w:hAnsi="Wingdings" w:cs="Times New Roman"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4190493"/>
    <w:multiLevelType w:val="multilevel"/>
    <w:tmpl w:val="876A72D0"/>
    <w:lvl w:ilvl="0">
      <w:start w:val="1"/>
      <w:numFmt w:val="upperLetter"/>
      <w:pStyle w:val="Annex1"/>
      <w:lvlText w:val="Annex %1"/>
      <w:lvlJc w:val="left"/>
      <w:pPr>
        <w:ind w:left="360" w:hanging="360"/>
      </w:pPr>
      <w:rPr>
        <w:rFonts w:hint="default"/>
      </w:rPr>
    </w:lvl>
    <w:lvl w:ilvl="1">
      <w:start w:val="1"/>
      <w:numFmt w:val="decimal"/>
      <w:pStyle w:val="Annex2"/>
      <w:lvlText w:val="%1.%2"/>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3"/>
      <w:lvlText w:val="%1.%2.%3"/>
      <w:lvlJc w:val="left"/>
      <w:pPr>
        <w:ind w:left="432" w:hanging="432"/>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4337714"/>
    <w:multiLevelType w:val="hybridMultilevel"/>
    <w:tmpl w:val="1F30C912"/>
    <w:lvl w:ilvl="0" w:tplc="C7AC897C">
      <w:start w:val="1"/>
      <w:numFmt w:val="bullet"/>
      <w:pStyle w:val="Bullets3"/>
      <w:lvlText w:val=""/>
      <w:lvlJc w:val="left"/>
      <w:pPr>
        <w:tabs>
          <w:tab w:val="num" w:pos="1080"/>
        </w:tabs>
        <w:ind w:left="1080" w:hanging="360"/>
      </w:pPr>
      <w:rPr>
        <w:rFonts w:ascii="Symbol" w:hAnsi="Symbol" w:hint="default"/>
        <w:b w:val="0"/>
        <w:i w:val="0"/>
        <w:color w:val="000000"/>
        <w:sz w:val="20"/>
        <w:szCs w:val="20"/>
      </w:rPr>
    </w:lvl>
    <w:lvl w:ilvl="1" w:tplc="D250E506">
      <w:start w:val="1"/>
      <w:numFmt w:val="bullet"/>
      <w:lvlText w:val="o"/>
      <w:lvlJc w:val="left"/>
      <w:pPr>
        <w:tabs>
          <w:tab w:val="num" w:pos="720"/>
        </w:tabs>
        <w:ind w:left="720" w:hanging="360"/>
      </w:pPr>
      <w:rPr>
        <w:rFonts w:ascii="Courier New" w:hAnsi="Courier New" w:cs="Courier New" w:hint="default"/>
      </w:rPr>
    </w:lvl>
    <w:lvl w:ilvl="2" w:tplc="BC4A0AD2" w:tentative="1">
      <w:start w:val="1"/>
      <w:numFmt w:val="bullet"/>
      <w:lvlText w:val=""/>
      <w:lvlJc w:val="left"/>
      <w:pPr>
        <w:tabs>
          <w:tab w:val="num" w:pos="1440"/>
        </w:tabs>
        <w:ind w:left="1440" w:hanging="360"/>
      </w:pPr>
      <w:rPr>
        <w:rFonts w:ascii="Wingdings" w:hAnsi="Wingdings" w:hint="default"/>
      </w:rPr>
    </w:lvl>
    <w:lvl w:ilvl="3" w:tplc="8AA8EABA" w:tentative="1">
      <w:start w:val="1"/>
      <w:numFmt w:val="bullet"/>
      <w:lvlText w:val=""/>
      <w:lvlJc w:val="left"/>
      <w:pPr>
        <w:tabs>
          <w:tab w:val="num" w:pos="2160"/>
        </w:tabs>
        <w:ind w:left="2160" w:hanging="360"/>
      </w:pPr>
      <w:rPr>
        <w:rFonts w:ascii="Symbol" w:hAnsi="Symbol" w:hint="default"/>
      </w:rPr>
    </w:lvl>
    <w:lvl w:ilvl="4" w:tplc="62CCC838" w:tentative="1">
      <w:start w:val="1"/>
      <w:numFmt w:val="bullet"/>
      <w:lvlText w:val="o"/>
      <w:lvlJc w:val="left"/>
      <w:pPr>
        <w:tabs>
          <w:tab w:val="num" w:pos="2880"/>
        </w:tabs>
        <w:ind w:left="2880" w:hanging="360"/>
      </w:pPr>
      <w:rPr>
        <w:rFonts w:ascii="Courier New" w:hAnsi="Courier New" w:cs="Courier New" w:hint="default"/>
      </w:rPr>
    </w:lvl>
    <w:lvl w:ilvl="5" w:tplc="90DAA686" w:tentative="1">
      <w:start w:val="1"/>
      <w:numFmt w:val="bullet"/>
      <w:lvlText w:val=""/>
      <w:lvlJc w:val="left"/>
      <w:pPr>
        <w:tabs>
          <w:tab w:val="num" w:pos="3600"/>
        </w:tabs>
        <w:ind w:left="3600" w:hanging="360"/>
      </w:pPr>
      <w:rPr>
        <w:rFonts w:ascii="Wingdings" w:hAnsi="Wingdings" w:hint="default"/>
      </w:rPr>
    </w:lvl>
    <w:lvl w:ilvl="6" w:tplc="0CC2B378" w:tentative="1">
      <w:start w:val="1"/>
      <w:numFmt w:val="bullet"/>
      <w:lvlText w:val=""/>
      <w:lvlJc w:val="left"/>
      <w:pPr>
        <w:tabs>
          <w:tab w:val="num" w:pos="4320"/>
        </w:tabs>
        <w:ind w:left="4320" w:hanging="360"/>
      </w:pPr>
      <w:rPr>
        <w:rFonts w:ascii="Symbol" w:hAnsi="Symbol" w:hint="default"/>
      </w:rPr>
    </w:lvl>
    <w:lvl w:ilvl="7" w:tplc="98C429B6" w:tentative="1">
      <w:start w:val="1"/>
      <w:numFmt w:val="bullet"/>
      <w:lvlText w:val="o"/>
      <w:lvlJc w:val="left"/>
      <w:pPr>
        <w:tabs>
          <w:tab w:val="num" w:pos="5040"/>
        </w:tabs>
        <w:ind w:left="5040" w:hanging="360"/>
      </w:pPr>
      <w:rPr>
        <w:rFonts w:ascii="Courier New" w:hAnsi="Courier New" w:cs="Courier New" w:hint="default"/>
      </w:rPr>
    </w:lvl>
    <w:lvl w:ilvl="8" w:tplc="B532BA64" w:tentative="1">
      <w:start w:val="1"/>
      <w:numFmt w:val="bullet"/>
      <w:lvlText w:val=""/>
      <w:lvlJc w:val="left"/>
      <w:pPr>
        <w:tabs>
          <w:tab w:val="num" w:pos="5760"/>
        </w:tabs>
        <w:ind w:left="5760" w:hanging="360"/>
      </w:pPr>
      <w:rPr>
        <w:rFonts w:ascii="Wingdings" w:hAnsi="Wingdings" w:hint="default"/>
      </w:rPr>
    </w:lvl>
  </w:abstractNum>
  <w:abstractNum w:abstractNumId="7">
    <w:nsid w:val="273B3BDE"/>
    <w:multiLevelType w:val="hybridMultilevel"/>
    <w:tmpl w:val="68AE5E24"/>
    <w:lvl w:ilvl="0" w:tplc="3BA6B9EE">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512F46"/>
    <w:multiLevelType w:val="multilevel"/>
    <w:tmpl w:val="04090025"/>
    <w:styleLink w:val="Style3"/>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30027042"/>
    <w:multiLevelType w:val="multilevel"/>
    <w:tmpl w:val="3DF8D36E"/>
    <w:styleLink w:val="Style6"/>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4E43B3C"/>
    <w:multiLevelType w:val="multilevel"/>
    <w:tmpl w:val="04090025"/>
    <w:styleLink w:val="Style5"/>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F6F3831"/>
    <w:multiLevelType w:val="multilevel"/>
    <w:tmpl w:val="F34C58CA"/>
    <w:styleLink w:val="Style1"/>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4"/>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2794C16"/>
    <w:multiLevelType w:val="multilevel"/>
    <w:tmpl w:val="DF8453BA"/>
    <w:styleLink w:val="Style7"/>
    <w:lvl w:ilvl="0">
      <w:start w:val="1"/>
      <w:numFmt w:val="decimal"/>
      <w:isLg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B2E6B8D"/>
    <w:multiLevelType w:val="hybridMultilevel"/>
    <w:tmpl w:val="B85AD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80CC17A">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E07D9"/>
    <w:multiLevelType w:val="multilevel"/>
    <w:tmpl w:val="B5B6792E"/>
    <w:styleLink w:val="Style8"/>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677D6D9B"/>
    <w:multiLevelType w:val="multilevel"/>
    <w:tmpl w:val="00B6C7DE"/>
    <w:styleLink w:val="Style2"/>
    <w:lvl w:ilvl="0">
      <w:start w:val="1"/>
      <w:numFmt w:val="decimal"/>
      <w:lvlText w:val="%1."/>
      <w:lvlJc w:val="left"/>
      <w:pPr>
        <w:ind w:left="360" w:hanging="360"/>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785C4574"/>
    <w:multiLevelType w:val="multilevel"/>
    <w:tmpl w:val="0D6E7122"/>
    <w:lvl w:ilvl="0">
      <w:start w:val="1"/>
      <w:numFmt w:val="decimal"/>
      <w:pStyle w:val="Heading1"/>
      <w:lvlText w:val="%1."/>
      <w:lvlJc w:val="left"/>
      <w:pPr>
        <w:ind w:left="450" w:hanging="360"/>
      </w:pPr>
      <w:rPr>
        <w:rFonts w:ascii="Arial" w:hAnsi="Arial" w:hint="default"/>
        <w:b w:val="0"/>
        <w:i w:val="0"/>
        <w:color w:val="CC2337" w:themeColor="accent4"/>
        <w:sz w:val="36"/>
      </w:rPr>
    </w:lvl>
    <w:lvl w:ilvl="1">
      <w:start w:val="1"/>
      <w:numFmt w:val="decimal"/>
      <w:pStyle w:val="Heading2"/>
      <w:lvlText w:val="%1.%2"/>
      <w:lvlJc w:val="left"/>
      <w:pPr>
        <w:ind w:left="576" w:hanging="576"/>
      </w:pPr>
      <w:rPr>
        <w:rFonts w:hint="default"/>
        <w:b/>
        <w:i w:val="0"/>
        <w:color w:val="6D829F" w:themeColor="accent2"/>
        <w:sz w:val="26"/>
      </w:rPr>
    </w:lvl>
    <w:lvl w:ilvl="2">
      <w:start w:val="1"/>
      <w:numFmt w:val="decimal"/>
      <w:pStyle w:val="Heading3"/>
      <w:lvlText w:val="%1.%2.%3"/>
      <w:lvlJc w:val="left"/>
      <w:pPr>
        <w:ind w:left="720" w:hanging="720"/>
      </w:pPr>
      <w:rPr>
        <w:rFonts w:hint="default"/>
        <w:color w:val="333333" w:themeColor="text1"/>
        <w:sz w:val="2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9417E22"/>
    <w:multiLevelType w:val="multilevel"/>
    <w:tmpl w:val="6016C254"/>
    <w:styleLink w:val="Style4"/>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7BDA29A4"/>
    <w:multiLevelType w:val="multilevel"/>
    <w:tmpl w:val="075CA346"/>
    <w:lvl w:ilvl="0">
      <w:start w:val="1"/>
      <w:numFmt w:val="bullet"/>
      <w:pStyle w:val="ListBullet"/>
      <w:lvlText w:val=""/>
      <w:lvlJc w:val="left"/>
      <w:pPr>
        <w:ind w:left="720" w:hanging="360"/>
      </w:pPr>
      <w:rPr>
        <w:rFonts w:ascii="Symbol" w:hAnsi="Symbol" w:hint="default"/>
        <w:color w:val="CC2337" w:themeColor="accent4"/>
        <w:sz w:val="24"/>
      </w:rPr>
    </w:lvl>
    <w:lvl w:ilvl="1">
      <w:start w:val="1"/>
      <w:numFmt w:val="bullet"/>
      <w:pStyle w:val="ListBullet2"/>
      <w:lvlText w:val="−"/>
      <w:lvlJc w:val="left"/>
      <w:pPr>
        <w:ind w:left="1080" w:hanging="360"/>
      </w:pPr>
      <w:rPr>
        <w:rFonts w:ascii="Arial" w:hAnsi="Arial" w:hint="default"/>
        <w:color w:val="333333" w:themeColor="text1"/>
        <w:sz w:val="22"/>
      </w:rPr>
    </w:lvl>
    <w:lvl w:ilvl="2">
      <w:start w:val="1"/>
      <w:numFmt w:val="bullet"/>
      <w:pStyle w:val="ListBullet3"/>
      <w:lvlText w:val=""/>
      <w:lvlJc w:val="left"/>
      <w:pPr>
        <w:ind w:left="1440" w:hanging="360"/>
      </w:pPr>
      <w:rPr>
        <w:rFonts w:ascii="Symbol" w:hAnsi="Symbol" w:hint="default"/>
        <w:color w:val="333333" w:themeColor="text1"/>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5"/>
  </w:num>
  <w:num w:numId="3">
    <w:abstractNumId w:val="16"/>
  </w:num>
  <w:num w:numId="4">
    <w:abstractNumId w:val="8"/>
  </w:num>
  <w:num w:numId="5">
    <w:abstractNumId w:val="17"/>
  </w:num>
  <w:num w:numId="6">
    <w:abstractNumId w:val="10"/>
  </w:num>
  <w:num w:numId="7">
    <w:abstractNumId w:val="9"/>
  </w:num>
  <w:num w:numId="8">
    <w:abstractNumId w:val="12"/>
  </w:num>
  <w:num w:numId="9">
    <w:abstractNumId w:val="14"/>
  </w:num>
  <w:num w:numId="10">
    <w:abstractNumId w:val="18"/>
  </w:num>
  <w:num w:numId="11">
    <w:abstractNumId w:val="5"/>
  </w:num>
  <w:num w:numId="12">
    <w:abstractNumId w:val="7"/>
  </w:num>
  <w:num w:numId="13">
    <w:abstractNumId w:val="4"/>
  </w:num>
  <w:num w:numId="14">
    <w:abstractNumId w:val="6"/>
  </w:num>
  <w:num w:numId="15">
    <w:abstractNumId w:val="13"/>
  </w:num>
  <w:num w:numId="16">
    <w:abstractNumId w:val="16"/>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hanguyen">
    <w15:presenceInfo w15:providerId="None" w15:userId="kha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ACF"/>
    <w:rsid w:val="000043DD"/>
    <w:rsid w:val="0002082F"/>
    <w:rsid w:val="000217FD"/>
    <w:rsid w:val="00055EA1"/>
    <w:rsid w:val="00076E78"/>
    <w:rsid w:val="00080036"/>
    <w:rsid w:val="000B7DF6"/>
    <w:rsid w:val="000C1F3E"/>
    <w:rsid w:val="000C7C20"/>
    <w:rsid w:val="000F2BFA"/>
    <w:rsid w:val="001113CA"/>
    <w:rsid w:val="0014250D"/>
    <w:rsid w:val="001537A7"/>
    <w:rsid w:val="001853D2"/>
    <w:rsid w:val="001972E5"/>
    <w:rsid w:val="001A6FC7"/>
    <w:rsid w:val="001B560D"/>
    <w:rsid w:val="001C170C"/>
    <w:rsid w:val="001D361B"/>
    <w:rsid w:val="001F0F31"/>
    <w:rsid w:val="001F33C2"/>
    <w:rsid w:val="00225E32"/>
    <w:rsid w:val="002327DA"/>
    <w:rsid w:val="00244C50"/>
    <w:rsid w:val="00245C2A"/>
    <w:rsid w:val="00261A68"/>
    <w:rsid w:val="002674E9"/>
    <w:rsid w:val="002B1408"/>
    <w:rsid w:val="002D08D1"/>
    <w:rsid w:val="002D54E7"/>
    <w:rsid w:val="002E1096"/>
    <w:rsid w:val="00310A51"/>
    <w:rsid w:val="00314F60"/>
    <w:rsid w:val="0032669F"/>
    <w:rsid w:val="003529CC"/>
    <w:rsid w:val="00353852"/>
    <w:rsid w:val="0037076B"/>
    <w:rsid w:val="003A26FC"/>
    <w:rsid w:val="003A74A1"/>
    <w:rsid w:val="003C0528"/>
    <w:rsid w:val="003C614B"/>
    <w:rsid w:val="00403102"/>
    <w:rsid w:val="00412B5E"/>
    <w:rsid w:val="00436131"/>
    <w:rsid w:val="00445ACF"/>
    <w:rsid w:val="00446A26"/>
    <w:rsid w:val="00474997"/>
    <w:rsid w:val="004760E6"/>
    <w:rsid w:val="00491810"/>
    <w:rsid w:val="004940C3"/>
    <w:rsid w:val="004B51D2"/>
    <w:rsid w:val="004D2B89"/>
    <w:rsid w:val="004D3944"/>
    <w:rsid w:val="004D6282"/>
    <w:rsid w:val="004F7302"/>
    <w:rsid w:val="0050435F"/>
    <w:rsid w:val="005048CE"/>
    <w:rsid w:val="00505053"/>
    <w:rsid w:val="00517B8F"/>
    <w:rsid w:val="005362DF"/>
    <w:rsid w:val="0054083E"/>
    <w:rsid w:val="00546FC9"/>
    <w:rsid w:val="00547937"/>
    <w:rsid w:val="005C056B"/>
    <w:rsid w:val="005C3224"/>
    <w:rsid w:val="005F48D2"/>
    <w:rsid w:val="006025BA"/>
    <w:rsid w:val="006074ED"/>
    <w:rsid w:val="00637CF7"/>
    <w:rsid w:val="00670DC5"/>
    <w:rsid w:val="0069344F"/>
    <w:rsid w:val="006A16B8"/>
    <w:rsid w:val="006B33E5"/>
    <w:rsid w:val="006B5295"/>
    <w:rsid w:val="006B5904"/>
    <w:rsid w:val="006C6340"/>
    <w:rsid w:val="006D08C6"/>
    <w:rsid w:val="006F3814"/>
    <w:rsid w:val="00732E3F"/>
    <w:rsid w:val="007372BD"/>
    <w:rsid w:val="007402E1"/>
    <w:rsid w:val="00753D1C"/>
    <w:rsid w:val="007808DA"/>
    <w:rsid w:val="007849B4"/>
    <w:rsid w:val="00791CFA"/>
    <w:rsid w:val="007921BF"/>
    <w:rsid w:val="00797589"/>
    <w:rsid w:val="007B5D67"/>
    <w:rsid w:val="007C6B66"/>
    <w:rsid w:val="007E3C56"/>
    <w:rsid w:val="007F2FC9"/>
    <w:rsid w:val="007F41AA"/>
    <w:rsid w:val="007F569A"/>
    <w:rsid w:val="008027A9"/>
    <w:rsid w:val="00802C86"/>
    <w:rsid w:val="00824052"/>
    <w:rsid w:val="008350D9"/>
    <w:rsid w:val="00837411"/>
    <w:rsid w:val="0084047D"/>
    <w:rsid w:val="00847D01"/>
    <w:rsid w:val="008529C6"/>
    <w:rsid w:val="00852DEB"/>
    <w:rsid w:val="00863A37"/>
    <w:rsid w:val="0087128A"/>
    <w:rsid w:val="00875E35"/>
    <w:rsid w:val="00875EA5"/>
    <w:rsid w:val="00887D34"/>
    <w:rsid w:val="00892132"/>
    <w:rsid w:val="008B2F8D"/>
    <w:rsid w:val="008E4941"/>
    <w:rsid w:val="008E4C3F"/>
    <w:rsid w:val="009078F2"/>
    <w:rsid w:val="00911AFE"/>
    <w:rsid w:val="00916816"/>
    <w:rsid w:val="00923ACD"/>
    <w:rsid w:val="00926BF0"/>
    <w:rsid w:val="00927DFA"/>
    <w:rsid w:val="00933B87"/>
    <w:rsid w:val="00972D53"/>
    <w:rsid w:val="009738CA"/>
    <w:rsid w:val="009B4819"/>
    <w:rsid w:val="009C657F"/>
    <w:rsid w:val="009D4466"/>
    <w:rsid w:val="009E2A88"/>
    <w:rsid w:val="009E6784"/>
    <w:rsid w:val="009E6C0E"/>
    <w:rsid w:val="009F3D34"/>
    <w:rsid w:val="00A2517D"/>
    <w:rsid w:val="00A33F43"/>
    <w:rsid w:val="00A47DBF"/>
    <w:rsid w:val="00A5302A"/>
    <w:rsid w:val="00A618C6"/>
    <w:rsid w:val="00A74801"/>
    <w:rsid w:val="00A761B8"/>
    <w:rsid w:val="00A80312"/>
    <w:rsid w:val="00A81A37"/>
    <w:rsid w:val="00A93905"/>
    <w:rsid w:val="00A97F1B"/>
    <w:rsid w:val="00AB0824"/>
    <w:rsid w:val="00AD22BB"/>
    <w:rsid w:val="00AD2A4F"/>
    <w:rsid w:val="00AE5064"/>
    <w:rsid w:val="00B01AF2"/>
    <w:rsid w:val="00B370B5"/>
    <w:rsid w:val="00B46EED"/>
    <w:rsid w:val="00B51B82"/>
    <w:rsid w:val="00B62FC6"/>
    <w:rsid w:val="00B71A37"/>
    <w:rsid w:val="00B80423"/>
    <w:rsid w:val="00B96808"/>
    <w:rsid w:val="00BB4AA7"/>
    <w:rsid w:val="00BB54C0"/>
    <w:rsid w:val="00BC68F6"/>
    <w:rsid w:val="00BC6C1D"/>
    <w:rsid w:val="00BD1FEC"/>
    <w:rsid w:val="00BD2AD9"/>
    <w:rsid w:val="00BD4538"/>
    <w:rsid w:val="00BD6DF1"/>
    <w:rsid w:val="00BF6446"/>
    <w:rsid w:val="00C05D20"/>
    <w:rsid w:val="00C104D4"/>
    <w:rsid w:val="00C153AA"/>
    <w:rsid w:val="00C23052"/>
    <w:rsid w:val="00C3342D"/>
    <w:rsid w:val="00C33A0B"/>
    <w:rsid w:val="00C36DFC"/>
    <w:rsid w:val="00C47FE2"/>
    <w:rsid w:val="00C65400"/>
    <w:rsid w:val="00C822CB"/>
    <w:rsid w:val="00C93ABA"/>
    <w:rsid w:val="00C97871"/>
    <w:rsid w:val="00CC499E"/>
    <w:rsid w:val="00CC6B2D"/>
    <w:rsid w:val="00CC756A"/>
    <w:rsid w:val="00CD6CFD"/>
    <w:rsid w:val="00CF5CFF"/>
    <w:rsid w:val="00D13CE9"/>
    <w:rsid w:val="00D227D0"/>
    <w:rsid w:val="00D22DD3"/>
    <w:rsid w:val="00D24A74"/>
    <w:rsid w:val="00D26D20"/>
    <w:rsid w:val="00D445E1"/>
    <w:rsid w:val="00D4564A"/>
    <w:rsid w:val="00D56762"/>
    <w:rsid w:val="00D62626"/>
    <w:rsid w:val="00D66BB4"/>
    <w:rsid w:val="00D71F25"/>
    <w:rsid w:val="00D749E7"/>
    <w:rsid w:val="00D778D0"/>
    <w:rsid w:val="00D801E7"/>
    <w:rsid w:val="00D8468E"/>
    <w:rsid w:val="00D87C45"/>
    <w:rsid w:val="00DB5A81"/>
    <w:rsid w:val="00DC61EB"/>
    <w:rsid w:val="00DC733B"/>
    <w:rsid w:val="00DD28DE"/>
    <w:rsid w:val="00DF08E1"/>
    <w:rsid w:val="00DF40F1"/>
    <w:rsid w:val="00E37125"/>
    <w:rsid w:val="00E9110F"/>
    <w:rsid w:val="00E92384"/>
    <w:rsid w:val="00E961AD"/>
    <w:rsid w:val="00EA4464"/>
    <w:rsid w:val="00EB776A"/>
    <w:rsid w:val="00EB7A4E"/>
    <w:rsid w:val="00EC5F27"/>
    <w:rsid w:val="00ED2A00"/>
    <w:rsid w:val="00EF3846"/>
    <w:rsid w:val="00F0262A"/>
    <w:rsid w:val="00F21A16"/>
    <w:rsid w:val="00F8783E"/>
    <w:rsid w:val="00F954C2"/>
    <w:rsid w:val="00FB23F2"/>
    <w:rsid w:val="00FB2E06"/>
    <w:rsid w:val="00FC3663"/>
    <w:rsid w:val="00FC3BDD"/>
    <w:rsid w:val="00FC64FB"/>
    <w:rsid w:val="00FD2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annotation text" w:uiPriority="0"/>
    <w:lsdException w:name="footer" w:uiPriority="11"/>
    <w:lsdException w:name="index heading" w:uiPriority="21"/>
    <w:lsdException w:name="caption" w:semiHidden="0" w:uiPriority="6" w:unhideWhenUsed="0" w:qFormat="1"/>
    <w:lsdException w:name="table of figures" w:uiPriority="28"/>
    <w:lsdException w:name="annotation reference" w:uiPriority="0"/>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ind w:left="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qFormat/>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TableGridLight1">
    <w:name w:val="Table Grid Light1"/>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InfoBlue">
    <w:name w:val="InfoBlue"/>
    <w:basedOn w:val="Normal"/>
    <w:next w:val="BodyText"/>
    <w:link w:val="InfoBlueChar"/>
    <w:autoRedefine/>
    <w:rsid w:val="00A5302A"/>
    <w:pPr>
      <w:widowControl w:val="0"/>
      <w:tabs>
        <w:tab w:val="left" w:pos="381"/>
      </w:tabs>
      <w:spacing w:before="0" w:after="120" w:line="240" w:lineRule="atLeast"/>
      <w:ind w:left="381"/>
    </w:pPr>
    <w:rPr>
      <w:rFonts w:ascii="Times New Roman" w:eastAsia="Times New Roman" w:hAnsi="Times New Roman" w:cs="Times New Roman"/>
      <w:iCs/>
      <w:color w:val="auto"/>
      <w:sz w:val="20"/>
      <w:szCs w:val="20"/>
      <w:lang w:val="en-US"/>
    </w:rPr>
  </w:style>
  <w:style w:type="character" w:customStyle="1" w:styleId="InfoBlueChar">
    <w:name w:val="InfoBlue Char"/>
    <w:link w:val="InfoBlue"/>
    <w:rsid w:val="00A5302A"/>
    <w:rPr>
      <w:rFonts w:ascii="Times New Roman" w:eastAsia="Times New Roman" w:hAnsi="Times New Roman" w:cs="Times New Roman"/>
      <w:iCs/>
      <w:color w:val="auto"/>
      <w:sz w:val="20"/>
      <w:szCs w:val="20"/>
    </w:rPr>
  </w:style>
  <w:style w:type="paragraph" w:customStyle="1" w:styleId="ProposalTitle">
    <w:name w:val="Proposal Title"/>
    <w:basedOn w:val="Normal"/>
    <w:rsid w:val="00B62FC6"/>
    <w:pPr>
      <w:spacing w:before="60" w:after="120" w:line="240" w:lineRule="auto"/>
      <w:jc w:val="right"/>
    </w:pPr>
    <w:rPr>
      <w:rFonts w:eastAsia="Times New Roman" w:cs="Times New Roman"/>
      <w:b/>
      <w:color w:val="002E36"/>
      <w:sz w:val="24"/>
      <w:szCs w:val="24"/>
      <w:lang w:eastAsia="en-GB"/>
    </w:rPr>
  </w:style>
  <w:style w:type="numbering" w:customStyle="1" w:styleId="BulletPoint">
    <w:name w:val="Bullet Point"/>
    <w:basedOn w:val="NoList"/>
    <w:rsid w:val="00B62FC6"/>
    <w:pPr>
      <w:numPr>
        <w:numId w:val="13"/>
      </w:numPr>
    </w:pPr>
  </w:style>
  <w:style w:type="character" w:styleId="CommentReference">
    <w:name w:val="annotation reference"/>
    <w:rsid w:val="006F3814"/>
    <w:rPr>
      <w:sz w:val="16"/>
      <w:szCs w:val="16"/>
    </w:rPr>
  </w:style>
  <w:style w:type="paragraph" w:styleId="CommentText">
    <w:name w:val="annotation text"/>
    <w:basedOn w:val="Normal"/>
    <w:link w:val="CommentTextChar"/>
    <w:rsid w:val="006F3814"/>
    <w:pPr>
      <w:spacing w:before="60" w:after="120" w:line="240" w:lineRule="auto"/>
      <w:jc w:val="both"/>
    </w:pPr>
    <w:rPr>
      <w:rFonts w:eastAsia="Times New Roman" w:cs="Times New Roman"/>
      <w:color w:val="002E36"/>
      <w:sz w:val="20"/>
      <w:szCs w:val="20"/>
      <w:lang w:eastAsia="en-GB"/>
    </w:rPr>
  </w:style>
  <w:style w:type="character" w:customStyle="1" w:styleId="CommentTextChar">
    <w:name w:val="Comment Text Char"/>
    <w:basedOn w:val="DefaultParagraphFont"/>
    <w:link w:val="CommentText"/>
    <w:rsid w:val="006F3814"/>
    <w:rPr>
      <w:rFonts w:eastAsia="Times New Roman" w:cs="Times New Roman"/>
      <w:color w:val="002E36"/>
      <w:sz w:val="20"/>
      <w:szCs w:val="20"/>
      <w:lang w:val="en-GB" w:eastAsia="en-GB"/>
    </w:rPr>
  </w:style>
  <w:style w:type="paragraph" w:customStyle="1" w:styleId="Bullets3">
    <w:name w:val="Bullets 3"/>
    <w:basedOn w:val="BodyText"/>
    <w:rsid w:val="006F3814"/>
    <w:pPr>
      <w:keepLines/>
      <w:widowControl w:val="0"/>
      <w:numPr>
        <w:numId w:val="14"/>
      </w:numPr>
      <w:tabs>
        <w:tab w:val="clear" w:pos="1080"/>
        <w:tab w:val="num" w:pos="2880"/>
      </w:tabs>
      <w:spacing w:before="0" w:after="60" w:line="240" w:lineRule="atLeast"/>
      <w:ind w:left="2880"/>
    </w:pPr>
    <w:rPr>
      <w:rFonts w:ascii="Times New Roman" w:eastAsia="Times New Roman" w:hAnsi="Times New Roman" w:cs="Times New Roman"/>
      <w:color w:val="auto"/>
      <w:sz w:val="20"/>
      <w:szCs w:val="20"/>
      <w:lang w:val="en-US"/>
    </w:rPr>
  </w:style>
  <w:style w:type="paragraph" w:customStyle="1" w:styleId="BodyText1">
    <w:name w:val="Body Text1"/>
    <w:rsid w:val="0087128A"/>
    <w:pPr>
      <w:keepLines/>
      <w:spacing w:before="0" w:line="220" w:lineRule="atLeast"/>
    </w:pPr>
    <w:rPr>
      <w:rFonts w:ascii="Times New Roman" w:eastAsia="Times New Roman" w:hAnsi="Times New Roman" w:cs="Times New Roman"/>
      <w:color w:val="auto"/>
      <w:sz w:val="20"/>
      <w:szCs w:val="20"/>
      <w:lang w:val="en-GB"/>
    </w:rPr>
  </w:style>
  <w:style w:type="character" w:customStyle="1" w:styleId="config-key">
    <w:name w:val="config-key"/>
    <w:basedOn w:val="DefaultParagraphFont"/>
    <w:rsid w:val="009F3D34"/>
  </w:style>
  <w:style w:type="paragraph" w:customStyle="1" w:styleId="report-sub-title">
    <w:name w:val="report-sub-title"/>
    <w:basedOn w:val="Normal"/>
    <w:rsid w:val="000C7C2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D8468E"/>
    <w:rPr>
      <w:color w:val="954F72"/>
      <w:u w:val="single"/>
    </w:rPr>
  </w:style>
  <w:style w:type="paragraph" w:customStyle="1" w:styleId="xl67">
    <w:name w:val="xl67"/>
    <w:basedOn w:val="Normal"/>
    <w:rsid w:val="00D8468E"/>
    <w:pPr>
      <w:pBdr>
        <w:top w:val="single" w:sz="4" w:space="0" w:color="ACB9CA"/>
        <w:left w:val="single" w:sz="4" w:space="7" w:color="ACB9CA"/>
        <w:bottom w:val="single" w:sz="4" w:space="0" w:color="ACB9CA"/>
        <w:right w:val="single" w:sz="4" w:space="0" w:color="ACB9CA"/>
      </w:pBdr>
      <w:shd w:val="clear" w:color="000000" w:fill="F4F9FE"/>
      <w:spacing w:before="100" w:beforeAutospacing="1" w:after="100" w:afterAutospacing="1" w:line="240" w:lineRule="auto"/>
      <w:ind w:firstLineChars="100" w:firstLine="100"/>
    </w:pPr>
    <w:rPr>
      <w:rFonts w:ascii="Open Sans" w:eastAsia="Times New Roman" w:hAnsi="Open Sans" w:cs="Open Sans"/>
      <w:b/>
      <w:bCs/>
      <w:color w:val="4B4B63"/>
      <w:sz w:val="18"/>
      <w:szCs w:val="18"/>
      <w:lang w:val="en-US"/>
    </w:rPr>
  </w:style>
  <w:style w:type="paragraph" w:customStyle="1" w:styleId="xl68">
    <w:name w:val="xl68"/>
    <w:basedOn w:val="Normal"/>
    <w:rsid w:val="00D8468E"/>
    <w:pPr>
      <w:pBdr>
        <w:top w:val="single" w:sz="4" w:space="0" w:color="ACB9CA"/>
        <w:left w:val="single" w:sz="4" w:space="0" w:color="ACB9CA"/>
        <w:bottom w:val="single" w:sz="4" w:space="0" w:color="ACB9CA"/>
        <w:right w:val="single" w:sz="4" w:space="0" w:color="ACB9CA"/>
      </w:pBdr>
      <w:shd w:val="clear" w:color="000000" w:fill="F4F9FE"/>
      <w:spacing w:before="100" w:beforeAutospacing="1" w:after="100" w:afterAutospacing="1" w:line="240" w:lineRule="auto"/>
    </w:pPr>
    <w:rPr>
      <w:rFonts w:ascii="Open Sans" w:eastAsia="Times New Roman" w:hAnsi="Open Sans" w:cs="Open Sans"/>
      <w:b/>
      <w:bCs/>
      <w:color w:val="4B4B63"/>
      <w:sz w:val="18"/>
      <w:szCs w:val="18"/>
      <w:lang w:val="en-US"/>
    </w:rPr>
  </w:style>
  <w:style w:type="paragraph" w:customStyle="1" w:styleId="xl69">
    <w:name w:val="xl69"/>
    <w:basedOn w:val="Normal"/>
    <w:rsid w:val="00D8468E"/>
    <w:pPr>
      <w:pBdr>
        <w:top w:val="single" w:sz="4" w:space="0" w:color="ACB9CA"/>
        <w:left w:val="single" w:sz="4" w:space="7" w:color="ACB9CA"/>
        <w:bottom w:val="single" w:sz="4" w:space="0" w:color="ACB9CA"/>
        <w:right w:val="single" w:sz="4" w:space="0" w:color="ACB9CA"/>
      </w:pBdr>
      <w:shd w:val="clear" w:color="000000" w:fill="FFFFFF"/>
      <w:spacing w:before="100" w:beforeAutospacing="1" w:after="100" w:afterAutospacing="1" w:line="240" w:lineRule="auto"/>
      <w:ind w:firstLineChars="100" w:firstLine="100"/>
      <w:textAlignment w:val="center"/>
    </w:pPr>
    <w:rPr>
      <w:rFonts w:ascii="Open Sans" w:eastAsia="Times New Roman" w:hAnsi="Open Sans" w:cs="Open Sans"/>
      <w:color w:val="4B4B63"/>
      <w:sz w:val="20"/>
      <w:szCs w:val="20"/>
      <w:lang w:val="en-US"/>
    </w:rPr>
  </w:style>
  <w:style w:type="paragraph" w:customStyle="1" w:styleId="xl70">
    <w:name w:val="xl70"/>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1">
    <w:name w:val="xl71"/>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2">
    <w:name w:val="xl72"/>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3">
    <w:name w:val="xl73"/>
    <w:basedOn w:val="Normal"/>
    <w:rsid w:val="00D8468E"/>
    <w:pPr>
      <w:pBdr>
        <w:top w:val="single" w:sz="4" w:space="0" w:color="ACB9CA"/>
        <w:left w:val="single" w:sz="4" w:space="7" w:color="ACB9CA"/>
        <w:bottom w:val="single" w:sz="4" w:space="0" w:color="ACB9CA"/>
        <w:right w:val="single" w:sz="4" w:space="0" w:color="ACB9CA"/>
      </w:pBdr>
      <w:shd w:val="clear" w:color="000000" w:fill="EDF6FF"/>
      <w:spacing w:before="100" w:beforeAutospacing="1" w:after="100" w:afterAutospacing="1" w:line="240" w:lineRule="auto"/>
      <w:ind w:firstLineChars="100" w:firstLine="100"/>
      <w:textAlignment w:val="center"/>
    </w:pPr>
    <w:rPr>
      <w:rFonts w:ascii="Open Sans" w:eastAsia="Times New Roman" w:hAnsi="Open Sans" w:cs="Open Sans"/>
      <w:color w:val="4B4B63"/>
      <w:sz w:val="20"/>
      <w:szCs w:val="20"/>
      <w:lang w:val="en-US"/>
    </w:rPr>
  </w:style>
  <w:style w:type="paragraph" w:customStyle="1" w:styleId="xl74">
    <w:name w:val="xl74"/>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5">
    <w:name w:val="xl75"/>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6">
    <w:name w:val="xl76"/>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7">
    <w:name w:val="xl77"/>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styleId="NormalWeb">
    <w:name w:val="Normal (Web)"/>
    <w:basedOn w:val="Normal"/>
    <w:uiPriority w:val="99"/>
    <w:unhideWhenUsed/>
    <w:rsid w:val="002674E9"/>
    <w:pPr>
      <w:spacing w:before="0" w:after="0" w:line="240" w:lineRule="auto"/>
    </w:pPr>
    <w:rPr>
      <w:rFonts w:ascii="Times New Roman" w:hAnsi="Times New Roman" w:cs="Times New Roman"/>
      <w:color w:val="auto"/>
      <w:sz w:val="24"/>
      <w:szCs w:val="24"/>
      <w:lang w:val="en-US"/>
    </w:rPr>
  </w:style>
  <w:style w:type="paragraph" w:styleId="CommentSubject">
    <w:name w:val="annotation subject"/>
    <w:basedOn w:val="CommentText"/>
    <w:next w:val="CommentText"/>
    <w:link w:val="CommentSubjectChar"/>
    <w:uiPriority w:val="99"/>
    <w:semiHidden/>
    <w:unhideWhenUsed/>
    <w:rsid w:val="007849B4"/>
    <w:pPr>
      <w:spacing w:before="120" w:after="200"/>
      <w:jc w:val="left"/>
    </w:pPr>
    <w:rPr>
      <w:rFonts w:eastAsiaTheme="minorHAnsi" w:cstheme="minorBidi"/>
      <w:b/>
      <w:bCs/>
      <w:color w:val="333333" w:themeColor="text1"/>
      <w:lang w:eastAsia="en-US"/>
    </w:rPr>
  </w:style>
  <w:style w:type="character" w:customStyle="1" w:styleId="CommentSubjectChar">
    <w:name w:val="Comment Subject Char"/>
    <w:basedOn w:val="CommentTextChar"/>
    <w:link w:val="CommentSubject"/>
    <w:uiPriority w:val="99"/>
    <w:semiHidden/>
    <w:rsid w:val="007849B4"/>
    <w:rPr>
      <w:rFonts w:eastAsia="Times New Roman" w:cs="Times New Roman"/>
      <w:b/>
      <w:bCs/>
      <w:color w:val="002E36"/>
      <w:sz w:val="20"/>
      <w:szCs w:val="20"/>
      <w:lang w:val="en-GB" w:eastAsia="en-GB"/>
    </w:rPr>
  </w:style>
  <w:style w:type="character" w:customStyle="1" w:styleId="apple-converted-space">
    <w:name w:val="apple-converted-space"/>
    <w:basedOn w:val="DefaultParagraphFont"/>
    <w:rsid w:val="004F73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annotation text" w:uiPriority="0"/>
    <w:lsdException w:name="footer" w:uiPriority="11"/>
    <w:lsdException w:name="index heading" w:uiPriority="21"/>
    <w:lsdException w:name="caption" w:semiHidden="0" w:uiPriority="6" w:unhideWhenUsed="0" w:qFormat="1"/>
    <w:lsdException w:name="table of figures" w:uiPriority="28"/>
    <w:lsdException w:name="annotation reference" w:uiPriority="0"/>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ind w:left="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qFormat/>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TableGridLight1">
    <w:name w:val="Table Grid Light1"/>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InfoBlue">
    <w:name w:val="InfoBlue"/>
    <w:basedOn w:val="Normal"/>
    <w:next w:val="BodyText"/>
    <w:link w:val="InfoBlueChar"/>
    <w:autoRedefine/>
    <w:rsid w:val="00A5302A"/>
    <w:pPr>
      <w:widowControl w:val="0"/>
      <w:tabs>
        <w:tab w:val="left" w:pos="381"/>
      </w:tabs>
      <w:spacing w:before="0" w:after="120" w:line="240" w:lineRule="atLeast"/>
      <w:ind w:left="381"/>
    </w:pPr>
    <w:rPr>
      <w:rFonts w:ascii="Times New Roman" w:eastAsia="Times New Roman" w:hAnsi="Times New Roman" w:cs="Times New Roman"/>
      <w:iCs/>
      <w:color w:val="auto"/>
      <w:sz w:val="20"/>
      <w:szCs w:val="20"/>
      <w:lang w:val="en-US"/>
    </w:rPr>
  </w:style>
  <w:style w:type="character" w:customStyle="1" w:styleId="InfoBlueChar">
    <w:name w:val="InfoBlue Char"/>
    <w:link w:val="InfoBlue"/>
    <w:rsid w:val="00A5302A"/>
    <w:rPr>
      <w:rFonts w:ascii="Times New Roman" w:eastAsia="Times New Roman" w:hAnsi="Times New Roman" w:cs="Times New Roman"/>
      <w:iCs/>
      <w:color w:val="auto"/>
      <w:sz w:val="20"/>
      <w:szCs w:val="20"/>
    </w:rPr>
  </w:style>
  <w:style w:type="paragraph" w:customStyle="1" w:styleId="ProposalTitle">
    <w:name w:val="Proposal Title"/>
    <w:basedOn w:val="Normal"/>
    <w:rsid w:val="00B62FC6"/>
    <w:pPr>
      <w:spacing w:before="60" w:after="120" w:line="240" w:lineRule="auto"/>
      <w:jc w:val="right"/>
    </w:pPr>
    <w:rPr>
      <w:rFonts w:eastAsia="Times New Roman" w:cs="Times New Roman"/>
      <w:b/>
      <w:color w:val="002E36"/>
      <w:sz w:val="24"/>
      <w:szCs w:val="24"/>
      <w:lang w:eastAsia="en-GB"/>
    </w:rPr>
  </w:style>
  <w:style w:type="numbering" w:customStyle="1" w:styleId="BulletPoint">
    <w:name w:val="Bullet Point"/>
    <w:basedOn w:val="NoList"/>
    <w:rsid w:val="00B62FC6"/>
    <w:pPr>
      <w:numPr>
        <w:numId w:val="13"/>
      </w:numPr>
    </w:pPr>
  </w:style>
  <w:style w:type="character" w:styleId="CommentReference">
    <w:name w:val="annotation reference"/>
    <w:rsid w:val="006F3814"/>
    <w:rPr>
      <w:sz w:val="16"/>
      <w:szCs w:val="16"/>
    </w:rPr>
  </w:style>
  <w:style w:type="paragraph" w:styleId="CommentText">
    <w:name w:val="annotation text"/>
    <w:basedOn w:val="Normal"/>
    <w:link w:val="CommentTextChar"/>
    <w:rsid w:val="006F3814"/>
    <w:pPr>
      <w:spacing w:before="60" w:after="120" w:line="240" w:lineRule="auto"/>
      <w:jc w:val="both"/>
    </w:pPr>
    <w:rPr>
      <w:rFonts w:eastAsia="Times New Roman" w:cs="Times New Roman"/>
      <w:color w:val="002E36"/>
      <w:sz w:val="20"/>
      <w:szCs w:val="20"/>
      <w:lang w:eastAsia="en-GB"/>
    </w:rPr>
  </w:style>
  <w:style w:type="character" w:customStyle="1" w:styleId="CommentTextChar">
    <w:name w:val="Comment Text Char"/>
    <w:basedOn w:val="DefaultParagraphFont"/>
    <w:link w:val="CommentText"/>
    <w:rsid w:val="006F3814"/>
    <w:rPr>
      <w:rFonts w:eastAsia="Times New Roman" w:cs="Times New Roman"/>
      <w:color w:val="002E36"/>
      <w:sz w:val="20"/>
      <w:szCs w:val="20"/>
      <w:lang w:val="en-GB" w:eastAsia="en-GB"/>
    </w:rPr>
  </w:style>
  <w:style w:type="paragraph" w:customStyle="1" w:styleId="Bullets3">
    <w:name w:val="Bullets 3"/>
    <w:basedOn w:val="BodyText"/>
    <w:rsid w:val="006F3814"/>
    <w:pPr>
      <w:keepLines/>
      <w:widowControl w:val="0"/>
      <w:numPr>
        <w:numId w:val="14"/>
      </w:numPr>
      <w:tabs>
        <w:tab w:val="clear" w:pos="1080"/>
        <w:tab w:val="num" w:pos="2880"/>
      </w:tabs>
      <w:spacing w:before="0" w:after="60" w:line="240" w:lineRule="atLeast"/>
      <w:ind w:left="2880"/>
    </w:pPr>
    <w:rPr>
      <w:rFonts w:ascii="Times New Roman" w:eastAsia="Times New Roman" w:hAnsi="Times New Roman" w:cs="Times New Roman"/>
      <w:color w:val="auto"/>
      <w:sz w:val="20"/>
      <w:szCs w:val="20"/>
      <w:lang w:val="en-US"/>
    </w:rPr>
  </w:style>
  <w:style w:type="paragraph" w:customStyle="1" w:styleId="BodyText1">
    <w:name w:val="Body Text1"/>
    <w:rsid w:val="0087128A"/>
    <w:pPr>
      <w:keepLines/>
      <w:spacing w:before="0" w:line="220" w:lineRule="atLeast"/>
    </w:pPr>
    <w:rPr>
      <w:rFonts w:ascii="Times New Roman" w:eastAsia="Times New Roman" w:hAnsi="Times New Roman" w:cs="Times New Roman"/>
      <w:color w:val="auto"/>
      <w:sz w:val="20"/>
      <w:szCs w:val="20"/>
      <w:lang w:val="en-GB"/>
    </w:rPr>
  </w:style>
  <w:style w:type="character" w:customStyle="1" w:styleId="config-key">
    <w:name w:val="config-key"/>
    <w:basedOn w:val="DefaultParagraphFont"/>
    <w:rsid w:val="009F3D34"/>
  </w:style>
  <w:style w:type="paragraph" w:customStyle="1" w:styleId="report-sub-title">
    <w:name w:val="report-sub-title"/>
    <w:basedOn w:val="Normal"/>
    <w:rsid w:val="000C7C2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D8468E"/>
    <w:rPr>
      <w:color w:val="954F72"/>
      <w:u w:val="single"/>
    </w:rPr>
  </w:style>
  <w:style w:type="paragraph" w:customStyle="1" w:styleId="xl67">
    <w:name w:val="xl67"/>
    <w:basedOn w:val="Normal"/>
    <w:rsid w:val="00D8468E"/>
    <w:pPr>
      <w:pBdr>
        <w:top w:val="single" w:sz="4" w:space="0" w:color="ACB9CA"/>
        <w:left w:val="single" w:sz="4" w:space="7" w:color="ACB9CA"/>
        <w:bottom w:val="single" w:sz="4" w:space="0" w:color="ACB9CA"/>
        <w:right w:val="single" w:sz="4" w:space="0" w:color="ACB9CA"/>
      </w:pBdr>
      <w:shd w:val="clear" w:color="000000" w:fill="F4F9FE"/>
      <w:spacing w:before="100" w:beforeAutospacing="1" w:after="100" w:afterAutospacing="1" w:line="240" w:lineRule="auto"/>
      <w:ind w:firstLineChars="100" w:firstLine="100"/>
    </w:pPr>
    <w:rPr>
      <w:rFonts w:ascii="Open Sans" w:eastAsia="Times New Roman" w:hAnsi="Open Sans" w:cs="Open Sans"/>
      <w:b/>
      <w:bCs/>
      <w:color w:val="4B4B63"/>
      <w:sz w:val="18"/>
      <w:szCs w:val="18"/>
      <w:lang w:val="en-US"/>
    </w:rPr>
  </w:style>
  <w:style w:type="paragraph" w:customStyle="1" w:styleId="xl68">
    <w:name w:val="xl68"/>
    <w:basedOn w:val="Normal"/>
    <w:rsid w:val="00D8468E"/>
    <w:pPr>
      <w:pBdr>
        <w:top w:val="single" w:sz="4" w:space="0" w:color="ACB9CA"/>
        <w:left w:val="single" w:sz="4" w:space="0" w:color="ACB9CA"/>
        <w:bottom w:val="single" w:sz="4" w:space="0" w:color="ACB9CA"/>
        <w:right w:val="single" w:sz="4" w:space="0" w:color="ACB9CA"/>
      </w:pBdr>
      <w:shd w:val="clear" w:color="000000" w:fill="F4F9FE"/>
      <w:spacing w:before="100" w:beforeAutospacing="1" w:after="100" w:afterAutospacing="1" w:line="240" w:lineRule="auto"/>
    </w:pPr>
    <w:rPr>
      <w:rFonts w:ascii="Open Sans" w:eastAsia="Times New Roman" w:hAnsi="Open Sans" w:cs="Open Sans"/>
      <w:b/>
      <w:bCs/>
      <w:color w:val="4B4B63"/>
      <w:sz w:val="18"/>
      <w:szCs w:val="18"/>
      <w:lang w:val="en-US"/>
    </w:rPr>
  </w:style>
  <w:style w:type="paragraph" w:customStyle="1" w:styleId="xl69">
    <w:name w:val="xl69"/>
    <w:basedOn w:val="Normal"/>
    <w:rsid w:val="00D8468E"/>
    <w:pPr>
      <w:pBdr>
        <w:top w:val="single" w:sz="4" w:space="0" w:color="ACB9CA"/>
        <w:left w:val="single" w:sz="4" w:space="7" w:color="ACB9CA"/>
        <w:bottom w:val="single" w:sz="4" w:space="0" w:color="ACB9CA"/>
        <w:right w:val="single" w:sz="4" w:space="0" w:color="ACB9CA"/>
      </w:pBdr>
      <w:shd w:val="clear" w:color="000000" w:fill="FFFFFF"/>
      <w:spacing w:before="100" w:beforeAutospacing="1" w:after="100" w:afterAutospacing="1" w:line="240" w:lineRule="auto"/>
      <w:ind w:firstLineChars="100" w:firstLine="100"/>
      <w:textAlignment w:val="center"/>
    </w:pPr>
    <w:rPr>
      <w:rFonts w:ascii="Open Sans" w:eastAsia="Times New Roman" w:hAnsi="Open Sans" w:cs="Open Sans"/>
      <w:color w:val="4B4B63"/>
      <w:sz w:val="20"/>
      <w:szCs w:val="20"/>
      <w:lang w:val="en-US"/>
    </w:rPr>
  </w:style>
  <w:style w:type="paragraph" w:customStyle="1" w:styleId="xl70">
    <w:name w:val="xl70"/>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1">
    <w:name w:val="xl71"/>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2">
    <w:name w:val="xl72"/>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3">
    <w:name w:val="xl73"/>
    <w:basedOn w:val="Normal"/>
    <w:rsid w:val="00D8468E"/>
    <w:pPr>
      <w:pBdr>
        <w:top w:val="single" w:sz="4" w:space="0" w:color="ACB9CA"/>
        <w:left w:val="single" w:sz="4" w:space="7" w:color="ACB9CA"/>
        <w:bottom w:val="single" w:sz="4" w:space="0" w:color="ACB9CA"/>
        <w:right w:val="single" w:sz="4" w:space="0" w:color="ACB9CA"/>
      </w:pBdr>
      <w:shd w:val="clear" w:color="000000" w:fill="EDF6FF"/>
      <w:spacing w:before="100" w:beforeAutospacing="1" w:after="100" w:afterAutospacing="1" w:line="240" w:lineRule="auto"/>
      <w:ind w:firstLineChars="100" w:firstLine="100"/>
      <w:textAlignment w:val="center"/>
    </w:pPr>
    <w:rPr>
      <w:rFonts w:ascii="Open Sans" w:eastAsia="Times New Roman" w:hAnsi="Open Sans" w:cs="Open Sans"/>
      <w:color w:val="4B4B63"/>
      <w:sz w:val="20"/>
      <w:szCs w:val="20"/>
      <w:lang w:val="en-US"/>
    </w:rPr>
  </w:style>
  <w:style w:type="paragraph" w:customStyle="1" w:styleId="xl74">
    <w:name w:val="xl74"/>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5">
    <w:name w:val="xl75"/>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6">
    <w:name w:val="xl76"/>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7">
    <w:name w:val="xl77"/>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styleId="NormalWeb">
    <w:name w:val="Normal (Web)"/>
    <w:basedOn w:val="Normal"/>
    <w:uiPriority w:val="99"/>
    <w:unhideWhenUsed/>
    <w:rsid w:val="002674E9"/>
    <w:pPr>
      <w:spacing w:before="0" w:after="0" w:line="240" w:lineRule="auto"/>
    </w:pPr>
    <w:rPr>
      <w:rFonts w:ascii="Times New Roman" w:hAnsi="Times New Roman" w:cs="Times New Roman"/>
      <w:color w:val="auto"/>
      <w:sz w:val="24"/>
      <w:szCs w:val="24"/>
      <w:lang w:val="en-US"/>
    </w:rPr>
  </w:style>
  <w:style w:type="paragraph" w:styleId="CommentSubject">
    <w:name w:val="annotation subject"/>
    <w:basedOn w:val="CommentText"/>
    <w:next w:val="CommentText"/>
    <w:link w:val="CommentSubjectChar"/>
    <w:uiPriority w:val="99"/>
    <w:semiHidden/>
    <w:unhideWhenUsed/>
    <w:rsid w:val="007849B4"/>
    <w:pPr>
      <w:spacing w:before="120" w:after="200"/>
      <w:jc w:val="left"/>
    </w:pPr>
    <w:rPr>
      <w:rFonts w:eastAsiaTheme="minorHAnsi" w:cstheme="minorBidi"/>
      <w:b/>
      <w:bCs/>
      <w:color w:val="333333" w:themeColor="text1"/>
      <w:lang w:eastAsia="en-US"/>
    </w:rPr>
  </w:style>
  <w:style w:type="character" w:customStyle="1" w:styleId="CommentSubjectChar">
    <w:name w:val="Comment Subject Char"/>
    <w:basedOn w:val="CommentTextChar"/>
    <w:link w:val="CommentSubject"/>
    <w:uiPriority w:val="99"/>
    <w:semiHidden/>
    <w:rsid w:val="007849B4"/>
    <w:rPr>
      <w:rFonts w:eastAsia="Times New Roman" w:cs="Times New Roman"/>
      <w:b/>
      <w:bCs/>
      <w:color w:val="002E36"/>
      <w:sz w:val="20"/>
      <w:szCs w:val="20"/>
      <w:lang w:val="en-GB" w:eastAsia="en-GB"/>
    </w:rPr>
  </w:style>
  <w:style w:type="character" w:customStyle="1" w:styleId="apple-converted-space">
    <w:name w:val="apple-converted-space"/>
    <w:basedOn w:val="DefaultParagraphFont"/>
    <w:rsid w:val="004F7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0352">
      <w:bodyDiv w:val="1"/>
      <w:marLeft w:val="0"/>
      <w:marRight w:val="0"/>
      <w:marTop w:val="0"/>
      <w:marBottom w:val="0"/>
      <w:divBdr>
        <w:top w:val="none" w:sz="0" w:space="0" w:color="auto"/>
        <w:left w:val="none" w:sz="0" w:space="0" w:color="auto"/>
        <w:bottom w:val="none" w:sz="0" w:space="0" w:color="auto"/>
        <w:right w:val="none" w:sz="0" w:space="0" w:color="auto"/>
      </w:divBdr>
      <w:divsChild>
        <w:div w:id="464080282">
          <w:marLeft w:val="0"/>
          <w:marRight w:val="0"/>
          <w:marTop w:val="0"/>
          <w:marBottom w:val="0"/>
          <w:divBdr>
            <w:top w:val="none" w:sz="0" w:space="0" w:color="auto"/>
            <w:left w:val="none" w:sz="0" w:space="0" w:color="auto"/>
            <w:bottom w:val="none" w:sz="0" w:space="0" w:color="auto"/>
            <w:right w:val="none" w:sz="0" w:space="0" w:color="auto"/>
          </w:divBdr>
        </w:div>
        <w:div w:id="940457460">
          <w:marLeft w:val="0"/>
          <w:marRight w:val="0"/>
          <w:marTop w:val="0"/>
          <w:marBottom w:val="0"/>
          <w:divBdr>
            <w:top w:val="none" w:sz="0" w:space="0" w:color="auto"/>
            <w:left w:val="none" w:sz="0" w:space="0" w:color="auto"/>
            <w:bottom w:val="none" w:sz="0" w:space="0" w:color="auto"/>
            <w:right w:val="none" w:sz="0" w:space="0" w:color="auto"/>
          </w:divBdr>
        </w:div>
        <w:div w:id="1456169606">
          <w:marLeft w:val="0"/>
          <w:marRight w:val="0"/>
          <w:marTop w:val="0"/>
          <w:marBottom w:val="0"/>
          <w:divBdr>
            <w:top w:val="none" w:sz="0" w:space="0" w:color="auto"/>
            <w:left w:val="none" w:sz="0" w:space="0" w:color="auto"/>
            <w:bottom w:val="none" w:sz="0" w:space="0" w:color="auto"/>
            <w:right w:val="none" w:sz="0" w:space="0" w:color="auto"/>
          </w:divBdr>
        </w:div>
        <w:div w:id="1680963011">
          <w:marLeft w:val="0"/>
          <w:marRight w:val="0"/>
          <w:marTop w:val="0"/>
          <w:marBottom w:val="0"/>
          <w:divBdr>
            <w:top w:val="none" w:sz="0" w:space="0" w:color="auto"/>
            <w:left w:val="none" w:sz="0" w:space="0" w:color="auto"/>
            <w:bottom w:val="none" w:sz="0" w:space="0" w:color="auto"/>
            <w:right w:val="none" w:sz="0" w:space="0" w:color="auto"/>
          </w:divBdr>
        </w:div>
        <w:div w:id="1655908908">
          <w:marLeft w:val="0"/>
          <w:marRight w:val="0"/>
          <w:marTop w:val="0"/>
          <w:marBottom w:val="0"/>
          <w:divBdr>
            <w:top w:val="none" w:sz="0" w:space="0" w:color="auto"/>
            <w:left w:val="none" w:sz="0" w:space="0" w:color="auto"/>
            <w:bottom w:val="none" w:sz="0" w:space="0" w:color="auto"/>
            <w:right w:val="none" w:sz="0" w:space="0" w:color="auto"/>
          </w:divBdr>
        </w:div>
        <w:div w:id="2083023572">
          <w:marLeft w:val="0"/>
          <w:marRight w:val="0"/>
          <w:marTop w:val="0"/>
          <w:marBottom w:val="0"/>
          <w:divBdr>
            <w:top w:val="none" w:sz="0" w:space="0" w:color="auto"/>
            <w:left w:val="none" w:sz="0" w:space="0" w:color="auto"/>
            <w:bottom w:val="none" w:sz="0" w:space="0" w:color="auto"/>
            <w:right w:val="none" w:sz="0" w:space="0" w:color="auto"/>
          </w:divBdr>
        </w:div>
        <w:div w:id="2052534833">
          <w:marLeft w:val="0"/>
          <w:marRight w:val="0"/>
          <w:marTop w:val="0"/>
          <w:marBottom w:val="0"/>
          <w:divBdr>
            <w:top w:val="none" w:sz="0" w:space="0" w:color="auto"/>
            <w:left w:val="none" w:sz="0" w:space="0" w:color="auto"/>
            <w:bottom w:val="none" w:sz="0" w:space="0" w:color="auto"/>
            <w:right w:val="none" w:sz="0" w:space="0" w:color="auto"/>
          </w:divBdr>
        </w:div>
        <w:div w:id="387341815">
          <w:marLeft w:val="0"/>
          <w:marRight w:val="0"/>
          <w:marTop w:val="0"/>
          <w:marBottom w:val="0"/>
          <w:divBdr>
            <w:top w:val="none" w:sz="0" w:space="0" w:color="auto"/>
            <w:left w:val="none" w:sz="0" w:space="0" w:color="auto"/>
            <w:bottom w:val="none" w:sz="0" w:space="0" w:color="auto"/>
            <w:right w:val="none" w:sz="0" w:space="0" w:color="auto"/>
          </w:divBdr>
        </w:div>
        <w:div w:id="1854151913">
          <w:marLeft w:val="0"/>
          <w:marRight w:val="0"/>
          <w:marTop w:val="0"/>
          <w:marBottom w:val="0"/>
          <w:divBdr>
            <w:top w:val="none" w:sz="0" w:space="0" w:color="auto"/>
            <w:left w:val="none" w:sz="0" w:space="0" w:color="auto"/>
            <w:bottom w:val="none" w:sz="0" w:space="0" w:color="auto"/>
            <w:right w:val="none" w:sz="0" w:space="0" w:color="auto"/>
          </w:divBdr>
        </w:div>
        <w:div w:id="796292430">
          <w:marLeft w:val="0"/>
          <w:marRight w:val="0"/>
          <w:marTop w:val="0"/>
          <w:marBottom w:val="0"/>
          <w:divBdr>
            <w:top w:val="none" w:sz="0" w:space="0" w:color="auto"/>
            <w:left w:val="none" w:sz="0" w:space="0" w:color="auto"/>
            <w:bottom w:val="none" w:sz="0" w:space="0" w:color="auto"/>
            <w:right w:val="none" w:sz="0" w:space="0" w:color="auto"/>
          </w:divBdr>
        </w:div>
        <w:div w:id="1625774402">
          <w:marLeft w:val="0"/>
          <w:marRight w:val="0"/>
          <w:marTop w:val="0"/>
          <w:marBottom w:val="0"/>
          <w:divBdr>
            <w:top w:val="none" w:sz="0" w:space="0" w:color="auto"/>
            <w:left w:val="none" w:sz="0" w:space="0" w:color="auto"/>
            <w:bottom w:val="none" w:sz="0" w:space="0" w:color="auto"/>
            <w:right w:val="none" w:sz="0" w:space="0" w:color="auto"/>
          </w:divBdr>
        </w:div>
        <w:div w:id="1598446532">
          <w:marLeft w:val="0"/>
          <w:marRight w:val="0"/>
          <w:marTop w:val="0"/>
          <w:marBottom w:val="0"/>
          <w:divBdr>
            <w:top w:val="none" w:sz="0" w:space="0" w:color="auto"/>
            <w:left w:val="none" w:sz="0" w:space="0" w:color="auto"/>
            <w:bottom w:val="none" w:sz="0" w:space="0" w:color="auto"/>
            <w:right w:val="none" w:sz="0" w:space="0" w:color="auto"/>
          </w:divBdr>
        </w:div>
        <w:div w:id="287275257">
          <w:marLeft w:val="0"/>
          <w:marRight w:val="0"/>
          <w:marTop w:val="0"/>
          <w:marBottom w:val="0"/>
          <w:divBdr>
            <w:top w:val="none" w:sz="0" w:space="0" w:color="auto"/>
            <w:left w:val="none" w:sz="0" w:space="0" w:color="auto"/>
            <w:bottom w:val="none" w:sz="0" w:space="0" w:color="auto"/>
            <w:right w:val="none" w:sz="0" w:space="0" w:color="auto"/>
          </w:divBdr>
        </w:div>
        <w:div w:id="257521396">
          <w:marLeft w:val="0"/>
          <w:marRight w:val="0"/>
          <w:marTop w:val="0"/>
          <w:marBottom w:val="0"/>
          <w:divBdr>
            <w:top w:val="none" w:sz="0" w:space="0" w:color="auto"/>
            <w:left w:val="none" w:sz="0" w:space="0" w:color="auto"/>
            <w:bottom w:val="none" w:sz="0" w:space="0" w:color="auto"/>
            <w:right w:val="none" w:sz="0" w:space="0" w:color="auto"/>
          </w:divBdr>
        </w:div>
        <w:div w:id="426776161">
          <w:marLeft w:val="0"/>
          <w:marRight w:val="0"/>
          <w:marTop w:val="0"/>
          <w:marBottom w:val="0"/>
          <w:divBdr>
            <w:top w:val="none" w:sz="0" w:space="0" w:color="auto"/>
            <w:left w:val="none" w:sz="0" w:space="0" w:color="auto"/>
            <w:bottom w:val="none" w:sz="0" w:space="0" w:color="auto"/>
            <w:right w:val="none" w:sz="0" w:space="0" w:color="auto"/>
          </w:divBdr>
        </w:div>
        <w:div w:id="361127314">
          <w:marLeft w:val="0"/>
          <w:marRight w:val="0"/>
          <w:marTop w:val="0"/>
          <w:marBottom w:val="0"/>
          <w:divBdr>
            <w:top w:val="none" w:sz="0" w:space="0" w:color="auto"/>
            <w:left w:val="none" w:sz="0" w:space="0" w:color="auto"/>
            <w:bottom w:val="none" w:sz="0" w:space="0" w:color="auto"/>
            <w:right w:val="none" w:sz="0" w:space="0" w:color="auto"/>
          </w:divBdr>
        </w:div>
        <w:div w:id="1296132750">
          <w:marLeft w:val="0"/>
          <w:marRight w:val="0"/>
          <w:marTop w:val="0"/>
          <w:marBottom w:val="0"/>
          <w:divBdr>
            <w:top w:val="none" w:sz="0" w:space="0" w:color="auto"/>
            <w:left w:val="none" w:sz="0" w:space="0" w:color="auto"/>
            <w:bottom w:val="none" w:sz="0" w:space="0" w:color="auto"/>
            <w:right w:val="none" w:sz="0" w:space="0" w:color="auto"/>
          </w:divBdr>
        </w:div>
        <w:div w:id="2034452025">
          <w:marLeft w:val="0"/>
          <w:marRight w:val="0"/>
          <w:marTop w:val="0"/>
          <w:marBottom w:val="0"/>
          <w:divBdr>
            <w:top w:val="none" w:sz="0" w:space="0" w:color="auto"/>
            <w:left w:val="none" w:sz="0" w:space="0" w:color="auto"/>
            <w:bottom w:val="none" w:sz="0" w:space="0" w:color="auto"/>
            <w:right w:val="none" w:sz="0" w:space="0" w:color="auto"/>
          </w:divBdr>
        </w:div>
        <w:div w:id="660039229">
          <w:marLeft w:val="0"/>
          <w:marRight w:val="0"/>
          <w:marTop w:val="0"/>
          <w:marBottom w:val="0"/>
          <w:divBdr>
            <w:top w:val="none" w:sz="0" w:space="0" w:color="auto"/>
            <w:left w:val="none" w:sz="0" w:space="0" w:color="auto"/>
            <w:bottom w:val="none" w:sz="0" w:space="0" w:color="auto"/>
            <w:right w:val="none" w:sz="0" w:space="0" w:color="auto"/>
          </w:divBdr>
        </w:div>
        <w:div w:id="1251815237">
          <w:marLeft w:val="0"/>
          <w:marRight w:val="0"/>
          <w:marTop w:val="0"/>
          <w:marBottom w:val="0"/>
          <w:divBdr>
            <w:top w:val="none" w:sz="0" w:space="0" w:color="auto"/>
            <w:left w:val="none" w:sz="0" w:space="0" w:color="auto"/>
            <w:bottom w:val="none" w:sz="0" w:space="0" w:color="auto"/>
            <w:right w:val="none" w:sz="0" w:space="0" w:color="auto"/>
          </w:divBdr>
        </w:div>
        <w:div w:id="58066113">
          <w:marLeft w:val="0"/>
          <w:marRight w:val="0"/>
          <w:marTop w:val="0"/>
          <w:marBottom w:val="0"/>
          <w:divBdr>
            <w:top w:val="none" w:sz="0" w:space="0" w:color="auto"/>
            <w:left w:val="none" w:sz="0" w:space="0" w:color="auto"/>
            <w:bottom w:val="none" w:sz="0" w:space="0" w:color="auto"/>
            <w:right w:val="none" w:sz="0" w:space="0" w:color="auto"/>
          </w:divBdr>
        </w:div>
        <w:div w:id="1469543903">
          <w:marLeft w:val="0"/>
          <w:marRight w:val="0"/>
          <w:marTop w:val="0"/>
          <w:marBottom w:val="0"/>
          <w:divBdr>
            <w:top w:val="none" w:sz="0" w:space="0" w:color="auto"/>
            <w:left w:val="none" w:sz="0" w:space="0" w:color="auto"/>
            <w:bottom w:val="none" w:sz="0" w:space="0" w:color="auto"/>
            <w:right w:val="none" w:sz="0" w:space="0" w:color="auto"/>
          </w:divBdr>
        </w:div>
        <w:div w:id="671298679">
          <w:marLeft w:val="0"/>
          <w:marRight w:val="0"/>
          <w:marTop w:val="0"/>
          <w:marBottom w:val="0"/>
          <w:divBdr>
            <w:top w:val="none" w:sz="0" w:space="0" w:color="auto"/>
            <w:left w:val="none" w:sz="0" w:space="0" w:color="auto"/>
            <w:bottom w:val="none" w:sz="0" w:space="0" w:color="auto"/>
            <w:right w:val="none" w:sz="0" w:space="0" w:color="auto"/>
          </w:divBdr>
        </w:div>
        <w:div w:id="1560902000">
          <w:marLeft w:val="0"/>
          <w:marRight w:val="0"/>
          <w:marTop w:val="0"/>
          <w:marBottom w:val="0"/>
          <w:divBdr>
            <w:top w:val="none" w:sz="0" w:space="0" w:color="auto"/>
            <w:left w:val="none" w:sz="0" w:space="0" w:color="auto"/>
            <w:bottom w:val="none" w:sz="0" w:space="0" w:color="auto"/>
            <w:right w:val="none" w:sz="0" w:space="0" w:color="auto"/>
          </w:divBdr>
        </w:div>
        <w:div w:id="2021346451">
          <w:marLeft w:val="0"/>
          <w:marRight w:val="0"/>
          <w:marTop w:val="0"/>
          <w:marBottom w:val="0"/>
          <w:divBdr>
            <w:top w:val="none" w:sz="0" w:space="0" w:color="auto"/>
            <w:left w:val="none" w:sz="0" w:space="0" w:color="auto"/>
            <w:bottom w:val="none" w:sz="0" w:space="0" w:color="auto"/>
            <w:right w:val="none" w:sz="0" w:space="0" w:color="auto"/>
          </w:divBdr>
        </w:div>
        <w:div w:id="965770007">
          <w:marLeft w:val="0"/>
          <w:marRight w:val="0"/>
          <w:marTop w:val="0"/>
          <w:marBottom w:val="0"/>
          <w:divBdr>
            <w:top w:val="none" w:sz="0" w:space="0" w:color="auto"/>
            <w:left w:val="none" w:sz="0" w:space="0" w:color="auto"/>
            <w:bottom w:val="none" w:sz="0" w:space="0" w:color="auto"/>
            <w:right w:val="none" w:sz="0" w:space="0" w:color="auto"/>
          </w:divBdr>
        </w:div>
        <w:div w:id="1519542162">
          <w:marLeft w:val="0"/>
          <w:marRight w:val="0"/>
          <w:marTop w:val="0"/>
          <w:marBottom w:val="0"/>
          <w:divBdr>
            <w:top w:val="none" w:sz="0" w:space="0" w:color="auto"/>
            <w:left w:val="none" w:sz="0" w:space="0" w:color="auto"/>
            <w:bottom w:val="none" w:sz="0" w:space="0" w:color="auto"/>
            <w:right w:val="none" w:sz="0" w:space="0" w:color="auto"/>
          </w:divBdr>
        </w:div>
        <w:div w:id="146362192">
          <w:marLeft w:val="0"/>
          <w:marRight w:val="0"/>
          <w:marTop w:val="0"/>
          <w:marBottom w:val="0"/>
          <w:divBdr>
            <w:top w:val="none" w:sz="0" w:space="0" w:color="auto"/>
            <w:left w:val="none" w:sz="0" w:space="0" w:color="auto"/>
            <w:bottom w:val="none" w:sz="0" w:space="0" w:color="auto"/>
            <w:right w:val="none" w:sz="0" w:space="0" w:color="auto"/>
          </w:divBdr>
        </w:div>
        <w:div w:id="1630863731">
          <w:marLeft w:val="0"/>
          <w:marRight w:val="0"/>
          <w:marTop w:val="0"/>
          <w:marBottom w:val="0"/>
          <w:divBdr>
            <w:top w:val="none" w:sz="0" w:space="0" w:color="auto"/>
            <w:left w:val="none" w:sz="0" w:space="0" w:color="auto"/>
            <w:bottom w:val="none" w:sz="0" w:space="0" w:color="auto"/>
            <w:right w:val="none" w:sz="0" w:space="0" w:color="auto"/>
          </w:divBdr>
        </w:div>
        <w:div w:id="697311632">
          <w:marLeft w:val="0"/>
          <w:marRight w:val="0"/>
          <w:marTop w:val="0"/>
          <w:marBottom w:val="0"/>
          <w:divBdr>
            <w:top w:val="none" w:sz="0" w:space="0" w:color="auto"/>
            <w:left w:val="none" w:sz="0" w:space="0" w:color="auto"/>
            <w:bottom w:val="none" w:sz="0" w:space="0" w:color="auto"/>
            <w:right w:val="none" w:sz="0" w:space="0" w:color="auto"/>
          </w:divBdr>
        </w:div>
        <w:div w:id="460927872">
          <w:marLeft w:val="0"/>
          <w:marRight w:val="0"/>
          <w:marTop w:val="0"/>
          <w:marBottom w:val="0"/>
          <w:divBdr>
            <w:top w:val="none" w:sz="0" w:space="0" w:color="auto"/>
            <w:left w:val="none" w:sz="0" w:space="0" w:color="auto"/>
            <w:bottom w:val="none" w:sz="0" w:space="0" w:color="auto"/>
            <w:right w:val="none" w:sz="0" w:space="0" w:color="auto"/>
          </w:divBdr>
        </w:div>
        <w:div w:id="1175919456">
          <w:marLeft w:val="0"/>
          <w:marRight w:val="0"/>
          <w:marTop w:val="0"/>
          <w:marBottom w:val="0"/>
          <w:divBdr>
            <w:top w:val="none" w:sz="0" w:space="0" w:color="auto"/>
            <w:left w:val="none" w:sz="0" w:space="0" w:color="auto"/>
            <w:bottom w:val="none" w:sz="0" w:space="0" w:color="auto"/>
            <w:right w:val="none" w:sz="0" w:space="0" w:color="auto"/>
          </w:divBdr>
        </w:div>
        <w:div w:id="857816051">
          <w:marLeft w:val="0"/>
          <w:marRight w:val="0"/>
          <w:marTop w:val="0"/>
          <w:marBottom w:val="0"/>
          <w:divBdr>
            <w:top w:val="none" w:sz="0" w:space="0" w:color="auto"/>
            <w:left w:val="none" w:sz="0" w:space="0" w:color="auto"/>
            <w:bottom w:val="none" w:sz="0" w:space="0" w:color="auto"/>
            <w:right w:val="none" w:sz="0" w:space="0" w:color="auto"/>
          </w:divBdr>
        </w:div>
        <w:div w:id="1897156159">
          <w:marLeft w:val="0"/>
          <w:marRight w:val="0"/>
          <w:marTop w:val="0"/>
          <w:marBottom w:val="0"/>
          <w:divBdr>
            <w:top w:val="none" w:sz="0" w:space="0" w:color="auto"/>
            <w:left w:val="none" w:sz="0" w:space="0" w:color="auto"/>
            <w:bottom w:val="none" w:sz="0" w:space="0" w:color="auto"/>
            <w:right w:val="none" w:sz="0" w:space="0" w:color="auto"/>
          </w:divBdr>
        </w:div>
        <w:div w:id="1813253003">
          <w:marLeft w:val="0"/>
          <w:marRight w:val="0"/>
          <w:marTop w:val="0"/>
          <w:marBottom w:val="0"/>
          <w:divBdr>
            <w:top w:val="none" w:sz="0" w:space="0" w:color="auto"/>
            <w:left w:val="none" w:sz="0" w:space="0" w:color="auto"/>
            <w:bottom w:val="none" w:sz="0" w:space="0" w:color="auto"/>
            <w:right w:val="none" w:sz="0" w:space="0" w:color="auto"/>
          </w:divBdr>
        </w:div>
        <w:div w:id="1554929860">
          <w:marLeft w:val="0"/>
          <w:marRight w:val="0"/>
          <w:marTop w:val="0"/>
          <w:marBottom w:val="0"/>
          <w:divBdr>
            <w:top w:val="none" w:sz="0" w:space="0" w:color="auto"/>
            <w:left w:val="none" w:sz="0" w:space="0" w:color="auto"/>
            <w:bottom w:val="none" w:sz="0" w:space="0" w:color="auto"/>
            <w:right w:val="none" w:sz="0" w:space="0" w:color="auto"/>
          </w:divBdr>
        </w:div>
        <w:div w:id="2079790760">
          <w:marLeft w:val="0"/>
          <w:marRight w:val="0"/>
          <w:marTop w:val="0"/>
          <w:marBottom w:val="0"/>
          <w:divBdr>
            <w:top w:val="none" w:sz="0" w:space="0" w:color="auto"/>
            <w:left w:val="none" w:sz="0" w:space="0" w:color="auto"/>
            <w:bottom w:val="none" w:sz="0" w:space="0" w:color="auto"/>
            <w:right w:val="none" w:sz="0" w:space="0" w:color="auto"/>
          </w:divBdr>
        </w:div>
        <w:div w:id="1182082750">
          <w:marLeft w:val="0"/>
          <w:marRight w:val="0"/>
          <w:marTop w:val="0"/>
          <w:marBottom w:val="0"/>
          <w:divBdr>
            <w:top w:val="none" w:sz="0" w:space="0" w:color="auto"/>
            <w:left w:val="none" w:sz="0" w:space="0" w:color="auto"/>
            <w:bottom w:val="none" w:sz="0" w:space="0" w:color="auto"/>
            <w:right w:val="none" w:sz="0" w:space="0" w:color="auto"/>
          </w:divBdr>
        </w:div>
        <w:div w:id="1783110103">
          <w:marLeft w:val="0"/>
          <w:marRight w:val="0"/>
          <w:marTop w:val="0"/>
          <w:marBottom w:val="0"/>
          <w:divBdr>
            <w:top w:val="none" w:sz="0" w:space="0" w:color="auto"/>
            <w:left w:val="none" w:sz="0" w:space="0" w:color="auto"/>
            <w:bottom w:val="none" w:sz="0" w:space="0" w:color="auto"/>
            <w:right w:val="none" w:sz="0" w:space="0" w:color="auto"/>
          </w:divBdr>
        </w:div>
        <w:div w:id="1759473366">
          <w:marLeft w:val="0"/>
          <w:marRight w:val="0"/>
          <w:marTop w:val="0"/>
          <w:marBottom w:val="0"/>
          <w:divBdr>
            <w:top w:val="none" w:sz="0" w:space="0" w:color="auto"/>
            <w:left w:val="none" w:sz="0" w:space="0" w:color="auto"/>
            <w:bottom w:val="none" w:sz="0" w:space="0" w:color="auto"/>
            <w:right w:val="none" w:sz="0" w:space="0" w:color="auto"/>
          </w:divBdr>
        </w:div>
        <w:div w:id="603806701">
          <w:marLeft w:val="0"/>
          <w:marRight w:val="0"/>
          <w:marTop w:val="0"/>
          <w:marBottom w:val="0"/>
          <w:divBdr>
            <w:top w:val="none" w:sz="0" w:space="0" w:color="auto"/>
            <w:left w:val="none" w:sz="0" w:space="0" w:color="auto"/>
            <w:bottom w:val="none" w:sz="0" w:space="0" w:color="auto"/>
            <w:right w:val="none" w:sz="0" w:space="0" w:color="auto"/>
          </w:divBdr>
        </w:div>
        <w:div w:id="1109158287">
          <w:marLeft w:val="0"/>
          <w:marRight w:val="0"/>
          <w:marTop w:val="0"/>
          <w:marBottom w:val="0"/>
          <w:divBdr>
            <w:top w:val="none" w:sz="0" w:space="0" w:color="auto"/>
            <w:left w:val="none" w:sz="0" w:space="0" w:color="auto"/>
            <w:bottom w:val="none" w:sz="0" w:space="0" w:color="auto"/>
            <w:right w:val="none" w:sz="0" w:space="0" w:color="auto"/>
          </w:divBdr>
        </w:div>
        <w:div w:id="679702337">
          <w:marLeft w:val="0"/>
          <w:marRight w:val="0"/>
          <w:marTop w:val="0"/>
          <w:marBottom w:val="0"/>
          <w:divBdr>
            <w:top w:val="none" w:sz="0" w:space="0" w:color="auto"/>
            <w:left w:val="none" w:sz="0" w:space="0" w:color="auto"/>
            <w:bottom w:val="none" w:sz="0" w:space="0" w:color="auto"/>
            <w:right w:val="none" w:sz="0" w:space="0" w:color="auto"/>
          </w:divBdr>
        </w:div>
        <w:div w:id="793062931">
          <w:marLeft w:val="0"/>
          <w:marRight w:val="0"/>
          <w:marTop w:val="0"/>
          <w:marBottom w:val="0"/>
          <w:divBdr>
            <w:top w:val="none" w:sz="0" w:space="0" w:color="auto"/>
            <w:left w:val="none" w:sz="0" w:space="0" w:color="auto"/>
            <w:bottom w:val="none" w:sz="0" w:space="0" w:color="auto"/>
            <w:right w:val="none" w:sz="0" w:space="0" w:color="auto"/>
          </w:divBdr>
        </w:div>
        <w:div w:id="576062516">
          <w:marLeft w:val="0"/>
          <w:marRight w:val="0"/>
          <w:marTop w:val="0"/>
          <w:marBottom w:val="0"/>
          <w:divBdr>
            <w:top w:val="none" w:sz="0" w:space="0" w:color="auto"/>
            <w:left w:val="none" w:sz="0" w:space="0" w:color="auto"/>
            <w:bottom w:val="none" w:sz="0" w:space="0" w:color="auto"/>
            <w:right w:val="none" w:sz="0" w:space="0" w:color="auto"/>
          </w:divBdr>
        </w:div>
        <w:div w:id="996152871">
          <w:marLeft w:val="0"/>
          <w:marRight w:val="0"/>
          <w:marTop w:val="0"/>
          <w:marBottom w:val="0"/>
          <w:divBdr>
            <w:top w:val="none" w:sz="0" w:space="0" w:color="auto"/>
            <w:left w:val="none" w:sz="0" w:space="0" w:color="auto"/>
            <w:bottom w:val="none" w:sz="0" w:space="0" w:color="auto"/>
            <w:right w:val="none" w:sz="0" w:space="0" w:color="auto"/>
          </w:divBdr>
        </w:div>
        <w:div w:id="1446658225">
          <w:marLeft w:val="0"/>
          <w:marRight w:val="0"/>
          <w:marTop w:val="0"/>
          <w:marBottom w:val="0"/>
          <w:divBdr>
            <w:top w:val="none" w:sz="0" w:space="0" w:color="auto"/>
            <w:left w:val="none" w:sz="0" w:space="0" w:color="auto"/>
            <w:bottom w:val="none" w:sz="0" w:space="0" w:color="auto"/>
            <w:right w:val="none" w:sz="0" w:space="0" w:color="auto"/>
          </w:divBdr>
        </w:div>
        <w:div w:id="1736396467">
          <w:marLeft w:val="0"/>
          <w:marRight w:val="0"/>
          <w:marTop w:val="0"/>
          <w:marBottom w:val="0"/>
          <w:divBdr>
            <w:top w:val="none" w:sz="0" w:space="0" w:color="auto"/>
            <w:left w:val="none" w:sz="0" w:space="0" w:color="auto"/>
            <w:bottom w:val="none" w:sz="0" w:space="0" w:color="auto"/>
            <w:right w:val="none" w:sz="0" w:space="0" w:color="auto"/>
          </w:divBdr>
        </w:div>
        <w:div w:id="1042249952">
          <w:marLeft w:val="0"/>
          <w:marRight w:val="0"/>
          <w:marTop w:val="0"/>
          <w:marBottom w:val="0"/>
          <w:divBdr>
            <w:top w:val="none" w:sz="0" w:space="0" w:color="auto"/>
            <w:left w:val="none" w:sz="0" w:space="0" w:color="auto"/>
            <w:bottom w:val="none" w:sz="0" w:space="0" w:color="auto"/>
            <w:right w:val="none" w:sz="0" w:space="0" w:color="auto"/>
          </w:divBdr>
        </w:div>
        <w:div w:id="1376999781">
          <w:marLeft w:val="0"/>
          <w:marRight w:val="0"/>
          <w:marTop w:val="0"/>
          <w:marBottom w:val="0"/>
          <w:divBdr>
            <w:top w:val="none" w:sz="0" w:space="0" w:color="auto"/>
            <w:left w:val="none" w:sz="0" w:space="0" w:color="auto"/>
            <w:bottom w:val="none" w:sz="0" w:space="0" w:color="auto"/>
            <w:right w:val="none" w:sz="0" w:space="0" w:color="auto"/>
          </w:divBdr>
        </w:div>
        <w:div w:id="556163271">
          <w:marLeft w:val="0"/>
          <w:marRight w:val="0"/>
          <w:marTop w:val="0"/>
          <w:marBottom w:val="0"/>
          <w:divBdr>
            <w:top w:val="none" w:sz="0" w:space="0" w:color="auto"/>
            <w:left w:val="none" w:sz="0" w:space="0" w:color="auto"/>
            <w:bottom w:val="none" w:sz="0" w:space="0" w:color="auto"/>
            <w:right w:val="none" w:sz="0" w:space="0" w:color="auto"/>
          </w:divBdr>
        </w:div>
        <w:div w:id="1610235999">
          <w:marLeft w:val="0"/>
          <w:marRight w:val="0"/>
          <w:marTop w:val="0"/>
          <w:marBottom w:val="0"/>
          <w:divBdr>
            <w:top w:val="none" w:sz="0" w:space="0" w:color="auto"/>
            <w:left w:val="none" w:sz="0" w:space="0" w:color="auto"/>
            <w:bottom w:val="none" w:sz="0" w:space="0" w:color="auto"/>
            <w:right w:val="none" w:sz="0" w:space="0" w:color="auto"/>
          </w:divBdr>
        </w:div>
        <w:div w:id="255749581">
          <w:marLeft w:val="0"/>
          <w:marRight w:val="0"/>
          <w:marTop w:val="0"/>
          <w:marBottom w:val="0"/>
          <w:divBdr>
            <w:top w:val="none" w:sz="0" w:space="0" w:color="auto"/>
            <w:left w:val="none" w:sz="0" w:space="0" w:color="auto"/>
            <w:bottom w:val="none" w:sz="0" w:space="0" w:color="auto"/>
            <w:right w:val="none" w:sz="0" w:space="0" w:color="auto"/>
          </w:divBdr>
        </w:div>
        <w:div w:id="1758138587">
          <w:marLeft w:val="0"/>
          <w:marRight w:val="0"/>
          <w:marTop w:val="0"/>
          <w:marBottom w:val="0"/>
          <w:divBdr>
            <w:top w:val="none" w:sz="0" w:space="0" w:color="auto"/>
            <w:left w:val="none" w:sz="0" w:space="0" w:color="auto"/>
            <w:bottom w:val="none" w:sz="0" w:space="0" w:color="auto"/>
            <w:right w:val="none" w:sz="0" w:space="0" w:color="auto"/>
          </w:divBdr>
        </w:div>
        <w:div w:id="753861909">
          <w:marLeft w:val="0"/>
          <w:marRight w:val="0"/>
          <w:marTop w:val="0"/>
          <w:marBottom w:val="0"/>
          <w:divBdr>
            <w:top w:val="none" w:sz="0" w:space="0" w:color="auto"/>
            <w:left w:val="none" w:sz="0" w:space="0" w:color="auto"/>
            <w:bottom w:val="none" w:sz="0" w:space="0" w:color="auto"/>
            <w:right w:val="none" w:sz="0" w:space="0" w:color="auto"/>
          </w:divBdr>
        </w:div>
        <w:div w:id="1860389798">
          <w:marLeft w:val="0"/>
          <w:marRight w:val="0"/>
          <w:marTop w:val="0"/>
          <w:marBottom w:val="0"/>
          <w:divBdr>
            <w:top w:val="none" w:sz="0" w:space="0" w:color="auto"/>
            <w:left w:val="none" w:sz="0" w:space="0" w:color="auto"/>
            <w:bottom w:val="none" w:sz="0" w:space="0" w:color="auto"/>
            <w:right w:val="none" w:sz="0" w:space="0" w:color="auto"/>
          </w:divBdr>
        </w:div>
        <w:div w:id="813445607">
          <w:marLeft w:val="0"/>
          <w:marRight w:val="0"/>
          <w:marTop w:val="0"/>
          <w:marBottom w:val="0"/>
          <w:divBdr>
            <w:top w:val="none" w:sz="0" w:space="0" w:color="auto"/>
            <w:left w:val="none" w:sz="0" w:space="0" w:color="auto"/>
            <w:bottom w:val="none" w:sz="0" w:space="0" w:color="auto"/>
            <w:right w:val="none" w:sz="0" w:space="0" w:color="auto"/>
          </w:divBdr>
        </w:div>
        <w:div w:id="197936300">
          <w:marLeft w:val="0"/>
          <w:marRight w:val="0"/>
          <w:marTop w:val="0"/>
          <w:marBottom w:val="0"/>
          <w:divBdr>
            <w:top w:val="none" w:sz="0" w:space="0" w:color="auto"/>
            <w:left w:val="none" w:sz="0" w:space="0" w:color="auto"/>
            <w:bottom w:val="none" w:sz="0" w:space="0" w:color="auto"/>
            <w:right w:val="none" w:sz="0" w:space="0" w:color="auto"/>
          </w:divBdr>
        </w:div>
        <w:div w:id="248733640">
          <w:marLeft w:val="0"/>
          <w:marRight w:val="0"/>
          <w:marTop w:val="0"/>
          <w:marBottom w:val="0"/>
          <w:divBdr>
            <w:top w:val="none" w:sz="0" w:space="0" w:color="auto"/>
            <w:left w:val="none" w:sz="0" w:space="0" w:color="auto"/>
            <w:bottom w:val="none" w:sz="0" w:space="0" w:color="auto"/>
            <w:right w:val="none" w:sz="0" w:space="0" w:color="auto"/>
          </w:divBdr>
        </w:div>
        <w:div w:id="637996207">
          <w:marLeft w:val="0"/>
          <w:marRight w:val="0"/>
          <w:marTop w:val="0"/>
          <w:marBottom w:val="0"/>
          <w:divBdr>
            <w:top w:val="none" w:sz="0" w:space="0" w:color="auto"/>
            <w:left w:val="none" w:sz="0" w:space="0" w:color="auto"/>
            <w:bottom w:val="none" w:sz="0" w:space="0" w:color="auto"/>
            <w:right w:val="none" w:sz="0" w:space="0" w:color="auto"/>
          </w:divBdr>
        </w:div>
        <w:div w:id="314140386">
          <w:marLeft w:val="0"/>
          <w:marRight w:val="0"/>
          <w:marTop w:val="0"/>
          <w:marBottom w:val="0"/>
          <w:divBdr>
            <w:top w:val="none" w:sz="0" w:space="0" w:color="auto"/>
            <w:left w:val="none" w:sz="0" w:space="0" w:color="auto"/>
            <w:bottom w:val="none" w:sz="0" w:space="0" w:color="auto"/>
            <w:right w:val="none" w:sz="0" w:space="0" w:color="auto"/>
          </w:divBdr>
        </w:div>
        <w:div w:id="421731346">
          <w:marLeft w:val="0"/>
          <w:marRight w:val="0"/>
          <w:marTop w:val="0"/>
          <w:marBottom w:val="0"/>
          <w:divBdr>
            <w:top w:val="none" w:sz="0" w:space="0" w:color="auto"/>
            <w:left w:val="none" w:sz="0" w:space="0" w:color="auto"/>
            <w:bottom w:val="none" w:sz="0" w:space="0" w:color="auto"/>
            <w:right w:val="none" w:sz="0" w:space="0" w:color="auto"/>
          </w:divBdr>
        </w:div>
        <w:div w:id="1777406289">
          <w:marLeft w:val="0"/>
          <w:marRight w:val="0"/>
          <w:marTop w:val="0"/>
          <w:marBottom w:val="0"/>
          <w:divBdr>
            <w:top w:val="none" w:sz="0" w:space="0" w:color="auto"/>
            <w:left w:val="none" w:sz="0" w:space="0" w:color="auto"/>
            <w:bottom w:val="none" w:sz="0" w:space="0" w:color="auto"/>
            <w:right w:val="none" w:sz="0" w:space="0" w:color="auto"/>
          </w:divBdr>
        </w:div>
        <w:div w:id="1721632402">
          <w:marLeft w:val="0"/>
          <w:marRight w:val="0"/>
          <w:marTop w:val="0"/>
          <w:marBottom w:val="0"/>
          <w:divBdr>
            <w:top w:val="none" w:sz="0" w:space="0" w:color="auto"/>
            <w:left w:val="none" w:sz="0" w:space="0" w:color="auto"/>
            <w:bottom w:val="none" w:sz="0" w:space="0" w:color="auto"/>
            <w:right w:val="none" w:sz="0" w:space="0" w:color="auto"/>
          </w:divBdr>
        </w:div>
        <w:div w:id="439760032">
          <w:marLeft w:val="0"/>
          <w:marRight w:val="0"/>
          <w:marTop w:val="0"/>
          <w:marBottom w:val="0"/>
          <w:divBdr>
            <w:top w:val="none" w:sz="0" w:space="0" w:color="auto"/>
            <w:left w:val="none" w:sz="0" w:space="0" w:color="auto"/>
            <w:bottom w:val="none" w:sz="0" w:space="0" w:color="auto"/>
            <w:right w:val="none" w:sz="0" w:space="0" w:color="auto"/>
          </w:divBdr>
        </w:div>
        <w:div w:id="1914467626">
          <w:marLeft w:val="0"/>
          <w:marRight w:val="0"/>
          <w:marTop w:val="0"/>
          <w:marBottom w:val="0"/>
          <w:divBdr>
            <w:top w:val="none" w:sz="0" w:space="0" w:color="auto"/>
            <w:left w:val="none" w:sz="0" w:space="0" w:color="auto"/>
            <w:bottom w:val="none" w:sz="0" w:space="0" w:color="auto"/>
            <w:right w:val="none" w:sz="0" w:space="0" w:color="auto"/>
          </w:divBdr>
        </w:div>
        <w:div w:id="5060716">
          <w:marLeft w:val="0"/>
          <w:marRight w:val="0"/>
          <w:marTop w:val="0"/>
          <w:marBottom w:val="0"/>
          <w:divBdr>
            <w:top w:val="none" w:sz="0" w:space="0" w:color="auto"/>
            <w:left w:val="none" w:sz="0" w:space="0" w:color="auto"/>
            <w:bottom w:val="none" w:sz="0" w:space="0" w:color="auto"/>
            <w:right w:val="none" w:sz="0" w:space="0" w:color="auto"/>
          </w:divBdr>
        </w:div>
        <w:div w:id="621768643">
          <w:marLeft w:val="0"/>
          <w:marRight w:val="0"/>
          <w:marTop w:val="0"/>
          <w:marBottom w:val="0"/>
          <w:divBdr>
            <w:top w:val="none" w:sz="0" w:space="0" w:color="auto"/>
            <w:left w:val="none" w:sz="0" w:space="0" w:color="auto"/>
            <w:bottom w:val="none" w:sz="0" w:space="0" w:color="auto"/>
            <w:right w:val="none" w:sz="0" w:space="0" w:color="auto"/>
          </w:divBdr>
        </w:div>
        <w:div w:id="624119369">
          <w:marLeft w:val="0"/>
          <w:marRight w:val="0"/>
          <w:marTop w:val="0"/>
          <w:marBottom w:val="0"/>
          <w:divBdr>
            <w:top w:val="none" w:sz="0" w:space="0" w:color="auto"/>
            <w:left w:val="none" w:sz="0" w:space="0" w:color="auto"/>
            <w:bottom w:val="none" w:sz="0" w:space="0" w:color="auto"/>
            <w:right w:val="none" w:sz="0" w:space="0" w:color="auto"/>
          </w:divBdr>
        </w:div>
        <w:div w:id="1480728766">
          <w:marLeft w:val="0"/>
          <w:marRight w:val="0"/>
          <w:marTop w:val="0"/>
          <w:marBottom w:val="0"/>
          <w:divBdr>
            <w:top w:val="none" w:sz="0" w:space="0" w:color="auto"/>
            <w:left w:val="none" w:sz="0" w:space="0" w:color="auto"/>
            <w:bottom w:val="none" w:sz="0" w:space="0" w:color="auto"/>
            <w:right w:val="none" w:sz="0" w:space="0" w:color="auto"/>
          </w:divBdr>
        </w:div>
        <w:div w:id="477189048">
          <w:marLeft w:val="0"/>
          <w:marRight w:val="0"/>
          <w:marTop w:val="0"/>
          <w:marBottom w:val="0"/>
          <w:divBdr>
            <w:top w:val="none" w:sz="0" w:space="0" w:color="auto"/>
            <w:left w:val="none" w:sz="0" w:space="0" w:color="auto"/>
            <w:bottom w:val="none" w:sz="0" w:space="0" w:color="auto"/>
            <w:right w:val="none" w:sz="0" w:space="0" w:color="auto"/>
          </w:divBdr>
        </w:div>
        <w:div w:id="1538160932">
          <w:marLeft w:val="0"/>
          <w:marRight w:val="0"/>
          <w:marTop w:val="0"/>
          <w:marBottom w:val="0"/>
          <w:divBdr>
            <w:top w:val="none" w:sz="0" w:space="0" w:color="auto"/>
            <w:left w:val="none" w:sz="0" w:space="0" w:color="auto"/>
            <w:bottom w:val="none" w:sz="0" w:space="0" w:color="auto"/>
            <w:right w:val="none" w:sz="0" w:space="0" w:color="auto"/>
          </w:divBdr>
        </w:div>
        <w:div w:id="2119450903">
          <w:marLeft w:val="0"/>
          <w:marRight w:val="0"/>
          <w:marTop w:val="0"/>
          <w:marBottom w:val="0"/>
          <w:divBdr>
            <w:top w:val="none" w:sz="0" w:space="0" w:color="auto"/>
            <w:left w:val="none" w:sz="0" w:space="0" w:color="auto"/>
            <w:bottom w:val="none" w:sz="0" w:space="0" w:color="auto"/>
            <w:right w:val="none" w:sz="0" w:space="0" w:color="auto"/>
          </w:divBdr>
        </w:div>
        <w:div w:id="525484506">
          <w:marLeft w:val="0"/>
          <w:marRight w:val="0"/>
          <w:marTop w:val="0"/>
          <w:marBottom w:val="0"/>
          <w:divBdr>
            <w:top w:val="none" w:sz="0" w:space="0" w:color="auto"/>
            <w:left w:val="none" w:sz="0" w:space="0" w:color="auto"/>
            <w:bottom w:val="none" w:sz="0" w:space="0" w:color="auto"/>
            <w:right w:val="none" w:sz="0" w:space="0" w:color="auto"/>
          </w:divBdr>
        </w:div>
        <w:div w:id="1386566165">
          <w:marLeft w:val="0"/>
          <w:marRight w:val="0"/>
          <w:marTop w:val="0"/>
          <w:marBottom w:val="0"/>
          <w:divBdr>
            <w:top w:val="none" w:sz="0" w:space="0" w:color="auto"/>
            <w:left w:val="none" w:sz="0" w:space="0" w:color="auto"/>
            <w:bottom w:val="none" w:sz="0" w:space="0" w:color="auto"/>
            <w:right w:val="none" w:sz="0" w:space="0" w:color="auto"/>
          </w:divBdr>
        </w:div>
        <w:div w:id="368577049">
          <w:marLeft w:val="0"/>
          <w:marRight w:val="0"/>
          <w:marTop w:val="0"/>
          <w:marBottom w:val="0"/>
          <w:divBdr>
            <w:top w:val="none" w:sz="0" w:space="0" w:color="auto"/>
            <w:left w:val="none" w:sz="0" w:space="0" w:color="auto"/>
            <w:bottom w:val="none" w:sz="0" w:space="0" w:color="auto"/>
            <w:right w:val="none" w:sz="0" w:space="0" w:color="auto"/>
          </w:divBdr>
        </w:div>
        <w:div w:id="1515531848">
          <w:marLeft w:val="0"/>
          <w:marRight w:val="0"/>
          <w:marTop w:val="0"/>
          <w:marBottom w:val="0"/>
          <w:divBdr>
            <w:top w:val="none" w:sz="0" w:space="0" w:color="auto"/>
            <w:left w:val="none" w:sz="0" w:space="0" w:color="auto"/>
            <w:bottom w:val="none" w:sz="0" w:space="0" w:color="auto"/>
            <w:right w:val="none" w:sz="0" w:space="0" w:color="auto"/>
          </w:divBdr>
        </w:div>
        <w:div w:id="465977388">
          <w:marLeft w:val="0"/>
          <w:marRight w:val="0"/>
          <w:marTop w:val="0"/>
          <w:marBottom w:val="0"/>
          <w:divBdr>
            <w:top w:val="none" w:sz="0" w:space="0" w:color="auto"/>
            <w:left w:val="none" w:sz="0" w:space="0" w:color="auto"/>
            <w:bottom w:val="none" w:sz="0" w:space="0" w:color="auto"/>
            <w:right w:val="none" w:sz="0" w:space="0" w:color="auto"/>
          </w:divBdr>
        </w:div>
        <w:div w:id="2055614162">
          <w:marLeft w:val="0"/>
          <w:marRight w:val="0"/>
          <w:marTop w:val="0"/>
          <w:marBottom w:val="0"/>
          <w:divBdr>
            <w:top w:val="none" w:sz="0" w:space="0" w:color="auto"/>
            <w:left w:val="none" w:sz="0" w:space="0" w:color="auto"/>
            <w:bottom w:val="none" w:sz="0" w:space="0" w:color="auto"/>
            <w:right w:val="none" w:sz="0" w:space="0" w:color="auto"/>
          </w:divBdr>
        </w:div>
        <w:div w:id="1456407393">
          <w:marLeft w:val="0"/>
          <w:marRight w:val="0"/>
          <w:marTop w:val="0"/>
          <w:marBottom w:val="0"/>
          <w:divBdr>
            <w:top w:val="none" w:sz="0" w:space="0" w:color="auto"/>
            <w:left w:val="none" w:sz="0" w:space="0" w:color="auto"/>
            <w:bottom w:val="none" w:sz="0" w:space="0" w:color="auto"/>
            <w:right w:val="none" w:sz="0" w:space="0" w:color="auto"/>
          </w:divBdr>
        </w:div>
        <w:div w:id="969285942">
          <w:marLeft w:val="0"/>
          <w:marRight w:val="0"/>
          <w:marTop w:val="0"/>
          <w:marBottom w:val="0"/>
          <w:divBdr>
            <w:top w:val="none" w:sz="0" w:space="0" w:color="auto"/>
            <w:left w:val="none" w:sz="0" w:space="0" w:color="auto"/>
            <w:bottom w:val="none" w:sz="0" w:space="0" w:color="auto"/>
            <w:right w:val="none" w:sz="0" w:space="0" w:color="auto"/>
          </w:divBdr>
        </w:div>
        <w:div w:id="557783361">
          <w:marLeft w:val="0"/>
          <w:marRight w:val="0"/>
          <w:marTop w:val="0"/>
          <w:marBottom w:val="0"/>
          <w:divBdr>
            <w:top w:val="none" w:sz="0" w:space="0" w:color="auto"/>
            <w:left w:val="none" w:sz="0" w:space="0" w:color="auto"/>
            <w:bottom w:val="none" w:sz="0" w:space="0" w:color="auto"/>
            <w:right w:val="none" w:sz="0" w:space="0" w:color="auto"/>
          </w:divBdr>
        </w:div>
        <w:div w:id="1842043217">
          <w:marLeft w:val="0"/>
          <w:marRight w:val="0"/>
          <w:marTop w:val="0"/>
          <w:marBottom w:val="0"/>
          <w:divBdr>
            <w:top w:val="none" w:sz="0" w:space="0" w:color="auto"/>
            <w:left w:val="none" w:sz="0" w:space="0" w:color="auto"/>
            <w:bottom w:val="none" w:sz="0" w:space="0" w:color="auto"/>
            <w:right w:val="none" w:sz="0" w:space="0" w:color="auto"/>
          </w:divBdr>
        </w:div>
        <w:div w:id="691759571">
          <w:marLeft w:val="0"/>
          <w:marRight w:val="0"/>
          <w:marTop w:val="0"/>
          <w:marBottom w:val="0"/>
          <w:divBdr>
            <w:top w:val="none" w:sz="0" w:space="0" w:color="auto"/>
            <w:left w:val="none" w:sz="0" w:space="0" w:color="auto"/>
            <w:bottom w:val="none" w:sz="0" w:space="0" w:color="auto"/>
            <w:right w:val="none" w:sz="0" w:space="0" w:color="auto"/>
          </w:divBdr>
        </w:div>
        <w:div w:id="1569414809">
          <w:marLeft w:val="0"/>
          <w:marRight w:val="0"/>
          <w:marTop w:val="0"/>
          <w:marBottom w:val="0"/>
          <w:divBdr>
            <w:top w:val="none" w:sz="0" w:space="0" w:color="auto"/>
            <w:left w:val="none" w:sz="0" w:space="0" w:color="auto"/>
            <w:bottom w:val="none" w:sz="0" w:space="0" w:color="auto"/>
            <w:right w:val="none" w:sz="0" w:space="0" w:color="auto"/>
          </w:divBdr>
        </w:div>
        <w:div w:id="1117917768">
          <w:marLeft w:val="0"/>
          <w:marRight w:val="0"/>
          <w:marTop w:val="0"/>
          <w:marBottom w:val="0"/>
          <w:divBdr>
            <w:top w:val="none" w:sz="0" w:space="0" w:color="auto"/>
            <w:left w:val="none" w:sz="0" w:space="0" w:color="auto"/>
            <w:bottom w:val="none" w:sz="0" w:space="0" w:color="auto"/>
            <w:right w:val="none" w:sz="0" w:space="0" w:color="auto"/>
          </w:divBdr>
        </w:div>
        <w:div w:id="1750039456">
          <w:marLeft w:val="0"/>
          <w:marRight w:val="0"/>
          <w:marTop w:val="0"/>
          <w:marBottom w:val="0"/>
          <w:divBdr>
            <w:top w:val="none" w:sz="0" w:space="0" w:color="auto"/>
            <w:left w:val="none" w:sz="0" w:space="0" w:color="auto"/>
            <w:bottom w:val="none" w:sz="0" w:space="0" w:color="auto"/>
            <w:right w:val="none" w:sz="0" w:space="0" w:color="auto"/>
          </w:divBdr>
        </w:div>
        <w:div w:id="1309016525">
          <w:marLeft w:val="0"/>
          <w:marRight w:val="0"/>
          <w:marTop w:val="0"/>
          <w:marBottom w:val="0"/>
          <w:divBdr>
            <w:top w:val="none" w:sz="0" w:space="0" w:color="auto"/>
            <w:left w:val="none" w:sz="0" w:space="0" w:color="auto"/>
            <w:bottom w:val="none" w:sz="0" w:space="0" w:color="auto"/>
            <w:right w:val="none" w:sz="0" w:space="0" w:color="auto"/>
          </w:divBdr>
        </w:div>
        <w:div w:id="629825283">
          <w:marLeft w:val="0"/>
          <w:marRight w:val="0"/>
          <w:marTop w:val="0"/>
          <w:marBottom w:val="0"/>
          <w:divBdr>
            <w:top w:val="none" w:sz="0" w:space="0" w:color="auto"/>
            <w:left w:val="none" w:sz="0" w:space="0" w:color="auto"/>
            <w:bottom w:val="none" w:sz="0" w:space="0" w:color="auto"/>
            <w:right w:val="none" w:sz="0" w:space="0" w:color="auto"/>
          </w:divBdr>
        </w:div>
        <w:div w:id="178011366">
          <w:marLeft w:val="0"/>
          <w:marRight w:val="0"/>
          <w:marTop w:val="0"/>
          <w:marBottom w:val="0"/>
          <w:divBdr>
            <w:top w:val="none" w:sz="0" w:space="0" w:color="auto"/>
            <w:left w:val="none" w:sz="0" w:space="0" w:color="auto"/>
            <w:bottom w:val="none" w:sz="0" w:space="0" w:color="auto"/>
            <w:right w:val="none" w:sz="0" w:space="0" w:color="auto"/>
          </w:divBdr>
        </w:div>
        <w:div w:id="1474176449">
          <w:marLeft w:val="0"/>
          <w:marRight w:val="0"/>
          <w:marTop w:val="0"/>
          <w:marBottom w:val="0"/>
          <w:divBdr>
            <w:top w:val="none" w:sz="0" w:space="0" w:color="auto"/>
            <w:left w:val="none" w:sz="0" w:space="0" w:color="auto"/>
            <w:bottom w:val="none" w:sz="0" w:space="0" w:color="auto"/>
            <w:right w:val="none" w:sz="0" w:space="0" w:color="auto"/>
          </w:divBdr>
        </w:div>
        <w:div w:id="1705598652">
          <w:marLeft w:val="0"/>
          <w:marRight w:val="0"/>
          <w:marTop w:val="0"/>
          <w:marBottom w:val="0"/>
          <w:divBdr>
            <w:top w:val="none" w:sz="0" w:space="0" w:color="auto"/>
            <w:left w:val="none" w:sz="0" w:space="0" w:color="auto"/>
            <w:bottom w:val="none" w:sz="0" w:space="0" w:color="auto"/>
            <w:right w:val="none" w:sz="0" w:space="0" w:color="auto"/>
          </w:divBdr>
        </w:div>
        <w:div w:id="1870029465">
          <w:marLeft w:val="0"/>
          <w:marRight w:val="0"/>
          <w:marTop w:val="0"/>
          <w:marBottom w:val="0"/>
          <w:divBdr>
            <w:top w:val="none" w:sz="0" w:space="0" w:color="auto"/>
            <w:left w:val="none" w:sz="0" w:space="0" w:color="auto"/>
            <w:bottom w:val="none" w:sz="0" w:space="0" w:color="auto"/>
            <w:right w:val="none" w:sz="0" w:space="0" w:color="auto"/>
          </w:divBdr>
        </w:div>
        <w:div w:id="1040782642">
          <w:marLeft w:val="0"/>
          <w:marRight w:val="0"/>
          <w:marTop w:val="0"/>
          <w:marBottom w:val="0"/>
          <w:divBdr>
            <w:top w:val="none" w:sz="0" w:space="0" w:color="auto"/>
            <w:left w:val="none" w:sz="0" w:space="0" w:color="auto"/>
            <w:bottom w:val="none" w:sz="0" w:space="0" w:color="auto"/>
            <w:right w:val="none" w:sz="0" w:space="0" w:color="auto"/>
          </w:divBdr>
        </w:div>
        <w:div w:id="524052845">
          <w:marLeft w:val="0"/>
          <w:marRight w:val="0"/>
          <w:marTop w:val="0"/>
          <w:marBottom w:val="0"/>
          <w:divBdr>
            <w:top w:val="none" w:sz="0" w:space="0" w:color="auto"/>
            <w:left w:val="none" w:sz="0" w:space="0" w:color="auto"/>
            <w:bottom w:val="none" w:sz="0" w:space="0" w:color="auto"/>
            <w:right w:val="none" w:sz="0" w:space="0" w:color="auto"/>
          </w:divBdr>
        </w:div>
        <w:div w:id="332101589">
          <w:marLeft w:val="0"/>
          <w:marRight w:val="0"/>
          <w:marTop w:val="0"/>
          <w:marBottom w:val="0"/>
          <w:divBdr>
            <w:top w:val="none" w:sz="0" w:space="0" w:color="auto"/>
            <w:left w:val="none" w:sz="0" w:space="0" w:color="auto"/>
            <w:bottom w:val="none" w:sz="0" w:space="0" w:color="auto"/>
            <w:right w:val="none" w:sz="0" w:space="0" w:color="auto"/>
          </w:divBdr>
        </w:div>
        <w:div w:id="1264456954">
          <w:marLeft w:val="0"/>
          <w:marRight w:val="0"/>
          <w:marTop w:val="0"/>
          <w:marBottom w:val="0"/>
          <w:divBdr>
            <w:top w:val="none" w:sz="0" w:space="0" w:color="auto"/>
            <w:left w:val="none" w:sz="0" w:space="0" w:color="auto"/>
            <w:bottom w:val="none" w:sz="0" w:space="0" w:color="auto"/>
            <w:right w:val="none" w:sz="0" w:space="0" w:color="auto"/>
          </w:divBdr>
        </w:div>
        <w:div w:id="1457673897">
          <w:marLeft w:val="0"/>
          <w:marRight w:val="0"/>
          <w:marTop w:val="0"/>
          <w:marBottom w:val="0"/>
          <w:divBdr>
            <w:top w:val="none" w:sz="0" w:space="0" w:color="auto"/>
            <w:left w:val="none" w:sz="0" w:space="0" w:color="auto"/>
            <w:bottom w:val="none" w:sz="0" w:space="0" w:color="auto"/>
            <w:right w:val="none" w:sz="0" w:space="0" w:color="auto"/>
          </w:divBdr>
        </w:div>
        <w:div w:id="930695871">
          <w:marLeft w:val="0"/>
          <w:marRight w:val="0"/>
          <w:marTop w:val="0"/>
          <w:marBottom w:val="0"/>
          <w:divBdr>
            <w:top w:val="none" w:sz="0" w:space="0" w:color="auto"/>
            <w:left w:val="none" w:sz="0" w:space="0" w:color="auto"/>
            <w:bottom w:val="none" w:sz="0" w:space="0" w:color="auto"/>
            <w:right w:val="none" w:sz="0" w:space="0" w:color="auto"/>
          </w:divBdr>
        </w:div>
        <w:div w:id="580065468">
          <w:marLeft w:val="0"/>
          <w:marRight w:val="0"/>
          <w:marTop w:val="0"/>
          <w:marBottom w:val="0"/>
          <w:divBdr>
            <w:top w:val="none" w:sz="0" w:space="0" w:color="auto"/>
            <w:left w:val="none" w:sz="0" w:space="0" w:color="auto"/>
            <w:bottom w:val="none" w:sz="0" w:space="0" w:color="auto"/>
            <w:right w:val="none" w:sz="0" w:space="0" w:color="auto"/>
          </w:divBdr>
        </w:div>
        <w:div w:id="1767650671">
          <w:marLeft w:val="0"/>
          <w:marRight w:val="0"/>
          <w:marTop w:val="0"/>
          <w:marBottom w:val="0"/>
          <w:divBdr>
            <w:top w:val="none" w:sz="0" w:space="0" w:color="auto"/>
            <w:left w:val="none" w:sz="0" w:space="0" w:color="auto"/>
            <w:bottom w:val="none" w:sz="0" w:space="0" w:color="auto"/>
            <w:right w:val="none" w:sz="0" w:space="0" w:color="auto"/>
          </w:divBdr>
        </w:div>
        <w:div w:id="1886986806">
          <w:marLeft w:val="0"/>
          <w:marRight w:val="0"/>
          <w:marTop w:val="0"/>
          <w:marBottom w:val="0"/>
          <w:divBdr>
            <w:top w:val="none" w:sz="0" w:space="0" w:color="auto"/>
            <w:left w:val="none" w:sz="0" w:space="0" w:color="auto"/>
            <w:bottom w:val="none" w:sz="0" w:space="0" w:color="auto"/>
            <w:right w:val="none" w:sz="0" w:space="0" w:color="auto"/>
          </w:divBdr>
        </w:div>
        <w:div w:id="316495769">
          <w:marLeft w:val="0"/>
          <w:marRight w:val="0"/>
          <w:marTop w:val="0"/>
          <w:marBottom w:val="0"/>
          <w:divBdr>
            <w:top w:val="none" w:sz="0" w:space="0" w:color="auto"/>
            <w:left w:val="none" w:sz="0" w:space="0" w:color="auto"/>
            <w:bottom w:val="none" w:sz="0" w:space="0" w:color="auto"/>
            <w:right w:val="none" w:sz="0" w:space="0" w:color="auto"/>
          </w:divBdr>
        </w:div>
        <w:div w:id="612371458">
          <w:marLeft w:val="0"/>
          <w:marRight w:val="0"/>
          <w:marTop w:val="0"/>
          <w:marBottom w:val="0"/>
          <w:divBdr>
            <w:top w:val="none" w:sz="0" w:space="0" w:color="auto"/>
            <w:left w:val="none" w:sz="0" w:space="0" w:color="auto"/>
            <w:bottom w:val="none" w:sz="0" w:space="0" w:color="auto"/>
            <w:right w:val="none" w:sz="0" w:space="0" w:color="auto"/>
          </w:divBdr>
        </w:div>
        <w:div w:id="1041706871">
          <w:marLeft w:val="0"/>
          <w:marRight w:val="0"/>
          <w:marTop w:val="0"/>
          <w:marBottom w:val="0"/>
          <w:divBdr>
            <w:top w:val="none" w:sz="0" w:space="0" w:color="auto"/>
            <w:left w:val="none" w:sz="0" w:space="0" w:color="auto"/>
            <w:bottom w:val="none" w:sz="0" w:space="0" w:color="auto"/>
            <w:right w:val="none" w:sz="0" w:space="0" w:color="auto"/>
          </w:divBdr>
        </w:div>
        <w:div w:id="1977025742">
          <w:marLeft w:val="0"/>
          <w:marRight w:val="0"/>
          <w:marTop w:val="0"/>
          <w:marBottom w:val="0"/>
          <w:divBdr>
            <w:top w:val="none" w:sz="0" w:space="0" w:color="auto"/>
            <w:left w:val="none" w:sz="0" w:space="0" w:color="auto"/>
            <w:bottom w:val="none" w:sz="0" w:space="0" w:color="auto"/>
            <w:right w:val="none" w:sz="0" w:space="0" w:color="auto"/>
          </w:divBdr>
        </w:div>
        <w:div w:id="1569419085">
          <w:marLeft w:val="0"/>
          <w:marRight w:val="0"/>
          <w:marTop w:val="0"/>
          <w:marBottom w:val="0"/>
          <w:divBdr>
            <w:top w:val="none" w:sz="0" w:space="0" w:color="auto"/>
            <w:left w:val="none" w:sz="0" w:space="0" w:color="auto"/>
            <w:bottom w:val="none" w:sz="0" w:space="0" w:color="auto"/>
            <w:right w:val="none" w:sz="0" w:space="0" w:color="auto"/>
          </w:divBdr>
        </w:div>
        <w:div w:id="164638352">
          <w:marLeft w:val="0"/>
          <w:marRight w:val="0"/>
          <w:marTop w:val="0"/>
          <w:marBottom w:val="0"/>
          <w:divBdr>
            <w:top w:val="none" w:sz="0" w:space="0" w:color="auto"/>
            <w:left w:val="none" w:sz="0" w:space="0" w:color="auto"/>
            <w:bottom w:val="none" w:sz="0" w:space="0" w:color="auto"/>
            <w:right w:val="none" w:sz="0" w:space="0" w:color="auto"/>
          </w:divBdr>
        </w:div>
        <w:div w:id="1930966242">
          <w:marLeft w:val="0"/>
          <w:marRight w:val="0"/>
          <w:marTop w:val="0"/>
          <w:marBottom w:val="0"/>
          <w:divBdr>
            <w:top w:val="none" w:sz="0" w:space="0" w:color="auto"/>
            <w:left w:val="none" w:sz="0" w:space="0" w:color="auto"/>
            <w:bottom w:val="none" w:sz="0" w:space="0" w:color="auto"/>
            <w:right w:val="none" w:sz="0" w:space="0" w:color="auto"/>
          </w:divBdr>
        </w:div>
        <w:div w:id="1401753569">
          <w:marLeft w:val="0"/>
          <w:marRight w:val="0"/>
          <w:marTop w:val="0"/>
          <w:marBottom w:val="0"/>
          <w:divBdr>
            <w:top w:val="none" w:sz="0" w:space="0" w:color="auto"/>
            <w:left w:val="none" w:sz="0" w:space="0" w:color="auto"/>
            <w:bottom w:val="none" w:sz="0" w:space="0" w:color="auto"/>
            <w:right w:val="none" w:sz="0" w:space="0" w:color="auto"/>
          </w:divBdr>
        </w:div>
        <w:div w:id="754203013">
          <w:marLeft w:val="0"/>
          <w:marRight w:val="0"/>
          <w:marTop w:val="0"/>
          <w:marBottom w:val="0"/>
          <w:divBdr>
            <w:top w:val="none" w:sz="0" w:space="0" w:color="auto"/>
            <w:left w:val="none" w:sz="0" w:space="0" w:color="auto"/>
            <w:bottom w:val="none" w:sz="0" w:space="0" w:color="auto"/>
            <w:right w:val="none" w:sz="0" w:space="0" w:color="auto"/>
          </w:divBdr>
        </w:div>
        <w:div w:id="846142073">
          <w:marLeft w:val="0"/>
          <w:marRight w:val="0"/>
          <w:marTop w:val="0"/>
          <w:marBottom w:val="0"/>
          <w:divBdr>
            <w:top w:val="none" w:sz="0" w:space="0" w:color="auto"/>
            <w:left w:val="none" w:sz="0" w:space="0" w:color="auto"/>
            <w:bottom w:val="none" w:sz="0" w:space="0" w:color="auto"/>
            <w:right w:val="none" w:sz="0" w:space="0" w:color="auto"/>
          </w:divBdr>
        </w:div>
        <w:div w:id="775490764">
          <w:marLeft w:val="0"/>
          <w:marRight w:val="0"/>
          <w:marTop w:val="0"/>
          <w:marBottom w:val="0"/>
          <w:divBdr>
            <w:top w:val="none" w:sz="0" w:space="0" w:color="auto"/>
            <w:left w:val="none" w:sz="0" w:space="0" w:color="auto"/>
            <w:bottom w:val="none" w:sz="0" w:space="0" w:color="auto"/>
            <w:right w:val="none" w:sz="0" w:space="0" w:color="auto"/>
          </w:divBdr>
        </w:div>
        <w:div w:id="45304310">
          <w:marLeft w:val="0"/>
          <w:marRight w:val="0"/>
          <w:marTop w:val="0"/>
          <w:marBottom w:val="0"/>
          <w:divBdr>
            <w:top w:val="none" w:sz="0" w:space="0" w:color="auto"/>
            <w:left w:val="none" w:sz="0" w:space="0" w:color="auto"/>
            <w:bottom w:val="none" w:sz="0" w:space="0" w:color="auto"/>
            <w:right w:val="none" w:sz="0" w:space="0" w:color="auto"/>
          </w:divBdr>
        </w:div>
        <w:div w:id="43339384">
          <w:marLeft w:val="0"/>
          <w:marRight w:val="0"/>
          <w:marTop w:val="0"/>
          <w:marBottom w:val="0"/>
          <w:divBdr>
            <w:top w:val="none" w:sz="0" w:space="0" w:color="auto"/>
            <w:left w:val="none" w:sz="0" w:space="0" w:color="auto"/>
            <w:bottom w:val="none" w:sz="0" w:space="0" w:color="auto"/>
            <w:right w:val="none" w:sz="0" w:space="0" w:color="auto"/>
          </w:divBdr>
        </w:div>
        <w:div w:id="1989549150">
          <w:marLeft w:val="0"/>
          <w:marRight w:val="0"/>
          <w:marTop w:val="0"/>
          <w:marBottom w:val="0"/>
          <w:divBdr>
            <w:top w:val="none" w:sz="0" w:space="0" w:color="auto"/>
            <w:left w:val="none" w:sz="0" w:space="0" w:color="auto"/>
            <w:bottom w:val="none" w:sz="0" w:space="0" w:color="auto"/>
            <w:right w:val="none" w:sz="0" w:space="0" w:color="auto"/>
          </w:divBdr>
        </w:div>
        <w:div w:id="1616912338">
          <w:marLeft w:val="0"/>
          <w:marRight w:val="0"/>
          <w:marTop w:val="0"/>
          <w:marBottom w:val="0"/>
          <w:divBdr>
            <w:top w:val="none" w:sz="0" w:space="0" w:color="auto"/>
            <w:left w:val="none" w:sz="0" w:space="0" w:color="auto"/>
            <w:bottom w:val="none" w:sz="0" w:space="0" w:color="auto"/>
            <w:right w:val="none" w:sz="0" w:space="0" w:color="auto"/>
          </w:divBdr>
        </w:div>
        <w:div w:id="1554074029">
          <w:marLeft w:val="0"/>
          <w:marRight w:val="0"/>
          <w:marTop w:val="0"/>
          <w:marBottom w:val="0"/>
          <w:divBdr>
            <w:top w:val="none" w:sz="0" w:space="0" w:color="auto"/>
            <w:left w:val="none" w:sz="0" w:space="0" w:color="auto"/>
            <w:bottom w:val="none" w:sz="0" w:space="0" w:color="auto"/>
            <w:right w:val="none" w:sz="0" w:space="0" w:color="auto"/>
          </w:divBdr>
        </w:div>
        <w:div w:id="39136851">
          <w:marLeft w:val="0"/>
          <w:marRight w:val="0"/>
          <w:marTop w:val="0"/>
          <w:marBottom w:val="0"/>
          <w:divBdr>
            <w:top w:val="none" w:sz="0" w:space="0" w:color="auto"/>
            <w:left w:val="none" w:sz="0" w:space="0" w:color="auto"/>
            <w:bottom w:val="none" w:sz="0" w:space="0" w:color="auto"/>
            <w:right w:val="none" w:sz="0" w:space="0" w:color="auto"/>
          </w:divBdr>
        </w:div>
        <w:div w:id="709502008">
          <w:marLeft w:val="0"/>
          <w:marRight w:val="0"/>
          <w:marTop w:val="0"/>
          <w:marBottom w:val="0"/>
          <w:divBdr>
            <w:top w:val="none" w:sz="0" w:space="0" w:color="auto"/>
            <w:left w:val="none" w:sz="0" w:space="0" w:color="auto"/>
            <w:bottom w:val="none" w:sz="0" w:space="0" w:color="auto"/>
            <w:right w:val="none" w:sz="0" w:space="0" w:color="auto"/>
          </w:divBdr>
        </w:div>
        <w:div w:id="466239736">
          <w:marLeft w:val="0"/>
          <w:marRight w:val="0"/>
          <w:marTop w:val="0"/>
          <w:marBottom w:val="0"/>
          <w:divBdr>
            <w:top w:val="none" w:sz="0" w:space="0" w:color="auto"/>
            <w:left w:val="none" w:sz="0" w:space="0" w:color="auto"/>
            <w:bottom w:val="none" w:sz="0" w:space="0" w:color="auto"/>
            <w:right w:val="none" w:sz="0" w:space="0" w:color="auto"/>
          </w:divBdr>
        </w:div>
        <w:div w:id="1934510323">
          <w:marLeft w:val="0"/>
          <w:marRight w:val="0"/>
          <w:marTop w:val="0"/>
          <w:marBottom w:val="0"/>
          <w:divBdr>
            <w:top w:val="none" w:sz="0" w:space="0" w:color="auto"/>
            <w:left w:val="none" w:sz="0" w:space="0" w:color="auto"/>
            <w:bottom w:val="none" w:sz="0" w:space="0" w:color="auto"/>
            <w:right w:val="none" w:sz="0" w:space="0" w:color="auto"/>
          </w:divBdr>
        </w:div>
        <w:div w:id="1020203323">
          <w:marLeft w:val="0"/>
          <w:marRight w:val="0"/>
          <w:marTop w:val="0"/>
          <w:marBottom w:val="0"/>
          <w:divBdr>
            <w:top w:val="none" w:sz="0" w:space="0" w:color="auto"/>
            <w:left w:val="none" w:sz="0" w:space="0" w:color="auto"/>
            <w:bottom w:val="none" w:sz="0" w:space="0" w:color="auto"/>
            <w:right w:val="none" w:sz="0" w:space="0" w:color="auto"/>
          </w:divBdr>
        </w:div>
        <w:div w:id="579481783">
          <w:marLeft w:val="0"/>
          <w:marRight w:val="0"/>
          <w:marTop w:val="0"/>
          <w:marBottom w:val="0"/>
          <w:divBdr>
            <w:top w:val="none" w:sz="0" w:space="0" w:color="auto"/>
            <w:left w:val="none" w:sz="0" w:space="0" w:color="auto"/>
            <w:bottom w:val="none" w:sz="0" w:space="0" w:color="auto"/>
            <w:right w:val="none" w:sz="0" w:space="0" w:color="auto"/>
          </w:divBdr>
        </w:div>
        <w:div w:id="35324911">
          <w:marLeft w:val="0"/>
          <w:marRight w:val="0"/>
          <w:marTop w:val="0"/>
          <w:marBottom w:val="0"/>
          <w:divBdr>
            <w:top w:val="none" w:sz="0" w:space="0" w:color="auto"/>
            <w:left w:val="none" w:sz="0" w:space="0" w:color="auto"/>
            <w:bottom w:val="none" w:sz="0" w:space="0" w:color="auto"/>
            <w:right w:val="none" w:sz="0" w:space="0" w:color="auto"/>
          </w:divBdr>
        </w:div>
        <w:div w:id="1883901080">
          <w:marLeft w:val="0"/>
          <w:marRight w:val="0"/>
          <w:marTop w:val="0"/>
          <w:marBottom w:val="0"/>
          <w:divBdr>
            <w:top w:val="none" w:sz="0" w:space="0" w:color="auto"/>
            <w:left w:val="none" w:sz="0" w:space="0" w:color="auto"/>
            <w:bottom w:val="none" w:sz="0" w:space="0" w:color="auto"/>
            <w:right w:val="none" w:sz="0" w:space="0" w:color="auto"/>
          </w:divBdr>
        </w:div>
        <w:div w:id="767392208">
          <w:marLeft w:val="0"/>
          <w:marRight w:val="0"/>
          <w:marTop w:val="0"/>
          <w:marBottom w:val="0"/>
          <w:divBdr>
            <w:top w:val="none" w:sz="0" w:space="0" w:color="auto"/>
            <w:left w:val="none" w:sz="0" w:space="0" w:color="auto"/>
            <w:bottom w:val="none" w:sz="0" w:space="0" w:color="auto"/>
            <w:right w:val="none" w:sz="0" w:space="0" w:color="auto"/>
          </w:divBdr>
        </w:div>
        <w:div w:id="1467241033">
          <w:marLeft w:val="0"/>
          <w:marRight w:val="0"/>
          <w:marTop w:val="0"/>
          <w:marBottom w:val="0"/>
          <w:divBdr>
            <w:top w:val="none" w:sz="0" w:space="0" w:color="auto"/>
            <w:left w:val="none" w:sz="0" w:space="0" w:color="auto"/>
            <w:bottom w:val="none" w:sz="0" w:space="0" w:color="auto"/>
            <w:right w:val="none" w:sz="0" w:space="0" w:color="auto"/>
          </w:divBdr>
        </w:div>
        <w:div w:id="1809391566">
          <w:marLeft w:val="0"/>
          <w:marRight w:val="0"/>
          <w:marTop w:val="0"/>
          <w:marBottom w:val="0"/>
          <w:divBdr>
            <w:top w:val="none" w:sz="0" w:space="0" w:color="auto"/>
            <w:left w:val="none" w:sz="0" w:space="0" w:color="auto"/>
            <w:bottom w:val="none" w:sz="0" w:space="0" w:color="auto"/>
            <w:right w:val="none" w:sz="0" w:space="0" w:color="auto"/>
          </w:divBdr>
        </w:div>
        <w:div w:id="799760920">
          <w:marLeft w:val="0"/>
          <w:marRight w:val="0"/>
          <w:marTop w:val="0"/>
          <w:marBottom w:val="0"/>
          <w:divBdr>
            <w:top w:val="none" w:sz="0" w:space="0" w:color="auto"/>
            <w:left w:val="none" w:sz="0" w:space="0" w:color="auto"/>
            <w:bottom w:val="none" w:sz="0" w:space="0" w:color="auto"/>
            <w:right w:val="none" w:sz="0" w:space="0" w:color="auto"/>
          </w:divBdr>
        </w:div>
        <w:div w:id="1294870104">
          <w:marLeft w:val="0"/>
          <w:marRight w:val="0"/>
          <w:marTop w:val="0"/>
          <w:marBottom w:val="0"/>
          <w:divBdr>
            <w:top w:val="none" w:sz="0" w:space="0" w:color="auto"/>
            <w:left w:val="none" w:sz="0" w:space="0" w:color="auto"/>
            <w:bottom w:val="none" w:sz="0" w:space="0" w:color="auto"/>
            <w:right w:val="none" w:sz="0" w:space="0" w:color="auto"/>
          </w:divBdr>
        </w:div>
        <w:div w:id="57678381">
          <w:marLeft w:val="0"/>
          <w:marRight w:val="0"/>
          <w:marTop w:val="0"/>
          <w:marBottom w:val="0"/>
          <w:divBdr>
            <w:top w:val="none" w:sz="0" w:space="0" w:color="auto"/>
            <w:left w:val="none" w:sz="0" w:space="0" w:color="auto"/>
            <w:bottom w:val="none" w:sz="0" w:space="0" w:color="auto"/>
            <w:right w:val="none" w:sz="0" w:space="0" w:color="auto"/>
          </w:divBdr>
        </w:div>
        <w:div w:id="829055345">
          <w:marLeft w:val="0"/>
          <w:marRight w:val="0"/>
          <w:marTop w:val="0"/>
          <w:marBottom w:val="0"/>
          <w:divBdr>
            <w:top w:val="none" w:sz="0" w:space="0" w:color="auto"/>
            <w:left w:val="none" w:sz="0" w:space="0" w:color="auto"/>
            <w:bottom w:val="none" w:sz="0" w:space="0" w:color="auto"/>
            <w:right w:val="none" w:sz="0" w:space="0" w:color="auto"/>
          </w:divBdr>
        </w:div>
        <w:div w:id="1613854818">
          <w:marLeft w:val="0"/>
          <w:marRight w:val="0"/>
          <w:marTop w:val="0"/>
          <w:marBottom w:val="0"/>
          <w:divBdr>
            <w:top w:val="none" w:sz="0" w:space="0" w:color="auto"/>
            <w:left w:val="none" w:sz="0" w:space="0" w:color="auto"/>
            <w:bottom w:val="none" w:sz="0" w:space="0" w:color="auto"/>
            <w:right w:val="none" w:sz="0" w:space="0" w:color="auto"/>
          </w:divBdr>
        </w:div>
        <w:div w:id="1884369405">
          <w:marLeft w:val="0"/>
          <w:marRight w:val="0"/>
          <w:marTop w:val="0"/>
          <w:marBottom w:val="0"/>
          <w:divBdr>
            <w:top w:val="none" w:sz="0" w:space="0" w:color="auto"/>
            <w:left w:val="none" w:sz="0" w:space="0" w:color="auto"/>
            <w:bottom w:val="none" w:sz="0" w:space="0" w:color="auto"/>
            <w:right w:val="none" w:sz="0" w:space="0" w:color="auto"/>
          </w:divBdr>
        </w:div>
        <w:div w:id="1564295406">
          <w:marLeft w:val="0"/>
          <w:marRight w:val="0"/>
          <w:marTop w:val="0"/>
          <w:marBottom w:val="0"/>
          <w:divBdr>
            <w:top w:val="none" w:sz="0" w:space="0" w:color="auto"/>
            <w:left w:val="none" w:sz="0" w:space="0" w:color="auto"/>
            <w:bottom w:val="none" w:sz="0" w:space="0" w:color="auto"/>
            <w:right w:val="none" w:sz="0" w:space="0" w:color="auto"/>
          </w:divBdr>
        </w:div>
        <w:div w:id="325786281">
          <w:marLeft w:val="0"/>
          <w:marRight w:val="0"/>
          <w:marTop w:val="0"/>
          <w:marBottom w:val="0"/>
          <w:divBdr>
            <w:top w:val="none" w:sz="0" w:space="0" w:color="auto"/>
            <w:left w:val="none" w:sz="0" w:space="0" w:color="auto"/>
            <w:bottom w:val="none" w:sz="0" w:space="0" w:color="auto"/>
            <w:right w:val="none" w:sz="0" w:space="0" w:color="auto"/>
          </w:divBdr>
        </w:div>
        <w:div w:id="1207108193">
          <w:marLeft w:val="0"/>
          <w:marRight w:val="0"/>
          <w:marTop w:val="0"/>
          <w:marBottom w:val="0"/>
          <w:divBdr>
            <w:top w:val="none" w:sz="0" w:space="0" w:color="auto"/>
            <w:left w:val="none" w:sz="0" w:space="0" w:color="auto"/>
            <w:bottom w:val="none" w:sz="0" w:space="0" w:color="auto"/>
            <w:right w:val="none" w:sz="0" w:space="0" w:color="auto"/>
          </w:divBdr>
        </w:div>
        <w:div w:id="1470975328">
          <w:marLeft w:val="0"/>
          <w:marRight w:val="0"/>
          <w:marTop w:val="0"/>
          <w:marBottom w:val="0"/>
          <w:divBdr>
            <w:top w:val="none" w:sz="0" w:space="0" w:color="auto"/>
            <w:left w:val="none" w:sz="0" w:space="0" w:color="auto"/>
            <w:bottom w:val="none" w:sz="0" w:space="0" w:color="auto"/>
            <w:right w:val="none" w:sz="0" w:space="0" w:color="auto"/>
          </w:divBdr>
        </w:div>
        <w:div w:id="48462038">
          <w:marLeft w:val="0"/>
          <w:marRight w:val="0"/>
          <w:marTop w:val="0"/>
          <w:marBottom w:val="0"/>
          <w:divBdr>
            <w:top w:val="none" w:sz="0" w:space="0" w:color="auto"/>
            <w:left w:val="none" w:sz="0" w:space="0" w:color="auto"/>
            <w:bottom w:val="none" w:sz="0" w:space="0" w:color="auto"/>
            <w:right w:val="none" w:sz="0" w:space="0" w:color="auto"/>
          </w:divBdr>
        </w:div>
        <w:div w:id="1206260978">
          <w:marLeft w:val="0"/>
          <w:marRight w:val="0"/>
          <w:marTop w:val="0"/>
          <w:marBottom w:val="0"/>
          <w:divBdr>
            <w:top w:val="none" w:sz="0" w:space="0" w:color="auto"/>
            <w:left w:val="none" w:sz="0" w:space="0" w:color="auto"/>
            <w:bottom w:val="none" w:sz="0" w:space="0" w:color="auto"/>
            <w:right w:val="none" w:sz="0" w:space="0" w:color="auto"/>
          </w:divBdr>
        </w:div>
        <w:div w:id="375158225">
          <w:marLeft w:val="0"/>
          <w:marRight w:val="0"/>
          <w:marTop w:val="0"/>
          <w:marBottom w:val="0"/>
          <w:divBdr>
            <w:top w:val="none" w:sz="0" w:space="0" w:color="auto"/>
            <w:left w:val="none" w:sz="0" w:space="0" w:color="auto"/>
            <w:bottom w:val="none" w:sz="0" w:space="0" w:color="auto"/>
            <w:right w:val="none" w:sz="0" w:space="0" w:color="auto"/>
          </w:divBdr>
        </w:div>
        <w:div w:id="118766723">
          <w:marLeft w:val="0"/>
          <w:marRight w:val="0"/>
          <w:marTop w:val="0"/>
          <w:marBottom w:val="0"/>
          <w:divBdr>
            <w:top w:val="none" w:sz="0" w:space="0" w:color="auto"/>
            <w:left w:val="none" w:sz="0" w:space="0" w:color="auto"/>
            <w:bottom w:val="none" w:sz="0" w:space="0" w:color="auto"/>
            <w:right w:val="none" w:sz="0" w:space="0" w:color="auto"/>
          </w:divBdr>
        </w:div>
        <w:div w:id="272633397">
          <w:marLeft w:val="0"/>
          <w:marRight w:val="0"/>
          <w:marTop w:val="0"/>
          <w:marBottom w:val="0"/>
          <w:divBdr>
            <w:top w:val="none" w:sz="0" w:space="0" w:color="auto"/>
            <w:left w:val="none" w:sz="0" w:space="0" w:color="auto"/>
            <w:bottom w:val="none" w:sz="0" w:space="0" w:color="auto"/>
            <w:right w:val="none" w:sz="0" w:space="0" w:color="auto"/>
          </w:divBdr>
        </w:div>
        <w:div w:id="230193244">
          <w:marLeft w:val="0"/>
          <w:marRight w:val="0"/>
          <w:marTop w:val="0"/>
          <w:marBottom w:val="0"/>
          <w:divBdr>
            <w:top w:val="none" w:sz="0" w:space="0" w:color="auto"/>
            <w:left w:val="none" w:sz="0" w:space="0" w:color="auto"/>
            <w:bottom w:val="none" w:sz="0" w:space="0" w:color="auto"/>
            <w:right w:val="none" w:sz="0" w:space="0" w:color="auto"/>
          </w:divBdr>
        </w:div>
        <w:div w:id="67851659">
          <w:marLeft w:val="0"/>
          <w:marRight w:val="0"/>
          <w:marTop w:val="0"/>
          <w:marBottom w:val="0"/>
          <w:divBdr>
            <w:top w:val="none" w:sz="0" w:space="0" w:color="auto"/>
            <w:left w:val="none" w:sz="0" w:space="0" w:color="auto"/>
            <w:bottom w:val="none" w:sz="0" w:space="0" w:color="auto"/>
            <w:right w:val="none" w:sz="0" w:space="0" w:color="auto"/>
          </w:divBdr>
        </w:div>
        <w:div w:id="1542396260">
          <w:marLeft w:val="0"/>
          <w:marRight w:val="0"/>
          <w:marTop w:val="0"/>
          <w:marBottom w:val="0"/>
          <w:divBdr>
            <w:top w:val="none" w:sz="0" w:space="0" w:color="auto"/>
            <w:left w:val="none" w:sz="0" w:space="0" w:color="auto"/>
            <w:bottom w:val="none" w:sz="0" w:space="0" w:color="auto"/>
            <w:right w:val="none" w:sz="0" w:space="0" w:color="auto"/>
          </w:divBdr>
        </w:div>
        <w:div w:id="640690802">
          <w:marLeft w:val="0"/>
          <w:marRight w:val="0"/>
          <w:marTop w:val="0"/>
          <w:marBottom w:val="0"/>
          <w:divBdr>
            <w:top w:val="none" w:sz="0" w:space="0" w:color="auto"/>
            <w:left w:val="none" w:sz="0" w:space="0" w:color="auto"/>
            <w:bottom w:val="none" w:sz="0" w:space="0" w:color="auto"/>
            <w:right w:val="none" w:sz="0" w:space="0" w:color="auto"/>
          </w:divBdr>
        </w:div>
        <w:div w:id="2063553817">
          <w:marLeft w:val="0"/>
          <w:marRight w:val="0"/>
          <w:marTop w:val="0"/>
          <w:marBottom w:val="0"/>
          <w:divBdr>
            <w:top w:val="none" w:sz="0" w:space="0" w:color="auto"/>
            <w:left w:val="none" w:sz="0" w:space="0" w:color="auto"/>
            <w:bottom w:val="none" w:sz="0" w:space="0" w:color="auto"/>
            <w:right w:val="none" w:sz="0" w:space="0" w:color="auto"/>
          </w:divBdr>
        </w:div>
        <w:div w:id="1115053457">
          <w:marLeft w:val="0"/>
          <w:marRight w:val="0"/>
          <w:marTop w:val="0"/>
          <w:marBottom w:val="0"/>
          <w:divBdr>
            <w:top w:val="none" w:sz="0" w:space="0" w:color="auto"/>
            <w:left w:val="none" w:sz="0" w:space="0" w:color="auto"/>
            <w:bottom w:val="none" w:sz="0" w:space="0" w:color="auto"/>
            <w:right w:val="none" w:sz="0" w:space="0" w:color="auto"/>
          </w:divBdr>
        </w:div>
        <w:div w:id="831944161">
          <w:marLeft w:val="0"/>
          <w:marRight w:val="0"/>
          <w:marTop w:val="0"/>
          <w:marBottom w:val="0"/>
          <w:divBdr>
            <w:top w:val="none" w:sz="0" w:space="0" w:color="auto"/>
            <w:left w:val="none" w:sz="0" w:space="0" w:color="auto"/>
            <w:bottom w:val="none" w:sz="0" w:space="0" w:color="auto"/>
            <w:right w:val="none" w:sz="0" w:space="0" w:color="auto"/>
          </w:divBdr>
        </w:div>
        <w:div w:id="1655067739">
          <w:marLeft w:val="0"/>
          <w:marRight w:val="0"/>
          <w:marTop w:val="0"/>
          <w:marBottom w:val="0"/>
          <w:divBdr>
            <w:top w:val="none" w:sz="0" w:space="0" w:color="auto"/>
            <w:left w:val="none" w:sz="0" w:space="0" w:color="auto"/>
            <w:bottom w:val="none" w:sz="0" w:space="0" w:color="auto"/>
            <w:right w:val="none" w:sz="0" w:space="0" w:color="auto"/>
          </w:divBdr>
        </w:div>
        <w:div w:id="1490436377">
          <w:marLeft w:val="0"/>
          <w:marRight w:val="0"/>
          <w:marTop w:val="0"/>
          <w:marBottom w:val="0"/>
          <w:divBdr>
            <w:top w:val="none" w:sz="0" w:space="0" w:color="auto"/>
            <w:left w:val="none" w:sz="0" w:space="0" w:color="auto"/>
            <w:bottom w:val="none" w:sz="0" w:space="0" w:color="auto"/>
            <w:right w:val="none" w:sz="0" w:space="0" w:color="auto"/>
          </w:divBdr>
        </w:div>
        <w:div w:id="2078241269">
          <w:marLeft w:val="0"/>
          <w:marRight w:val="0"/>
          <w:marTop w:val="0"/>
          <w:marBottom w:val="0"/>
          <w:divBdr>
            <w:top w:val="none" w:sz="0" w:space="0" w:color="auto"/>
            <w:left w:val="none" w:sz="0" w:space="0" w:color="auto"/>
            <w:bottom w:val="none" w:sz="0" w:space="0" w:color="auto"/>
            <w:right w:val="none" w:sz="0" w:space="0" w:color="auto"/>
          </w:divBdr>
        </w:div>
        <w:div w:id="1991014768">
          <w:marLeft w:val="0"/>
          <w:marRight w:val="0"/>
          <w:marTop w:val="0"/>
          <w:marBottom w:val="0"/>
          <w:divBdr>
            <w:top w:val="none" w:sz="0" w:space="0" w:color="auto"/>
            <w:left w:val="none" w:sz="0" w:space="0" w:color="auto"/>
            <w:bottom w:val="none" w:sz="0" w:space="0" w:color="auto"/>
            <w:right w:val="none" w:sz="0" w:space="0" w:color="auto"/>
          </w:divBdr>
        </w:div>
        <w:div w:id="1900824640">
          <w:marLeft w:val="0"/>
          <w:marRight w:val="0"/>
          <w:marTop w:val="0"/>
          <w:marBottom w:val="0"/>
          <w:divBdr>
            <w:top w:val="none" w:sz="0" w:space="0" w:color="auto"/>
            <w:left w:val="none" w:sz="0" w:space="0" w:color="auto"/>
            <w:bottom w:val="none" w:sz="0" w:space="0" w:color="auto"/>
            <w:right w:val="none" w:sz="0" w:space="0" w:color="auto"/>
          </w:divBdr>
        </w:div>
        <w:div w:id="1871871683">
          <w:marLeft w:val="0"/>
          <w:marRight w:val="0"/>
          <w:marTop w:val="0"/>
          <w:marBottom w:val="0"/>
          <w:divBdr>
            <w:top w:val="none" w:sz="0" w:space="0" w:color="auto"/>
            <w:left w:val="none" w:sz="0" w:space="0" w:color="auto"/>
            <w:bottom w:val="none" w:sz="0" w:space="0" w:color="auto"/>
            <w:right w:val="none" w:sz="0" w:space="0" w:color="auto"/>
          </w:divBdr>
        </w:div>
        <w:div w:id="706948458">
          <w:marLeft w:val="0"/>
          <w:marRight w:val="0"/>
          <w:marTop w:val="0"/>
          <w:marBottom w:val="0"/>
          <w:divBdr>
            <w:top w:val="none" w:sz="0" w:space="0" w:color="auto"/>
            <w:left w:val="none" w:sz="0" w:space="0" w:color="auto"/>
            <w:bottom w:val="none" w:sz="0" w:space="0" w:color="auto"/>
            <w:right w:val="none" w:sz="0" w:space="0" w:color="auto"/>
          </w:divBdr>
        </w:div>
        <w:div w:id="1551652743">
          <w:marLeft w:val="0"/>
          <w:marRight w:val="0"/>
          <w:marTop w:val="0"/>
          <w:marBottom w:val="0"/>
          <w:divBdr>
            <w:top w:val="none" w:sz="0" w:space="0" w:color="auto"/>
            <w:left w:val="none" w:sz="0" w:space="0" w:color="auto"/>
            <w:bottom w:val="none" w:sz="0" w:space="0" w:color="auto"/>
            <w:right w:val="none" w:sz="0" w:space="0" w:color="auto"/>
          </w:divBdr>
        </w:div>
        <w:div w:id="58287853">
          <w:marLeft w:val="0"/>
          <w:marRight w:val="0"/>
          <w:marTop w:val="0"/>
          <w:marBottom w:val="0"/>
          <w:divBdr>
            <w:top w:val="none" w:sz="0" w:space="0" w:color="auto"/>
            <w:left w:val="none" w:sz="0" w:space="0" w:color="auto"/>
            <w:bottom w:val="none" w:sz="0" w:space="0" w:color="auto"/>
            <w:right w:val="none" w:sz="0" w:space="0" w:color="auto"/>
          </w:divBdr>
        </w:div>
        <w:div w:id="1129862791">
          <w:marLeft w:val="0"/>
          <w:marRight w:val="0"/>
          <w:marTop w:val="0"/>
          <w:marBottom w:val="0"/>
          <w:divBdr>
            <w:top w:val="none" w:sz="0" w:space="0" w:color="auto"/>
            <w:left w:val="none" w:sz="0" w:space="0" w:color="auto"/>
            <w:bottom w:val="none" w:sz="0" w:space="0" w:color="auto"/>
            <w:right w:val="none" w:sz="0" w:space="0" w:color="auto"/>
          </w:divBdr>
        </w:div>
        <w:div w:id="671832029">
          <w:marLeft w:val="0"/>
          <w:marRight w:val="0"/>
          <w:marTop w:val="0"/>
          <w:marBottom w:val="0"/>
          <w:divBdr>
            <w:top w:val="none" w:sz="0" w:space="0" w:color="auto"/>
            <w:left w:val="none" w:sz="0" w:space="0" w:color="auto"/>
            <w:bottom w:val="none" w:sz="0" w:space="0" w:color="auto"/>
            <w:right w:val="none" w:sz="0" w:space="0" w:color="auto"/>
          </w:divBdr>
        </w:div>
        <w:div w:id="1680739168">
          <w:marLeft w:val="0"/>
          <w:marRight w:val="0"/>
          <w:marTop w:val="0"/>
          <w:marBottom w:val="0"/>
          <w:divBdr>
            <w:top w:val="none" w:sz="0" w:space="0" w:color="auto"/>
            <w:left w:val="none" w:sz="0" w:space="0" w:color="auto"/>
            <w:bottom w:val="none" w:sz="0" w:space="0" w:color="auto"/>
            <w:right w:val="none" w:sz="0" w:space="0" w:color="auto"/>
          </w:divBdr>
        </w:div>
        <w:div w:id="1676767847">
          <w:marLeft w:val="0"/>
          <w:marRight w:val="0"/>
          <w:marTop w:val="0"/>
          <w:marBottom w:val="0"/>
          <w:divBdr>
            <w:top w:val="none" w:sz="0" w:space="0" w:color="auto"/>
            <w:left w:val="none" w:sz="0" w:space="0" w:color="auto"/>
            <w:bottom w:val="none" w:sz="0" w:space="0" w:color="auto"/>
            <w:right w:val="none" w:sz="0" w:space="0" w:color="auto"/>
          </w:divBdr>
        </w:div>
        <w:div w:id="255988992">
          <w:marLeft w:val="0"/>
          <w:marRight w:val="0"/>
          <w:marTop w:val="0"/>
          <w:marBottom w:val="0"/>
          <w:divBdr>
            <w:top w:val="none" w:sz="0" w:space="0" w:color="auto"/>
            <w:left w:val="none" w:sz="0" w:space="0" w:color="auto"/>
            <w:bottom w:val="none" w:sz="0" w:space="0" w:color="auto"/>
            <w:right w:val="none" w:sz="0" w:space="0" w:color="auto"/>
          </w:divBdr>
        </w:div>
        <w:div w:id="710499469">
          <w:marLeft w:val="0"/>
          <w:marRight w:val="0"/>
          <w:marTop w:val="0"/>
          <w:marBottom w:val="0"/>
          <w:divBdr>
            <w:top w:val="none" w:sz="0" w:space="0" w:color="auto"/>
            <w:left w:val="none" w:sz="0" w:space="0" w:color="auto"/>
            <w:bottom w:val="none" w:sz="0" w:space="0" w:color="auto"/>
            <w:right w:val="none" w:sz="0" w:space="0" w:color="auto"/>
          </w:divBdr>
        </w:div>
        <w:div w:id="737745683">
          <w:marLeft w:val="0"/>
          <w:marRight w:val="0"/>
          <w:marTop w:val="0"/>
          <w:marBottom w:val="0"/>
          <w:divBdr>
            <w:top w:val="none" w:sz="0" w:space="0" w:color="auto"/>
            <w:left w:val="none" w:sz="0" w:space="0" w:color="auto"/>
            <w:bottom w:val="none" w:sz="0" w:space="0" w:color="auto"/>
            <w:right w:val="none" w:sz="0" w:space="0" w:color="auto"/>
          </w:divBdr>
        </w:div>
        <w:div w:id="624508232">
          <w:marLeft w:val="0"/>
          <w:marRight w:val="0"/>
          <w:marTop w:val="0"/>
          <w:marBottom w:val="0"/>
          <w:divBdr>
            <w:top w:val="none" w:sz="0" w:space="0" w:color="auto"/>
            <w:left w:val="none" w:sz="0" w:space="0" w:color="auto"/>
            <w:bottom w:val="none" w:sz="0" w:space="0" w:color="auto"/>
            <w:right w:val="none" w:sz="0" w:space="0" w:color="auto"/>
          </w:divBdr>
        </w:div>
        <w:div w:id="273752509">
          <w:marLeft w:val="0"/>
          <w:marRight w:val="0"/>
          <w:marTop w:val="0"/>
          <w:marBottom w:val="0"/>
          <w:divBdr>
            <w:top w:val="none" w:sz="0" w:space="0" w:color="auto"/>
            <w:left w:val="none" w:sz="0" w:space="0" w:color="auto"/>
            <w:bottom w:val="none" w:sz="0" w:space="0" w:color="auto"/>
            <w:right w:val="none" w:sz="0" w:space="0" w:color="auto"/>
          </w:divBdr>
        </w:div>
        <w:div w:id="1844198252">
          <w:marLeft w:val="0"/>
          <w:marRight w:val="0"/>
          <w:marTop w:val="0"/>
          <w:marBottom w:val="0"/>
          <w:divBdr>
            <w:top w:val="none" w:sz="0" w:space="0" w:color="auto"/>
            <w:left w:val="none" w:sz="0" w:space="0" w:color="auto"/>
            <w:bottom w:val="none" w:sz="0" w:space="0" w:color="auto"/>
            <w:right w:val="none" w:sz="0" w:space="0" w:color="auto"/>
          </w:divBdr>
        </w:div>
        <w:div w:id="1023096471">
          <w:marLeft w:val="0"/>
          <w:marRight w:val="0"/>
          <w:marTop w:val="0"/>
          <w:marBottom w:val="0"/>
          <w:divBdr>
            <w:top w:val="none" w:sz="0" w:space="0" w:color="auto"/>
            <w:left w:val="none" w:sz="0" w:space="0" w:color="auto"/>
            <w:bottom w:val="none" w:sz="0" w:space="0" w:color="auto"/>
            <w:right w:val="none" w:sz="0" w:space="0" w:color="auto"/>
          </w:divBdr>
        </w:div>
        <w:div w:id="1705061380">
          <w:marLeft w:val="0"/>
          <w:marRight w:val="0"/>
          <w:marTop w:val="0"/>
          <w:marBottom w:val="0"/>
          <w:divBdr>
            <w:top w:val="none" w:sz="0" w:space="0" w:color="auto"/>
            <w:left w:val="none" w:sz="0" w:space="0" w:color="auto"/>
            <w:bottom w:val="none" w:sz="0" w:space="0" w:color="auto"/>
            <w:right w:val="none" w:sz="0" w:space="0" w:color="auto"/>
          </w:divBdr>
        </w:div>
        <w:div w:id="520977135">
          <w:marLeft w:val="0"/>
          <w:marRight w:val="0"/>
          <w:marTop w:val="0"/>
          <w:marBottom w:val="0"/>
          <w:divBdr>
            <w:top w:val="none" w:sz="0" w:space="0" w:color="auto"/>
            <w:left w:val="none" w:sz="0" w:space="0" w:color="auto"/>
            <w:bottom w:val="none" w:sz="0" w:space="0" w:color="auto"/>
            <w:right w:val="none" w:sz="0" w:space="0" w:color="auto"/>
          </w:divBdr>
        </w:div>
        <w:div w:id="1496922047">
          <w:marLeft w:val="0"/>
          <w:marRight w:val="0"/>
          <w:marTop w:val="0"/>
          <w:marBottom w:val="0"/>
          <w:divBdr>
            <w:top w:val="none" w:sz="0" w:space="0" w:color="auto"/>
            <w:left w:val="none" w:sz="0" w:space="0" w:color="auto"/>
            <w:bottom w:val="none" w:sz="0" w:space="0" w:color="auto"/>
            <w:right w:val="none" w:sz="0" w:space="0" w:color="auto"/>
          </w:divBdr>
        </w:div>
        <w:div w:id="1009793248">
          <w:marLeft w:val="0"/>
          <w:marRight w:val="0"/>
          <w:marTop w:val="0"/>
          <w:marBottom w:val="0"/>
          <w:divBdr>
            <w:top w:val="none" w:sz="0" w:space="0" w:color="auto"/>
            <w:left w:val="none" w:sz="0" w:space="0" w:color="auto"/>
            <w:bottom w:val="none" w:sz="0" w:space="0" w:color="auto"/>
            <w:right w:val="none" w:sz="0" w:space="0" w:color="auto"/>
          </w:divBdr>
        </w:div>
        <w:div w:id="2067794309">
          <w:marLeft w:val="0"/>
          <w:marRight w:val="0"/>
          <w:marTop w:val="0"/>
          <w:marBottom w:val="0"/>
          <w:divBdr>
            <w:top w:val="none" w:sz="0" w:space="0" w:color="auto"/>
            <w:left w:val="none" w:sz="0" w:space="0" w:color="auto"/>
            <w:bottom w:val="none" w:sz="0" w:space="0" w:color="auto"/>
            <w:right w:val="none" w:sz="0" w:space="0" w:color="auto"/>
          </w:divBdr>
        </w:div>
        <w:div w:id="1341421904">
          <w:marLeft w:val="0"/>
          <w:marRight w:val="0"/>
          <w:marTop w:val="0"/>
          <w:marBottom w:val="0"/>
          <w:divBdr>
            <w:top w:val="none" w:sz="0" w:space="0" w:color="auto"/>
            <w:left w:val="none" w:sz="0" w:space="0" w:color="auto"/>
            <w:bottom w:val="none" w:sz="0" w:space="0" w:color="auto"/>
            <w:right w:val="none" w:sz="0" w:space="0" w:color="auto"/>
          </w:divBdr>
        </w:div>
        <w:div w:id="323631026">
          <w:marLeft w:val="0"/>
          <w:marRight w:val="0"/>
          <w:marTop w:val="0"/>
          <w:marBottom w:val="0"/>
          <w:divBdr>
            <w:top w:val="none" w:sz="0" w:space="0" w:color="auto"/>
            <w:left w:val="none" w:sz="0" w:space="0" w:color="auto"/>
            <w:bottom w:val="none" w:sz="0" w:space="0" w:color="auto"/>
            <w:right w:val="none" w:sz="0" w:space="0" w:color="auto"/>
          </w:divBdr>
        </w:div>
        <w:div w:id="913703632">
          <w:marLeft w:val="0"/>
          <w:marRight w:val="0"/>
          <w:marTop w:val="0"/>
          <w:marBottom w:val="0"/>
          <w:divBdr>
            <w:top w:val="none" w:sz="0" w:space="0" w:color="auto"/>
            <w:left w:val="none" w:sz="0" w:space="0" w:color="auto"/>
            <w:bottom w:val="none" w:sz="0" w:space="0" w:color="auto"/>
            <w:right w:val="none" w:sz="0" w:space="0" w:color="auto"/>
          </w:divBdr>
        </w:div>
        <w:div w:id="1659110702">
          <w:marLeft w:val="0"/>
          <w:marRight w:val="0"/>
          <w:marTop w:val="0"/>
          <w:marBottom w:val="0"/>
          <w:divBdr>
            <w:top w:val="none" w:sz="0" w:space="0" w:color="auto"/>
            <w:left w:val="none" w:sz="0" w:space="0" w:color="auto"/>
            <w:bottom w:val="none" w:sz="0" w:space="0" w:color="auto"/>
            <w:right w:val="none" w:sz="0" w:space="0" w:color="auto"/>
          </w:divBdr>
        </w:div>
        <w:div w:id="813105640">
          <w:marLeft w:val="0"/>
          <w:marRight w:val="0"/>
          <w:marTop w:val="0"/>
          <w:marBottom w:val="0"/>
          <w:divBdr>
            <w:top w:val="none" w:sz="0" w:space="0" w:color="auto"/>
            <w:left w:val="none" w:sz="0" w:space="0" w:color="auto"/>
            <w:bottom w:val="none" w:sz="0" w:space="0" w:color="auto"/>
            <w:right w:val="none" w:sz="0" w:space="0" w:color="auto"/>
          </w:divBdr>
        </w:div>
        <w:div w:id="451903322">
          <w:marLeft w:val="0"/>
          <w:marRight w:val="0"/>
          <w:marTop w:val="0"/>
          <w:marBottom w:val="0"/>
          <w:divBdr>
            <w:top w:val="none" w:sz="0" w:space="0" w:color="auto"/>
            <w:left w:val="none" w:sz="0" w:space="0" w:color="auto"/>
            <w:bottom w:val="none" w:sz="0" w:space="0" w:color="auto"/>
            <w:right w:val="none" w:sz="0" w:space="0" w:color="auto"/>
          </w:divBdr>
        </w:div>
        <w:div w:id="1382435392">
          <w:marLeft w:val="0"/>
          <w:marRight w:val="0"/>
          <w:marTop w:val="0"/>
          <w:marBottom w:val="0"/>
          <w:divBdr>
            <w:top w:val="none" w:sz="0" w:space="0" w:color="auto"/>
            <w:left w:val="none" w:sz="0" w:space="0" w:color="auto"/>
            <w:bottom w:val="none" w:sz="0" w:space="0" w:color="auto"/>
            <w:right w:val="none" w:sz="0" w:space="0" w:color="auto"/>
          </w:divBdr>
        </w:div>
        <w:div w:id="385641907">
          <w:marLeft w:val="0"/>
          <w:marRight w:val="0"/>
          <w:marTop w:val="0"/>
          <w:marBottom w:val="0"/>
          <w:divBdr>
            <w:top w:val="none" w:sz="0" w:space="0" w:color="auto"/>
            <w:left w:val="none" w:sz="0" w:space="0" w:color="auto"/>
            <w:bottom w:val="none" w:sz="0" w:space="0" w:color="auto"/>
            <w:right w:val="none" w:sz="0" w:space="0" w:color="auto"/>
          </w:divBdr>
        </w:div>
        <w:div w:id="414520780">
          <w:marLeft w:val="0"/>
          <w:marRight w:val="0"/>
          <w:marTop w:val="0"/>
          <w:marBottom w:val="0"/>
          <w:divBdr>
            <w:top w:val="none" w:sz="0" w:space="0" w:color="auto"/>
            <w:left w:val="none" w:sz="0" w:space="0" w:color="auto"/>
            <w:bottom w:val="none" w:sz="0" w:space="0" w:color="auto"/>
            <w:right w:val="none" w:sz="0" w:space="0" w:color="auto"/>
          </w:divBdr>
        </w:div>
        <w:div w:id="1148280344">
          <w:marLeft w:val="0"/>
          <w:marRight w:val="0"/>
          <w:marTop w:val="0"/>
          <w:marBottom w:val="0"/>
          <w:divBdr>
            <w:top w:val="none" w:sz="0" w:space="0" w:color="auto"/>
            <w:left w:val="none" w:sz="0" w:space="0" w:color="auto"/>
            <w:bottom w:val="none" w:sz="0" w:space="0" w:color="auto"/>
            <w:right w:val="none" w:sz="0" w:space="0" w:color="auto"/>
          </w:divBdr>
        </w:div>
        <w:div w:id="1715078724">
          <w:marLeft w:val="0"/>
          <w:marRight w:val="0"/>
          <w:marTop w:val="0"/>
          <w:marBottom w:val="0"/>
          <w:divBdr>
            <w:top w:val="none" w:sz="0" w:space="0" w:color="auto"/>
            <w:left w:val="none" w:sz="0" w:space="0" w:color="auto"/>
            <w:bottom w:val="none" w:sz="0" w:space="0" w:color="auto"/>
            <w:right w:val="none" w:sz="0" w:space="0" w:color="auto"/>
          </w:divBdr>
        </w:div>
        <w:div w:id="1433016588">
          <w:marLeft w:val="0"/>
          <w:marRight w:val="0"/>
          <w:marTop w:val="0"/>
          <w:marBottom w:val="0"/>
          <w:divBdr>
            <w:top w:val="none" w:sz="0" w:space="0" w:color="auto"/>
            <w:left w:val="none" w:sz="0" w:space="0" w:color="auto"/>
            <w:bottom w:val="none" w:sz="0" w:space="0" w:color="auto"/>
            <w:right w:val="none" w:sz="0" w:space="0" w:color="auto"/>
          </w:divBdr>
        </w:div>
        <w:div w:id="1630892032">
          <w:marLeft w:val="0"/>
          <w:marRight w:val="0"/>
          <w:marTop w:val="0"/>
          <w:marBottom w:val="0"/>
          <w:divBdr>
            <w:top w:val="none" w:sz="0" w:space="0" w:color="auto"/>
            <w:left w:val="none" w:sz="0" w:space="0" w:color="auto"/>
            <w:bottom w:val="none" w:sz="0" w:space="0" w:color="auto"/>
            <w:right w:val="none" w:sz="0" w:space="0" w:color="auto"/>
          </w:divBdr>
        </w:div>
        <w:div w:id="1792094492">
          <w:marLeft w:val="0"/>
          <w:marRight w:val="0"/>
          <w:marTop w:val="0"/>
          <w:marBottom w:val="0"/>
          <w:divBdr>
            <w:top w:val="none" w:sz="0" w:space="0" w:color="auto"/>
            <w:left w:val="none" w:sz="0" w:space="0" w:color="auto"/>
            <w:bottom w:val="none" w:sz="0" w:space="0" w:color="auto"/>
            <w:right w:val="none" w:sz="0" w:space="0" w:color="auto"/>
          </w:divBdr>
        </w:div>
        <w:div w:id="258804208">
          <w:marLeft w:val="0"/>
          <w:marRight w:val="0"/>
          <w:marTop w:val="0"/>
          <w:marBottom w:val="0"/>
          <w:divBdr>
            <w:top w:val="none" w:sz="0" w:space="0" w:color="auto"/>
            <w:left w:val="none" w:sz="0" w:space="0" w:color="auto"/>
            <w:bottom w:val="none" w:sz="0" w:space="0" w:color="auto"/>
            <w:right w:val="none" w:sz="0" w:space="0" w:color="auto"/>
          </w:divBdr>
        </w:div>
        <w:div w:id="1490099458">
          <w:marLeft w:val="0"/>
          <w:marRight w:val="0"/>
          <w:marTop w:val="0"/>
          <w:marBottom w:val="0"/>
          <w:divBdr>
            <w:top w:val="none" w:sz="0" w:space="0" w:color="auto"/>
            <w:left w:val="none" w:sz="0" w:space="0" w:color="auto"/>
            <w:bottom w:val="none" w:sz="0" w:space="0" w:color="auto"/>
            <w:right w:val="none" w:sz="0" w:space="0" w:color="auto"/>
          </w:divBdr>
        </w:div>
        <w:div w:id="1917669852">
          <w:marLeft w:val="0"/>
          <w:marRight w:val="0"/>
          <w:marTop w:val="0"/>
          <w:marBottom w:val="0"/>
          <w:divBdr>
            <w:top w:val="none" w:sz="0" w:space="0" w:color="auto"/>
            <w:left w:val="none" w:sz="0" w:space="0" w:color="auto"/>
            <w:bottom w:val="none" w:sz="0" w:space="0" w:color="auto"/>
            <w:right w:val="none" w:sz="0" w:space="0" w:color="auto"/>
          </w:divBdr>
        </w:div>
        <w:div w:id="300501930">
          <w:marLeft w:val="0"/>
          <w:marRight w:val="0"/>
          <w:marTop w:val="0"/>
          <w:marBottom w:val="0"/>
          <w:divBdr>
            <w:top w:val="none" w:sz="0" w:space="0" w:color="auto"/>
            <w:left w:val="none" w:sz="0" w:space="0" w:color="auto"/>
            <w:bottom w:val="none" w:sz="0" w:space="0" w:color="auto"/>
            <w:right w:val="none" w:sz="0" w:space="0" w:color="auto"/>
          </w:divBdr>
        </w:div>
        <w:div w:id="1707832782">
          <w:marLeft w:val="0"/>
          <w:marRight w:val="0"/>
          <w:marTop w:val="0"/>
          <w:marBottom w:val="0"/>
          <w:divBdr>
            <w:top w:val="none" w:sz="0" w:space="0" w:color="auto"/>
            <w:left w:val="none" w:sz="0" w:space="0" w:color="auto"/>
            <w:bottom w:val="none" w:sz="0" w:space="0" w:color="auto"/>
            <w:right w:val="none" w:sz="0" w:space="0" w:color="auto"/>
          </w:divBdr>
        </w:div>
        <w:div w:id="455179307">
          <w:marLeft w:val="0"/>
          <w:marRight w:val="0"/>
          <w:marTop w:val="0"/>
          <w:marBottom w:val="0"/>
          <w:divBdr>
            <w:top w:val="none" w:sz="0" w:space="0" w:color="auto"/>
            <w:left w:val="none" w:sz="0" w:space="0" w:color="auto"/>
            <w:bottom w:val="none" w:sz="0" w:space="0" w:color="auto"/>
            <w:right w:val="none" w:sz="0" w:space="0" w:color="auto"/>
          </w:divBdr>
        </w:div>
        <w:div w:id="447553221">
          <w:marLeft w:val="0"/>
          <w:marRight w:val="0"/>
          <w:marTop w:val="0"/>
          <w:marBottom w:val="0"/>
          <w:divBdr>
            <w:top w:val="none" w:sz="0" w:space="0" w:color="auto"/>
            <w:left w:val="none" w:sz="0" w:space="0" w:color="auto"/>
            <w:bottom w:val="none" w:sz="0" w:space="0" w:color="auto"/>
            <w:right w:val="none" w:sz="0" w:space="0" w:color="auto"/>
          </w:divBdr>
        </w:div>
        <w:div w:id="42412070">
          <w:marLeft w:val="0"/>
          <w:marRight w:val="0"/>
          <w:marTop w:val="0"/>
          <w:marBottom w:val="0"/>
          <w:divBdr>
            <w:top w:val="none" w:sz="0" w:space="0" w:color="auto"/>
            <w:left w:val="none" w:sz="0" w:space="0" w:color="auto"/>
            <w:bottom w:val="none" w:sz="0" w:space="0" w:color="auto"/>
            <w:right w:val="none" w:sz="0" w:space="0" w:color="auto"/>
          </w:divBdr>
        </w:div>
        <w:div w:id="1277299676">
          <w:marLeft w:val="0"/>
          <w:marRight w:val="0"/>
          <w:marTop w:val="0"/>
          <w:marBottom w:val="0"/>
          <w:divBdr>
            <w:top w:val="none" w:sz="0" w:space="0" w:color="auto"/>
            <w:left w:val="none" w:sz="0" w:space="0" w:color="auto"/>
            <w:bottom w:val="none" w:sz="0" w:space="0" w:color="auto"/>
            <w:right w:val="none" w:sz="0" w:space="0" w:color="auto"/>
          </w:divBdr>
        </w:div>
        <w:div w:id="304898910">
          <w:marLeft w:val="0"/>
          <w:marRight w:val="0"/>
          <w:marTop w:val="0"/>
          <w:marBottom w:val="0"/>
          <w:divBdr>
            <w:top w:val="none" w:sz="0" w:space="0" w:color="auto"/>
            <w:left w:val="none" w:sz="0" w:space="0" w:color="auto"/>
            <w:bottom w:val="none" w:sz="0" w:space="0" w:color="auto"/>
            <w:right w:val="none" w:sz="0" w:space="0" w:color="auto"/>
          </w:divBdr>
        </w:div>
        <w:div w:id="1068572850">
          <w:marLeft w:val="0"/>
          <w:marRight w:val="0"/>
          <w:marTop w:val="0"/>
          <w:marBottom w:val="0"/>
          <w:divBdr>
            <w:top w:val="none" w:sz="0" w:space="0" w:color="auto"/>
            <w:left w:val="none" w:sz="0" w:space="0" w:color="auto"/>
            <w:bottom w:val="none" w:sz="0" w:space="0" w:color="auto"/>
            <w:right w:val="none" w:sz="0" w:space="0" w:color="auto"/>
          </w:divBdr>
        </w:div>
        <w:div w:id="1548106587">
          <w:marLeft w:val="0"/>
          <w:marRight w:val="0"/>
          <w:marTop w:val="0"/>
          <w:marBottom w:val="0"/>
          <w:divBdr>
            <w:top w:val="none" w:sz="0" w:space="0" w:color="auto"/>
            <w:left w:val="none" w:sz="0" w:space="0" w:color="auto"/>
            <w:bottom w:val="none" w:sz="0" w:space="0" w:color="auto"/>
            <w:right w:val="none" w:sz="0" w:space="0" w:color="auto"/>
          </w:divBdr>
        </w:div>
        <w:div w:id="650138840">
          <w:marLeft w:val="0"/>
          <w:marRight w:val="0"/>
          <w:marTop w:val="0"/>
          <w:marBottom w:val="0"/>
          <w:divBdr>
            <w:top w:val="none" w:sz="0" w:space="0" w:color="auto"/>
            <w:left w:val="none" w:sz="0" w:space="0" w:color="auto"/>
            <w:bottom w:val="none" w:sz="0" w:space="0" w:color="auto"/>
            <w:right w:val="none" w:sz="0" w:space="0" w:color="auto"/>
          </w:divBdr>
        </w:div>
        <w:div w:id="1991053114">
          <w:marLeft w:val="0"/>
          <w:marRight w:val="0"/>
          <w:marTop w:val="0"/>
          <w:marBottom w:val="0"/>
          <w:divBdr>
            <w:top w:val="none" w:sz="0" w:space="0" w:color="auto"/>
            <w:left w:val="none" w:sz="0" w:space="0" w:color="auto"/>
            <w:bottom w:val="none" w:sz="0" w:space="0" w:color="auto"/>
            <w:right w:val="none" w:sz="0" w:space="0" w:color="auto"/>
          </w:divBdr>
        </w:div>
        <w:div w:id="703289953">
          <w:marLeft w:val="0"/>
          <w:marRight w:val="0"/>
          <w:marTop w:val="0"/>
          <w:marBottom w:val="0"/>
          <w:divBdr>
            <w:top w:val="none" w:sz="0" w:space="0" w:color="auto"/>
            <w:left w:val="none" w:sz="0" w:space="0" w:color="auto"/>
            <w:bottom w:val="none" w:sz="0" w:space="0" w:color="auto"/>
            <w:right w:val="none" w:sz="0" w:space="0" w:color="auto"/>
          </w:divBdr>
        </w:div>
        <w:div w:id="1603803770">
          <w:marLeft w:val="0"/>
          <w:marRight w:val="0"/>
          <w:marTop w:val="0"/>
          <w:marBottom w:val="0"/>
          <w:divBdr>
            <w:top w:val="none" w:sz="0" w:space="0" w:color="auto"/>
            <w:left w:val="none" w:sz="0" w:space="0" w:color="auto"/>
            <w:bottom w:val="none" w:sz="0" w:space="0" w:color="auto"/>
            <w:right w:val="none" w:sz="0" w:space="0" w:color="auto"/>
          </w:divBdr>
        </w:div>
        <w:div w:id="1527600229">
          <w:marLeft w:val="0"/>
          <w:marRight w:val="0"/>
          <w:marTop w:val="0"/>
          <w:marBottom w:val="0"/>
          <w:divBdr>
            <w:top w:val="none" w:sz="0" w:space="0" w:color="auto"/>
            <w:left w:val="none" w:sz="0" w:space="0" w:color="auto"/>
            <w:bottom w:val="none" w:sz="0" w:space="0" w:color="auto"/>
            <w:right w:val="none" w:sz="0" w:space="0" w:color="auto"/>
          </w:divBdr>
        </w:div>
        <w:div w:id="1433236572">
          <w:marLeft w:val="0"/>
          <w:marRight w:val="0"/>
          <w:marTop w:val="0"/>
          <w:marBottom w:val="0"/>
          <w:divBdr>
            <w:top w:val="none" w:sz="0" w:space="0" w:color="auto"/>
            <w:left w:val="none" w:sz="0" w:space="0" w:color="auto"/>
            <w:bottom w:val="none" w:sz="0" w:space="0" w:color="auto"/>
            <w:right w:val="none" w:sz="0" w:space="0" w:color="auto"/>
          </w:divBdr>
        </w:div>
        <w:div w:id="470831066">
          <w:marLeft w:val="0"/>
          <w:marRight w:val="0"/>
          <w:marTop w:val="0"/>
          <w:marBottom w:val="0"/>
          <w:divBdr>
            <w:top w:val="none" w:sz="0" w:space="0" w:color="auto"/>
            <w:left w:val="none" w:sz="0" w:space="0" w:color="auto"/>
            <w:bottom w:val="none" w:sz="0" w:space="0" w:color="auto"/>
            <w:right w:val="none" w:sz="0" w:space="0" w:color="auto"/>
          </w:divBdr>
        </w:div>
        <w:div w:id="1823351150">
          <w:marLeft w:val="0"/>
          <w:marRight w:val="0"/>
          <w:marTop w:val="0"/>
          <w:marBottom w:val="0"/>
          <w:divBdr>
            <w:top w:val="none" w:sz="0" w:space="0" w:color="auto"/>
            <w:left w:val="none" w:sz="0" w:space="0" w:color="auto"/>
            <w:bottom w:val="none" w:sz="0" w:space="0" w:color="auto"/>
            <w:right w:val="none" w:sz="0" w:space="0" w:color="auto"/>
          </w:divBdr>
        </w:div>
        <w:div w:id="2021617589">
          <w:marLeft w:val="0"/>
          <w:marRight w:val="0"/>
          <w:marTop w:val="0"/>
          <w:marBottom w:val="0"/>
          <w:divBdr>
            <w:top w:val="none" w:sz="0" w:space="0" w:color="auto"/>
            <w:left w:val="none" w:sz="0" w:space="0" w:color="auto"/>
            <w:bottom w:val="none" w:sz="0" w:space="0" w:color="auto"/>
            <w:right w:val="none" w:sz="0" w:space="0" w:color="auto"/>
          </w:divBdr>
        </w:div>
        <w:div w:id="496073811">
          <w:marLeft w:val="0"/>
          <w:marRight w:val="0"/>
          <w:marTop w:val="0"/>
          <w:marBottom w:val="0"/>
          <w:divBdr>
            <w:top w:val="none" w:sz="0" w:space="0" w:color="auto"/>
            <w:left w:val="none" w:sz="0" w:space="0" w:color="auto"/>
            <w:bottom w:val="none" w:sz="0" w:space="0" w:color="auto"/>
            <w:right w:val="none" w:sz="0" w:space="0" w:color="auto"/>
          </w:divBdr>
        </w:div>
        <w:div w:id="962268759">
          <w:marLeft w:val="0"/>
          <w:marRight w:val="0"/>
          <w:marTop w:val="0"/>
          <w:marBottom w:val="0"/>
          <w:divBdr>
            <w:top w:val="none" w:sz="0" w:space="0" w:color="auto"/>
            <w:left w:val="none" w:sz="0" w:space="0" w:color="auto"/>
            <w:bottom w:val="none" w:sz="0" w:space="0" w:color="auto"/>
            <w:right w:val="none" w:sz="0" w:space="0" w:color="auto"/>
          </w:divBdr>
        </w:div>
        <w:div w:id="427890134">
          <w:marLeft w:val="0"/>
          <w:marRight w:val="0"/>
          <w:marTop w:val="0"/>
          <w:marBottom w:val="0"/>
          <w:divBdr>
            <w:top w:val="none" w:sz="0" w:space="0" w:color="auto"/>
            <w:left w:val="none" w:sz="0" w:space="0" w:color="auto"/>
            <w:bottom w:val="none" w:sz="0" w:space="0" w:color="auto"/>
            <w:right w:val="none" w:sz="0" w:space="0" w:color="auto"/>
          </w:divBdr>
        </w:div>
        <w:div w:id="821699662">
          <w:marLeft w:val="0"/>
          <w:marRight w:val="0"/>
          <w:marTop w:val="0"/>
          <w:marBottom w:val="0"/>
          <w:divBdr>
            <w:top w:val="none" w:sz="0" w:space="0" w:color="auto"/>
            <w:left w:val="none" w:sz="0" w:space="0" w:color="auto"/>
            <w:bottom w:val="none" w:sz="0" w:space="0" w:color="auto"/>
            <w:right w:val="none" w:sz="0" w:space="0" w:color="auto"/>
          </w:divBdr>
        </w:div>
        <w:div w:id="1185941670">
          <w:marLeft w:val="0"/>
          <w:marRight w:val="0"/>
          <w:marTop w:val="0"/>
          <w:marBottom w:val="0"/>
          <w:divBdr>
            <w:top w:val="none" w:sz="0" w:space="0" w:color="auto"/>
            <w:left w:val="none" w:sz="0" w:space="0" w:color="auto"/>
            <w:bottom w:val="none" w:sz="0" w:space="0" w:color="auto"/>
            <w:right w:val="none" w:sz="0" w:space="0" w:color="auto"/>
          </w:divBdr>
        </w:div>
        <w:div w:id="1687361452">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919053613">
          <w:marLeft w:val="0"/>
          <w:marRight w:val="0"/>
          <w:marTop w:val="0"/>
          <w:marBottom w:val="0"/>
          <w:divBdr>
            <w:top w:val="none" w:sz="0" w:space="0" w:color="auto"/>
            <w:left w:val="none" w:sz="0" w:space="0" w:color="auto"/>
            <w:bottom w:val="none" w:sz="0" w:space="0" w:color="auto"/>
            <w:right w:val="none" w:sz="0" w:space="0" w:color="auto"/>
          </w:divBdr>
        </w:div>
        <w:div w:id="748305888">
          <w:marLeft w:val="0"/>
          <w:marRight w:val="0"/>
          <w:marTop w:val="0"/>
          <w:marBottom w:val="0"/>
          <w:divBdr>
            <w:top w:val="none" w:sz="0" w:space="0" w:color="auto"/>
            <w:left w:val="none" w:sz="0" w:space="0" w:color="auto"/>
            <w:bottom w:val="none" w:sz="0" w:space="0" w:color="auto"/>
            <w:right w:val="none" w:sz="0" w:space="0" w:color="auto"/>
          </w:divBdr>
        </w:div>
        <w:div w:id="1601793304">
          <w:marLeft w:val="0"/>
          <w:marRight w:val="0"/>
          <w:marTop w:val="0"/>
          <w:marBottom w:val="0"/>
          <w:divBdr>
            <w:top w:val="none" w:sz="0" w:space="0" w:color="auto"/>
            <w:left w:val="none" w:sz="0" w:space="0" w:color="auto"/>
            <w:bottom w:val="none" w:sz="0" w:space="0" w:color="auto"/>
            <w:right w:val="none" w:sz="0" w:space="0" w:color="auto"/>
          </w:divBdr>
        </w:div>
        <w:div w:id="1738016149">
          <w:marLeft w:val="0"/>
          <w:marRight w:val="0"/>
          <w:marTop w:val="0"/>
          <w:marBottom w:val="0"/>
          <w:divBdr>
            <w:top w:val="none" w:sz="0" w:space="0" w:color="auto"/>
            <w:left w:val="none" w:sz="0" w:space="0" w:color="auto"/>
            <w:bottom w:val="none" w:sz="0" w:space="0" w:color="auto"/>
            <w:right w:val="none" w:sz="0" w:space="0" w:color="auto"/>
          </w:divBdr>
        </w:div>
        <w:div w:id="944464123">
          <w:marLeft w:val="0"/>
          <w:marRight w:val="0"/>
          <w:marTop w:val="0"/>
          <w:marBottom w:val="0"/>
          <w:divBdr>
            <w:top w:val="none" w:sz="0" w:space="0" w:color="auto"/>
            <w:left w:val="none" w:sz="0" w:space="0" w:color="auto"/>
            <w:bottom w:val="none" w:sz="0" w:space="0" w:color="auto"/>
            <w:right w:val="none" w:sz="0" w:space="0" w:color="auto"/>
          </w:divBdr>
        </w:div>
        <w:div w:id="459417773">
          <w:marLeft w:val="0"/>
          <w:marRight w:val="0"/>
          <w:marTop w:val="0"/>
          <w:marBottom w:val="0"/>
          <w:divBdr>
            <w:top w:val="none" w:sz="0" w:space="0" w:color="auto"/>
            <w:left w:val="none" w:sz="0" w:space="0" w:color="auto"/>
            <w:bottom w:val="none" w:sz="0" w:space="0" w:color="auto"/>
            <w:right w:val="none" w:sz="0" w:space="0" w:color="auto"/>
          </w:divBdr>
        </w:div>
        <w:div w:id="2034334677">
          <w:marLeft w:val="0"/>
          <w:marRight w:val="0"/>
          <w:marTop w:val="0"/>
          <w:marBottom w:val="0"/>
          <w:divBdr>
            <w:top w:val="none" w:sz="0" w:space="0" w:color="auto"/>
            <w:left w:val="none" w:sz="0" w:space="0" w:color="auto"/>
            <w:bottom w:val="none" w:sz="0" w:space="0" w:color="auto"/>
            <w:right w:val="none" w:sz="0" w:space="0" w:color="auto"/>
          </w:divBdr>
        </w:div>
        <w:div w:id="1221744197">
          <w:marLeft w:val="0"/>
          <w:marRight w:val="0"/>
          <w:marTop w:val="0"/>
          <w:marBottom w:val="0"/>
          <w:divBdr>
            <w:top w:val="none" w:sz="0" w:space="0" w:color="auto"/>
            <w:left w:val="none" w:sz="0" w:space="0" w:color="auto"/>
            <w:bottom w:val="none" w:sz="0" w:space="0" w:color="auto"/>
            <w:right w:val="none" w:sz="0" w:space="0" w:color="auto"/>
          </w:divBdr>
        </w:div>
        <w:div w:id="1168134567">
          <w:marLeft w:val="0"/>
          <w:marRight w:val="0"/>
          <w:marTop w:val="0"/>
          <w:marBottom w:val="0"/>
          <w:divBdr>
            <w:top w:val="none" w:sz="0" w:space="0" w:color="auto"/>
            <w:left w:val="none" w:sz="0" w:space="0" w:color="auto"/>
            <w:bottom w:val="none" w:sz="0" w:space="0" w:color="auto"/>
            <w:right w:val="none" w:sz="0" w:space="0" w:color="auto"/>
          </w:divBdr>
        </w:div>
        <w:div w:id="537548716">
          <w:marLeft w:val="0"/>
          <w:marRight w:val="0"/>
          <w:marTop w:val="0"/>
          <w:marBottom w:val="0"/>
          <w:divBdr>
            <w:top w:val="none" w:sz="0" w:space="0" w:color="auto"/>
            <w:left w:val="none" w:sz="0" w:space="0" w:color="auto"/>
            <w:bottom w:val="none" w:sz="0" w:space="0" w:color="auto"/>
            <w:right w:val="none" w:sz="0" w:space="0" w:color="auto"/>
          </w:divBdr>
        </w:div>
        <w:div w:id="19361451">
          <w:marLeft w:val="0"/>
          <w:marRight w:val="0"/>
          <w:marTop w:val="0"/>
          <w:marBottom w:val="0"/>
          <w:divBdr>
            <w:top w:val="none" w:sz="0" w:space="0" w:color="auto"/>
            <w:left w:val="none" w:sz="0" w:space="0" w:color="auto"/>
            <w:bottom w:val="none" w:sz="0" w:space="0" w:color="auto"/>
            <w:right w:val="none" w:sz="0" w:space="0" w:color="auto"/>
          </w:divBdr>
        </w:div>
        <w:div w:id="1302075689">
          <w:marLeft w:val="0"/>
          <w:marRight w:val="0"/>
          <w:marTop w:val="0"/>
          <w:marBottom w:val="0"/>
          <w:divBdr>
            <w:top w:val="none" w:sz="0" w:space="0" w:color="auto"/>
            <w:left w:val="none" w:sz="0" w:space="0" w:color="auto"/>
            <w:bottom w:val="none" w:sz="0" w:space="0" w:color="auto"/>
            <w:right w:val="none" w:sz="0" w:space="0" w:color="auto"/>
          </w:divBdr>
        </w:div>
        <w:div w:id="1520124368">
          <w:marLeft w:val="0"/>
          <w:marRight w:val="0"/>
          <w:marTop w:val="0"/>
          <w:marBottom w:val="0"/>
          <w:divBdr>
            <w:top w:val="none" w:sz="0" w:space="0" w:color="auto"/>
            <w:left w:val="none" w:sz="0" w:space="0" w:color="auto"/>
            <w:bottom w:val="none" w:sz="0" w:space="0" w:color="auto"/>
            <w:right w:val="none" w:sz="0" w:space="0" w:color="auto"/>
          </w:divBdr>
        </w:div>
        <w:div w:id="1600943086">
          <w:marLeft w:val="0"/>
          <w:marRight w:val="0"/>
          <w:marTop w:val="0"/>
          <w:marBottom w:val="0"/>
          <w:divBdr>
            <w:top w:val="none" w:sz="0" w:space="0" w:color="auto"/>
            <w:left w:val="none" w:sz="0" w:space="0" w:color="auto"/>
            <w:bottom w:val="none" w:sz="0" w:space="0" w:color="auto"/>
            <w:right w:val="none" w:sz="0" w:space="0" w:color="auto"/>
          </w:divBdr>
        </w:div>
        <w:div w:id="526607272">
          <w:marLeft w:val="0"/>
          <w:marRight w:val="0"/>
          <w:marTop w:val="0"/>
          <w:marBottom w:val="0"/>
          <w:divBdr>
            <w:top w:val="none" w:sz="0" w:space="0" w:color="auto"/>
            <w:left w:val="none" w:sz="0" w:space="0" w:color="auto"/>
            <w:bottom w:val="none" w:sz="0" w:space="0" w:color="auto"/>
            <w:right w:val="none" w:sz="0" w:space="0" w:color="auto"/>
          </w:divBdr>
        </w:div>
        <w:div w:id="952175516">
          <w:marLeft w:val="0"/>
          <w:marRight w:val="0"/>
          <w:marTop w:val="0"/>
          <w:marBottom w:val="0"/>
          <w:divBdr>
            <w:top w:val="none" w:sz="0" w:space="0" w:color="auto"/>
            <w:left w:val="none" w:sz="0" w:space="0" w:color="auto"/>
            <w:bottom w:val="none" w:sz="0" w:space="0" w:color="auto"/>
            <w:right w:val="none" w:sz="0" w:space="0" w:color="auto"/>
          </w:divBdr>
        </w:div>
        <w:div w:id="1962765296">
          <w:marLeft w:val="0"/>
          <w:marRight w:val="0"/>
          <w:marTop w:val="0"/>
          <w:marBottom w:val="0"/>
          <w:divBdr>
            <w:top w:val="none" w:sz="0" w:space="0" w:color="auto"/>
            <w:left w:val="none" w:sz="0" w:space="0" w:color="auto"/>
            <w:bottom w:val="none" w:sz="0" w:space="0" w:color="auto"/>
            <w:right w:val="none" w:sz="0" w:space="0" w:color="auto"/>
          </w:divBdr>
        </w:div>
        <w:div w:id="2051415040">
          <w:marLeft w:val="0"/>
          <w:marRight w:val="0"/>
          <w:marTop w:val="0"/>
          <w:marBottom w:val="0"/>
          <w:divBdr>
            <w:top w:val="none" w:sz="0" w:space="0" w:color="auto"/>
            <w:left w:val="none" w:sz="0" w:space="0" w:color="auto"/>
            <w:bottom w:val="none" w:sz="0" w:space="0" w:color="auto"/>
            <w:right w:val="none" w:sz="0" w:space="0" w:color="auto"/>
          </w:divBdr>
        </w:div>
        <w:div w:id="971980302">
          <w:marLeft w:val="0"/>
          <w:marRight w:val="0"/>
          <w:marTop w:val="0"/>
          <w:marBottom w:val="0"/>
          <w:divBdr>
            <w:top w:val="none" w:sz="0" w:space="0" w:color="auto"/>
            <w:left w:val="none" w:sz="0" w:space="0" w:color="auto"/>
            <w:bottom w:val="none" w:sz="0" w:space="0" w:color="auto"/>
            <w:right w:val="none" w:sz="0" w:space="0" w:color="auto"/>
          </w:divBdr>
        </w:div>
        <w:div w:id="777336706">
          <w:marLeft w:val="0"/>
          <w:marRight w:val="0"/>
          <w:marTop w:val="0"/>
          <w:marBottom w:val="0"/>
          <w:divBdr>
            <w:top w:val="none" w:sz="0" w:space="0" w:color="auto"/>
            <w:left w:val="none" w:sz="0" w:space="0" w:color="auto"/>
            <w:bottom w:val="none" w:sz="0" w:space="0" w:color="auto"/>
            <w:right w:val="none" w:sz="0" w:space="0" w:color="auto"/>
          </w:divBdr>
        </w:div>
        <w:div w:id="257687783">
          <w:marLeft w:val="0"/>
          <w:marRight w:val="0"/>
          <w:marTop w:val="0"/>
          <w:marBottom w:val="0"/>
          <w:divBdr>
            <w:top w:val="none" w:sz="0" w:space="0" w:color="auto"/>
            <w:left w:val="none" w:sz="0" w:space="0" w:color="auto"/>
            <w:bottom w:val="none" w:sz="0" w:space="0" w:color="auto"/>
            <w:right w:val="none" w:sz="0" w:space="0" w:color="auto"/>
          </w:divBdr>
        </w:div>
        <w:div w:id="449054397">
          <w:marLeft w:val="0"/>
          <w:marRight w:val="0"/>
          <w:marTop w:val="0"/>
          <w:marBottom w:val="0"/>
          <w:divBdr>
            <w:top w:val="none" w:sz="0" w:space="0" w:color="auto"/>
            <w:left w:val="none" w:sz="0" w:space="0" w:color="auto"/>
            <w:bottom w:val="none" w:sz="0" w:space="0" w:color="auto"/>
            <w:right w:val="none" w:sz="0" w:space="0" w:color="auto"/>
          </w:divBdr>
        </w:div>
        <w:div w:id="186333761">
          <w:marLeft w:val="0"/>
          <w:marRight w:val="0"/>
          <w:marTop w:val="0"/>
          <w:marBottom w:val="0"/>
          <w:divBdr>
            <w:top w:val="none" w:sz="0" w:space="0" w:color="auto"/>
            <w:left w:val="none" w:sz="0" w:space="0" w:color="auto"/>
            <w:bottom w:val="none" w:sz="0" w:space="0" w:color="auto"/>
            <w:right w:val="none" w:sz="0" w:space="0" w:color="auto"/>
          </w:divBdr>
        </w:div>
        <w:div w:id="1605377910">
          <w:marLeft w:val="0"/>
          <w:marRight w:val="0"/>
          <w:marTop w:val="0"/>
          <w:marBottom w:val="0"/>
          <w:divBdr>
            <w:top w:val="none" w:sz="0" w:space="0" w:color="auto"/>
            <w:left w:val="none" w:sz="0" w:space="0" w:color="auto"/>
            <w:bottom w:val="none" w:sz="0" w:space="0" w:color="auto"/>
            <w:right w:val="none" w:sz="0" w:space="0" w:color="auto"/>
          </w:divBdr>
        </w:div>
        <w:div w:id="355934904">
          <w:marLeft w:val="0"/>
          <w:marRight w:val="0"/>
          <w:marTop w:val="0"/>
          <w:marBottom w:val="0"/>
          <w:divBdr>
            <w:top w:val="none" w:sz="0" w:space="0" w:color="auto"/>
            <w:left w:val="none" w:sz="0" w:space="0" w:color="auto"/>
            <w:bottom w:val="none" w:sz="0" w:space="0" w:color="auto"/>
            <w:right w:val="none" w:sz="0" w:space="0" w:color="auto"/>
          </w:divBdr>
        </w:div>
        <w:div w:id="2130738723">
          <w:marLeft w:val="0"/>
          <w:marRight w:val="0"/>
          <w:marTop w:val="0"/>
          <w:marBottom w:val="0"/>
          <w:divBdr>
            <w:top w:val="none" w:sz="0" w:space="0" w:color="auto"/>
            <w:left w:val="none" w:sz="0" w:space="0" w:color="auto"/>
            <w:bottom w:val="none" w:sz="0" w:space="0" w:color="auto"/>
            <w:right w:val="none" w:sz="0" w:space="0" w:color="auto"/>
          </w:divBdr>
        </w:div>
        <w:div w:id="900293175">
          <w:marLeft w:val="0"/>
          <w:marRight w:val="0"/>
          <w:marTop w:val="0"/>
          <w:marBottom w:val="0"/>
          <w:divBdr>
            <w:top w:val="none" w:sz="0" w:space="0" w:color="auto"/>
            <w:left w:val="none" w:sz="0" w:space="0" w:color="auto"/>
            <w:bottom w:val="none" w:sz="0" w:space="0" w:color="auto"/>
            <w:right w:val="none" w:sz="0" w:space="0" w:color="auto"/>
          </w:divBdr>
        </w:div>
        <w:div w:id="184756937">
          <w:marLeft w:val="0"/>
          <w:marRight w:val="0"/>
          <w:marTop w:val="0"/>
          <w:marBottom w:val="0"/>
          <w:divBdr>
            <w:top w:val="none" w:sz="0" w:space="0" w:color="auto"/>
            <w:left w:val="none" w:sz="0" w:space="0" w:color="auto"/>
            <w:bottom w:val="none" w:sz="0" w:space="0" w:color="auto"/>
            <w:right w:val="none" w:sz="0" w:space="0" w:color="auto"/>
          </w:divBdr>
        </w:div>
        <w:div w:id="2093625252">
          <w:marLeft w:val="0"/>
          <w:marRight w:val="0"/>
          <w:marTop w:val="0"/>
          <w:marBottom w:val="0"/>
          <w:divBdr>
            <w:top w:val="none" w:sz="0" w:space="0" w:color="auto"/>
            <w:left w:val="none" w:sz="0" w:space="0" w:color="auto"/>
            <w:bottom w:val="none" w:sz="0" w:space="0" w:color="auto"/>
            <w:right w:val="none" w:sz="0" w:space="0" w:color="auto"/>
          </w:divBdr>
        </w:div>
        <w:div w:id="702747926">
          <w:marLeft w:val="0"/>
          <w:marRight w:val="0"/>
          <w:marTop w:val="0"/>
          <w:marBottom w:val="0"/>
          <w:divBdr>
            <w:top w:val="none" w:sz="0" w:space="0" w:color="auto"/>
            <w:left w:val="none" w:sz="0" w:space="0" w:color="auto"/>
            <w:bottom w:val="none" w:sz="0" w:space="0" w:color="auto"/>
            <w:right w:val="none" w:sz="0" w:space="0" w:color="auto"/>
          </w:divBdr>
        </w:div>
        <w:div w:id="1939291111">
          <w:marLeft w:val="0"/>
          <w:marRight w:val="0"/>
          <w:marTop w:val="0"/>
          <w:marBottom w:val="0"/>
          <w:divBdr>
            <w:top w:val="none" w:sz="0" w:space="0" w:color="auto"/>
            <w:left w:val="none" w:sz="0" w:space="0" w:color="auto"/>
            <w:bottom w:val="none" w:sz="0" w:space="0" w:color="auto"/>
            <w:right w:val="none" w:sz="0" w:space="0" w:color="auto"/>
          </w:divBdr>
        </w:div>
        <w:div w:id="741369648">
          <w:marLeft w:val="0"/>
          <w:marRight w:val="0"/>
          <w:marTop w:val="0"/>
          <w:marBottom w:val="0"/>
          <w:divBdr>
            <w:top w:val="none" w:sz="0" w:space="0" w:color="auto"/>
            <w:left w:val="none" w:sz="0" w:space="0" w:color="auto"/>
            <w:bottom w:val="none" w:sz="0" w:space="0" w:color="auto"/>
            <w:right w:val="none" w:sz="0" w:space="0" w:color="auto"/>
          </w:divBdr>
        </w:div>
        <w:div w:id="1353531019">
          <w:marLeft w:val="0"/>
          <w:marRight w:val="0"/>
          <w:marTop w:val="0"/>
          <w:marBottom w:val="0"/>
          <w:divBdr>
            <w:top w:val="none" w:sz="0" w:space="0" w:color="auto"/>
            <w:left w:val="none" w:sz="0" w:space="0" w:color="auto"/>
            <w:bottom w:val="none" w:sz="0" w:space="0" w:color="auto"/>
            <w:right w:val="none" w:sz="0" w:space="0" w:color="auto"/>
          </w:divBdr>
        </w:div>
        <w:div w:id="1911844235">
          <w:marLeft w:val="0"/>
          <w:marRight w:val="0"/>
          <w:marTop w:val="0"/>
          <w:marBottom w:val="0"/>
          <w:divBdr>
            <w:top w:val="none" w:sz="0" w:space="0" w:color="auto"/>
            <w:left w:val="none" w:sz="0" w:space="0" w:color="auto"/>
            <w:bottom w:val="none" w:sz="0" w:space="0" w:color="auto"/>
            <w:right w:val="none" w:sz="0" w:space="0" w:color="auto"/>
          </w:divBdr>
        </w:div>
        <w:div w:id="240406933">
          <w:marLeft w:val="0"/>
          <w:marRight w:val="0"/>
          <w:marTop w:val="0"/>
          <w:marBottom w:val="0"/>
          <w:divBdr>
            <w:top w:val="none" w:sz="0" w:space="0" w:color="auto"/>
            <w:left w:val="none" w:sz="0" w:space="0" w:color="auto"/>
            <w:bottom w:val="none" w:sz="0" w:space="0" w:color="auto"/>
            <w:right w:val="none" w:sz="0" w:space="0" w:color="auto"/>
          </w:divBdr>
        </w:div>
        <w:div w:id="1829250650">
          <w:marLeft w:val="0"/>
          <w:marRight w:val="0"/>
          <w:marTop w:val="0"/>
          <w:marBottom w:val="0"/>
          <w:divBdr>
            <w:top w:val="none" w:sz="0" w:space="0" w:color="auto"/>
            <w:left w:val="none" w:sz="0" w:space="0" w:color="auto"/>
            <w:bottom w:val="none" w:sz="0" w:space="0" w:color="auto"/>
            <w:right w:val="none" w:sz="0" w:space="0" w:color="auto"/>
          </w:divBdr>
        </w:div>
        <w:div w:id="1508710718">
          <w:marLeft w:val="0"/>
          <w:marRight w:val="0"/>
          <w:marTop w:val="0"/>
          <w:marBottom w:val="0"/>
          <w:divBdr>
            <w:top w:val="none" w:sz="0" w:space="0" w:color="auto"/>
            <w:left w:val="none" w:sz="0" w:space="0" w:color="auto"/>
            <w:bottom w:val="none" w:sz="0" w:space="0" w:color="auto"/>
            <w:right w:val="none" w:sz="0" w:space="0" w:color="auto"/>
          </w:divBdr>
        </w:div>
        <w:div w:id="1609696228">
          <w:marLeft w:val="0"/>
          <w:marRight w:val="0"/>
          <w:marTop w:val="0"/>
          <w:marBottom w:val="0"/>
          <w:divBdr>
            <w:top w:val="none" w:sz="0" w:space="0" w:color="auto"/>
            <w:left w:val="none" w:sz="0" w:space="0" w:color="auto"/>
            <w:bottom w:val="none" w:sz="0" w:space="0" w:color="auto"/>
            <w:right w:val="none" w:sz="0" w:space="0" w:color="auto"/>
          </w:divBdr>
        </w:div>
        <w:div w:id="1202090848">
          <w:marLeft w:val="0"/>
          <w:marRight w:val="0"/>
          <w:marTop w:val="0"/>
          <w:marBottom w:val="0"/>
          <w:divBdr>
            <w:top w:val="none" w:sz="0" w:space="0" w:color="auto"/>
            <w:left w:val="none" w:sz="0" w:space="0" w:color="auto"/>
            <w:bottom w:val="none" w:sz="0" w:space="0" w:color="auto"/>
            <w:right w:val="none" w:sz="0" w:space="0" w:color="auto"/>
          </w:divBdr>
        </w:div>
        <w:div w:id="1395666184">
          <w:marLeft w:val="0"/>
          <w:marRight w:val="0"/>
          <w:marTop w:val="0"/>
          <w:marBottom w:val="0"/>
          <w:divBdr>
            <w:top w:val="none" w:sz="0" w:space="0" w:color="auto"/>
            <w:left w:val="none" w:sz="0" w:space="0" w:color="auto"/>
            <w:bottom w:val="none" w:sz="0" w:space="0" w:color="auto"/>
            <w:right w:val="none" w:sz="0" w:space="0" w:color="auto"/>
          </w:divBdr>
        </w:div>
        <w:div w:id="759987133">
          <w:marLeft w:val="0"/>
          <w:marRight w:val="0"/>
          <w:marTop w:val="0"/>
          <w:marBottom w:val="0"/>
          <w:divBdr>
            <w:top w:val="none" w:sz="0" w:space="0" w:color="auto"/>
            <w:left w:val="none" w:sz="0" w:space="0" w:color="auto"/>
            <w:bottom w:val="none" w:sz="0" w:space="0" w:color="auto"/>
            <w:right w:val="none" w:sz="0" w:space="0" w:color="auto"/>
          </w:divBdr>
        </w:div>
        <w:div w:id="851190870">
          <w:marLeft w:val="0"/>
          <w:marRight w:val="0"/>
          <w:marTop w:val="0"/>
          <w:marBottom w:val="0"/>
          <w:divBdr>
            <w:top w:val="none" w:sz="0" w:space="0" w:color="auto"/>
            <w:left w:val="none" w:sz="0" w:space="0" w:color="auto"/>
            <w:bottom w:val="none" w:sz="0" w:space="0" w:color="auto"/>
            <w:right w:val="none" w:sz="0" w:space="0" w:color="auto"/>
          </w:divBdr>
        </w:div>
        <w:div w:id="166791666">
          <w:marLeft w:val="0"/>
          <w:marRight w:val="0"/>
          <w:marTop w:val="0"/>
          <w:marBottom w:val="0"/>
          <w:divBdr>
            <w:top w:val="none" w:sz="0" w:space="0" w:color="auto"/>
            <w:left w:val="none" w:sz="0" w:space="0" w:color="auto"/>
            <w:bottom w:val="none" w:sz="0" w:space="0" w:color="auto"/>
            <w:right w:val="none" w:sz="0" w:space="0" w:color="auto"/>
          </w:divBdr>
        </w:div>
        <w:div w:id="352729799">
          <w:marLeft w:val="0"/>
          <w:marRight w:val="0"/>
          <w:marTop w:val="0"/>
          <w:marBottom w:val="0"/>
          <w:divBdr>
            <w:top w:val="none" w:sz="0" w:space="0" w:color="auto"/>
            <w:left w:val="none" w:sz="0" w:space="0" w:color="auto"/>
            <w:bottom w:val="none" w:sz="0" w:space="0" w:color="auto"/>
            <w:right w:val="none" w:sz="0" w:space="0" w:color="auto"/>
          </w:divBdr>
        </w:div>
        <w:div w:id="1856845269">
          <w:marLeft w:val="0"/>
          <w:marRight w:val="0"/>
          <w:marTop w:val="0"/>
          <w:marBottom w:val="0"/>
          <w:divBdr>
            <w:top w:val="none" w:sz="0" w:space="0" w:color="auto"/>
            <w:left w:val="none" w:sz="0" w:space="0" w:color="auto"/>
            <w:bottom w:val="none" w:sz="0" w:space="0" w:color="auto"/>
            <w:right w:val="none" w:sz="0" w:space="0" w:color="auto"/>
          </w:divBdr>
        </w:div>
        <w:div w:id="1065378790">
          <w:marLeft w:val="0"/>
          <w:marRight w:val="0"/>
          <w:marTop w:val="0"/>
          <w:marBottom w:val="0"/>
          <w:divBdr>
            <w:top w:val="none" w:sz="0" w:space="0" w:color="auto"/>
            <w:left w:val="none" w:sz="0" w:space="0" w:color="auto"/>
            <w:bottom w:val="none" w:sz="0" w:space="0" w:color="auto"/>
            <w:right w:val="none" w:sz="0" w:space="0" w:color="auto"/>
          </w:divBdr>
        </w:div>
        <w:div w:id="414204812">
          <w:marLeft w:val="0"/>
          <w:marRight w:val="0"/>
          <w:marTop w:val="0"/>
          <w:marBottom w:val="0"/>
          <w:divBdr>
            <w:top w:val="none" w:sz="0" w:space="0" w:color="auto"/>
            <w:left w:val="none" w:sz="0" w:space="0" w:color="auto"/>
            <w:bottom w:val="none" w:sz="0" w:space="0" w:color="auto"/>
            <w:right w:val="none" w:sz="0" w:space="0" w:color="auto"/>
          </w:divBdr>
        </w:div>
        <w:div w:id="1859342980">
          <w:marLeft w:val="0"/>
          <w:marRight w:val="0"/>
          <w:marTop w:val="0"/>
          <w:marBottom w:val="0"/>
          <w:divBdr>
            <w:top w:val="none" w:sz="0" w:space="0" w:color="auto"/>
            <w:left w:val="none" w:sz="0" w:space="0" w:color="auto"/>
            <w:bottom w:val="none" w:sz="0" w:space="0" w:color="auto"/>
            <w:right w:val="none" w:sz="0" w:space="0" w:color="auto"/>
          </w:divBdr>
        </w:div>
        <w:div w:id="953824918">
          <w:marLeft w:val="0"/>
          <w:marRight w:val="0"/>
          <w:marTop w:val="0"/>
          <w:marBottom w:val="0"/>
          <w:divBdr>
            <w:top w:val="none" w:sz="0" w:space="0" w:color="auto"/>
            <w:left w:val="none" w:sz="0" w:space="0" w:color="auto"/>
            <w:bottom w:val="none" w:sz="0" w:space="0" w:color="auto"/>
            <w:right w:val="none" w:sz="0" w:space="0" w:color="auto"/>
          </w:divBdr>
        </w:div>
        <w:div w:id="1073235197">
          <w:marLeft w:val="0"/>
          <w:marRight w:val="0"/>
          <w:marTop w:val="0"/>
          <w:marBottom w:val="0"/>
          <w:divBdr>
            <w:top w:val="none" w:sz="0" w:space="0" w:color="auto"/>
            <w:left w:val="none" w:sz="0" w:space="0" w:color="auto"/>
            <w:bottom w:val="none" w:sz="0" w:space="0" w:color="auto"/>
            <w:right w:val="none" w:sz="0" w:space="0" w:color="auto"/>
          </w:divBdr>
        </w:div>
        <w:div w:id="1228495607">
          <w:marLeft w:val="0"/>
          <w:marRight w:val="0"/>
          <w:marTop w:val="0"/>
          <w:marBottom w:val="0"/>
          <w:divBdr>
            <w:top w:val="none" w:sz="0" w:space="0" w:color="auto"/>
            <w:left w:val="none" w:sz="0" w:space="0" w:color="auto"/>
            <w:bottom w:val="none" w:sz="0" w:space="0" w:color="auto"/>
            <w:right w:val="none" w:sz="0" w:space="0" w:color="auto"/>
          </w:divBdr>
        </w:div>
        <w:div w:id="1596863961">
          <w:marLeft w:val="0"/>
          <w:marRight w:val="0"/>
          <w:marTop w:val="0"/>
          <w:marBottom w:val="0"/>
          <w:divBdr>
            <w:top w:val="none" w:sz="0" w:space="0" w:color="auto"/>
            <w:left w:val="none" w:sz="0" w:space="0" w:color="auto"/>
            <w:bottom w:val="none" w:sz="0" w:space="0" w:color="auto"/>
            <w:right w:val="none" w:sz="0" w:space="0" w:color="auto"/>
          </w:divBdr>
        </w:div>
        <w:div w:id="1815678538">
          <w:marLeft w:val="0"/>
          <w:marRight w:val="0"/>
          <w:marTop w:val="0"/>
          <w:marBottom w:val="0"/>
          <w:divBdr>
            <w:top w:val="none" w:sz="0" w:space="0" w:color="auto"/>
            <w:left w:val="none" w:sz="0" w:space="0" w:color="auto"/>
            <w:bottom w:val="none" w:sz="0" w:space="0" w:color="auto"/>
            <w:right w:val="none" w:sz="0" w:space="0" w:color="auto"/>
          </w:divBdr>
        </w:div>
        <w:div w:id="1074859367">
          <w:marLeft w:val="0"/>
          <w:marRight w:val="0"/>
          <w:marTop w:val="0"/>
          <w:marBottom w:val="0"/>
          <w:divBdr>
            <w:top w:val="none" w:sz="0" w:space="0" w:color="auto"/>
            <w:left w:val="none" w:sz="0" w:space="0" w:color="auto"/>
            <w:bottom w:val="none" w:sz="0" w:space="0" w:color="auto"/>
            <w:right w:val="none" w:sz="0" w:space="0" w:color="auto"/>
          </w:divBdr>
        </w:div>
        <w:div w:id="842210776">
          <w:marLeft w:val="0"/>
          <w:marRight w:val="0"/>
          <w:marTop w:val="0"/>
          <w:marBottom w:val="0"/>
          <w:divBdr>
            <w:top w:val="none" w:sz="0" w:space="0" w:color="auto"/>
            <w:left w:val="none" w:sz="0" w:space="0" w:color="auto"/>
            <w:bottom w:val="none" w:sz="0" w:space="0" w:color="auto"/>
            <w:right w:val="none" w:sz="0" w:space="0" w:color="auto"/>
          </w:divBdr>
        </w:div>
        <w:div w:id="130248592">
          <w:marLeft w:val="0"/>
          <w:marRight w:val="0"/>
          <w:marTop w:val="0"/>
          <w:marBottom w:val="0"/>
          <w:divBdr>
            <w:top w:val="none" w:sz="0" w:space="0" w:color="auto"/>
            <w:left w:val="none" w:sz="0" w:space="0" w:color="auto"/>
            <w:bottom w:val="none" w:sz="0" w:space="0" w:color="auto"/>
            <w:right w:val="none" w:sz="0" w:space="0" w:color="auto"/>
          </w:divBdr>
        </w:div>
        <w:div w:id="411006415">
          <w:marLeft w:val="0"/>
          <w:marRight w:val="0"/>
          <w:marTop w:val="0"/>
          <w:marBottom w:val="0"/>
          <w:divBdr>
            <w:top w:val="none" w:sz="0" w:space="0" w:color="auto"/>
            <w:left w:val="none" w:sz="0" w:space="0" w:color="auto"/>
            <w:bottom w:val="none" w:sz="0" w:space="0" w:color="auto"/>
            <w:right w:val="none" w:sz="0" w:space="0" w:color="auto"/>
          </w:divBdr>
        </w:div>
        <w:div w:id="992833594">
          <w:marLeft w:val="0"/>
          <w:marRight w:val="0"/>
          <w:marTop w:val="0"/>
          <w:marBottom w:val="0"/>
          <w:divBdr>
            <w:top w:val="none" w:sz="0" w:space="0" w:color="auto"/>
            <w:left w:val="none" w:sz="0" w:space="0" w:color="auto"/>
            <w:bottom w:val="none" w:sz="0" w:space="0" w:color="auto"/>
            <w:right w:val="none" w:sz="0" w:space="0" w:color="auto"/>
          </w:divBdr>
        </w:div>
        <w:div w:id="105471071">
          <w:marLeft w:val="0"/>
          <w:marRight w:val="0"/>
          <w:marTop w:val="0"/>
          <w:marBottom w:val="0"/>
          <w:divBdr>
            <w:top w:val="none" w:sz="0" w:space="0" w:color="auto"/>
            <w:left w:val="none" w:sz="0" w:space="0" w:color="auto"/>
            <w:bottom w:val="none" w:sz="0" w:space="0" w:color="auto"/>
            <w:right w:val="none" w:sz="0" w:space="0" w:color="auto"/>
          </w:divBdr>
        </w:div>
        <w:div w:id="1540360840">
          <w:marLeft w:val="0"/>
          <w:marRight w:val="0"/>
          <w:marTop w:val="0"/>
          <w:marBottom w:val="0"/>
          <w:divBdr>
            <w:top w:val="none" w:sz="0" w:space="0" w:color="auto"/>
            <w:left w:val="none" w:sz="0" w:space="0" w:color="auto"/>
            <w:bottom w:val="none" w:sz="0" w:space="0" w:color="auto"/>
            <w:right w:val="none" w:sz="0" w:space="0" w:color="auto"/>
          </w:divBdr>
        </w:div>
        <w:div w:id="271670670">
          <w:marLeft w:val="0"/>
          <w:marRight w:val="0"/>
          <w:marTop w:val="0"/>
          <w:marBottom w:val="0"/>
          <w:divBdr>
            <w:top w:val="none" w:sz="0" w:space="0" w:color="auto"/>
            <w:left w:val="none" w:sz="0" w:space="0" w:color="auto"/>
            <w:bottom w:val="none" w:sz="0" w:space="0" w:color="auto"/>
            <w:right w:val="none" w:sz="0" w:space="0" w:color="auto"/>
          </w:divBdr>
        </w:div>
        <w:div w:id="649292129">
          <w:marLeft w:val="0"/>
          <w:marRight w:val="0"/>
          <w:marTop w:val="0"/>
          <w:marBottom w:val="0"/>
          <w:divBdr>
            <w:top w:val="none" w:sz="0" w:space="0" w:color="auto"/>
            <w:left w:val="none" w:sz="0" w:space="0" w:color="auto"/>
            <w:bottom w:val="none" w:sz="0" w:space="0" w:color="auto"/>
            <w:right w:val="none" w:sz="0" w:space="0" w:color="auto"/>
          </w:divBdr>
        </w:div>
        <w:div w:id="1298951146">
          <w:marLeft w:val="0"/>
          <w:marRight w:val="0"/>
          <w:marTop w:val="0"/>
          <w:marBottom w:val="0"/>
          <w:divBdr>
            <w:top w:val="none" w:sz="0" w:space="0" w:color="auto"/>
            <w:left w:val="none" w:sz="0" w:space="0" w:color="auto"/>
            <w:bottom w:val="none" w:sz="0" w:space="0" w:color="auto"/>
            <w:right w:val="none" w:sz="0" w:space="0" w:color="auto"/>
          </w:divBdr>
        </w:div>
        <w:div w:id="383023889">
          <w:marLeft w:val="0"/>
          <w:marRight w:val="0"/>
          <w:marTop w:val="0"/>
          <w:marBottom w:val="0"/>
          <w:divBdr>
            <w:top w:val="none" w:sz="0" w:space="0" w:color="auto"/>
            <w:left w:val="none" w:sz="0" w:space="0" w:color="auto"/>
            <w:bottom w:val="none" w:sz="0" w:space="0" w:color="auto"/>
            <w:right w:val="none" w:sz="0" w:space="0" w:color="auto"/>
          </w:divBdr>
        </w:div>
        <w:div w:id="1613434442">
          <w:marLeft w:val="0"/>
          <w:marRight w:val="0"/>
          <w:marTop w:val="0"/>
          <w:marBottom w:val="0"/>
          <w:divBdr>
            <w:top w:val="none" w:sz="0" w:space="0" w:color="auto"/>
            <w:left w:val="none" w:sz="0" w:space="0" w:color="auto"/>
            <w:bottom w:val="none" w:sz="0" w:space="0" w:color="auto"/>
            <w:right w:val="none" w:sz="0" w:space="0" w:color="auto"/>
          </w:divBdr>
        </w:div>
        <w:div w:id="928388073">
          <w:marLeft w:val="0"/>
          <w:marRight w:val="0"/>
          <w:marTop w:val="0"/>
          <w:marBottom w:val="0"/>
          <w:divBdr>
            <w:top w:val="none" w:sz="0" w:space="0" w:color="auto"/>
            <w:left w:val="none" w:sz="0" w:space="0" w:color="auto"/>
            <w:bottom w:val="none" w:sz="0" w:space="0" w:color="auto"/>
            <w:right w:val="none" w:sz="0" w:space="0" w:color="auto"/>
          </w:divBdr>
        </w:div>
        <w:div w:id="1852141895">
          <w:marLeft w:val="0"/>
          <w:marRight w:val="0"/>
          <w:marTop w:val="0"/>
          <w:marBottom w:val="0"/>
          <w:divBdr>
            <w:top w:val="none" w:sz="0" w:space="0" w:color="auto"/>
            <w:left w:val="none" w:sz="0" w:space="0" w:color="auto"/>
            <w:bottom w:val="none" w:sz="0" w:space="0" w:color="auto"/>
            <w:right w:val="none" w:sz="0" w:space="0" w:color="auto"/>
          </w:divBdr>
        </w:div>
        <w:div w:id="1698003804">
          <w:marLeft w:val="0"/>
          <w:marRight w:val="0"/>
          <w:marTop w:val="0"/>
          <w:marBottom w:val="0"/>
          <w:divBdr>
            <w:top w:val="none" w:sz="0" w:space="0" w:color="auto"/>
            <w:left w:val="none" w:sz="0" w:space="0" w:color="auto"/>
            <w:bottom w:val="none" w:sz="0" w:space="0" w:color="auto"/>
            <w:right w:val="none" w:sz="0" w:space="0" w:color="auto"/>
          </w:divBdr>
        </w:div>
        <w:div w:id="444888813">
          <w:marLeft w:val="0"/>
          <w:marRight w:val="0"/>
          <w:marTop w:val="0"/>
          <w:marBottom w:val="0"/>
          <w:divBdr>
            <w:top w:val="none" w:sz="0" w:space="0" w:color="auto"/>
            <w:left w:val="none" w:sz="0" w:space="0" w:color="auto"/>
            <w:bottom w:val="none" w:sz="0" w:space="0" w:color="auto"/>
            <w:right w:val="none" w:sz="0" w:space="0" w:color="auto"/>
          </w:divBdr>
        </w:div>
        <w:div w:id="268856540">
          <w:marLeft w:val="0"/>
          <w:marRight w:val="0"/>
          <w:marTop w:val="0"/>
          <w:marBottom w:val="0"/>
          <w:divBdr>
            <w:top w:val="none" w:sz="0" w:space="0" w:color="auto"/>
            <w:left w:val="none" w:sz="0" w:space="0" w:color="auto"/>
            <w:bottom w:val="none" w:sz="0" w:space="0" w:color="auto"/>
            <w:right w:val="none" w:sz="0" w:space="0" w:color="auto"/>
          </w:divBdr>
        </w:div>
        <w:div w:id="1637294485">
          <w:marLeft w:val="0"/>
          <w:marRight w:val="0"/>
          <w:marTop w:val="0"/>
          <w:marBottom w:val="0"/>
          <w:divBdr>
            <w:top w:val="none" w:sz="0" w:space="0" w:color="auto"/>
            <w:left w:val="none" w:sz="0" w:space="0" w:color="auto"/>
            <w:bottom w:val="none" w:sz="0" w:space="0" w:color="auto"/>
            <w:right w:val="none" w:sz="0" w:space="0" w:color="auto"/>
          </w:divBdr>
        </w:div>
        <w:div w:id="1534422785">
          <w:marLeft w:val="0"/>
          <w:marRight w:val="0"/>
          <w:marTop w:val="0"/>
          <w:marBottom w:val="0"/>
          <w:divBdr>
            <w:top w:val="none" w:sz="0" w:space="0" w:color="auto"/>
            <w:left w:val="none" w:sz="0" w:space="0" w:color="auto"/>
            <w:bottom w:val="none" w:sz="0" w:space="0" w:color="auto"/>
            <w:right w:val="none" w:sz="0" w:space="0" w:color="auto"/>
          </w:divBdr>
        </w:div>
        <w:div w:id="666904382">
          <w:marLeft w:val="0"/>
          <w:marRight w:val="0"/>
          <w:marTop w:val="0"/>
          <w:marBottom w:val="0"/>
          <w:divBdr>
            <w:top w:val="none" w:sz="0" w:space="0" w:color="auto"/>
            <w:left w:val="none" w:sz="0" w:space="0" w:color="auto"/>
            <w:bottom w:val="none" w:sz="0" w:space="0" w:color="auto"/>
            <w:right w:val="none" w:sz="0" w:space="0" w:color="auto"/>
          </w:divBdr>
        </w:div>
        <w:div w:id="327251981">
          <w:marLeft w:val="0"/>
          <w:marRight w:val="0"/>
          <w:marTop w:val="0"/>
          <w:marBottom w:val="0"/>
          <w:divBdr>
            <w:top w:val="none" w:sz="0" w:space="0" w:color="auto"/>
            <w:left w:val="none" w:sz="0" w:space="0" w:color="auto"/>
            <w:bottom w:val="none" w:sz="0" w:space="0" w:color="auto"/>
            <w:right w:val="none" w:sz="0" w:space="0" w:color="auto"/>
          </w:divBdr>
        </w:div>
        <w:div w:id="1116677996">
          <w:marLeft w:val="0"/>
          <w:marRight w:val="0"/>
          <w:marTop w:val="0"/>
          <w:marBottom w:val="0"/>
          <w:divBdr>
            <w:top w:val="none" w:sz="0" w:space="0" w:color="auto"/>
            <w:left w:val="none" w:sz="0" w:space="0" w:color="auto"/>
            <w:bottom w:val="none" w:sz="0" w:space="0" w:color="auto"/>
            <w:right w:val="none" w:sz="0" w:space="0" w:color="auto"/>
          </w:divBdr>
        </w:div>
        <w:div w:id="1961065254">
          <w:marLeft w:val="0"/>
          <w:marRight w:val="0"/>
          <w:marTop w:val="0"/>
          <w:marBottom w:val="0"/>
          <w:divBdr>
            <w:top w:val="none" w:sz="0" w:space="0" w:color="auto"/>
            <w:left w:val="none" w:sz="0" w:space="0" w:color="auto"/>
            <w:bottom w:val="none" w:sz="0" w:space="0" w:color="auto"/>
            <w:right w:val="none" w:sz="0" w:space="0" w:color="auto"/>
          </w:divBdr>
        </w:div>
        <w:div w:id="436558713">
          <w:marLeft w:val="0"/>
          <w:marRight w:val="0"/>
          <w:marTop w:val="0"/>
          <w:marBottom w:val="0"/>
          <w:divBdr>
            <w:top w:val="none" w:sz="0" w:space="0" w:color="auto"/>
            <w:left w:val="none" w:sz="0" w:space="0" w:color="auto"/>
            <w:bottom w:val="none" w:sz="0" w:space="0" w:color="auto"/>
            <w:right w:val="none" w:sz="0" w:space="0" w:color="auto"/>
          </w:divBdr>
        </w:div>
        <w:div w:id="1320378538">
          <w:marLeft w:val="0"/>
          <w:marRight w:val="0"/>
          <w:marTop w:val="0"/>
          <w:marBottom w:val="0"/>
          <w:divBdr>
            <w:top w:val="none" w:sz="0" w:space="0" w:color="auto"/>
            <w:left w:val="none" w:sz="0" w:space="0" w:color="auto"/>
            <w:bottom w:val="none" w:sz="0" w:space="0" w:color="auto"/>
            <w:right w:val="none" w:sz="0" w:space="0" w:color="auto"/>
          </w:divBdr>
        </w:div>
        <w:div w:id="128207410">
          <w:marLeft w:val="0"/>
          <w:marRight w:val="0"/>
          <w:marTop w:val="0"/>
          <w:marBottom w:val="0"/>
          <w:divBdr>
            <w:top w:val="none" w:sz="0" w:space="0" w:color="auto"/>
            <w:left w:val="none" w:sz="0" w:space="0" w:color="auto"/>
            <w:bottom w:val="none" w:sz="0" w:space="0" w:color="auto"/>
            <w:right w:val="none" w:sz="0" w:space="0" w:color="auto"/>
          </w:divBdr>
        </w:div>
        <w:div w:id="2047286991">
          <w:marLeft w:val="0"/>
          <w:marRight w:val="0"/>
          <w:marTop w:val="0"/>
          <w:marBottom w:val="0"/>
          <w:divBdr>
            <w:top w:val="none" w:sz="0" w:space="0" w:color="auto"/>
            <w:left w:val="none" w:sz="0" w:space="0" w:color="auto"/>
            <w:bottom w:val="none" w:sz="0" w:space="0" w:color="auto"/>
            <w:right w:val="none" w:sz="0" w:space="0" w:color="auto"/>
          </w:divBdr>
        </w:div>
        <w:div w:id="1940874281">
          <w:marLeft w:val="0"/>
          <w:marRight w:val="0"/>
          <w:marTop w:val="0"/>
          <w:marBottom w:val="0"/>
          <w:divBdr>
            <w:top w:val="none" w:sz="0" w:space="0" w:color="auto"/>
            <w:left w:val="none" w:sz="0" w:space="0" w:color="auto"/>
            <w:bottom w:val="none" w:sz="0" w:space="0" w:color="auto"/>
            <w:right w:val="none" w:sz="0" w:space="0" w:color="auto"/>
          </w:divBdr>
        </w:div>
        <w:div w:id="659697868">
          <w:marLeft w:val="0"/>
          <w:marRight w:val="0"/>
          <w:marTop w:val="0"/>
          <w:marBottom w:val="0"/>
          <w:divBdr>
            <w:top w:val="none" w:sz="0" w:space="0" w:color="auto"/>
            <w:left w:val="none" w:sz="0" w:space="0" w:color="auto"/>
            <w:bottom w:val="none" w:sz="0" w:space="0" w:color="auto"/>
            <w:right w:val="none" w:sz="0" w:space="0" w:color="auto"/>
          </w:divBdr>
        </w:div>
        <w:div w:id="131019756">
          <w:marLeft w:val="0"/>
          <w:marRight w:val="0"/>
          <w:marTop w:val="0"/>
          <w:marBottom w:val="0"/>
          <w:divBdr>
            <w:top w:val="none" w:sz="0" w:space="0" w:color="auto"/>
            <w:left w:val="none" w:sz="0" w:space="0" w:color="auto"/>
            <w:bottom w:val="none" w:sz="0" w:space="0" w:color="auto"/>
            <w:right w:val="none" w:sz="0" w:space="0" w:color="auto"/>
          </w:divBdr>
        </w:div>
        <w:div w:id="1830515803">
          <w:marLeft w:val="0"/>
          <w:marRight w:val="0"/>
          <w:marTop w:val="0"/>
          <w:marBottom w:val="0"/>
          <w:divBdr>
            <w:top w:val="none" w:sz="0" w:space="0" w:color="auto"/>
            <w:left w:val="none" w:sz="0" w:space="0" w:color="auto"/>
            <w:bottom w:val="none" w:sz="0" w:space="0" w:color="auto"/>
            <w:right w:val="none" w:sz="0" w:space="0" w:color="auto"/>
          </w:divBdr>
        </w:div>
        <w:div w:id="2103254640">
          <w:marLeft w:val="0"/>
          <w:marRight w:val="0"/>
          <w:marTop w:val="0"/>
          <w:marBottom w:val="0"/>
          <w:divBdr>
            <w:top w:val="none" w:sz="0" w:space="0" w:color="auto"/>
            <w:left w:val="none" w:sz="0" w:space="0" w:color="auto"/>
            <w:bottom w:val="none" w:sz="0" w:space="0" w:color="auto"/>
            <w:right w:val="none" w:sz="0" w:space="0" w:color="auto"/>
          </w:divBdr>
        </w:div>
        <w:div w:id="1190219332">
          <w:marLeft w:val="0"/>
          <w:marRight w:val="0"/>
          <w:marTop w:val="0"/>
          <w:marBottom w:val="0"/>
          <w:divBdr>
            <w:top w:val="none" w:sz="0" w:space="0" w:color="auto"/>
            <w:left w:val="none" w:sz="0" w:space="0" w:color="auto"/>
            <w:bottom w:val="none" w:sz="0" w:space="0" w:color="auto"/>
            <w:right w:val="none" w:sz="0" w:space="0" w:color="auto"/>
          </w:divBdr>
        </w:div>
        <w:div w:id="657000259">
          <w:marLeft w:val="0"/>
          <w:marRight w:val="0"/>
          <w:marTop w:val="0"/>
          <w:marBottom w:val="0"/>
          <w:divBdr>
            <w:top w:val="none" w:sz="0" w:space="0" w:color="auto"/>
            <w:left w:val="none" w:sz="0" w:space="0" w:color="auto"/>
            <w:bottom w:val="none" w:sz="0" w:space="0" w:color="auto"/>
            <w:right w:val="none" w:sz="0" w:space="0" w:color="auto"/>
          </w:divBdr>
        </w:div>
        <w:div w:id="690422118">
          <w:marLeft w:val="0"/>
          <w:marRight w:val="0"/>
          <w:marTop w:val="0"/>
          <w:marBottom w:val="0"/>
          <w:divBdr>
            <w:top w:val="none" w:sz="0" w:space="0" w:color="auto"/>
            <w:left w:val="none" w:sz="0" w:space="0" w:color="auto"/>
            <w:bottom w:val="none" w:sz="0" w:space="0" w:color="auto"/>
            <w:right w:val="none" w:sz="0" w:space="0" w:color="auto"/>
          </w:divBdr>
        </w:div>
        <w:div w:id="467743698">
          <w:marLeft w:val="0"/>
          <w:marRight w:val="0"/>
          <w:marTop w:val="0"/>
          <w:marBottom w:val="0"/>
          <w:divBdr>
            <w:top w:val="none" w:sz="0" w:space="0" w:color="auto"/>
            <w:left w:val="none" w:sz="0" w:space="0" w:color="auto"/>
            <w:bottom w:val="none" w:sz="0" w:space="0" w:color="auto"/>
            <w:right w:val="none" w:sz="0" w:space="0" w:color="auto"/>
          </w:divBdr>
        </w:div>
        <w:div w:id="626618252">
          <w:marLeft w:val="0"/>
          <w:marRight w:val="0"/>
          <w:marTop w:val="0"/>
          <w:marBottom w:val="0"/>
          <w:divBdr>
            <w:top w:val="none" w:sz="0" w:space="0" w:color="auto"/>
            <w:left w:val="none" w:sz="0" w:space="0" w:color="auto"/>
            <w:bottom w:val="none" w:sz="0" w:space="0" w:color="auto"/>
            <w:right w:val="none" w:sz="0" w:space="0" w:color="auto"/>
          </w:divBdr>
        </w:div>
        <w:div w:id="1746103111">
          <w:marLeft w:val="0"/>
          <w:marRight w:val="0"/>
          <w:marTop w:val="0"/>
          <w:marBottom w:val="0"/>
          <w:divBdr>
            <w:top w:val="none" w:sz="0" w:space="0" w:color="auto"/>
            <w:left w:val="none" w:sz="0" w:space="0" w:color="auto"/>
            <w:bottom w:val="none" w:sz="0" w:space="0" w:color="auto"/>
            <w:right w:val="none" w:sz="0" w:space="0" w:color="auto"/>
          </w:divBdr>
        </w:div>
        <w:div w:id="442187013">
          <w:marLeft w:val="0"/>
          <w:marRight w:val="0"/>
          <w:marTop w:val="0"/>
          <w:marBottom w:val="0"/>
          <w:divBdr>
            <w:top w:val="none" w:sz="0" w:space="0" w:color="auto"/>
            <w:left w:val="none" w:sz="0" w:space="0" w:color="auto"/>
            <w:bottom w:val="none" w:sz="0" w:space="0" w:color="auto"/>
            <w:right w:val="none" w:sz="0" w:space="0" w:color="auto"/>
          </w:divBdr>
        </w:div>
        <w:div w:id="46078656">
          <w:marLeft w:val="0"/>
          <w:marRight w:val="0"/>
          <w:marTop w:val="0"/>
          <w:marBottom w:val="0"/>
          <w:divBdr>
            <w:top w:val="none" w:sz="0" w:space="0" w:color="auto"/>
            <w:left w:val="none" w:sz="0" w:space="0" w:color="auto"/>
            <w:bottom w:val="none" w:sz="0" w:space="0" w:color="auto"/>
            <w:right w:val="none" w:sz="0" w:space="0" w:color="auto"/>
          </w:divBdr>
        </w:div>
        <w:div w:id="1147671245">
          <w:marLeft w:val="0"/>
          <w:marRight w:val="0"/>
          <w:marTop w:val="0"/>
          <w:marBottom w:val="0"/>
          <w:divBdr>
            <w:top w:val="none" w:sz="0" w:space="0" w:color="auto"/>
            <w:left w:val="none" w:sz="0" w:space="0" w:color="auto"/>
            <w:bottom w:val="none" w:sz="0" w:space="0" w:color="auto"/>
            <w:right w:val="none" w:sz="0" w:space="0" w:color="auto"/>
          </w:divBdr>
        </w:div>
        <w:div w:id="1602714376">
          <w:marLeft w:val="0"/>
          <w:marRight w:val="0"/>
          <w:marTop w:val="0"/>
          <w:marBottom w:val="0"/>
          <w:divBdr>
            <w:top w:val="none" w:sz="0" w:space="0" w:color="auto"/>
            <w:left w:val="none" w:sz="0" w:space="0" w:color="auto"/>
            <w:bottom w:val="none" w:sz="0" w:space="0" w:color="auto"/>
            <w:right w:val="none" w:sz="0" w:space="0" w:color="auto"/>
          </w:divBdr>
        </w:div>
        <w:div w:id="367489946">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1864896632">
          <w:marLeft w:val="0"/>
          <w:marRight w:val="0"/>
          <w:marTop w:val="0"/>
          <w:marBottom w:val="0"/>
          <w:divBdr>
            <w:top w:val="none" w:sz="0" w:space="0" w:color="auto"/>
            <w:left w:val="none" w:sz="0" w:space="0" w:color="auto"/>
            <w:bottom w:val="none" w:sz="0" w:space="0" w:color="auto"/>
            <w:right w:val="none" w:sz="0" w:space="0" w:color="auto"/>
          </w:divBdr>
        </w:div>
        <w:div w:id="1749031381">
          <w:marLeft w:val="0"/>
          <w:marRight w:val="0"/>
          <w:marTop w:val="0"/>
          <w:marBottom w:val="0"/>
          <w:divBdr>
            <w:top w:val="none" w:sz="0" w:space="0" w:color="auto"/>
            <w:left w:val="none" w:sz="0" w:space="0" w:color="auto"/>
            <w:bottom w:val="none" w:sz="0" w:space="0" w:color="auto"/>
            <w:right w:val="none" w:sz="0" w:space="0" w:color="auto"/>
          </w:divBdr>
        </w:div>
        <w:div w:id="16277445">
          <w:marLeft w:val="0"/>
          <w:marRight w:val="0"/>
          <w:marTop w:val="0"/>
          <w:marBottom w:val="0"/>
          <w:divBdr>
            <w:top w:val="none" w:sz="0" w:space="0" w:color="auto"/>
            <w:left w:val="none" w:sz="0" w:space="0" w:color="auto"/>
            <w:bottom w:val="none" w:sz="0" w:space="0" w:color="auto"/>
            <w:right w:val="none" w:sz="0" w:space="0" w:color="auto"/>
          </w:divBdr>
        </w:div>
        <w:div w:id="956106951">
          <w:marLeft w:val="0"/>
          <w:marRight w:val="0"/>
          <w:marTop w:val="0"/>
          <w:marBottom w:val="0"/>
          <w:divBdr>
            <w:top w:val="none" w:sz="0" w:space="0" w:color="auto"/>
            <w:left w:val="none" w:sz="0" w:space="0" w:color="auto"/>
            <w:bottom w:val="none" w:sz="0" w:space="0" w:color="auto"/>
            <w:right w:val="none" w:sz="0" w:space="0" w:color="auto"/>
          </w:divBdr>
        </w:div>
        <w:div w:id="1281183295">
          <w:marLeft w:val="0"/>
          <w:marRight w:val="0"/>
          <w:marTop w:val="0"/>
          <w:marBottom w:val="0"/>
          <w:divBdr>
            <w:top w:val="none" w:sz="0" w:space="0" w:color="auto"/>
            <w:left w:val="none" w:sz="0" w:space="0" w:color="auto"/>
            <w:bottom w:val="none" w:sz="0" w:space="0" w:color="auto"/>
            <w:right w:val="none" w:sz="0" w:space="0" w:color="auto"/>
          </w:divBdr>
        </w:div>
        <w:div w:id="1661079206">
          <w:marLeft w:val="0"/>
          <w:marRight w:val="0"/>
          <w:marTop w:val="0"/>
          <w:marBottom w:val="0"/>
          <w:divBdr>
            <w:top w:val="none" w:sz="0" w:space="0" w:color="auto"/>
            <w:left w:val="none" w:sz="0" w:space="0" w:color="auto"/>
            <w:bottom w:val="none" w:sz="0" w:space="0" w:color="auto"/>
            <w:right w:val="none" w:sz="0" w:space="0" w:color="auto"/>
          </w:divBdr>
        </w:div>
        <w:div w:id="2059818156">
          <w:marLeft w:val="0"/>
          <w:marRight w:val="0"/>
          <w:marTop w:val="0"/>
          <w:marBottom w:val="0"/>
          <w:divBdr>
            <w:top w:val="none" w:sz="0" w:space="0" w:color="auto"/>
            <w:left w:val="none" w:sz="0" w:space="0" w:color="auto"/>
            <w:bottom w:val="none" w:sz="0" w:space="0" w:color="auto"/>
            <w:right w:val="none" w:sz="0" w:space="0" w:color="auto"/>
          </w:divBdr>
        </w:div>
        <w:div w:id="2045251159">
          <w:marLeft w:val="0"/>
          <w:marRight w:val="0"/>
          <w:marTop w:val="0"/>
          <w:marBottom w:val="0"/>
          <w:divBdr>
            <w:top w:val="none" w:sz="0" w:space="0" w:color="auto"/>
            <w:left w:val="none" w:sz="0" w:space="0" w:color="auto"/>
            <w:bottom w:val="none" w:sz="0" w:space="0" w:color="auto"/>
            <w:right w:val="none" w:sz="0" w:space="0" w:color="auto"/>
          </w:divBdr>
        </w:div>
        <w:div w:id="461194864">
          <w:marLeft w:val="0"/>
          <w:marRight w:val="0"/>
          <w:marTop w:val="0"/>
          <w:marBottom w:val="0"/>
          <w:divBdr>
            <w:top w:val="none" w:sz="0" w:space="0" w:color="auto"/>
            <w:left w:val="none" w:sz="0" w:space="0" w:color="auto"/>
            <w:bottom w:val="none" w:sz="0" w:space="0" w:color="auto"/>
            <w:right w:val="none" w:sz="0" w:space="0" w:color="auto"/>
          </w:divBdr>
        </w:div>
        <w:div w:id="1272123826">
          <w:marLeft w:val="0"/>
          <w:marRight w:val="0"/>
          <w:marTop w:val="0"/>
          <w:marBottom w:val="0"/>
          <w:divBdr>
            <w:top w:val="none" w:sz="0" w:space="0" w:color="auto"/>
            <w:left w:val="none" w:sz="0" w:space="0" w:color="auto"/>
            <w:bottom w:val="none" w:sz="0" w:space="0" w:color="auto"/>
            <w:right w:val="none" w:sz="0" w:space="0" w:color="auto"/>
          </w:divBdr>
        </w:div>
        <w:div w:id="1569029395">
          <w:marLeft w:val="0"/>
          <w:marRight w:val="0"/>
          <w:marTop w:val="0"/>
          <w:marBottom w:val="0"/>
          <w:divBdr>
            <w:top w:val="none" w:sz="0" w:space="0" w:color="auto"/>
            <w:left w:val="none" w:sz="0" w:space="0" w:color="auto"/>
            <w:bottom w:val="none" w:sz="0" w:space="0" w:color="auto"/>
            <w:right w:val="none" w:sz="0" w:space="0" w:color="auto"/>
          </w:divBdr>
        </w:div>
        <w:div w:id="1657028894">
          <w:marLeft w:val="0"/>
          <w:marRight w:val="0"/>
          <w:marTop w:val="0"/>
          <w:marBottom w:val="0"/>
          <w:divBdr>
            <w:top w:val="none" w:sz="0" w:space="0" w:color="auto"/>
            <w:left w:val="none" w:sz="0" w:space="0" w:color="auto"/>
            <w:bottom w:val="none" w:sz="0" w:space="0" w:color="auto"/>
            <w:right w:val="none" w:sz="0" w:space="0" w:color="auto"/>
          </w:divBdr>
        </w:div>
        <w:div w:id="641083729">
          <w:marLeft w:val="0"/>
          <w:marRight w:val="0"/>
          <w:marTop w:val="0"/>
          <w:marBottom w:val="0"/>
          <w:divBdr>
            <w:top w:val="none" w:sz="0" w:space="0" w:color="auto"/>
            <w:left w:val="none" w:sz="0" w:space="0" w:color="auto"/>
            <w:bottom w:val="none" w:sz="0" w:space="0" w:color="auto"/>
            <w:right w:val="none" w:sz="0" w:space="0" w:color="auto"/>
          </w:divBdr>
        </w:div>
        <w:div w:id="626735981">
          <w:marLeft w:val="0"/>
          <w:marRight w:val="0"/>
          <w:marTop w:val="0"/>
          <w:marBottom w:val="0"/>
          <w:divBdr>
            <w:top w:val="none" w:sz="0" w:space="0" w:color="auto"/>
            <w:left w:val="none" w:sz="0" w:space="0" w:color="auto"/>
            <w:bottom w:val="none" w:sz="0" w:space="0" w:color="auto"/>
            <w:right w:val="none" w:sz="0" w:space="0" w:color="auto"/>
          </w:divBdr>
        </w:div>
        <w:div w:id="1591810250">
          <w:marLeft w:val="0"/>
          <w:marRight w:val="0"/>
          <w:marTop w:val="0"/>
          <w:marBottom w:val="0"/>
          <w:divBdr>
            <w:top w:val="none" w:sz="0" w:space="0" w:color="auto"/>
            <w:left w:val="none" w:sz="0" w:space="0" w:color="auto"/>
            <w:bottom w:val="none" w:sz="0" w:space="0" w:color="auto"/>
            <w:right w:val="none" w:sz="0" w:space="0" w:color="auto"/>
          </w:divBdr>
        </w:div>
        <w:div w:id="454451652">
          <w:marLeft w:val="0"/>
          <w:marRight w:val="0"/>
          <w:marTop w:val="0"/>
          <w:marBottom w:val="0"/>
          <w:divBdr>
            <w:top w:val="none" w:sz="0" w:space="0" w:color="auto"/>
            <w:left w:val="none" w:sz="0" w:space="0" w:color="auto"/>
            <w:bottom w:val="none" w:sz="0" w:space="0" w:color="auto"/>
            <w:right w:val="none" w:sz="0" w:space="0" w:color="auto"/>
          </w:divBdr>
        </w:div>
        <w:div w:id="1132864338">
          <w:marLeft w:val="0"/>
          <w:marRight w:val="0"/>
          <w:marTop w:val="0"/>
          <w:marBottom w:val="0"/>
          <w:divBdr>
            <w:top w:val="none" w:sz="0" w:space="0" w:color="auto"/>
            <w:left w:val="none" w:sz="0" w:space="0" w:color="auto"/>
            <w:bottom w:val="none" w:sz="0" w:space="0" w:color="auto"/>
            <w:right w:val="none" w:sz="0" w:space="0" w:color="auto"/>
          </w:divBdr>
        </w:div>
        <w:div w:id="48965195">
          <w:marLeft w:val="0"/>
          <w:marRight w:val="0"/>
          <w:marTop w:val="0"/>
          <w:marBottom w:val="0"/>
          <w:divBdr>
            <w:top w:val="none" w:sz="0" w:space="0" w:color="auto"/>
            <w:left w:val="none" w:sz="0" w:space="0" w:color="auto"/>
            <w:bottom w:val="none" w:sz="0" w:space="0" w:color="auto"/>
            <w:right w:val="none" w:sz="0" w:space="0" w:color="auto"/>
          </w:divBdr>
        </w:div>
        <w:div w:id="271862930">
          <w:marLeft w:val="0"/>
          <w:marRight w:val="0"/>
          <w:marTop w:val="0"/>
          <w:marBottom w:val="0"/>
          <w:divBdr>
            <w:top w:val="none" w:sz="0" w:space="0" w:color="auto"/>
            <w:left w:val="none" w:sz="0" w:space="0" w:color="auto"/>
            <w:bottom w:val="none" w:sz="0" w:space="0" w:color="auto"/>
            <w:right w:val="none" w:sz="0" w:space="0" w:color="auto"/>
          </w:divBdr>
        </w:div>
        <w:div w:id="268439039">
          <w:marLeft w:val="0"/>
          <w:marRight w:val="0"/>
          <w:marTop w:val="0"/>
          <w:marBottom w:val="0"/>
          <w:divBdr>
            <w:top w:val="none" w:sz="0" w:space="0" w:color="auto"/>
            <w:left w:val="none" w:sz="0" w:space="0" w:color="auto"/>
            <w:bottom w:val="none" w:sz="0" w:space="0" w:color="auto"/>
            <w:right w:val="none" w:sz="0" w:space="0" w:color="auto"/>
          </w:divBdr>
        </w:div>
        <w:div w:id="1893614905">
          <w:marLeft w:val="0"/>
          <w:marRight w:val="0"/>
          <w:marTop w:val="0"/>
          <w:marBottom w:val="0"/>
          <w:divBdr>
            <w:top w:val="none" w:sz="0" w:space="0" w:color="auto"/>
            <w:left w:val="none" w:sz="0" w:space="0" w:color="auto"/>
            <w:bottom w:val="none" w:sz="0" w:space="0" w:color="auto"/>
            <w:right w:val="none" w:sz="0" w:space="0" w:color="auto"/>
          </w:divBdr>
        </w:div>
        <w:div w:id="1262182560">
          <w:marLeft w:val="0"/>
          <w:marRight w:val="0"/>
          <w:marTop w:val="0"/>
          <w:marBottom w:val="0"/>
          <w:divBdr>
            <w:top w:val="none" w:sz="0" w:space="0" w:color="auto"/>
            <w:left w:val="none" w:sz="0" w:space="0" w:color="auto"/>
            <w:bottom w:val="none" w:sz="0" w:space="0" w:color="auto"/>
            <w:right w:val="none" w:sz="0" w:space="0" w:color="auto"/>
          </w:divBdr>
        </w:div>
        <w:div w:id="1837456564">
          <w:marLeft w:val="0"/>
          <w:marRight w:val="0"/>
          <w:marTop w:val="0"/>
          <w:marBottom w:val="0"/>
          <w:divBdr>
            <w:top w:val="none" w:sz="0" w:space="0" w:color="auto"/>
            <w:left w:val="none" w:sz="0" w:space="0" w:color="auto"/>
            <w:bottom w:val="none" w:sz="0" w:space="0" w:color="auto"/>
            <w:right w:val="none" w:sz="0" w:space="0" w:color="auto"/>
          </w:divBdr>
        </w:div>
        <w:div w:id="2115664249">
          <w:marLeft w:val="0"/>
          <w:marRight w:val="0"/>
          <w:marTop w:val="0"/>
          <w:marBottom w:val="0"/>
          <w:divBdr>
            <w:top w:val="none" w:sz="0" w:space="0" w:color="auto"/>
            <w:left w:val="none" w:sz="0" w:space="0" w:color="auto"/>
            <w:bottom w:val="none" w:sz="0" w:space="0" w:color="auto"/>
            <w:right w:val="none" w:sz="0" w:space="0" w:color="auto"/>
          </w:divBdr>
        </w:div>
        <w:div w:id="1444227551">
          <w:marLeft w:val="0"/>
          <w:marRight w:val="0"/>
          <w:marTop w:val="0"/>
          <w:marBottom w:val="0"/>
          <w:divBdr>
            <w:top w:val="none" w:sz="0" w:space="0" w:color="auto"/>
            <w:left w:val="none" w:sz="0" w:space="0" w:color="auto"/>
            <w:bottom w:val="none" w:sz="0" w:space="0" w:color="auto"/>
            <w:right w:val="none" w:sz="0" w:space="0" w:color="auto"/>
          </w:divBdr>
        </w:div>
        <w:div w:id="1540818757">
          <w:marLeft w:val="0"/>
          <w:marRight w:val="0"/>
          <w:marTop w:val="0"/>
          <w:marBottom w:val="0"/>
          <w:divBdr>
            <w:top w:val="none" w:sz="0" w:space="0" w:color="auto"/>
            <w:left w:val="none" w:sz="0" w:space="0" w:color="auto"/>
            <w:bottom w:val="none" w:sz="0" w:space="0" w:color="auto"/>
            <w:right w:val="none" w:sz="0" w:space="0" w:color="auto"/>
          </w:divBdr>
        </w:div>
        <w:div w:id="1952274452">
          <w:marLeft w:val="0"/>
          <w:marRight w:val="0"/>
          <w:marTop w:val="0"/>
          <w:marBottom w:val="0"/>
          <w:divBdr>
            <w:top w:val="none" w:sz="0" w:space="0" w:color="auto"/>
            <w:left w:val="none" w:sz="0" w:space="0" w:color="auto"/>
            <w:bottom w:val="none" w:sz="0" w:space="0" w:color="auto"/>
            <w:right w:val="none" w:sz="0" w:space="0" w:color="auto"/>
          </w:divBdr>
        </w:div>
        <w:div w:id="363796549">
          <w:marLeft w:val="0"/>
          <w:marRight w:val="0"/>
          <w:marTop w:val="0"/>
          <w:marBottom w:val="0"/>
          <w:divBdr>
            <w:top w:val="none" w:sz="0" w:space="0" w:color="auto"/>
            <w:left w:val="none" w:sz="0" w:space="0" w:color="auto"/>
            <w:bottom w:val="none" w:sz="0" w:space="0" w:color="auto"/>
            <w:right w:val="none" w:sz="0" w:space="0" w:color="auto"/>
          </w:divBdr>
        </w:div>
        <w:div w:id="221526340">
          <w:marLeft w:val="0"/>
          <w:marRight w:val="0"/>
          <w:marTop w:val="0"/>
          <w:marBottom w:val="0"/>
          <w:divBdr>
            <w:top w:val="none" w:sz="0" w:space="0" w:color="auto"/>
            <w:left w:val="none" w:sz="0" w:space="0" w:color="auto"/>
            <w:bottom w:val="none" w:sz="0" w:space="0" w:color="auto"/>
            <w:right w:val="none" w:sz="0" w:space="0" w:color="auto"/>
          </w:divBdr>
        </w:div>
        <w:div w:id="9991663">
          <w:marLeft w:val="0"/>
          <w:marRight w:val="0"/>
          <w:marTop w:val="0"/>
          <w:marBottom w:val="0"/>
          <w:divBdr>
            <w:top w:val="none" w:sz="0" w:space="0" w:color="auto"/>
            <w:left w:val="none" w:sz="0" w:space="0" w:color="auto"/>
            <w:bottom w:val="none" w:sz="0" w:space="0" w:color="auto"/>
            <w:right w:val="none" w:sz="0" w:space="0" w:color="auto"/>
          </w:divBdr>
        </w:div>
        <w:div w:id="1822692445">
          <w:marLeft w:val="0"/>
          <w:marRight w:val="0"/>
          <w:marTop w:val="0"/>
          <w:marBottom w:val="0"/>
          <w:divBdr>
            <w:top w:val="none" w:sz="0" w:space="0" w:color="auto"/>
            <w:left w:val="none" w:sz="0" w:space="0" w:color="auto"/>
            <w:bottom w:val="none" w:sz="0" w:space="0" w:color="auto"/>
            <w:right w:val="none" w:sz="0" w:space="0" w:color="auto"/>
          </w:divBdr>
        </w:div>
        <w:div w:id="1058623934">
          <w:marLeft w:val="0"/>
          <w:marRight w:val="0"/>
          <w:marTop w:val="0"/>
          <w:marBottom w:val="0"/>
          <w:divBdr>
            <w:top w:val="none" w:sz="0" w:space="0" w:color="auto"/>
            <w:left w:val="none" w:sz="0" w:space="0" w:color="auto"/>
            <w:bottom w:val="none" w:sz="0" w:space="0" w:color="auto"/>
            <w:right w:val="none" w:sz="0" w:space="0" w:color="auto"/>
          </w:divBdr>
        </w:div>
        <w:div w:id="2146653661">
          <w:marLeft w:val="0"/>
          <w:marRight w:val="0"/>
          <w:marTop w:val="0"/>
          <w:marBottom w:val="0"/>
          <w:divBdr>
            <w:top w:val="none" w:sz="0" w:space="0" w:color="auto"/>
            <w:left w:val="none" w:sz="0" w:space="0" w:color="auto"/>
            <w:bottom w:val="none" w:sz="0" w:space="0" w:color="auto"/>
            <w:right w:val="none" w:sz="0" w:space="0" w:color="auto"/>
          </w:divBdr>
        </w:div>
        <w:div w:id="860631861">
          <w:marLeft w:val="0"/>
          <w:marRight w:val="0"/>
          <w:marTop w:val="0"/>
          <w:marBottom w:val="0"/>
          <w:divBdr>
            <w:top w:val="none" w:sz="0" w:space="0" w:color="auto"/>
            <w:left w:val="none" w:sz="0" w:space="0" w:color="auto"/>
            <w:bottom w:val="none" w:sz="0" w:space="0" w:color="auto"/>
            <w:right w:val="none" w:sz="0" w:space="0" w:color="auto"/>
          </w:divBdr>
        </w:div>
        <w:div w:id="454907638">
          <w:marLeft w:val="0"/>
          <w:marRight w:val="0"/>
          <w:marTop w:val="0"/>
          <w:marBottom w:val="0"/>
          <w:divBdr>
            <w:top w:val="none" w:sz="0" w:space="0" w:color="auto"/>
            <w:left w:val="none" w:sz="0" w:space="0" w:color="auto"/>
            <w:bottom w:val="none" w:sz="0" w:space="0" w:color="auto"/>
            <w:right w:val="none" w:sz="0" w:space="0" w:color="auto"/>
          </w:divBdr>
        </w:div>
        <w:div w:id="868880453">
          <w:marLeft w:val="0"/>
          <w:marRight w:val="0"/>
          <w:marTop w:val="0"/>
          <w:marBottom w:val="0"/>
          <w:divBdr>
            <w:top w:val="none" w:sz="0" w:space="0" w:color="auto"/>
            <w:left w:val="none" w:sz="0" w:space="0" w:color="auto"/>
            <w:bottom w:val="none" w:sz="0" w:space="0" w:color="auto"/>
            <w:right w:val="none" w:sz="0" w:space="0" w:color="auto"/>
          </w:divBdr>
        </w:div>
        <w:div w:id="865019533">
          <w:marLeft w:val="0"/>
          <w:marRight w:val="0"/>
          <w:marTop w:val="0"/>
          <w:marBottom w:val="0"/>
          <w:divBdr>
            <w:top w:val="none" w:sz="0" w:space="0" w:color="auto"/>
            <w:left w:val="none" w:sz="0" w:space="0" w:color="auto"/>
            <w:bottom w:val="none" w:sz="0" w:space="0" w:color="auto"/>
            <w:right w:val="none" w:sz="0" w:space="0" w:color="auto"/>
          </w:divBdr>
        </w:div>
        <w:div w:id="1922637327">
          <w:marLeft w:val="0"/>
          <w:marRight w:val="0"/>
          <w:marTop w:val="0"/>
          <w:marBottom w:val="0"/>
          <w:divBdr>
            <w:top w:val="none" w:sz="0" w:space="0" w:color="auto"/>
            <w:left w:val="none" w:sz="0" w:space="0" w:color="auto"/>
            <w:bottom w:val="none" w:sz="0" w:space="0" w:color="auto"/>
            <w:right w:val="none" w:sz="0" w:space="0" w:color="auto"/>
          </w:divBdr>
        </w:div>
        <w:div w:id="867641434">
          <w:marLeft w:val="0"/>
          <w:marRight w:val="0"/>
          <w:marTop w:val="0"/>
          <w:marBottom w:val="0"/>
          <w:divBdr>
            <w:top w:val="none" w:sz="0" w:space="0" w:color="auto"/>
            <w:left w:val="none" w:sz="0" w:space="0" w:color="auto"/>
            <w:bottom w:val="none" w:sz="0" w:space="0" w:color="auto"/>
            <w:right w:val="none" w:sz="0" w:space="0" w:color="auto"/>
          </w:divBdr>
        </w:div>
        <w:div w:id="618725579">
          <w:marLeft w:val="0"/>
          <w:marRight w:val="0"/>
          <w:marTop w:val="0"/>
          <w:marBottom w:val="0"/>
          <w:divBdr>
            <w:top w:val="none" w:sz="0" w:space="0" w:color="auto"/>
            <w:left w:val="none" w:sz="0" w:space="0" w:color="auto"/>
            <w:bottom w:val="none" w:sz="0" w:space="0" w:color="auto"/>
            <w:right w:val="none" w:sz="0" w:space="0" w:color="auto"/>
          </w:divBdr>
        </w:div>
        <w:div w:id="2090996747">
          <w:marLeft w:val="0"/>
          <w:marRight w:val="0"/>
          <w:marTop w:val="0"/>
          <w:marBottom w:val="0"/>
          <w:divBdr>
            <w:top w:val="none" w:sz="0" w:space="0" w:color="auto"/>
            <w:left w:val="none" w:sz="0" w:space="0" w:color="auto"/>
            <w:bottom w:val="none" w:sz="0" w:space="0" w:color="auto"/>
            <w:right w:val="none" w:sz="0" w:space="0" w:color="auto"/>
          </w:divBdr>
        </w:div>
        <w:div w:id="43917348">
          <w:marLeft w:val="0"/>
          <w:marRight w:val="0"/>
          <w:marTop w:val="0"/>
          <w:marBottom w:val="0"/>
          <w:divBdr>
            <w:top w:val="none" w:sz="0" w:space="0" w:color="auto"/>
            <w:left w:val="none" w:sz="0" w:space="0" w:color="auto"/>
            <w:bottom w:val="none" w:sz="0" w:space="0" w:color="auto"/>
            <w:right w:val="none" w:sz="0" w:space="0" w:color="auto"/>
          </w:divBdr>
        </w:div>
        <w:div w:id="118229121">
          <w:marLeft w:val="0"/>
          <w:marRight w:val="0"/>
          <w:marTop w:val="0"/>
          <w:marBottom w:val="0"/>
          <w:divBdr>
            <w:top w:val="none" w:sz="0" w:space="0" w:color="auto"/>
            <w:left w:val="none" w:sz="0" w:space="0" w:color="auto"/>
            <w:bottom w:val="none" w:sz="0" w:space="0" w:color="auto"/>
            <w:right w:val="none" w:sz="0" w:space="0" w:color="auto"/>
          </w:divBdr>
        </w:div>
        <w:div w:id="1201236817">
          <w:marLeft w:val="0"/>
          <w:marRight w:val="0"/>
          <w:marTop w:val="0"/>
          <w:marBottom w:val="0"/>
          <w:divBdr>
            <w:top w:val="none" w:sz="0" w:space="0" w:color="auto"/>
            <w:left w:val="none" w:sz="0" w:space="0" w:color="auto"/>
            <w:bottom w:val="none" w:sz="0" w:space="0" w:color="auto"/>
            <w:right w:val="none" w:sz="0" w:space="0" w:color="auto"/>
          </w:divBdr>
        </w:div>
        <w:div w:id="594096177">
          <w:marLeft w:val="0"/>
          <w:marRight w:val="0"/>
          <w:marTop w:val="0"/>
          <w:marBottom w:val="0"/>
          <w:divBdr>
            <w:top w:val="none" w:sz="0" w:space="0" w:color="auto"/>
            <w:left w:val="none" w:sz="0" w:space="0" w:color="auto"/>
            <w:bottom w:val="none" w:sz="0" w:space="0" w:color="auto"/>
            <w:right w:val="none" w:sz="0" w:space="0" w:color="auto"/>
          </w:divBdr>
        </w:div>
        <w:div w:id="1768766268">
          <w:marLeft w:val="0"/>
          <w:marRight w:val="0"/>
          <w:marTop w:val="0"/>
          <w:marBottom w:val="0"/>
          <w:divBdr>
            <w:top w:val="none" w:sz="0" w:space="0" w:color="auto"/>
            <w:left w:val="none" w:sz="0" w:space="0" w:color="auto"/>
            <w:bottom w:val="none" w:sz="0" w:space="0" w:color="auto"/>
            <w:right w:val="none" w:sz="0" w:space="0" w:color="auto"/>
          </w:divBdr>
        </w:div>
        <w:div w:id="2083943120">
          <w:marLeft w:val="0"/>
          <w:marRight w:val="0"/>
          <w:marTop w:val="0"/>
          <w:marBottom w:val="0"/>
          <w:divBdr>
            <w:top w:val="none" w:sz="0" w:space="0" w:color="auto"/>
            <w:left w:val="none" w:sz="0" w:space="0" w:color="auto"/>
            <w:bottom w:val="none" w:sz="0" w:space="0" w:color="auto"/>
            <w:right w:val="none" w:sz="0" w:space="0" w:color="auto"/>
          </w:divBdr>
        </w:div>
        <w:div w:id="1061293533">
          <w:marLeft w:val="0"/>
          <w:marRight w:val="0"/>
          <w:marTop w:val="0"/>
          <w:marBottom w:val="0"/>
          <w:divBdr>
            <w:top w:val="none" w:sz="0" w:space="0" w:color="auto"/>
            <w:left w:val="none" w:sz="0" w:space="0" w:color="auto"/>
            <w:bottom w:val="none" w:sz="0" w:space="0" w:color="auto"/>
            <w:right w:val="none" w:sz="0" w:space="0" w:color="auto"/>
          </w:divBdr>
        </w:div>
        <w:div w:id="1843888057">
          <w:marLeft w:val="0"/>
          <w:marRight w:val="0"/>
          <w:marTop w:val="0"/>
          <w:marBottom w:val="0"/>
          <w:divBdr>
            <w:top w:val="none" w:sz="0" w:space="0" w:color="auto"/>
            <w:left w:val="none" w:sz="0" w:space="0" w:color="auto"/>
            <w:bottom w:val="none" w:sz="0" w:space="0" w:color="auto"/>
            <w:right w:val="none" w:sz="0" w:space="0" w:color="auto"/>
          </w:divBdr>
        </w:div>
        <w:div w:id="293491714">
          <w:marLeft w:val="0"/>
          <w:marRight w:val="0"/>
          <w:marTop w:val="0"/>
          <w:marBottom w:val="0"/>
          <w:divBdr>
            <w:top w:val="none" w:sz="0" w:space="0" w:color="auto"/>
            <w:left w:val="none" w:sz="0" w:space="0" w:color="auto"/>
            <w:bottom w:val="none" w:sz="0" w:space="0" w:color="auto"/>
            <w:right w:val="none" w:sz="0" w:space="0" w:color="auto"/>
          </w:divBdr>
        </w:div>
        <w:div w:id="1602686575">
          <w:marLeft w:val="0"/>
          <w:marRight w:val="0"/>
          <w:marTop w:val="0"/>
          <w:marBottom w:val="0"/>
          <w:divBdr>
            <w:top w:val="none" w:sz="0" w:space="0" w:color="auto"/>
            <w:left w:val="none" w:sz="0" w:space="0" w:color="auto"/>
            <w:bottom w:val="none" w:sz="0" w:space="0" w:color="auto"/>
            <w:right w:val="none" w:sz="0" w:space="0" w:color="auto"/>
          </w:divBdr>
        </w:div>
        <w:div w:id="1276063518">
          <w:marLeft w:val="0"/>
          <w:marRight w:val="0"/>
          <w:marTop w:val="0"/>
          <w:marBottom w:val="0"/>
          <w:divBdr>
            <w:top w:val="none" w:sz="0" w:space="0" w:color="auto"/>
            <w:left w:val="none" w:sz="0" w:space="0" w:color="auto"/>
            <w:bottom w:val="none" w:sz="0" w:space="0" w:color="auto"/>
            <w:right w:val="none" w:sz="0" w:space="0" w:color="auto"/>
          </w:divBdr>
        </w:div>
        <w:div w:id="419374065">
          <w:marLeft w:val="0"/>
          <w:marRight w:val="0"/>
          <w:marTop w:val="0"/>
          <w:marBottom w:val="0"/>
          <w:divBdr>
            <w:top w:val="none" w:sz="0" w:space="0" w:color="auto"/>
            <w:left w:val="none" w:sz="0" w:space="0" w:color="auto"/>
            <w:bottom w:val="none" w:sz="0" w:space="0" w:color="auto"/>
            <w:right w:val="none" w:sz="0" w:space="0" w:color="auto"/>
          </w:divBdr>
        </w:div>
        <w:div w:id="1995062933">
          <w:marLeft w:val="0"/>
          <w:marRight w:val="0"/>
          <w:marTop w:val="0"/>
          <w:marBottom w:val="0"/>
          <w:divBdr>
            <w:top w:val="none" w:sz="0" w:space="0" w:color="auto"/>
            <w:left w:val="none" w:sz="0" w:space="0" w:color="auto"/>
            <w:bottom w:val="none" w:sz="0" w:space="0" w:color="auto"/>
            <w:right w:val="none" w:sz="0" w:space="0" w:color="auto"/>
          </w:divBdr>
        </w:div>
        <w:div w:id="18940101">
          <w:marLeft w:val="0"/>
          <w:marRight w:val="0"/>
          <w:marTop w:val="0"/>
          <w:marBottom w:val="0"/>
          <w:divBdr>
            <w:top w:val="none" w:sz="0" w:space="0" w:color="auto"/>
            <w:left w:val="none" w:sz="0" w:space="0" w:color="auto"/>
            <w:bottom w:val="none" w:sz="0" w:space="0" w:color="auto"/>
            <w:right w:val="none" w:sz="0" w:space="0" w:color="auto"/>
          </w:divBdr>
        </w:div>
        <w:div w:id="238709671">
          <w:marLeft w:val="0"/>
          <w:marRight w:val="0"/>
          <w:marTop w:val="0"/>
          <w:marBottom w:val="0"/>
          <w:divBdr>
            <w:top w:val="none" w:sz="0" w:space="0" w:color="auto"/>
            <w:left w:val="none" w:sz="0" w:space="0" w:color="auto"/>
            <w:bottom w:val="none" w:sz="0" w:space="0" w:color="auto"/>
            <w:right w:val="none" w:sz="0" w:space="0" w:color="auto"/>
          </w:divBdr>
        </w:div>
        <w:div w:id="472135569">
          <w:marLeft w:val="0"/>
          <w:marRight w:val="0"/>
          <w:marTop w:val="0"/>
          <w:marBottom w:val="0"/>
          <w:divBdr>
            <w:top w:val="none" w:sz="0" w:space="0" w:color="auto"/>
            <w:left w:val="none" w:sz="0" w:space="0" w:color="auto"/>
            <w:bottom w:val="none" w:sz="0" w:space="0" w:color="auto"/>
            <w:right w:val="none" w:sz="0" w:space="0" w:color="auto"/>
          </w:divBdr>
        </w:div>
        <w:div w:id="1546602285">
          <w:marLeft w:val="0"/>
          <w:marRight w:val="0"/>
          <w:marTop w:val="0"/>
          <w:marBottom w:val="0"/>
          <w:divBdr>
            <w:top w:val="none" w:sz="0" w:space="0" w:color="auto"/>
            <w:left w:val="none" w:sz="0" w:space="0" w:color="auto"/>
            <w:bottom w:val="none" w:sz="0" w:space="0" w:color="auto"/>
            <w:right w:val="none" w:sz="0" w:space="0" w:color="auto"/>
          </w:divBdr>
        </w:div>
        <w:div w:id="936789096">
          <w:marLeft w:val="0"/>
          <w:marRight w:val="0"/>
          <w:marTop w:val="0"/>
          <w:marBottom w:val="0"/>
          <w:divBdr>
            <w:top w:val="none" w:sz="0" w:space="0" w:color="auto"/>
            <w:left w:val="none" w:sz="0" w:space="0" w:color="auto"/>
            <w:bottom w:val="none" w:sz="0" w:space="0" w:color="auto"/>
            <w:right w:val="none" w:sz="0" w:space="0" w:color="auto"/>
          </w:divBdr>
        </w:div>
        <w:div w:id="1786802096">
          <w:marLeft w:val="0"/>
          <w:marRight w:val="0"/>
          <w:marTop w:val="0"/>
          <w:marBottom w:val="0"/>
          <w:divBdr>
            <w:top w:val="none" w:sz="0" w:space="0" w:color="auto"/>
            <w:left w:val="none" w:sz="0" w:space="0" w:color="auto"/>
            <w:bottom w:val="none" w:sz="0" w:space="0" w:color="auto"/>
            <w:right w:val="none" w:sz="0" w:space="0" w:color="auto"/>
          </w:divBdr>
        </w:div>
        <w:div w:id="1754204660">
          <w:marLeft w:val="0"/>
          <w:marRight w:val="0"/>
          <w:marTop w:val="0"/>
          <w:marBottom w:val="0"/>
          <w:divBdr>
            <w:top w:val="none" w:sz="0" w:space="0" w:color="auto"/>
            <w:left w:val="none" w:sz="0" w:space="0" w:color="auto"/>
            <w:bottom w:val="none" w:sz="0" w:space="0" w:color="auto"/>
            <w:right w:val="none" w:sz="0" w:space="0" w:color="auto"/>
          </w:divBdr>
        </w:div>
        <w:div w:id="1701006485">
          <w:marLeft w:val="0"/>
          <w:marRight w:val="0"/>
          <w:marTop w:val="0"/>
          <w:marBottom w:val="0"/>
          <w:divBdr>
            <w:top w:val="none" w:sz="0" w:space="0" w:color="auto"/>
            <w:left w:val="none" w:sz="0" w:space="0" w:color="auto"/>
            <w:bottom w:val="none" w:sz="0" w:space="0" w:color="auto"/>
            <w:right w:val="none" w:sz="0" w:space="0" w:color="auto"/>
          </w:divBdr>
        </w:div>
        <w:div w:id="414861558">
          <w:marLeft w:val="0"/>
          <w:marRight w:val="0"/>
          <w:marTop w:val="0"/>
          <w:marBottom w:val="0"/>
          <w:divBdr>
            <w:top w:val="none" w:sz="0" w:space="0" w:color="auto"/>
            <w:left w:val="none" w:sz="0" w:space="0" w:color="auto"/>
            <w:bottom w:val="none" w:sz="0" w:space="0" w:color="auto"/>
            <w:right w:val="none" w:sz="0" w:space="0" w:color="auto"/>
          </w:divBdr>
        </w:div>
        <w:div w:id="692535424">
          <w:marLeft w:val="0"/>
          <w:marRight w:val="0"/>
          <w:marTop w:val="0"/>
          <w:marBottom w:val="0"/>
          <w:divBdr>
            <w:top w:val="none" w:sz="0" w:space="0" w:color="auto"/>
            <w:left w:val="none" w:sz="0" w:space="0" w:color="auto"/>
            <w:bottom w:val="none" w:sz="0" w:space="0" w:color="auto"/>
            <w:right w:val="none" w:sz="0" w:space="0" w:color="auto"/>
          </w:divBdr>
        </w:div>
        <w:div w:id="90274560">
          <w:marLeft w:val="0"/>
          <w:marRight w:val="0"/>
          <w:marTop w:val="0"/>
          <w:marBottom w:val="0"/>
          <w:divBdr>
            <w:top w:val="none" w:sz="0" w:space="0" w:color="auto"/>
            <w:left w:val="none" w:sz="0" w:space="0" w:color="auto"/>
            <w:bottom w:val="none" w:sz="0" w:space="0" w:color="auto"/>
            <w:right w:val="none" w:sz="0" w:space="0" w:color="auto"/>
          </w:divBdr>
        </w:div>
        <w:div w:id="1624534385">
          <w:marLeft w:val="0"/>
          <w:marRight w:val="0"/>
          <w:marTop w:val="0"/>
          <w:marBottom w:val="0"/>
          <w:divBdr>
            <w:top w:val="none" w:sz="0" w:space="0" w:color="auto"/>
            <w:left w:val="none" w:sz="0" w:space="0" w:color="auto"/>
            <w:bottom w:val="none" w:sz="0" w:space="0" w:color="auto"/>
            <w:right w:val="none" w:sz="0" w:space="0" w:color="auto"/>
          </w:divBdr>
        </w:div>
        <w:div w:id="535965474">
          <w:marLeft w:val="0"/>
          <w:marRight w:val="0"/>
          <w:marTop w:val="0"/>
          <w:marBottom w:val="0"/>
          <w:divBdr>
            <w:top w:val="none" w:sz="0" w:space="0" w:color="auto"/>
            <w:left w:val="none" w:sz="0" w:space="0" w:color="auto"/>
            <w:bottom w:val="none" w:sz="0" w:space="0" w:color="auto"/>
            <w:right w:val="none" w:sz="0" w:space="0" w:color="auto"/>
          </w:divBdr>
        </w:div>
        <w:div w:id="1180925200">
          <w:marLeft w:val="0"/>
          <w:marRight w:val="0"/>
          <w:marTop w:val="0"/>
          <w:marBottom w:val="0"/>
          <w:divBdr>
            <w:top w:val="none" w:sz="0" w:space="0" w:color="auto"/>
            <w:left w:val="none" w:sz="0" w:space="0" w:color="auto"/>
            <w:bottom w:val="none" w:sz="0" w:space="0" w:color="auto"/>
            <w:right w:val="none" w:sz="0" w:space="0" w:color="auto"/>
          </w:divBdr>
        </w:div>
        <w:div w:id="1962682677">
          <w:marLeft w:val="0"/>
          <w:marRight w:val="0"/>
          <w:marTop w:val="0"/>
          <w:marBottom w:val="0"/>
          <w:divBdr>
            <w:top w:val="none" w:sz="0" w:space="0" w:color="auto"/>
            <w:left w:val="none" w:sz="0" w:space="0" w:color="auto"/>
            <w:bottom w:val="none" w:sz="0" w:space="0" w:color="auto"/>
            <w:right w:val="none" w:sz="0" w:space="0" w:color="auto"/>
          </w:divBdr>
        </w:div>
        <w:div w:id="1799296761">
          <w:marLeft w:val="0"/>
          <w:marRight w:val="0"/>
          <w:marTop w:val="0"/>
          <w:marBottom w:val="0"/>
          <w:divBdr>
            <w:top w:val="none" w:sz="0" w:space="0" w:color="auto"/>
            <w:left w:val="none" w:sz="0" w:space="0" w:color="auto"/>
            <w:bottom w:val="none" w:sz="0" w:space="0" w:color="auto"/>
            <w:right w:val="none" w:sz="0" w:space="0" w:color="auto"/>
          </w:divBdr>
        </w:div>
        <w:div w:id="1866866335">
          <w:marLeft w:val="0"/>
          <w:marRight w:val="0"/>
          <w:marTop w:val="0"/>
          <w:marBottom w:val="0"/>
          <w:divBdr>
            <w:top w:val="none" w:sz="0" w:space="0" w:color="auto"/>
            <w:left w:val="none" w:sz="0" w:space="0" w:color="auto"/>
            <w:bottom w:val="none" w:sz="0" w:space="0" w:color="auto"/>
            <w:right w:val="none" w:sz="0" w:space="0" w:color="auto"/>
          </w:divBdr>
        </w:div>
        <w:div w:id="1418357427">
          <w:marLeft w:val="0"/>
          <w:marRight w:val="0"/>
          <w:marTop w:val="0"/>
          <w:marBottom w:val="0"/>
          <w:divBdr>
            <w:top w:val="none" w:sz="0" w:space="0" w:color="auto"/>
            <w:left w:val="none" w:sz="0" w:space="0" w:color="auto"/>
            <w:bottom w:val="none" w:sz="0" w:space="0" w:color="auto"/>
            <w:right w:val="none" w:sz="0" w:space="0" w:color="auto"/>
          </w:divBdr>
        </w:div>
        <w:div w:id="1947615785">
          <w:marLeft w:val="0"/>
          <w:marRight w:val="0"/>
          <w:marTop w:val="0"/>
          <w:marBottom w:val="0"/>
          <w:divBdr>
            <w:top w:val="none" w:sz="0" w:space="0" w:color="auto"/>
            <w:left w:val="none" w:sz="0" w:space="0" w:color="auto"/>
            <w:bottom w:val="none" w:sz="0" w:space="0" w:color="auto"/>
            <w:right w:val="none" w:sz="0" w:space="0" w:color="auto"/>
          </w:divBdr>
        </w:div>
        <w:div w:id="979772191">
          <w:marLeft w:val="0"/>
          <w:marRight w:val="0"/>
          <w:marTop w:val="0"/>
          <w:marBottom w:val="0"/>
          <w:divBdr>
            <w:top w:val="none" w:sz="0" w:space="0" w:color="auto"/>
            <w:left w:val="none" w:sz="0" w:space="0" w:color="auto"/>
            <w:bottom w:val="none" w:sz="0" w:space="0" w:color="auto"/>
            <w:right w:val="none" w:sz="0" w:space="0" w:color="auto"/>
          </w:divBdr>
        </w:div>
        <w:div w:id="1919365481">
          <w:marLeft w:val="0"/>
          <w:marRight w:val="0"/>
          <w:marTop w:val="0"/>
          <w:marBottom w:val="0"/>
          <w:divBdr>
            <w:top w:val="none" w:sz="0" w:space="0" w:color="auto"/>
            <w:left w:val="none" w:sz="0" w:space="0" w:color="auto"/>
            <w:bottom w:val="none" w:sz="0" w:space="0" w:color="auto"/>
            <w:right w:val="none" w:sz="0" w:space="0" w:color="auto"/>
          </w:divBdr>
        </w:div>
        <w:div w:id="412360161">
          <w:marLeft w:val="0"/>
          <w:marRight w:val="0"/>
          <w:marTop w:val="0"/>
          <w:marBottom w:val="0"/>
          <w:divBdr>
            <w:top w:val="none" w:sz="0" w:space="0" w:color="auto"/>
            <w:left w:val="none" w:sz="0" w:space="0" w:color="auto"/>
            <w:bottom w:val="none" w:sz="0" w:space="0" w:color="auto"/>
            <w:right w:val="none" w:sz="0" w:space="0" w:color="auto"/>
          </w:divBdr>
        </w:div>
        <w:div w:id="1163738143">
          <w:marLeft w:val="0"/>
          <w:marRight w:val="0"/>
          <w:marTop w:val="0"/>
          <w:marBottom w:val="0"/>
          <w:divBdr>
            <w:top w:val="none" w:sz="0" w:space="0" w:color="auto"/>
            <w:left w:val="none" w:sz="0" w:space="0" w:color="auto"/>
            <w:bottom w:val="none" w:sz="0" w:space="0" w:color="auto"/>
            <w:right w:val="none" w:sz="0" w:space="0" w:color="auto"/>
          </w:divBdr>
        </w:div>
        <w:div w:id="109671221">
          <w:marLeft w:val="0"/>
          <w:marRight w:val="0"/>
          <w:marTop w:val="0"/>
          <w:marBottom w:val="0"/>
          <w:divBdr>
            <w:top w:val="none" w:sz="0" w:space="0" w:color="auto"/>
            <w:left w:val="none" w:sz="0" w:space="0" w:color="auto"/>
            <w:bottom w:val="none" w:sz="0" w:space="0" w:color="auto"/>
            <w:right w:val="none" w:sz="0" w:space="0" w:color="auto"/>
          </w:divBdr>
        </w:div>
        <w:div w:id="1598904424">
          <w:marLeft w:val="0"/>
          <w:marRight w:val="0"/>
          <w:marTop w:val="0"/>
          <w:marBottom w:val="0"/>
          <w:divBdr>
            <w:top w:val="none" w:sz="0" w:space="0" w:color="auto"/>
            <w:left w:val="none" w:sz="0" w:space="0" w:color="auto"/>
            <w:bottom w:val="none" w:sz="0" w:space="0" w:color="auto"/>
            <w:right w:val="none" w:sz="0" w:space="0" w:color="auto"/>
          </w:divBdr>
        </w:div>
        <w:div w:id="784618358">
          <w:marLeft w:val="0"/>
          <w:marRight w:val="0"/>
          <w:marTop w:val="0"/>
          <w:marBottom w:val="0"/>
          <w:divBdr>
            <w:top w:val="none" w:sz="0" w:space="0" w:color="auto"/>
            <w:left w:val="none" w:sz="0" w:space="0" w:color="auto"/>
            <w:bottom w:val="none" w:sz="0" w:space="0" w:color="auto"/>
            <w:right w:val="none" w:sz="0" w:space="0" w:color="auto"/>
          </w:divBdr>
        </w:div>
        <w:div w:id="144011316">
          <w:marLeft w:val="0"/>
          <w:marRight w:val="0"/>
          <w:marTop w:val="0"/>
          <w:marBottom w:val="0"/>
          <w:divBdr>
            <w:top w:val="none" w:sz="0" w:space="0" w:color="auto"/>
            <w:left w:val="none" w:sz="0" w:space="0" w:color="auto"/>
            <w:bottom w:val="none" w:sz="0" w:space="0" w:color="auto"/>
            <w:right w:val="none" w:sz="0" w:space="0" w:color="auto"/>
          </w:divBdr>
        </w:div>
        <w:div w:id="710694195">
          <w:marLeft w:val="0"/>
          <w:marRight w:val="0"/>
          <w:marTop w:val="0"/>
          <w:marBottom w:val="0"/>
          <w:divBdr>
            <w:top w:val="none" w:sz="0" w:space="0" w:color="auto"/>
            <w:left w:val="none" w:sz="0" w:space="0" w:color="auto"/>
            <w:bottom w:val="none" w:sz="0" w:space="0" w:color="auto"/>
            <w:right w:val="none" w:sz="0" w:space="0" w:color="auto"/>
          </w:divBdr>
        </w:div>
        <w:div w:id="937835502">
          <w:marLeft w:val="0"/>
          <w:marRight w:val="0"/>
          <w:marTop w:val="0"/>
          <w:marBottom w:val="0"/>
          <w:divBdr>
            <w:top w:val="none" w:sz="0" w:space="0" w:color="auto"/>
            <w:left w:val="none" w:sz="0" w:space="0" w:color="auto"/>
            <w:bottom w:val="none" w:sz="0" w:space="0" w:color="auto"/>
            <w:right w:val="none" w:sz="0" w:space="0" w:color="auto"/>
          </w:divBdr>
        </w:div>
        <w:div w:id="856310352">
          <w:marLeft w:val="0"/>
          <w:marRight w:val="0"/>
          <w:marTop w:val="0"/>
          <w:marBottom w:val="0"/>
          <w:divBdr>
            <w:top w:val="none" w:sz="0" w:space="0" w:color="auto"/>
            <w:left w:val="none" w:sz="0" w:space="0" w:color="auto"/>
            <w:bottom w:val="none" w:sz="0" w:space="0" w:color="auto"/>
            <w:right w:val="none" w:sz="0" w:space="0" w:color="auto"/>
          </w:divBdr>
        </w:div>
        <w:div w:id="445540248">
          <w:marLeft w:val="0"/>
          <w:marRight w:val="0"/>
          <w:marTop w:val="0"/>
          <w:marBottom w:val="0"/>
          <w:divBdr>
            <w:top w:val="none" w:sz="0" w:space="0" w:color="auto"/>
            <w:left w:val="none" w:sz="0" w:space="0" w:color="auto"/>
            <w:bottom w:val="none" w:sz="0" w:space="0" w:color="auto"/>
            <w:right w:val="none" w:sz="0" w:space="0" w:color="auto"/>
          </w:divBdr>
        </w:div>
        <w:div w:id="1302157352">
          <w:marLeft w:val="0"/>
          <w:marRight w:val="0"/>
          <w:marTop w:val="0"/>
          <w:marBottom w:val="0"/>
          <w:divBdr>
            <w:top w:val="none" w:sz="0" w:space="0" w:color="auto"/>
            <w:left w:val="none" w:sz="0" w:space="0" w:color="auto"/>
            <w:bottom w:val="none" w:sz="0" w:space="0" w:color="auto"/>
            <w:right w:val="none" w:sz="0" w:space="0" w:color="auto"/>
          </w:divBdr>
        </w:div>
        <w:div w:id="200170928">
          <w:marLeft w:val="0"/>
          <w:marRight w:val="0"/>
          <w:marTop w:val="0"/>
          <w:marBottom w:val="0"/>
          <w:divBdr>
            <w:top w:val="none" w:sz="0" w:space="0" w:color="auto"/>
            <w:left w:val="none" w:sz="0" w:space="0" w:color="auto"/>
            <w:bottom w:val="none" w:sz="0" w:space="0" w:color="auto"/>
            <w:right w:val="none" w:sz="0" w:space="0" w:color="auto"/>
          </w:divBdr>
        </w:div>
        <w:div w:id="1539855041">
          <w:marLeft w:val="0"/>
          <w:marRight w:val="0"/>
          <w:marTop w:val="0"/>
          <w:marBottom w:val="0"/>
          <w:divBdr>
            <w:top w:val="none" w:sz="0" w:space="0" w:color="auto"/>
            <w:left w:val="none" w:sz="0" w:space="0" w:color="auto"/>
            <w:bottom w:val="none" w:sz="0" w:space="0" w:color="auto"/>
            <w:right w:val="none" w:sz="0" w:space="0" w:color="auto"/>
          </w:divBdr>
        </w:div>
        <w:div w:id="1225751474">
          <w:marLeft w:val="0"/>
          <w:marRight w:val="0"/>
          <w:marTop w:val="0"/>
          <w:marBottom w:val="0"/>
          <w:divBdr>
            <w:top w:val="none" w:sz="0" w:space="0" w:color="auto"/>
            <w:left w:val="none" w:sz="0" w:space="0" w:color="auto"/>
            <w:bottom w:val="none" w:sz="0" w:space="0" w:color="auto"/>
            <w:right w:val="none" w:sz="0" w:space="0" w:color="auto"/>
          </w:divBdr>
        </w:div>
        <w:div w:id="429550750">
          <w:marLeft w:val="0"/>
          <w:marRight w:val="0"/>
          <w:marTop w:val="0"/>
          <w:marBottom w:val="0"/>
          <w:divBdr>
            <w:top w:val="none" w:sz="0" w:space="0" w:color="auto"/>
            <w:left w:val="none" w:sz="0" w:space="0" w:color="auto"/>
            <w:bottom w:val="none" w:sz="0" w:space="0" w:color="auto"/>
            <w:right w:val="none" w:sz="0" w:space="0" w:color="auto"/>
          </w:divBdr>
        </w:div>
        <w:div w:id="586960932">
          <w:marLeft w:val="0"/>
          <w:marRight w:val="0"/>
          <w:marTop w:val="0"/>
          <w:marBottom w:val="0"/>
          <w:divBdr>
            <w:top w:val="none" w:sz="0" w:space="0" w:color="auto"/>
            <w:left w:val="none" w:sz="0" w:space="0" w:color="auto"/>
            <w:bottom w:val="none" w:sz="0" w:space="0" w:color="auto"/>
            <w:right w:val="none" w:sz="0" w:space="0" w:color="auto"/>
          </w:divBdr>
        </w:div>
        <w:div w:id="317732265">
          <w:marLeft w:val="0"/>
          <w:marRight w:val="0"/>
          <w:marTop w:val="0"/>
          <w:marBottom w:val="0"/>
          <w:divBdr>
            <w:top w:val="none" w:sz="0" w:space="0" w:color="auto"/>
            <w:left w:val="none" w:sz="0" w:space="0" w:color="auto"/>
            <w:bottom w:val="none" w:sz="0" w:space="0" w:color="auto"/>
            <w:right w:val="none" w:sz="0" w:space="0" w:color="auto"/>
          </w:divBdr>
        </w:div>
        <w:div w:id="701707589">
          <w:marLeft w:val="0"/>
          <w:marRight w:val="0"/>
          <w:marTop w:val="0"/>
          <w:marBottom w:val="0"/>
          <w:divBdr>
            <w:top w:val="none" w:sz="0" w:space="0" w:color="auto"/>
            <w:left w:val="none" w:sz="0" w:space="0" w:color="auto"/>
            <w:bottom w:val="none" w:sz="0" w:space="0" w:color="auto"/>
            <w:right w:val="none" w:sz="0" w:space="0" w:color="auto"/>
          </w:divBdr>
        </w:div>
        <w:div w:id="490680972">
          <w:marLeft w:val="0"/>
          <w:marRight w:val="0"/>
          <w:marTop w:val="0"/>
          <w:marBottom w:val="0"/>
          <w:divBdr>
            <w:top w:val="none" w:sz="0" w:space="0" w:color="auto"/>
            <w:left w:val="none" w:sz="0" w:space="0" w:color="auto"/>
            <w:bottom w:val="none" w:sz="0" w:space="0" w:color="auto"/>
            <w:right w:val="none" w:sz="0" w:space="0" w:color="auto"/>
          </w:divBdr>
        </w:div>
        <w:div w:id="1074468511">
          <w:marLeft w:val="0"/>
          <w:marRight w:val="0"/>
          <w:marTop w:val="0"/>
          <w:marBottom w:val="0"/>
          <w:divBdr>
            <w:top w:val="none" w:sz="0" w:space="0" w:color="auto"/>
            <w:left w:val="none" w:sz="0" w:space="0" w:color="auto"/>
            <w:bottom w:val="none" w:sz="0" w:space="0" w:color="auto"/>
            <w:right w:val="none" w:sz="0" w:space="0" w:color="auto"/>
          </w:divBdr>
        </w:div>
        <w:div w:id="1557398054">
          <w:marLeft w:val="0"/>
          <w:marRight w:val="0"/>
          <w:marTop w:val="0"/>
          <w:marBottom w:val="0"/>
          <w:divBdr>
            <w:top w:val="none" w:sz="0" w:space="0" w:color="auto"/>
            <w:left w:val="none" w:sz="0" w:space="0" w:color="auto"/>
            <w:bottom w:val="none" w:sz="0" w:space="0" w:color="auto"/>
            <w:right w:val="none" w:sz="0" w:space="0" w:color="auto"/>
          </w:divBdr>
        </w:div>
        <w:div w:id="1829704911">
          <w:marLeft w:val="0"/>
          <w:marRight w:val="0"/>
          <w:marTop w:val="0"/>
          <w:marBottom w:val="0"/>
          <w:divBdr>
            <w:top w:val="none" w:sz="0" w:space="0" w:color="auto"/>
            <w:left w:val="none" w:sz="0" w:space="0" w:color="auto"/>
            <w:bottom w:val="none" w:sz="0" w:space="0" w:color="auto"/>
            <w:right w:val="none" w:sz="0" w:space="0" w:color="auto"/>
          </w:divBdr>
        </w:div>
        <w:div w:id="1496797199">
          <w:marLeft w:val="0"/>
          <w:marRight w:val="0"/>
          <w:marTop w:val="0"/>
          <w:marBottom w:val="0"/>
          <w:divBdr>
            <w:top w:val="none" w:sz="0" w:space="0" w:color="auto"/>
            <w:left w:val="none" w:sz="0" w:space="0" w:color="auto"/>
            <w:bottom w:val="none" w:sz="0" w:space="0" w:color="auto"/>
            <w:right w:val="none" w:sz="0" w:space="0" w:color="auto"/>
          </w:divBdr>
        </w:div>
        <w:div w:id="2120490624">
          <w:marLeft w:val="0"/>
          <w:marRight w:val="0"/>
          <w:marTop w:val="0"/>
          <w:marBottom w:val="0"/>
          <w:divBdr>
            <w:top w:val="none" w:sz="0" w:space="0" w:color="auto"/>
            <w:left w:val="none" w:sz="0" w:space="0" w:color="auto"/>
            <w:bottom w:val="none" w:sz="0" w:space="0" w:color="auto"/>
            <w:right w:val="none" w:sz="0" w:space="0" w:color="auto"/>
          </w:divBdr>
        </w:div>
        <w:div w:id="903836319">
          <w:marLeft w:val="0"/>
          <w:marRight w:val="0"/>
          <w:marTop w:val="0"/>
          <w:marBottom w:val="0"/>
          <w:divBdr>
            <w:top w:val="none" w:sz="0" w:space="0" w:color="auto"/>
            <w:left w:val="none" w:sz="0" w:space="0" w:color="auto"/>
            <w:bottom w:val="none" w:sz="0" w:space="0" w:color="auto"/>
            <w:right w:val="none" w:sz="0" w:space="0" w:color="auto"/>
          </w:divBdr>
        </w:div>
        <w:div w:id="1485246059">
          <w:marLeft w:val="0"/>
          <w:marRight w:val="0"/>
          <w:marTop w:val="0"/>
          <w:marBottom w:val="0"/>
          <w:divBdr>
            <w:top w:val="none" w:sz="0" w:space="0" w:color="auto"/>
            <w:left w:val="none" w:sz="0" w:space="0" w:color="auto"/>
            <w:bottom w:val="none" w:sz="0" w:space="0" w:color="auto"/>
            <w:right w:val="none" w:sz="0" w:space="0" w:color="auto"/>
          </w:divBdr>
        </w:div>
        <w:div w:id="628631304">
          <w:marLeft w:val="0"/>
          <w:marRight w:val="0"/>
          <w:marTop w:val="0"/>
          <w:marBottom w:val="0"/>
          <w:divBdr>
            <w:top w:val="none" w:sz="0" w:space="0" w:color="auto"/>
            <w:left w:val="none" w:sz="0" w:space="0" w:color="auto"/>
            <w:bottom w:val="none" w:sz="0" w:space="0" w:color="auto"/>
            <w:right w:val="none" w:sz="0" w:space="0" w:color="auto"/>
          </w:divBdr>
        </w:div>
        <w:div w:id="1634944415">
          <w:marLeft w:val="0"/>
          <w:marRight w:val="0"/>
          <w:marTop w:val="0"/>
          <w:marBottom w:val="0"/>
          <w:divBdr>
            <w:top w:val="none" w:sz="0" w:space="0" w:color="auto"/>
            <w:left w:val="none" w:sz="0" w:space="0" w:color="auto"/>
            <w:bottom w:val="none" w:sz="0" w:space="0" w:color="auto"/>
            <w:right w:val="none" w:sz="0" w:space="0" w:color="auto"/>
          </w:divBdr>
        </w:div>
        <w:div w:id="20975790">
          <w:marLeft w:val="0"/>
          <w:marRight w:val="0"/>
          <w:marTop w:val="0"/>
          <w:marBottom w:val="0"/>
          <w:divBdr>
            <w:top w:val="none" w:sz="0" w:space="0" w:color="auto"/>
            <w:left w:val="none" w:sz="0" w:space="0" w:color="auto"/>
            <w:bottom w:val="none" w:sz="0" w:space="0" w:color="auto"/>
            <w:right w:val="none" w:sz="0" w:space="0" w:color="auto"/>
          </w:divBdr>
        </w:div>
        <w:div w:id="1963533653">
          <w:marLeft w:val="0"/>
          <w:marRight w:val="0"/>
          <w:marTop w:val="0"/>
          <w:marBottom w:val="0"/>
          <w:divBdr>
            <w:top w:val="none" w:sz="0" w:space="0" w:color="auto"/>
            <w:left w:val="none" w:sz="0" w:space="0" w:color="auto"/>
            <w:bottom w:val="none" w:sz="0" w:space="0" w:color="auto"/>
            <w:right w:val="none" w:sz="0" w:space="0" w:color="auto"/>
          </w:divBdr>
        </w:div>
        <w:div w:id="852648504">
          <w:marLeft w:val="0"/>
          <w:marRight w:val="0"/>
          <w:marTop w:val="0"/>
          <w:marBottom w:val="0"/>
          <w:divBdr>
            <w:top w:val="none" w:sz="0" w:space="0" w:color="auto"/>
            <w:left w:val="none" w:sz="0" w:space="0" w:color="auto"/>
            <w:bottom w:val="none" w:sz="0" w:space="0" w:color="auto"/>
            <w:right w:val="none" w:sz="0" w:space="0" w:color="auto"/>
          </w:divBdr>
        </w:div>
        <w:div w:id="803886639">
          <w:marLeft w:val="0"/>
          <w:marRight w:val="0"/>
          <w:marTop w:val="0"/>
          <w:marBottom w:val="0"/>
          <w:divBdr>
            <w:top w:val="none" w:sz="0" w:space="0" w:color="auto"/>
            <w:left w:val="none" w:sz="0" w:space="0" w:color="auto"/>
            <w:bottom w:val="none" w:sz="0" w:space="0" w:color="auto"/>
            <w:right w:val="none" w:sz="0" w:space="0" w:color="auto"/>
          </w:divBdr>
        </w:div>
        <w:div w:id="1975409211">
          <w:marLeft w:val="0"/>
          <w:marRight w:val="0"/>
          <w:marTop w:val="0"/>
          <w:marBottom w:val="0"/>
          <w:divBdr>
            <w:top w:val="none" w:sz="0" w:space="0" w:color="auto"/>
            <w:left w:val="none" w:sz="0" w:space="0" w:color="auto"/>
            <w:bottom w:val="none" w:sz="0" w:space="0" w:color="auto"/>
            <w:right w:val="none" w:sz="0" w:space="0" w:color="auto"/>
          </w:divBdr>
        </w:div>
        <w:div w:id="781071855">
          <w:marLeft w:val="0"/>
          <w:marRight w:val="0"/>
          <w:marTop w:val="0"/>
          <w:marBottom w:val="0"/>
          <w:divBdr>
            <w:top w:val="none" w:sz="0" w:space="0" w:color="auto"/>
            <w:left w:val="none" w:sz="0" w:space="0" w:color="auto"/>
            <w:bottom w:val="none" w:sz="0" w:space="0" w:color="auto"/>
            <w:right w:val="none" w:sz="0" w:space="0" w:color="auto"/>
          </w:divBdr>
        </w:div>
        <w:div w:id="385303417">
          <w:marLeft w:val="0"/>
          <w:marRight w:val="0"/>
          <w:marTop w:val="0"/>
          <w:marBottom w:val="0"/>
          <w:divBdr>
            <w:top w:val="none" w:sz="0" w:space="0" w:color="auto"/>
            <w:left w:val="none" w:sz="0" w:space="0" w:color="auto"/>
            <w:bottom w:val="none" w:sz="0" w:space="0" w:color="auto"/>
            <w:right w:val="none" w:sz="0" w:space="0" w:color="auto"/>
          </w:divBdr>
        </w:div>
        <w:div w:id="644434106">
          <w:marLeft w:val="0"/>
          <w:marRight w:val="0"/>
          <w:marTop w:val="0"/>
          <w:marBottom w:val="0"/>
          <w:divBdr>
            <w:top w:val="none" w:sz="0" w:space="0" w:color="auto"/>
            <w:left w:val="none" w:sz="0" w:space="0" w:color="auto"/>
            <w:bottom w:val="none" w:sz="0" w:space="0" w:color="auto"/>
            <w:right w:val="none" w:sz="0" w:space="0" w:color="auto"/>
          </w:divBdr>
        </w:div>
        <w:div w:id="645430787">
          <w:marLeft w:val="0"/>
          <w:marRight w:val="0"/>
          <w:marTop w:val="0"/>
          <w:marBottom w:val="0"/>
          <w:divBdr>
            <w:top w:val="none" w:sz="0" w:space="0" w:color="auto"/>
            <w:left w:val="none" w:sz="0" w:space="0" w:color="auto"/>
            <w:bottom w:val="none" w:sz="0" w:space="0" w:color="auto"/>
            <w:right w:val="none" w:sz="0" w:space="0" w:color="auto"/>
          </w:divBdr>
        </w:div>
        <w:div w:id="1647273521">
          <w:marLeft w:val="0"/>
          <w:marRight w:val="0"/>
          <w:marTop w:val="0"/>
          <w:marBottom w:val="0"/>
          <w:divBdr>
            <w:top w:val="none" w:sz="0" w:space="0" w:color="auto"/>
            <w:left w:val="none" w:sz="0" w:space="0" w:color="auto"/>
            <w:bottom w:val="none" w:sz="0" w:space="0" w:color="auto"/>
            <w:right w:val="none" w:sz="0" w:space="0" w:color="auto"/>
          </w:divBdr>
        </w:div>
        <w:div w:id="463042475">
          <w:marLeft w:val="0"/>
          <w:marRight w:val="0"/>
          <w:marTop w:val="0"/>
          <w:marBottom w:val="0"/>
          <w:divBdr>
            <w:top w:val="none" w:sz="0" w:space="0" w:color="auto"/>
            <w:left w:val="none" w:sz="0" w:space="0" w:color="auto"/>
            <w:bottom w:val="none" w:sz="0" w:space="0" w:color="auto"/>
            <w:right w:val="none" w:sz="0" w:space="0" w:color="auto"/>
          </w:divBdr>
        </w:div>
        <w:div w:id="2083331383">
          <w:marLeft w:val="0"/>
          <w:marRight w:val="0"/>
          <w:marTop w:val="0"/>
          <w:marBottom w:val="0"/>
          <w:divBdr>
            <w:top w:val="none" w:sz="0" w:space="0" w:color="auto"/>
            <w:left w:val="none" w:sz="0" w:space="0" w:color="auto"/>
            <w:bottom w:val="none" w:sz="0" w:space="0" w:color="auto"/>
            <w:right w:val="none" w:sz="0" w:space="0" w:color="auto"/>
          </w:divBdr>
        </w:div>
        <w:div w:id="1562205364">
          <w:marLeft w:val="0"/>
          <w:marRight w:val="0"/>
          <w:marTop w:val="0"/>
          <w:marBottom w:val="0"/>
          <w:divBdr>
            <w:top w:val="none" w:sz="0" w:space="0" w:color="auto"/>
            <w:left w:val="none" w:sz="0" w:space="0" w:color="auto"/>
            <w:bottom w:val="none" w:sz="0" w:space="0" w:color="auto"/>
            <w:right w:val="none" w:sz="0" w:space="0" w:color="auto"/>
          </w:divBdr>
        </w:div>
        <w:div w:id="294410583">
          <w:marLeft w:val="0"/>
          <w:marRight w:val="0"/>
          <w:marTop w:val="0"/>
          <w:marBottom w:val="0"/>
          <w:divBdr>
            <w:top w:val="none" w:sz="0" w:space="0" w:color="auto"/>
            <w:left w:val="none" w:sz="0" w:space="0" w:color="auto"/>
            <w:bottom w:val="none" w:sz="0" w:space="0" w:color="auto"/>
            <w:right w:val="none" w:sz="0" w:space="0" w:color="auto"/>
          </w:divBdr>
        </w:div>
        <w:div w:id="196165006">
          <w:marLeft w:val="0"/>
          <w:marRight w:val="0"/>
          <w:marTop w:val="0"/>
          <w:marBottom w:val="0"/>
          <w:divBdr>
            <w:top w:val="none" w:sz="0" w:space="0" w:color="auto"/>
            <w:left w:val="none" w:sz="0" w:space="0" w:color="auto"/>
            <w:bottom w:val="none" w:sz="0" w:space="0" w:color="auto"/>
            <w:right w:val="none" w:sz="0" w:space="0" w:color="auto"/>
          </w:divBdr>
        </w:div>
        <w:div w:id="278025400">
          <w:marLeft w:val="0"/>
          <w:marRight w:val="0"/>
          <w:marTop w:val="0"/>
          <w:marBottom w:val="0"/>
          <w:divBdr>
            <w:top w:val="none" w:sz="0" w:space="0" w:color="auto"/>
            <w:left w:val="none" w:sz="0" w:space="0" w:color="auto"/>
            <w:bottom w:val="none" w:sz="0" w:space="0" w:color="auto"/>
            <w:right w:val="none" w:sz="0" w:space="0" w:color="auto"/>
          </w:divBdr>
        </w:div>
        <w:div w:id="703595909">
          <w:marLeft w:val="0"/>
          <w:marRight w:val="0"/>
          <w:marTop w:val="0"/>
          <w:marBottom w:val="0"/>
          <w:divBdr>
            <w:top w:val="none" w:sz="0" w:space="0" w:color="auto"/>
            <w:left w:val="none" w:sz="0" w:space="0" w:color="auto"/>
            <w:bottom w:val="none" w:sz="0" w:space="0" w:color="auto"/>
            <w:right w:val="none" w:sz="0" w:space="0" w:color="auto"/>
          </w:divBdr>
        </w:div>
        <w:div w:id="919409177">
          <w:marLeft w:val="0"/>
          <w:marRight w:val="0"/>
          <w:marTop w:val="0"/>
          <w:marBottom w:val="0"/>
          <w:divBdr>
            <w:top w:val="none" w:sz="0" w:space="0" w:color="auto"/>
            <w:left w:val="none" w:sz="0" w:space="0" w:color="auto"/>
            <w:bottom w:val="none" w:sz="0" w:space="0" w:color="auto"/>
            <w:right w:val="none" w:sz="0" w:space="0" w:color="auto"/>
          </w:divBdr>
        </w:div>
        <w:div w:id="1251741701">
          <w:marLeft w:val="0"/>
          <w:marRight w:val="0"/>
          <w:marTop w:val="0"/>
          <w:marBottom w:val="0"/>
          <w:divBdr>
            <w:top w:val="none" w:sz="0" w:space="0" w:color="auto"/>
            <w:left w:val="none" w:sz="0" w:space="0" w:color="auto"/>
            <w:bottom w:val="none" w:sz="0" w:space="0" w:color="auto"/>
            <w:right w:val="none" w:sz="0" w:space="0" w:color="auto"/>
          </w:divBdr>
        </w:div>
        <w:div w:id="560480494">
          <w:marLeft w:val="0"/>
          <w:marRight w:val="0"/>
          <w:marTop w:val="0"/>
          <w:marBottom w:val="0"/>
          <w:divBdr>
            <w:top w:val="none" w:sz="0" w:space="0" w:color="auto"/>
            <w:left w:val="none" w:sz="0" w:space="0" w:color="auto"/>
            <w:bottom w:val="none" w:sz="0" w:space="0" w:color="auto"/>
            <w:right w:val="none" w:sz="0" w:space="0" w:color="auto"/>
          </w:divBdr>
        </w:div>
        <w:div w:id="1991707743">
          <w:marLeft w:val="0"/>
          <w:marRight w:val="0"/>
          <w:marTop w:val="0"/>
          <w:marBottom w:val="0"/>
          <w:divBdr>
            <w:top w:val="none" w:sz="0" w:space="0" w:color="auto"/>
            <w:left w:val="none" w:sz="0" w:space="0" w:color="auto"/>
            <w:bottom w:val="none" w:sz="0" w:space="0" w:color="auto"/>
            <w:right w:val="none" w:sz="0" w:space="0" w:color="auto"/>
          </w:divBdr>
        </w:div>
        <w:div w:id="341049833">
          <w:marLeft w:val="0"/>
          <w:marRight w:val="0"/>
          <w:marTop w:val="0"/>
          <w:marBottom w:val="0"/>
          <w:divBdr>
            <w:top w:val="none" w:sz="0" w:space="0" w:color="auto"/>
            <w:left w:val="none" w:sz="0" w:space="0" w:color="auto"/>
            <w:bottom w:val="none" w:sz="0" w:space="0" w:color="auto"/>
            <w:right w:val="none" w:sz="0" w:space="0" w:color="auto"/>
          </w:divBdr>
        </w:div>
        <w:div w:id="1086994469">
          <w:marLeft w:val="0"/>
          <w:marRight w:val="0"/>
          <w:marTop w:val="0"/>
          <w:marBottom w:val="0"/>
          <w:divBdr>
            <w:top w:val="none" w:sz="0" w:space="0" w:color="auto"/>
            <w:left w:val="none" w:sz="0" w:space="0" w:color="auto"/>
            <w:bottom w:val="none" w:sz="0" w:space="0" w:color="auto"/>
            <w:right w:val="none" w:sz="0" w:space="0" w:color="auto"/>
          </w:divBdr>
        </w:div>
        <w:div w:id="2080591809">
          <w:marLeft w:val="0"/>
          <w:marRight w:val="0"/>
          <w:marTop w:val="0"/>
          <w:marBottom w:val="0"/>
          <w:divBdr>
            <w:top w:val="none" w:sz="0" w:space="0" w:color="auto"/>
            <w:left w:val="none" w:sz="0" w:space="0" w:color="auto"/>
            <w:bottom w:val="none" w:sz="0" w:space="0" w:color="auto"/>
            <w:right w:val="none" w:sz="0" w:space="0" w:color="auto"/>
          </w:divBdr>
        </w:div>
        <w:div w:id="1189950370">
          <w:marLeft w:val="0"/>
          <w:marRight w:val="0"/>
          <w:marTop w:val="0"/>
          <w:marBottom w:val="0"/>
          <w:divBdr>
            <w:top w:val="none" w:sz="0" w:space="0" w:color="auto"/>
            <w:left w:val="none" w:sz="0" w:space="0" w:color="auto"/>
            <w:bottom w:val="none" w:sz="0" w:space="0" w:color="auto"/>
            <w:right w:val="none" w:sz="0" w:space="0" w:color="auto"/>
          </w:divBdr>
        </w:div>
        <w:div w:id="1634284445">
          <w:marLeft w:val="0"/>
          <w:marRight w:val="0"/>
          <w:marTop w:val="0"/>
          <w:marBottom w:val="0"/>
          <w:divBdr>
            <w:top w:val="none" w:sz="0" w:space="0" w:color="auto"/>
            <w:left w:val="none" w:sz="0" w:space="0" w:color="auto"/>
            <w:bottom w:val="none" w:sz="0" w:space="0" w:color="auto"/>
            <w:right w:val="none" w:sz="0" w:space="0" w:color="auto"/>
          </w:divBdr>
        </w:div>
        <w:div w:id="791174617">
          <w:marLeft w:val="0"/>
          <w:marRight w:val="0"/>
          <w:marTop w:val="0"/>
          <w:marBottom w:val="0"/>
          <w:divBdr>
            <w:top w:val="none" w:sz="0" w:space="0" w:color="auto"/>
            <w:left w:val="none" w:sz="0" w:space="0" w:color="auto"/>
            <w:bottom w:val="none" w:sz="0" w:space="0" w:color="auto"/>
            <w:right w:val="none" w:sz="0" w:space="0" w:color="auto"/>
          </w:divBdr>
        </w:div>
        <w:div w:id="2048946341">
          <w:marLeft w:val="0"/>
          <w:marRight w:val="0"/>
          <w:marTop w:val="0"/>
          <w:marBottom w:val="0"/>
          <w:divBdr>
            <w:top w:val="none" w:sz="0" w:space="0" w:color="auto"/>
            <w:left w:val="none" w:sz="0" w:space="0" w:color="auto"/>
            <w:bottom w:val="none" w:sz="0" w:space="0" w:color="auto"/>
            <w:right w:val="none" w:sz="0" w:space="0" w:color="auto"/>
          </w:divBdr>
        </w:div>
        <w:div w:id="438640931">
          <w:marLeft w:val="0"/>
          <w:marRight w:val="0"/>
          <w:marTop w:val="0"/>
          <w:marBottom w:val="0"/>
          <w:divBdr>
            <w:top w:val="none" w:sz="0" w:space="0" w:color="auto"/>
            <w:left w:val="none" w:sz="0" w:space="0" w:color="auto"/>
            <w:bottom w:val="none" w:sz="0" w:space="0" w:color="auto"/>
            <w:right w:val="none" w:sz="0" w:space="0" w:color="auto"/>
          </w:divBdr>
        </w:div>
        <w:div w:id="1268805740">
          <w:marLeft w:val="0"/>
          <w:marRight w:val="0"/>
          <w:marTop w:val="0"/>
          <w:marBottom w:val="0"/>
          <w:divBdr>
            <w:top w:val="none" w:sz="0" w:space="0" w:color="auto"/>
            <w:left w:val="none" w:sz="0" w:space="0" w:color="auto"/>
            <w:bottom w:val="none" w:sz="0" w:space="0" w:color="auto"/>
            <w:right w:val="none" w:sz="0" w:space="0" w:color="auto"/>
          </w:divBdr>
        </w:div>
        <w:div w:id="390423946">
          <w:marLeft w:val="0"/>
          <w:marRight w:val="0"/>
          <w:marTop w:val="0"/>
          <w:marBottom w:val="0"/>
          <w:divBdr>
            <w:top w:val="none" w:sz="0" w:space="0" w:color="auto"/>
            <w:left w:val="none" w:sz="0" w:space="0" w:color="auto"/>
            <w:bottom w:val="none" w:sz="0" w:space="0" w:color="auto"/>
            <w:right w:val="none" w:sz="0" w:space="0" w:color="auto"/>
          </w:divBdr>
        </w:div>
        <w:div w:id="65736669">
          <w:marLeft w:val="0"/>
          <w:marRight w:val="0"/>
          <w:marTop w:val="0"/>
          <w:marBottom w:val="0"/>
          <w:divBdr>
            <w:top w:val="none" w:sz="0" w:space="0" w:color="auto"/>
            <w:left w:val="none" w:sz="0" w:space="0" w:color="auto"/>
            <w:bottom w:val="none" w:sz="0" w:space="0" w:color="auto"/>
            <w:right w:val="none" w:sz="0" w:space="0" w:color="auto"/>
          </w:divBdr>
        </w:div>
        <w:div w:id="794056230">
          <w:marLeft w:val="0"/>
          <w:marRight w:val="0"/>
          <w:marTop w:val="0"/>
          <w:marBottom w:val="0"/>
          <w:divBdr>
            <w:top w:val="none" w:sz="0" w:space="0" w:color="auto"/>
            <w:left w:val="none" w:sz="0" w:space="0" w:color="auto"/>
            <w:bottom w:val="none" w:sz="0" w:space="0" w:color="auto"/>
            <w:right w:val="none" w:sz="0" w:space="0" w:color="auto"/>
          </w:divBdr>
        </w:div>
        <w:div w:id="75592943">
          <w:marLeft w:val="0"/>
          <w:marRight w:val="0"/>
          <w:marTop w:val="0"/>
          <w:marBottom w:val="0"/>
          <w:divBdr>
            <w:top w:val="none" w:sz="0" w:space="0" w:color="auto"/>
            <w:left w:val="none" w:sz="0" w:space="0" w:color="auto"/>
            <w:bottom w:val="none" w:sz="0" w:space="0" w:color="auto"/>
            <w:right w:val="none" w:sz="0" w:space="0" w:color="auto"/>
          </w:divBdr>
        </w:div>
        <w:div w:id="388892115">
          <w:marLeft w:val="0"/>
          <w:marRight w:val="0"/>
          <w:marTop w:val="0"/>
          <w:marBottom w:val="0"/>
          <w:divBdr>
            <w:top w:val="none" w:sz="0" w:space="0" w:color="auto"/>
            <w:left w:val="none" w:sz="0" w:space="0" w:color="auto"/>
            <w:bottom w:val="none" w:sz="0" w:space="0" w:color="auto"/>
            <w:right w:val="none" w:sz="0" w:space="0" w:color="auto"/>
          </w:divBdr>
        </w:div>
        <w:div w:id="2126999018">
          <w:marLeft w:val="0"/>
          <w:marRight w:val="0"/>
          <w:marTop w:val="0"/>
          <w:marBottom w:val="0"/>
          <w:divBdr>
            <w:top w:val="none" w:sz="0" w:space="0" w:color="auto"/>
            <w:left w:val="none" w:sz="0" w:space="0" w:color="auto"/>
            <w:bottom w:val="none" w:sz="0" w:space="0" w:color="auto"/>
            <w:right w:val="none" w:sz="0" w:space="0" w:color="auto"/>
          </w:divBdr>
        </w:div>
        <w:div w:id="1683969774">
          <w:marLeft w:val="0"/>
          <w:marRight w:val="0"/>
          <w:marTop w:val="0"/>
          <w:marBottom w:val="0"/>
          <w:divBdr>
            <w:top w:val="none" w:sz="0" w:space="0" w:color="auto"/>
            <w:left w:val="none" w:sz="0" w:space="0" w:color="auto"/>
            <w:bottom w:val="none" w:sz="0" w:space="0" w:color="auto"/>
            <w:right w:val="none" w:sz="0" w:space="0" w:color="auto"/>
          </w:divBdr>
        </w:div>
        <w:div w:id="112679601">
          <w:marLeft w:val="0"/>
          <w:marRight w:val="0"/>
          <w:marTop w:val="0"/>
          <w:marBottom w:val="0"/>
          <w:divBdr>
            <w:top w:val="none" w:sz="0" w:space="0" w:color="auto"/>
            <w:left w:val="none" w:sz="0" w:space="0" w:color="auto"/>
            <w:bottom w:val="none" w:sz="0" w:space="0" w:color="auto"/>
            <w:right w:val="none" w:sz="0" w:space="0" w:color="auto"/>
          </w:divBdr>
        </w:div>
        <w:div w:id="1237397180">
          <w:marLeft w:val="0"/>
          <w:marRight w:val="0"/>
          <w:marTop w:val="0"/>
          <w:marBottom w:val="0"/>
          <w:divBdr>
            <w:top w:val="none" w:sz="0" w:space="0" w:color="auto"/>
            <w:left w:val="none" w:sz="0" w:space="0" w:color="auto"/>
            <w:bottom w:val="none" w:sz="0" w:space="0" w:color="auto"/>
            <w:right w:val="none" w:sz="0" w:space="0" w:color="auto"/>
          </w:divBdr>
        </w:div>
        <w:div w:id="1911841182">
          <w:marLeft w:val="0"/>
          <w:marRight w:val="0"/>
          <w:marTop w:val="0"/>
          <w:marBottom w:val="0"/>
          <w:divBdr>
            <w:top w:val="none" w:sz="0" w:space="0" w:color="auto"/>
            <w:left w:val="none" w:sz="0" w:space="0" w:color="auto"/>
            <w:bottom w:val="none" w:sz="0" w:space="0" w:color="auto"/>
            <w:right w:val="none" w:sz="0" w:space="0" w:color="auto"/>
          </w:divBdr>
        </w:div>
        <w:div w:id="171770761">
          <w:marLeft w:val="0"/>
          <w:marRight w:val="0"/>
          <w:marTop w:val="0"/>
          <w:marBottom w:val="0"/>
          <w:divBdr>
            <w:top w:val="none" w:sz="0" w:space="0" w:color="auto"/>
            <w:left w:val="none" w:sz="0" w:space="0" w:color="auto"/>
            <w:bottom w:val="none" w:sz="0" w:space="0" w:color="auto"/>
            <w:right w:val="none" w:sz="0" w:space="0" w:color="auto"/>
          </w:divBdr>
        </w:div>
        <w:div w:id="486359748">
          <w:marLeft w:val="0"/>
          <w:marRight w:val="0"/>
          <w:marTop w:val="0"/>
          <w:marBottom w:val="0"/>
          <w:divBdr>
            <w:top w:val="none" w:sz="0" w:space="0" w:color="auto"/>
            <w:left w:val="none" w:sz="0" w:space="0" w:color="auto"/>
            <w:bottom w:val="none" w:sz="0" w:space="0" w:color="auto"/>
            <w:right w:val="none" w:sz="0" w:space="0" w:color="auto"/>
          </w:divBdr>
        </w:div>
        <w:div w:id="49576059">
          <w:marLeft w:val="0"/>
          <w:marRight w:val="0"/>
          <w:marTop w:val="0"/>
          <w:marBottom w:val="0"/>
          <w:divBdr>
            <w:top w:val="none" w:sz="0" w:space="0" w:color="auto"/>
            <w:left w:val="none" w:sz="0" w:space="0" w:color="auto"/>
            <w:bottom w:val="none" w:sz="0" w:space="0" w:color="auto"/>
            <w:right w:val="none" w:sz="0" w:space="0" w:color="auto"/>
          </w:divBdr>
        </w:div>
        <w:div w:id="950207375">
          <w:marLeft w:val="0"/>
          <w:marRight w:val="0"/>
          <w:marTop w:val="0"/>
          <w:marBottom w:val="0"/>
          <w:divBdr>
            <w:top w:val="none" w:sz="0" w:space="0" w:color="auto"/>
            <w:left w:val="none" w:sz="0" w:space="0" w:color="auto"/>
            <w:bottom w:val="none" w:sz="0" w:space="0" w:color="auto"/>
            <w:right w:val="none" w:sz="0" w:space="0" w:color="auto"/>
          </w:divBdr>
        </w:div>
        <w:div w:id="2107921085">
          <w:marLeft w:val="0"/>
          <w:marRight w:val="0"/>
          <w:marTop w:val="0"/>
          <w:marBottom w:val="0"/>
          <w:divBdr>
            <w:top w:val="none" w:sz="0" w:space="0" w:color="auto"/>
            <w:left w:val="none" w:sz="0" w:space="0" w:color="auto"/>
            <w:bottom w:val="none" w:sz="0" w:space="0" w:color="auto"/>
            <w:right w:val="none" w:sz="0" w:space="0" w:color="auto"/>
          </w:divBdr>
        </w:div>
        <w:div w:id="1052580722">
          <w:marLeft w:val="0"/>
          <w:marRight w:val="0"/>
          <w:marTop w:val="0"/>
          <w:marBottom w:val="0"/>
          <w:divBdr>
            <w:top w:val="none" w:sz="0" w:space="0" w:color="auto"/>
            <w:left w:val="none" w:sz="0" w:space="0" w:color="auto"/>
            <w:bottom w:val="none" w:sz="0" w:space="0" w:color="auto"/>
            <w:right w:val="none" w:sz="0" w:space="0" w:color="auto"/>
          </w:divBdr>
        </w:div>
        <w:div w:id="1983734618">
          <w:marLeft w:val="0"/>
          <w:marRight w:val="0"/>
          <w:marTop w:val="0"/>
          <w:marBottom w:val="0"/>
          <w:divBdr>
            <w:top w:val="none" w:sz="0" w:space="0" w:color="auto"/>
            <w:left w:val="none" w:sz="0" w:space="0" w:color="auto"/>
            <w:bottom w:val="none" w:sz="0" w:space="0" w:color="auto"/>
            <w:right w:val="none" w:sz="0" w:space="0" w:color="auto"/>
          </w:divBdr>
        </w:div>
      </w:divsChild>
    </w:div>
    <w:div w:id="62878095">
      <w:bodyDiv w:val="1"/>
      <w:marLeft w:val="0"/>
      <w:marRight w:val="0"/>
      <w:marTop w:val="0"/>
      <w:marBottom w:val="0"/>
      <w:divBdr>
        <w:top w:val="none" w:sz="0" w:space="0" w:color="auto"/>
        <w:left w:val="none" w:sz="0" w:space="0" w:color="auto"/>
        <w:bottom w:val="none" w:sz="0" w:space="0" w:color="auto"/>
        <w:right w:val="none" w:sz="0" w:space="0" w:color="auto"/>
      </w:divBdr>
      <w:divsChild>
        <w:div w:id="1533348287">
          <w:marLeft w:val="0"/>
          <w:marRight w:val="0"/>
          <w:marTop w:val="0"/>
          <w:marBottom w:val="0"/>
          <w:divBdr>
            <w:top w:val="none" w:sz="0" w:space="0" w:color="auto"/>
            <w:left w:val="none" w:sz="0" w:space="0" w:color="auto"/>
            <w:bottom w:val="none" w:sz="0" w:space="0" w:color="auto"/>
            <w:right w:val="none" w:sz="0" w:space="0" w:color="auto"/>
          </w:divBdr>
        </w:div>
        <w:div w:id="2086756477">
          <w:marLeft w:val="0"/>
          <w:marRight w:val="0"/>
          <w:marTop w:val="0"/>
          <w:marBottom w:val="0"/>
          <w:divBdr>
            <w:top w:val="none" w:sz="0" w:space="0" w:color="auto"/>
            <w:left w:val="none" w:sz="0" w:space="0" w:color="auto"/>
            <w:bottom w:val="none" w:sz="0" w:space="0" w:color="auto"/>
            <w:right w:val="none" w:sz="0" w:space="0" w:color="auto"/>
          </w:divBdr>
        </w:div>
        <w:div w:id="1170216940">
          <w:marLeft w:val="0"/>
          <w:marRight w:val="0"/>
          <w:marTop w:val="0"/>
          <w:marBottom w:val="0"/>
          <w:divBdr>
            <w:top w:val="none" w:sz="0" w:space="0" w:color="auto"/>
            <w:left w:val="none" w:sz="0" w:space="0" w:color="auto"/>
            <w:bottom w:val="none" w:sz="0" w:space="0" w:color="auto"/>
            <w:right w:val="none" w:sz="0" w:space="0" w:color="auto"/>
          </w:divBdr>
        </w:div>
      </w:divsChild>
    </w:div>
    <w:div w:id="121846188">
      <w:bodyDiv w:val="1"/>
      <w:marLeft w:val="0"/>
      <w:marRight w:val="0"/>
      <w:marTop w:val="0"/>
      <w:marBottom w:val="0"/>
      <w:divBdr>
        <w:top w:val="none" w:sz="0" w:space="0" w:color="auto"/>
        <w:left w:val="none" w:sz="0" w:space="0" w:color="auto"/>
        <w:bottom w:val="none" w:sz="0" w:space="0" w:color="auto"/>
        <w:right w:val="none" w:sz="0" w:space="0" w:color="auto"/>
      </w:divBdr>
      <w:divsChild>
        <w:div w:id="1269237150">
          <w:marLeft w:val="0"/>
          <w:marRight w:val="0"/>
          <w:marTop w:val="0"/>
          <w:marBottom w:val="0"/>
          <w:divBdr>
            <w:top w:val="none" w:sz="0" w:space="0" w:color="auto"/>
            <w:left w:val="none" w:sz="0" w:space="0" w:color="auto"/>
            <w:bottom w:val="none" w:sz="0" w:space="0" w:color="auto"/>
            <w:right w:val="none" w:sz="0" w:space="0" w:color="auto"/>
          </w:divBdr>
        </w:div>
        <w:div w:id="46028445">
          <w:marLeft w:val="0"/>
          <w:marRight w:val="0"/>
          <w:marTop w:val="0"/>
          <w:marBottom w:val="0"/>
          <w:divBdr>
            <w:top w:val="none" w:sz="0" w:space="0" w:color="auto"/>
            <w:left w:val="none" w:sz="0" w:space="0" w:color="auto"/>
            <w:bottom w:val="none" w:sz="0" w:space="0" w:color="auto"/>
            <w:right w:val="none" w:sz="0" w:space="0" w:color="auto"/>
          </w:divBdr>
        </w:div>
        <w:div w:id="1573076024">
          <w:marLeft w:val="0"/>
          <w:marRight w:val="0"/>
          <w:marTop w:val="0"/>
          <w:marBottom w:val="0"/>
          <w:divBdr>
            <w:top w:val="none" w:sz="0" w:space="0" w:color="auto"/>
            <w:left w:val="none" w:sz="0" w:space="0" w:color="auto"/>
            <w:bottom w:val="none" w:sz="0" w:space="0" w:color="auto"/>
            <w:right w:val="none" w:sz="0" w:space="0" w:color="auto"/>
          </w:divBdr>
        </w:div>
        <w:div w:id="949891758">
          <w:marLeft w:val="0"/>
          <w:marRight w:val="0"/>
          <w:marTop w:val="0"/>
          <w:marBottom w:val="0"/>
          <w:divBdr>
            <w:top w:val="none" w:sz="0" w:space="0" w:color="auto"/>
            <w:left w:val="none" w:sz="0" w:space="0" w:color="auto"/>
            <w:bottom w:val="none" w:sz="0" w:space="0" w:color="auto"/>
            <w:right w:val="none" w:sz="0" w:space="0" w:color="auto"/>
          </w:divBdr>
        </w:div>
        <w:div w:id="1337342868">
          <w:marLeft w:val="0"/>
          <w:marRight w:val="0"/>
          <w:marTop w:val="0"/>
          <w:marBottom w:val="0"/>
          <w:divBdr>
            <w:top w:val="none" w:sz="0" w:space="0" w:color="auto"/>
            <w:left w:val="none" w:sz="0" w:space="0" w:color="auto"/>
            <w:bottom w:val="none" w:sz="0" w:space="0" w:color="auto"/>
            <w:right w:val="none" w:sz="0" w:space="0" w:color="auto"/>
          </w:divBdr>
        </w:div>
        <w:div w:id="883952772">
          <w:marLeft w:val="0"/>
          <w:marRight w:val="0"/>
          <w:marTop w:val="0"/>
          <w:marBottom w:val="0"/>
          <w:divBdr>
            <w:top w:val="none" w:sz="0" w:space="0" w:color="auto"/>
            <w:left w:val="none" w:sz="0" w:space="0" w:color="auto"/>
            <w:bottom w:val="none" w:sz="0" w:space="0" w:color="auto"/>
            <w:right w:val="none" w:sz="0" w:space="0" w:color="auto"/>
          </w:divBdr>
        </w:div>
        <w:div w:id="871504663">
          <w:marLeft w:val="0"/>
          <w:marRight w:val="0"/>
          <w:marTop w:val="0"/>
          <w:marBottom w:val="0"/>
          <w:divBdr>
            <w:top w:val="none" w:sz="0" w:space="0" w:color="auto"/>
            <w:left w:val="none" w:sz="0" w:space="0" w:color="auto"/>
            <w:bottom w:val="none" w:sz="0" w:space="0" w:color="auto"/>
            <w:right w:val="none" w:sz="0" w:space="0" w:color="auto"/>
          </w:divBdr>
        </w:div>
        <w:div w:id="1479834447">
          <w:marLeft w:val="0"/>
          <w:marRight w:val="0"/>
          <w:marTop w:val="0"/>
          <w:marBottom w:val="0"/>
          <w:divBdr>
            <w:top w:val="none" w:sz="0" w:space="0" w:color="auto"/>
            <w:left w:val="none" w:sz="0" w:space="0" w:color="auto"/>
            <w:bottom w:val="none" w:sz="0" w:space="0" w:color="auto"/>
            <w:right w:val="none" w:sz="0" w:space="0" w:color="auto"/>
          </w:divBdr>
        </w:div>
        <w:div w:id="927540705">
          <w:marLeft w:val="0"/>
          <w:marRight w:val="0"/>
          <w:marTop w:val="0"/>
          <w:marBottom w:val="0"/>
          <w:divBdr>
            <w:top w:val="none" w:sz="0" w:space="0" w:color="auto"/>
            <w:left w:val="none" w:sz="0" w:space="0" w:color="auto"/>
            <w:bottom w:val="none" w:sz="0" w:space="0" w:color="auto"/>
            <w:right w:val="none" w:sz="0" w:space="0" w:color="auto"/>
          </w:divBdr>
        </w:div>
        <w:div w:id="1016466213">
          <w:marLeft w:val="0"/>
          <w:marRight w:val="0"/>
          <w:marTop w:val="0"/>
          <w:marBottom w:val="0"/>
          <w:divBdr>
            <w:top w:val="none" w:sz="0" w:space="0" w:color="auto"/>
            <w:left w:val="none" w:sz="0" w:space="0" w:color="auto"/>
            <w:bottom w:val="none" w:sz="0" w:space="0" w:color="auto"/>
            <w:right w:val="none" w:sz="0" w:space="0" w:color="auto"/>
          </w:divBdr>
        </w:div>
        <w:div w:id="50882401">
          <w:marLeft w:val="0"/>
          <w:marRight w:val="0"/>
          <w:marTop w:val="0"/>
          <w:marBottom w:val="0"/>
          <w:divBdr>
            <w:top w:val="none" w:sz="0" w:space="0" w:color="auto"/>
            <w:left w:val="none" w:sz="0" w:space="0" w:color="auto"/>
            <w:bottom w:val="none" w:sz="0" w:space="0" w:color="auto"/>
            <w:right w:val="none" w:sz="0" w:space="0" w:color="auto"/>
          </w:divBdr>
        </w:div>
        <w:div w:id="648752481">
          <w:marLeft w:val="0"/>
          <w:marRight w:val="0"/>
          <w:marTop w:val="0"/>
          <w:marBottom w:val="0"/>
          <w:divBdr>
            <w:top w:val="none" w:sz="0" w:space="0" w:color="auto"/>
            <w:left w:val="none" w:sz="0" w:space="0" w:color="auto"/>
            <w:bottom w:val="none" w:sz="0" w:space="0" w:color="auto"/>
            <w:right w:val="none" w:sz="0" w:space="0" w:color="auto"/>
          </w:divBdr>
        </w:div>
        <w:div w:id="29720316">
          <w:marLeft w:val="0"/>
          <w:marRight w:val="0"/>
          <w:marTop w:val="0"/>
          <w:marBottom w:val="0"/>
          <w:divBdr>
            <w:top w:val="none" w:sz="0" w:space="0" w:color="auto"/>
            <w:left w:val="none" w:sz="0" w:space="0" w:color="auto"/>
            <w:bottom w:val="none" w:sz="0" w:space="0" w:color="auto"/>
            <w:right w:val="none" w:sz="0" w:space="0" w:color="auto"/>
          </w:divBdr>
        </w:div>
        <w:div w:id="1151168743">
          <w:marLeft w:val="0"/>
          <w:marRight w:val="0"/>
          <w:marTop w:val="0"/>
          <w:marBottom w:val="0"/>
          <w:divBdr>
            <w:top w:val="none" w:sz="0" w:space="0" w:color="auto"/>
            <w:left w:val="none" w:sz="0" w:space="0" w:color="auto"/>
            <w:bottom w:val="none" w:sz="0" w:space="0" w:color="auto"/>
            <w:right w:val="none" w:sz="0" w:space="0" w:color="auto"/>
          </w:divBdr>
        </w:div>
        <w:div w:id="1753701974">
          <w:marLeft w:val="0"/>
          <w:marRight w:val="0"/>
          <w:marTop w:val="0"/>
          <w:marBottom w:val="0"/>
          <w:divBdr>
            <w:top w:val="none" w:sz="0" w:space="0" w:color="auto"/>
            <w:left w:val="none" w:sz="0" w:space="0" w:color="auto"/>
            <w:bottom w:val="none" w:sz="0" w:space="0" w:color="auto"/>
            <w:right w:val="none" w:sz="0" w:space="0" w:color="auto"/>
          </w:divBdr>
        </w:div>
        <w:div w:id="856622867">
          <w:marLeft w:val="0"/>
          <w:marRight w:val="0"/>
          <w:marTop w:val="0"/>
          <w:marBottom w:val="0"/>
          <w:divBdr>
            <w:top w:val="none" w:sz="0" w:space="0" w:color="auto"/>
            <w:left w:val="none" w:sz="0" w:space="0" w:color="auto"/>
            <w:bottom w:val="none" w:sz="0" w:space="0" w:color="auto"/>
            <w:right w:val="none" w:sz="0" w:space="0" w:color="auto"/>
          </w:divBdr>
        </w:div>
        <w:div w:id="4987301">
          <w:marLeft w:val="0"/>
          <w:marRight w:val="0"/>
          <w:marTop w:val="0"/>
          <w:marBottom w:val="0"/>
          <w:divBdr>
            <w:top w:val="none" w:sz="0" w:space="0" w:color="auto"/>
            <w:left w:val="none" w:sz="0" w:space="0" w:color="auto"/>
            <w:bottom w:val="none" w:sz="0" w:space="0" w:color="auto"/>
            <w:right w:val="none" w:sz="0" w:space="0" w:color="auto"/>
          </w:divBdr>
        </w:div>
        <w:div w:id="1637563185">
          <w:marLeft w:val="0"/>
          <w:marRight w:val="0"/>
          <w:marTop w:val="0"/>
          <w:marBottom w:val="0"/>
          <w:divBdr>
            <w:top w:val="none" w:sz="0" w:space="0" w:color="auto"/>
            <w:left w:val="none" w:sz="0" w:space="0" w:color="auto"/>
            <w:bottom w:val="none" w:sz="0" w:space="0" w:color="auto"/>
            <w:right w:val="none" w:sz="0" w:space="0" w:color="auto"/>
          </w:divBdr>
        </w:div>
        <w:div w:id="1911188621">
          <w:marLeft w:val="0"/>
          <w:marRight w:val="0"/>
          <w:marTop w:val="0"/>
          <w:marBottom w:val="0"/>
          <w:divBdr>
            <w:top w:val="none" w:sz="0" w:space="0" w:color="auto"/>
            <w:left w:val="none" w:sz="0" w:space="0" w:color="auto"/>
            <w:bottom w:val="none" w:sz="0" w:space="0" w:color="auto"/>
            <w:right w:val="none" w:sz="0" w:space="0" w:color="auto"/>
          </w:divBdr>
        </w:div>
        <w:div w:id="194317523">
          <w:marLeft w:val="0"/>
          <w:marRight w:val="0"/>
          <w:marTop w:val="0"/>
          <w:marBottom w:val="0"/>
          <w:divBdr>
            <w:top w:val="none" w:sz="0" w:space="0" w:color="auto"/>
            <w:left w:val="none" w:sz="0" w:space="0" w:color="auto"/>
            <w:bottom w:val="none" w:sz="0" w:space="0" w:color="auto"/>
            <w:right w:val="none" w:sz="0" w:space="0" w:color="auto"/>
          </w:divBdr>
        </w:div>
        <w:div w:id="293029953">
          <w:marLeft w:val="0"/>
          <w:marRight w:val="0"/>
          <w:marTop w:val="0"/>
          <w:marBottom w:val="0"/>
          <w:divBdr>
            <w:top w:val="none" w:sz="0" w:space="0" w:color="auto"/>
            <w:left w:val="none" w:sz="0" w:space="0" w:color="auto"/>
            <w:bottom w:val="none" w:sz="0" w:space="0" w:color="auto"/>
            <w:right w:val="none" w:sz="0" w:space="0" w:color="auto"/>
          </w:divBdr>
        </w:div>
        <w:div w:id="2003704095">
          <w:marLeft w:val="0"/>
          <w:marRight w:val="0"/>
          <w:marTop w:val="0"/>
          <w:marBottom w:val="0"/>
          <w:divBdr>
            <w:top w:val="none" w:sz="0" w:space="0" w:color="auto"/>
            <w:left w:val="none" w:sz="0" w:space="0" w:color="auto"/>
            <w:bottom w:val="none" w:sz="0" w:space="0" w:color="auto"/>
            <w:right w:val="none" w:sz="0" w:space="0" w:color="auto"/>
          </w:divBdr>
        </w:div>
        <w:div w:id="1297104719">
          <w:marLeft w:val="0"/>
          <w:marRight w:val="0"/>
          <w:marTop w:val="0"/>
          <w:marBottom w:val="0"/>
          <w:divBdr>
            <w:top w:val="none" w:sz="0" w:space="0" w:color="auto"/>
            <w:left w:val="none" w:sz="0" w:space="0" w:color="auto"/>
            <w:bottom w:val="none" w:sz="0" w:space="0" w:color="auto"/>
            <w:right w:val="none" w:sz="0" w:space="0" w:color="auto"/>
          </w:divBdr>
        </w:div>
        <w:div w:id="1500924731">
          <w:marLeft w:val="0"/>
          <w:marRight w:val="0"/>
          <w:marTop w:val="0"/>
          <w:marBottom w:val="0"/>
          <w:divBdr>
            <w:top w:val="none" w:sz="0" w:space="0" w:color="auto"/>
            <w:left w:val="none" w:sz="0" w:space="0" w:color="auto"/>
            <w:bottom w:val="none" w:sz="0" w:space="0" w:color="auto"/>
            <w:right w:val="none" w:sz="0" w:space="0" w:color="auto"/>
          </w:divBdr>
        </w:div>
        <w:div w:id="1196234981">
          <w:marLeft w:val="0"/>
          <w:marRight w:val="0"/>
          <w:marTop w:val="0"/>
          <w:marBottom w:val="0"/>
          <w:divBdr>
            <w:top w:val="none" w:sz="0" w:space="0" w:color="auto"/>
            <w:left w:val="none" w:sz="0" w:space="0" w:color="auto"/>
            <w:bottom w:val="none" w:sz="0" w:space="0" w:color="auto"/>
            <w:right w:val="none" w:sz="0" w:space="0" w:color="auto"/>
          </w:divBdr>
        </w:div>
        <w:div w:id="183444095">
          <w:marLeft w:val="0"/>
          <w:marRight w:val="0"/>
          <w:marTop w:val="0"/>
          <w:marBottom w:val="0"/>
          <w:divBdr>
            <w:top w:val="none" w:sz="0" w:space="0" w:color="auto"/>
            <w:left w:val="none" w:sz="0" w:space="0" w:color="auto"/>
            <w:bottom w:val="none" w:sz="0" w:space="0" w:color="auto"/>
            <w:right w:val="none" w:sz="0" w:space="0" w:color="auto"/>
          </w:divBdr>
        </w:div>
        <w:div w:id="1719746621">
          <w:marLeft w:val="0"/>
          <w:marRight w:val="0"/>
          <w:marTop w:val="0"/>
          <w:marBottom w:val="0"/>
          <w:divBdr>
            <w:top w:val="none" w:sz="0" w:space="0" w:color="auto"/>
            <w:left w:val="none" w:sz="0" w:space="0" w:color="auto"/>
            <w:bottom w:val="none" w:sz="0" w:space="0" w:color="auto"/>
            <w:right w:val="none" w:sz="0" w:space="0" w:color="auto"/>
          </w:divBdr>
        </w:div>
        <w:div w:id="137117171">
          <w:marLeft w:val="0"/>
          <w:marRight w:val="0"/>
          <w:marTop w:val="0"/>
          <w:marBottom w:val="0"/>
          <w:divBdr>
            <w:top w:val="none" w:sz="0" w:space="0" w:color="auto"/>
            <w:left w:val="none" w:sz="0" w:space="0" w:color="auto"/>
            <w:bottom w:val="none" w:sz="0" w:space="0" w:color="auto"/>
            <w:right w:val="none" w:sz="0" w:space="0" w:color="auto"/>
          </w:divBdr>
        </w:div>
        <w:div w:id="847252153">
          <w:marLeft w:val="0"/>
          <w:marRight w:val="0"/>
          <w:marTop w:val="0"/>
          <w:marBottom w:val="0"/>
          <w:divBdr>
            <w:top w:val="none" w:sz="0" w:space="0" w:color="auto"/>
            <w:left w:val="none" w:sz="0" w:space="0" w:color="auto"/>
            <w:bottom w:val="none" w:sz="0" w:space="0" w:color="auto"/>
            <w:right w:val="none" w:sz="0" w:space="0" w:color="auto"/>
          </w:divBdr>
        </w:div>
        <w:div w:id="1634821776">
          <w:marLeft w:val="0"/>
          <w:marRight w:val="0"/>
          <w:marTop w:val="0"/>
          <w:marBottom w:val="0"/>
          <w:divBdr>
            <w:top w:val="none" w:sz="0" w:space="0" w:color="auto"/>
            <w:left w:val="none" w:sz="0" w:space="0" w:color="auto"/>
            <w:bottom w:val="none" w:sz="0" w:space="0" w:color="auto"/>
            <w:right w:val="none" w:sz="0" w:space="0" w:color="auto"/>
          </w:divBdr>
        </w:div>
        <w:div w:id="1046489929">
          <w:marLeft w:val="0"/>
          <w:marRight w:val="0"/>
          <w:marTop w:val="0"/>
          <w:marBottom w:val="0"/>
          <w:divBdr>
            <w:top w:val="none" w:sz="0" w:space="0" w:color="auto"/>
            <w:left w:val="none" w:sz="0" w:space="0" w:color="auto"/>
            <w:bottom w:val="none" w:sz="0" w:space="0" w:color="auto"/>
            <w:right w:val="none" w:sz="0" w:space="0" w:color="auto"/>
          </w:divBdr>
        </w:div>
        <w:div w:id="430588308">
          <w:marLeft w:val="0"/>
          <w:marRight w:val="0"/>
          <w:marTop w:val="0"/>
          <w:marBottom w:val="0"/>
          <w:divBdr>
            <w:top w:val="none" w:sz="0" w:space="0" w:color="auto"/>
            <w:left w:val="none" w:sz="0" w:space="0" w:color="auto"/>
            <w:bottom w:val="none" w:sz="0" w:space="0" w:color="auto"/>
            <w:right w:val="none" w:sz="0" w:space="0" w:color="auto"/>
          </w:divBdr>
        </w:div>
        <w:div w:id="1805393818">
          <w:marLeft w:val="0"/>
          <w:marRight w:val="0"/>
          <w:marTop w:val="0"/>
          <w:marBottom w:val="0"/>
          <w:divBdr>
            <w:top w:val="none" w:sz="0" w:space="0" w:color="auto"/>
            <w:left w:val="none" w:sz="0" w:space="0" w:color="auto"/>
            <w:bottom w:val="none" w:sz="0" w:space="0" w:color="auto"/>
            <w:right w:val="none" w:sz="0" w:space="0" w:color="auto"/>
          </w:divBdr>
        </w:div>
        <w:div w:id="1985087634">
          <w:marLeft w:val="0"/>
          <w:marRight w:val="0"/>
          <w:marTop w:val="0"/>
          <w:marBottom w:val="0"/>
          <w:divBdr>
            <w:top w:val="none" w:sz="0" w:space="0" w:color="auto"/>
            <w:left w:val="none" w:sz="0" w:space="0" w:color="auto"/>
            <w:bottom w:val="none" w:sz="0" w:space="0" w:color="auto"/>
            <w:right w:val="none" w:sz="0" w:space="0" w:color="auto"/>
          </w:divBdr>
        </w:div>
        <w:div w:id="1549755363">
          <w:marLeft w:val="0"/>
          <w:marRight w:val="0"/>
          <w:marTop w:val="0"/>
          <w:marBottom w:val="0"/>
          <w:divBdr>
            <w:top w:val="none" w:sz="0" w:space="0" w:color="auto"/>
            <w:left w:val="none" w:sz="0" w:space="0" w:color="auto"/>
            <w:bottom w:val="none" w:sz="0" w:space="0" w:color="auto"/>
            <w:right w:val="none" w:sz="0" w:space="0" w:color="auto"/>
          </w:divBdr>
        </w:div>
        <w:div w:id="683628488">
          <w:marLeft w:val="0"/>
          <w:marRight w:val="0"/>
          <w:marTop w:val="0"/>
          <w:marBottom w:val="0"/>
          <w:divBdr>
            <w:top w:val="none" w:sz="0" w:space="0" w:color="auto"/>
            <w:left w:val="none" w:sz="0" w:space="0" w:color="auto"/>
            <w:bottom w:val="none" w:sz="0" w:space="0" w:color="auto"/>
            <w:right w:val="none" w:sz="0" w:space="0" w:color="auto"/>
          </w:divBdr>
        </w:div>
        <w:div w:id="740103824">
          <w:marLeft w:val="0"/>
          <w:marRight w:val="0"/>
          <w:marTop w:val="0"/>
          <w:marBottom w:val="0"/>
          <w:divBdr>
            <w:top w:val="none" w:sz="0" w:space="0" w:color="auto"/>
            <w:left w:val="none" w:sz="0" w:space="0" w:color="auto"/>
            <w:bottom w:val="none" w:sz="0" w:space="0" w:color="auto"/>
            <w:right w:val="none" w:sz="0" w:space="0" w:color="auto"/>
          </w:divBdr>
        </w:div>
        <w:div w:id="870536460">
          <w:marLeft w:val="0"/>
          <w:marRight w:val="0"/>
          <w:marTop w:val="0"/>
          <w:marBottom w:val="0"/>
          <w:divBdr>
            <w:top w:val="none" w:sz="0" w:space="0" w:color="auto"/>
            <w:left w:val="none" w:sz="0" w:space="0" w:color="auto"/>
            <w:bottom w:val="none" w:sz="0" w:space="0" w:color="auto"/>
            <w:right w:val="none" w:sz="0" w:space="0" w:color="auto"/>
          </w:divBdr>
        </w:div>
        <w:div w:id="1283804058">
          <w:marLeft w:val="0"/>
          <w:marRight w:val="0"/>
          <w:marTop w:val="0"/>
          <w:marBottom w:val="0"/>
          <w:divBdr>
            <w:top w:val="none" w:sz="0" w:space="0" w:color="auto"/>
            <w:left w:val="none" w:sz="0" w:space="0" w:color="auto"/>
            <w:bottom w:val="none" w:sz="0" w:space="0" w:color="auto"/>
            <w:right w:val="none" w:sz="0" w:space="0" w:color="auto"/>
          </w:divBdr>
        </w:div>
        <w:div w:id="1778210087">
          <w:marLeft w:val="0"/>
          <w:marRight w:val="0"/>
          <w:marTop w:val="0"/>
          <w:marBottom w:val="0"/>
          <w:divBdr>
            <w:top w:val="none" w:sz="0" w:space="0" w:color="auto"/>
            <w:left w:val="none" w:sz="0" w:space="0" w:color="auto"/>
            <w:bottom w:val="none" w:sz="0" w:space="0" w:color="auto"/>
            <w:right w:val="none" w:sz="0" w:space="0" w:color="auto"/>
          </w:divBdr>
        </w:div>
        <w:div w:id="1439180801">
          <w:marLeft w:val="0"/>
          <w:marRight w:val="0"/>
          <w:marTop w:val="0"/>
          <w:marBottom w:val="0"/>
          <w:divBdr>
            <w:top w:val="none" w:sz="0" w:space="0" w:color="auto"/>
            <w:left w:val="none" w:sz="0" w:space="0" w:color="auto"/>
            <w:bottom w:val="none" w:sz="0" w:space="0" w:color="auto"/>
            <w:right w:val="none" w:sz="0" w:space="0" w:color="auto"/>
          </w:divBdr>
        </w:div>
        <w:div w:id="1332566822">
          <w:marLeft w:val="0"/>
          <w:marRight w:val="0"/>
          <w:marTop w:val="0"/>
          <w:marBottom w:val="0"/>
          <w:divBdr>
            <w:top w:val="none" w:sz="0" w:space="0" w:color="auto"/>
            <w:left w:val="none" w:sz="0" w:space="0" w:color="auto"/>
            <w:bottom w:val="none" w:sz="0" w:space="0" w:color="auto"/>
            <w:right w:val="none" w:sz="0" w:space="0" w:color="auto"/>
          </w:divBdr>
        </w:div>
        <w:div w:id="1418139768">
          <w:marLeft w:val="0"/>
          <w:marRight w:val="0"/>
          <w:marTop w:val="0"/>
          <w:marBottom w:val="0"/>
          <w:divBdr>
            <w:top w:val="none" w:sz="0" w:space="0" w:color="auto"/>
            <w:left w:val="none" w:sz="0" w:space="0" w:color="auto"/>
            <w:bottom w:val="none" w:sz="0" w:space="0" w:color="auto"/>
            <w:right w:val="none" w:sz="0" w:space="0" w:color="auto"/>
          </w:divBdr>
        </w:div>
        <w:div w:id="1012954305">
          <w:marLeft w:val="0"/>
          <w:marRight w:val="0"/>
          <w:marTop w:val="0"/>
          <w:marBottom w:val="0"/>
          <w:divBdr>
            <w:top w:val="none" w:sz="0" w:space="0" w:color="auto"/>
            <w:left w:val="none" w:sz="0" w:space="0" w:color="auto"/>
            <w:bottom w:val="none" w:sz="0" w:space="0" w:color="auto"/>
            <w:right w:val="none" w:sz="0" w:space="0" w:color="auto"/>
          </w:divBdr>
        </w:div>
        <w:div w:id="1152791278">
          <w:marLeft w:val="0"/>
          <w:marRight w:val="0"/>
          <w:marTop w:val="0"/>
          <w:marBottom w:val="0"/>
          <w:divBdr>
            <w:top w:val="none" w:sz="0" w:space="0" w:color="auto"/>
            <w:left w:val="none" w:sz="0" w:space="0" w:color="auto"/>
            <w:bottom w:val="none" w:sz="0" w:space="0" w:color="auto"/>
            <w:right w:val="none" w:sz="0" w:space="0" w:color="auto"/>
          </w:divBdr>
        </w:div>
        <w:div w:id="1558585063">
          <w:marLeft w:val="0"/>
          <w:marRight w:val="0"/>
          <w:marTop w:val="0"/>
          <w:marBottom w:val="0"/>
          <w:divBdr>
            <w:top w:val="none" w:sz="0" w:space="0" w:color="auto"/>
            <w:left w:val="none" w:sz="0" w:space="0" w:color="auto"/>
            <w:bottom w:val="none" w:sz="0" w:space="0" w:color="auto"/>
            <w:right w:val="none" w:sz="0" w:space="0" w:color="auto"/>
          </w:divBdr>
        </w:div>
        <w:div w:id="456800247">
          <w:marLeft w:val="0"/>
          <w:marRight w:val="0"/>
          <w:marTop w:val="0"/>
          <w:marBottom w:val="0"/>
          <w:divBdr>
            <w:top w:val="none" w:sz="0" w:space="0" w:color="auto"/>
            <w:left w:val="none" w:sz="0" w:space="0" w:color="auto"/>
            <w:bottom w:val="none" w:sz="0" w:space="0" w:color="auto"/>
            <w:right w:val="none" w:sz="0" w:space="0" w:color="auto"/>
          </w:divBdr>
        </w:div>
        <w:div w:id="396317156">
          <w:marLeft w:val="0"/>
          <w:marRight w:val="0"/>
          <w:marTop w:val="0"/>
          <w:marBottom w:val="0"/>
          <w:divBdr>
            <w:top w:val="none" w:sz="0" w:space="0" w:color="auto"/>
            <w:left w:val="none" w:sz="0" w:space="0" w:color="auto"/>
            <w:bottom w:val="none" w:sz="0" w:space="0" w:color="auto"/>
            <w:right w:val="none" w:sz="0" w:space="0" w:color="auto"/>
          </w:divBdr>
        </w:div>
        <w:div w:id="1239559407">
          <w:marLeft w:val="0"/>
          <w:marRight w:val="0"/>
          <w:marTop w:val="0"/>
          <w:marBottom w:val="0"/>
          <w:divBdr>
            <w:top w:val="none" w:sz="0" w:space="0" w:color="auto"/>
            <w:left w:val="none" w:sz="0" w:space="0" w:color="auto"/>
            <w:bottom w:val="none" w:sz="0" w:space="0" w:color="auto"/>
            <w:right w:val="none" w:sz="0" w:space="0" w:color="auto"/>
          </w:divBdr>
        </w:div>
        <w:div w:id="1579708592">
          <w:marLeft w:val="0"/>
          <w:marRight w:val="0"/>
          <w:marTop w:val="0"/>
          <w:marBottom w:val="0"/>
          <w:divBdr>
            <w:top w:val="none" w:sz="0" w:space="0" w:color="auto"/>
            <w:left w:val="none" w:sz="0" w:space="0" w:color="auto"/>
            <w:bottom w:val="none" w:sz="0" w:space="0" w:color="auto"/>
            <w:right w:val="none" w:sz="0" w:space="0" w:color="auto"/>
          </w:divBdr>
        </w:div>
        <w:div w:id="756556068">
          <w:marLeft w:val="0"/>
          <w:marRight w:val="0"/>
          <w:marTop w:val="0"/>
          <w:marBottom w:val="0"/>
          <w:divBdr>
            <w:top w:val="none" w:sz="0" w:space="0" w:color="auto"/>
            <w:left w:val="none" w:sz="0" w:space="0" w:color="auto"/>
            <w:bottom w:val="none" w:sz="0" w:space="0" w:color="auto"/>
            <w:right w:val="none" w:sz="0" w:space="0" w:color="auto"/>
          </w:divBdr>
        </w:div>
        <w:div w:id="1783843900">
          <w:marLeft w:val="0"/>
          <w:marRight w:val="0"/>
          <w:marTop w:val="0"/>
          <w:marBottom w:val="0"/>
          <w:divBdr>
            <w:top w:val="none" w:sz="0" w:space="0" w:color="auto"/>
            <w:left w:val="none" w:sz="0" w:space="0" w:color="auto"/>
            <w:bottom w:val="none" w:sz="0" w:space="0" w:color="auto"/>
            <w:right w:val="none" w:sz="0" w:space="0" w:color="auto"/>
          </w:divBdr>
        </w:div>
        <w:div w:id="1268538965">
          <w:marLeft w:val="0"/>
          <w:marRight w:val="0"/>
          <w:marTop w:val="0"/>
          <w:marBottom w:val="0"/>
          <w:divBdr>
            <w:top w:val="none" w:sz="0" w:space="0" w:color="auto"/>
            <w:left w:val="none" w:sz="0" w:space="0" w:color="auto"/>
            <w:bottom w:val="none" w:sz="0" w:space="0" w:color="auto"/>
            <w:right w:val="none" w:sz="0" w:space="0" w:color="auto"/>
          </w:divBdr>
        </w:div>
        <w:div w:id="133259252">
          <w:marLeft w:val="0"/>
          <w:marRight w:val="0"/>
          <w:marTop w:val="0"/>
          <w:marBottom w:val="0"/>
          <w:divBdr>
            <w:top w:val="none" w:sz="0" w:space="0" w:color="auto"/>
            <w:left w:val="none" w:sz="0" w:space="0" w:color="auto"/>
            <w:bottom w:val="none" w:sz="0" w:space="0" w:color="auto"/>
            <w:right w:val="none" w:sz="0" w:space="0" w:color="auto"/>
          </w:divBdr>
        </w:div>
        <w:div w:id="774520165">
          <w:marLeft w:val="0"/>
          <w:marRight w:val="0"/>
          <w:marTop w:val="0"/>
          <w:marBottom w:val="0"/>
          <w:divBdr>
            <w:top w:val="none" w:sz="0" w:space="0" w:color="auto"/>
            <w:left w:val="none" w:sz="0" w:space="0" w:color="auto"/>
            <w:bottom w:val="none" w:sz="0" w:space="0" w:color="auto"/>
            <w:right w:val="none" w:sz="0" w:space="0" w:color="auto"/>
          </w:divBdr>
        </w:div>
        <w:div w:id="1890143710">
          <w:marLeft w:val="0"/>
          <w:marRight w:val="0"/>
          <w:marTop w:val="0"/>
          <w:marBottom w:val="0"/>
          <w:divBdr>
            <w:top w:val="none" w:sz="0" w:space="0" w:color="auto"/>
            <w:left w:val="none" w:sz="0" w:space="0" w:color="auto"/>
            <w:bottom w:val="none" w:sz="0" w:space="0" w:color="auto"/>
            <w:right w:val="none" w:sz="0" w:space="0" w:color="auto"/>
          </w:divBdr>
        </w:div>
        <w:div w:id="1521697827">
          <w:marLeft w:val="0"/>
          <w:marRight w:val="0"/>
          <w:marTop w:val="0"/>
          <w:marBottom w:val="0"/>
          <w:divBdr>
            <w:top w:val="none" w:sz="0" w:space="0" w:color="auto"/>
            <w:left w:val="none" w:sz="0" w:space="0" w:color="auto"/>
            <w:bottom w:val="none" w:sz="0" w:space="0" w:color="auto"/>
            <w:right w:val="none" w:sz="0" w:space="0" w:color="auto"/>
          </w:divBdr>
        </w:div>
        <w:div w:id="90008887">
          <w:marLeft w:val="0"/>
          <w:marRight w:val="0"/>
          <w:marTop w:val="0"/>
          <w:marBottom w:val="0"/>
          <w:divBdr>
            <w:top w:val="none" w:sz="0" w:space="0" w:color="auto"/>
            <w:left w:val="none" w:sz="0" w:space="0" w:color="auto"/>
            <w:bottom w:val="none" w:sz="0" w:space="0" w:color="auto"/>
            <w:right w:val="none" w:sz="0" w:space="0" w:color="auto"/>
          </w:divBdr>
        </w:div>
        <w:div w:id="214121633">
          <w:marLeft w:val="0"/>
          <w:marRight w:val="0"/>
          <w:marTop w:val="0"/>
          <w:marBottom w:val="0"/>
          <w:divBdr>
            <w:top w:val="none" w:sz="0" w:space="0" w:color="auto"/>
            <w:left w:val="none" w:sz="0" w:space="0" w:color="auto"/>
            <w:bottom w:val="none" w:sz="0" w:space="0" w:color="auto"/>
            <w:right w:val="none" w:sz="0" w:space="0" w:color="auto"/>
          </w:divBdr>
        </w:div>
        <w:div w:id="161315875">
          <w:marLeft w:val="0"/>
          <w:marRight w:val="0"/>
          <w:marTop w:val="0"/>
          <w:marBottom w:val="0"/>
          <w:divBdr>
            <w:top w:val="none" w:sz="0" w:space="0" w:color="auto"/>
            <w:left w:val="none" w:sz="0" w:space="0" w:color="auto"/>
            <w:bottom w:val="none" w:sz="0" w:space="0" w:color="auto"/>
            <w:right w:val="none" w:sz="0" w:space="0" w:color="auto"/>
          </w:divBdr>
        </w:div>
        <w:div w:id="1892182333">
          <w:marLeft w:val="0"/>
          <w:marRight w:val="0"/>
          <w:marTop w:val="0"/>
          <w:marBottom w:val="0"/>
          <w:divBdr>
            <w:top w:val="none" w:sz="0" w:space="0" w:color="auto"/>
            <w:left w:val="none" w:sz="0" w:space="0" w:color="auto"/>
            <w:bottom w:val="none" w:sz="0" w:space="0" w:color="auto"/>
            <w:right w:val="none" w:sz="0" w:space="0" w:color="auto"/>
          </w:divBdr>
        </w:div>
        <w:div w:id="1998146265">
          <w:marLeft w:val="0"/>
          <w:marRight w:val="0"/>
          <w:marTop w:val="0"/>
          <w:marBottom w:val="0"/>
          <w:divBdr>
            <w:top w:val="none" w:sz="0" w:space="0" w:color="auto"/>
            <w:left w:val="none" w:sz="0" w:space="0" w:color="auto"/>
            <w:bottom w:val="none" w:sz="0" w:space="0" w:color="auto"/>
            <w:right w:val="none" w:sz="0" w:space="0" w:color="auto"/>
          </w:divBdr>
        </w:div>
        <w:div w:id="359014372">
          <w:marLeft w:val="0"/>
          <w:marRight w:val="0"/>
          <w:marTop w:val="0"/>
          <w:marBottom w:val="0"/>
          <w:divBdr>
            <w:top w:val="none" w:sz="0" w:space="0" w:color="auto"/>
            <w:left w:val="none" w:sz="0" w:space="0" w:color="auto"/>
            <w:bottom w:val="none" w:sz="0" w:space="0" w:color="auto"/>
            <w:right w:val="none" w:sz="0" w:space="0" w:color="auto"/>
          </w:divBdr>
        </w:div>
        <w:div w:id="2029477685">
          <w:marLeft w:val="0"/>
          <w:marRight w:val="0"/>
          <w:marTop w:val="0"/>
          <w:marBottom w:val="0"/>
          <w:divBdr>
            <w:top w:val="none" w:sz="0" w:space="0" w:color="auto"/>
            <w:left w:val="none" w:sz="0" w:space="0" w:color="auto"/>
            <w:bottom w:val="none" w:sz="0" w:space="0" w:color="auto"/>
            <w:right w:val="none" w:sz="0" w:space="0" w:color="auto"/>
          </w:divBdr>
        </w:div>
        <w:div w:id="577834094">
          <w:marLeft w:val="0"/>
          <w:marRight w:val="0"/>
          <w:marTop w:val="0"/>
          <w:marBottom w:val="0"/>
          <w:divBdr>
            <w:top w:val="none" w:sz="0" w:space="0" w:color="auto"/>
            <w:left w:val="none" w:sz="0" w:space="0" w:color="auto"/>
            <w:bottom w:val="none" w:sz="0" w:space="0" w:color="auto"/>
            <w:right w:val="none" w:sz="0" w:space="0" w:color="auto"/>
          </w:divBdr>
        </w:div>
        <w:div w:id="1863544039">
          <w:marLeft w:val="0"/>
          <w:marRight w:val="0"/>
          <w:marTop w:val="0"/>
          <w:marBottom w:val="0"/>
          <w:divBdr>
            <w:top w:val="none" w:sz="0" w:space="0" w:color="auto"/>
            <w:left w:val="none" w:sz="0" w:space="0" w:color="auto"/>
            <w:bottom w:val="none" w:sz="0" w:space="0" w:color="auto"/>
            <w:right w:val="none" w:sz="0" w:space="0" w:color="auto"/>
          </w:divBdr>
        </w:div>
        <w:div w:id="2096704166">
          <w:marLeft w:val="0"/>
          <w:marRight w:val="0"/>
          <w:marTop w:val="0"/>
          <w:marBottom w:val="0"/>
          <w:divBdr>
            <w:top w:val="none" w:sz="0" w:space="0" w:color="auto"/>
            <w:left w:val="none" w:sz="0" w:space="0" w:color="auto"/>
            <w:bottom w:val="none" w:sz="0" w:space="0" w:color="auto"/>
            <w:right w:val="none" w:sz="0" w:space="0" w:color="auto"/>
          </w:divBdr>
        </w:div>
        <w:div w:id="1028020706">
          <w:marLeft w:val="0"/>
          <w:marRight w:val="0"/>
          <w:marTop w:val="0"/>
          <w:marBottom w:val="0"/>
          <w:divBdr>
            <w:top w:val="none" w:sz="0" w:space="0" w:color="auto"/>
            <w:left w:val="none" w:sz="0" w:space="0" w:color="auto"/>
            <w:bottom w:val="none" w:sz="0" w:space="0" w:color="auto"/>
            <w:right w:val="none" w:sz="0" w:space="0" w:color="auto"/>
          </w:divBdr>
        </w:div>
        <w:div w:id="1318148314">
          <w:marLeft w:val="0"/>
          <w:marRight w:val="0"/>
          <w:marTop w:val="0"/>
          <w:marBottom w:val="0"/>
          <w:divBdr>
            <w:top w:val="none" w:sz="0" w:space="0" w:color="auto"/>
            <w:left w:val="none" w:sz="0" w:space="0" w:color="auto"/>
            <w:bottom w:val="none" w:sz="0" w:space="0" w:color="auto"/>
            <w:right w:val="none" w:sz="0" w:space="0" w:color="auto"/>
          </w:divBdr>
        </w:div>
        <w:div w:id="1447851156">
          <w:marLeft w:val="0"/>
          <w:marRight w:val="0"/>
          <w:marTop w:val="0"/>
          <w:marBottom w:val="0"/>
          <w:divBdr>
            <w:top w:val="none" w:sz="0" w:space="0" w:color="auto"/>
            <w:left w:val="none" w:sz="0" w:space="0" w:color="auto"/>
            <w:bottom w:val="none" w:sz="0" w:space="0" w:color="auto"/>
            <w:right w:val="none" w:sz="0" w:space="0" w:color="auto"/>
          </w:divBdr>
        </w:div>
        <w:div w:id="253367051">
          <w:marLeft w:val="0"/>
          <w:marRight w:val="0"/>
          <w:marTop w:val="0"/>
          <w:marBottom w:val="0"/>
          <w:divBdr>
            <w:top w:val="none" w:sz="0" w:space="0" w:color="auto"/>
            <w:left w:val="none" w:sz="0" w:space="0" w:color="auto"/>
            <w:bottom w:val="none" w:sz="0" w:space="0" w:color="auto"/>
            <w:right w:val="none" w:sz="0" w:space="0" w:color="auto"/>
          </w:divBdr>
        </w:div>
        <w:div w:id="435641930">
          <w:marLeft w:val="0"/>
          <w:marRight w:val="0"/>
          <w:marTop w:val="0"/>
          <w:marBottom w:val="0"/>
          <w:divBdr>
            <w:top w:val="none" w:sz="0" w:space="0" w:color="auto"/>
            <w:left w:val="none" w:sz="0" w:space="0" w:color="auto"/>
            <w:bottom w:val="none" w:sz="0" w:space="0" w:color="auto"/>
            <w:right w:val="none" w:sz="0" w:space="0" w:color="auto"/>
          </w:divBdr>
        </w:div>
        <w:div w:id="1821801921">
          <w:marLeft w:val="0"/>
          <w:marRight w:val="0"/>
          <w:marTop w:val="0"/>
          <w:marBottom w:val="0"/>
          <w:divBdr>
            <w:top w:val="none" w:sz="0" w:space="0" w:color="auto"/>
            <w:left w:val="none" w:sz="0" w:space="0" w:color="auto"/>
            <w:bottom w:val="none" w:sz="0" w:space="0" w:color="auto"/>
            <w:right w:val="none" w:sz="0" w:space="0" w:color="auto"/>
          </w:divBdr>
        </w:div>
        <w:div w:id="160044081">
          <w:marLeft w:val="0"/>
          <w:marRight w:val="0"/>
          <w:marTop w:val="0"/>
          <w:marBottom w:val="0"/>
          <w:divBdr>
            <w:top w:val="none" w:sz="0" w:space="0" w:color="auto"/>
            <w:left w:val="none" w:sz="0" w:space="0" w:color="auto"/>
            <w:bottom w:val="none" w:sz="0" w:space="0" w:color="auto"/>
            <w:right w:val="none" w:sz="0" w:space="0" w:color="auto"/>
          </w:divBdr>
        </w:div>
        <w:div w:id="455178734">
          <w:marLeft w:val="0"/>
          <w:marRight w:val="0"/>
          <w:marTop w:val="0"/>
          <w:marBottom w:val="0"/>
          <w:divBdr>
            <w:top w:val="none" w:sz="0" w:space="0" w:color="auto"/>
            <w:left w:val="none" w:sz="0" w:space="0" w:color="auto"/>
            <w:bottom w:val="none" w:sz="0" w:space="0" w:color="auto"/>
            <w:right w:val="none" w:sz="0" w:space="0" w:color="auto"/>
          </w:divBdr>
        </w:div>
        <w:div w:id="1484736801">
          <w:marLeft w:val="0"/>
          <w:marRight w:val="0"/>
          <w:marTop w:val="0"/>
          <w:marBottom w:val="0"/>
          <w:divBdr>
            <w:top w:val="none" w:sz="0" w:space="0" w:color="auto"/>
            <w:left w:val="none" w:sz="0" w:space="0" w:color="auto"/>
            <w:bottom w:val="none" w:sz="0" w:space="0" w:color="auto"/>
            <w:right w:val="none" w:sz="0" w:space="0" w:color="auto"/>
          </w:divBdr>
        </w:div>
        <w:div w:id="97262149">
          <w:marLeft w:val="0"/>
          <w:marRight w:val="0"/>
          <w:marTop w:val="0"/>
          <w:marBottom w:val="0"/>
          <w:divBdr>
            <w:top w:val="none" w:sz="0" w:space="0" w:color="auto"/>
            <w:left w:val="none" w:sz="0" w:space="0" w:color="auto"/>
            <w:bottom w:val="none" w:sz="0" w:space="0" w:color="auto"/>
            <w:right w:val="none" w:sz="0" w:space="0" w:color="auto"/>
          </w:divBdr>
        </w:div>
        <w:div w:id="1192188801">
          <w:marLeft w:val="0"/>
          <w:marRight w:val="0"/>
          <w:marTop w:val="0"/>
          <w:marBottom w:val="0"/>
          <w:divBdr>
            <w:top w:val="none" w:sz="0" w:space="0" w:color="auto"/>
            <w:left w:val="none" w:sz="0" w:space="0" w:color="auto"/>
            <w:bottom w:val="none" w:sz="0" w:space="0" w:color="auto"/>
            <w:right w:val="none" w:sz="0" w:space="0" w:color="auto"/>
          </w:divBdr>
        </w:div>
        <w:div w:id="134495203">
          <w:marLeft w:val="0"/>
          <w:marRight w:val="0"/>
          <w:marTop w:val="0"/>
          <w:marBottom w:val="0"/>
          <w:divBdr>
            <w:top w:val="none" w:sz="0" w:space="0" w:color="auto"/>
            <w:left w:val="none" w:sz="0" w:space="0" w:color="auto"/>
            <w:bottom w:val="none" w:sz="0" w:space="0" w:color="auto"/>
            <w:right w:val="none" w:sz="0" w:space="0" w:color="auto"/>
          </w:divBdr>
        </w:div>
        <w:div w:id="87045604">
          <w:marLeft w:val="0"/>
          <w:marRight w:val="0"/>
          <w:marTop w:val="0"/>
          <w:marBottom w:val="0"/>
          <w:divBdr>
            <w:top w:val="none" w:sz="0" w:space="0" w:color="auto"/>
            <w:left w:val="none" w:sz="0" w:space="0" w:color="auto"/>
            <w:bottom w:val="none" w:sz="0" w:space="0" w:color="auto"/>
            <w:right w:val="none" w:sz="0" w:space="0" w:color="auto"/>
          </w:divBdr>
        </w:div>
        <w:div w:id="158422773">
          <w:marLeft w:val="0"/>
          <w:marRight w:val="0"/>
          <w:marTop w:val="0"/>
          <w:marBottom w:val="0"/>
          <w:divBdr>
            <w:top w:val="none" w:sz="0" w:space="0" w:color="auto"/>
            <w:left w:val="none" w:sz="0" w:space="0" w:color="auto"/>
            <w:bottom w:val="none" w:sz="0" w:space="0" w:color="auto"/>
            <w:right w:val="none" w:sz="0" w:space="0" w:color="auto"/>
          </w:divBdr>
        </w:div>
        <w:div w:id="675697207">
          <w:marLeft w:val="0"/>
          <w:marRight w:val="0"/>
          <w:marTop w:val="0"/>
          <w:marBottom w:val="0"/>
          <w:divBdr>
            <w:top w:val="none" w:sz="0" w:space="0" w:color="auto"/>
            <w:left w:val="none" w:sz="0" w:space="0" w:color="auto"/>
            <w:bottom w:val="none" w:sz="0" w:space="0" w:color="auto"/>
            <w:right w:val="none" w:sz="0" w:space="0" w:color="auto"/>
          </w:divBdr>
        </w:div>
        <w:div w:id="960496568">
          <w:marLeft w:val="0"/>
          <w:marRight w:val="0"/>
          <w:marTop w:val="0"/>
          <w:marBottom w:val="0"/>
          <w:divBdr>
            <w:top w:val="none" w:sz="0" w:space="0" w:color="auto"/>
            <w:left w:val="none" w:sz="0" w:space="0" w:color="auto"/>
            <w:bottom w:val="none" w:sz="0" w:space="0" w:color="auto"/>
            <w:right w:val="none" w:sz="0" w:space="0" w:color="auto"/>
          </w:divBdr>
        </w:div>
        <w:div w:id="1154493078">
          <w:marLeft w:val="0"/>
          <w:marRight w:val="0"/>
          <w:marTop w:val="0"/>
          <w:marBottom w:val="0"/>
          <w:divBdr>
            <w:top w:val="none" w:sz="0" w:space="0" w:color="auto"/>
            <w:left w:val="none" w:sz="0" w:space="0" w:color="auto"/>
            <w:bottom w:val="none" w:sz="0" w:space="0" w:color="auto"/>
            <w:right w:val="none" w:sz="0" w:space="0" w:color="auto"/>
          </w:divBdr>
        </w:div>
        <w:div w:id="1195465026">
          <w:marLeft w:val="0"/>
          <w:marRight w:val="0"/>
          <w:marTop w:val="0"/>
          <w:marBottom w:val="0"/>
          <w:divBdr>
            <w:top w:val="none" w:sz="0" w:space="0" w:color="auto"/>
            <w:left w:val="none" w:sz="0" w:space="0" w:color="auto"/>
            <w:bottom w:val="none" w:sz="0" w:space="0" w:color="auto"/>
            <w:right w:val="none" w:sz="0" w:space="0" w:color="auto"/>
          </w:divBdr>
        </w:div>
        <w:div w:id="1555850701">
          <w:marLeft w:val="0"/>
          <w:marRight w:val="0"/>
          <w:marTop w:val="0"/>
          <w:marBottom w:val="0"/>
          <w:divBdr>
            <w:top w:val="none" w:sz="0" w:space="0" w:color="auto"/>
            <w:left w:val="none" w:sz="0" w:space="0" w:color="auto"/>
            <w:bottom w:val="none" w:sz="0" w:space="0" w:color="auto"/>
            <w:right w:val="none" w:sz="0" w:space="0" w:color="auto"/>
          </w:divBdr>
        </w:div>
        <w:div w:id="381171940">
          <w:marLeft w:val="0"/>
          <w:marRight w:val="0"/>
          <w:marTop w:val="0"/>
          <w:marBottom w:val="0"/>
          <w:divBdr>
            <w:top w:val="none" w:sz="0" w:space="0" w:color="auto"/>
            <w:left w:val="none" w:sz="0" w:space="0" w:color="auto"/>
            <w:bottom w:val="none" w:sz="0" w:space="0" w:color="auto"/>
            <w:right w:val="none" w:sz="0" w:space="0" w:color="auto"/>
          </w:divBdr>
        </w:div>
        <w:div w:id="158273940">
          <w:marLeft w:val="0"/>
          <w:marRight w:val="0"/>
          <w:marTop w:val="0"/>
          <w:marBottom w:val="0"/>
          <w:divBdr>
            <w:top w:val="none" w:sz="0" w:space="0" w:color="auto"/>
            <w:left w:val="none" w:sz="0" w:space="0" w:color="auto"/>
            <w:bottom w:val="none" w:sz="0" w:space="0" w:color="auto"/>
            <w:right w:val="none" w:sz="0" w:space="0" w:color="auto"/>
          </w:divBdr>
        </w:div>
        <w:div w:id="1759910082">
          <w:marLeft w:val="0"/>
          <w:marRight w:val="0"/>
          <w:marTop w:val="0"/>
          <w:marBottom w:val="0"/>
          <w:divBdr>
            <w:top w:val="none" w:sz="0" w:space="0" w:color="auto"/>
            <w:left w:val="none" w:sz="0" w:space="0" w:color="auto"/>
            <w:bottom w:val="none" w:sz="0" w:space="0" w:color="auto"/>
            <w:right w:val="none" w:sz="0" w:space="0" w:color="auto"/>
          </w:divBdr>
        </w:div>
        <w:div w:id="1258057824">
          <w:marLeft w:val="0"/>
          <w:marRight w:val="0"/>
          <w:marTop w:val="0"/>
          <w:marBottom w:val="0"/>
          <w:divBdr>
            <w:top w:val="none" w:sz="0" w:space="0" w:color="auto"/>
            <w:left w:val="none" w:sz="0" w:space="0" w:color="auto"/>
            <w:bottom w:val="none" w:sz="0" w:space="0" w:color="auto"/>
            <w:right w:val="none" w:sz="0" w:space="0" w:color="auto"/>
          </w:divBdr>
        </w:div>
        <w:div w:id="755395991">
          <w:marLeft w:val="0"/>
          <w:marRight w:val="0"/>
          <w:marTop w:val="0"/>
          <w:marBottom w:val="0"/>
          <w:divBdr>
            <w:top w:val="none" w:sz="0" w:space="0" w:color="auto"/>
            <w:left w:val="none" w:sz="0" w:space="0" w:color="auto"/>
            <w:bottom w:val="none" w:sz="0" w:space="0" w:color="auto"/>
            <w:right w:val="none" w:sz="0" w:space="0" w:color="auto"/>
          </w:divBdr>
        </w:div>
        <w:div w:id="1792429861">
          <w:marLeft w:val="0"/>
          <w:marRight w:val="0"/>
          <w:marTop w:val="0"/>
          <w:marBottom w:val="0"/>
          <w:divBdr>
            <w:top w:val="none" w:sz="0" w:space="0" w:color="auto"/>
            <w:left w:val="none" w:sz="0" w:space="0" w:color="auto"/>
            <w:bottom w:val="none" w:sz="0" w:space="0" w:color="auto"/>
            <w:right w:val="none" w:sz="0" w:space="0" w:color="auto"/>
          </w:divBdr>
        </w:div>
        <w:div w:id="1690987157">
          <w:marLeft w:val="0"/>
          <w:marRight w:val="0"/>
          <w:marTop w:val="0"/>
          <w:marBottom w:val="0"/>
          <w:divBdr>
            <w:top w:val="none" w:sz="0" w:space="0" w:color="auto"/>
            <w:left w:val="none" w:sz="0" w:space="0" w:color="auto"/>
            <w:bottom w:val="none" w:sz="0" w:space="0" w:color="auto"/>
            <w:right w:val="none" w:sz="0" w:space="0" w:color="auto"/>
          </w:divBdr>
        </w:div>
        <w:div w:id="1961960057">
          <w:marLeft w:val="0"/>
          <w:marRight w:val="0"/>
          <w:marTop w:val="0"/>
          <w:marBottom w:val="0"/>
          <w:divBdr>
            <w:top w:val="none" w:sz="0" w:space="0" w:color="auto"/>
            <w:left w:val="none" w:sz="0" w:space="0" w:color="auto"/>
            <w:bottom w:val="none" w:sz="0" w:space="0" w:color="auto"/>
            <w:right w:val="none" w:sz="0" w:space="0" w:color="auto"/>
          </w:divBdr>
        </w:div>
        <w:div w:id="119494593">
          <w:marLeft w:val="0"/>
          <w:marRight w:val="0"/>
          <w:marTop w:val="0"/>
          <w:marBottom w:val="0"/>
          <w:divBdr>
            <w:top w:val="none" w:sz="0" w:space="0" w:color="auto"/>
            <w:left w:val="none" w:sz="0" w:space="0" w:color="auto"/>
            <w:bottom w:val="none" w:sz="0" w:space="0" w:color="auto"/>
            <w:right w:val="none" w:sz="0" w:space="0" w:color="auto"/>
          </w:divBdr>
        </w:div>
        <w:div w:id="1008213387">
          <w:marLeft w:val="0"/>
          <w:marRight w:val="0"/>
          <w:marTop w:val="0"/>
          <w:marBottom w:val="0"/>
          <w:divBdr>
            <w:top w:val="none" w:sz="0" w:space="0" w:color="auto"/>
            <w:left w:val="none" w:sz="0" w:space="0" w:color="auto"/>
            <w:bottom w:val="none" w:sz="0" w:space="0" w:color="auto"/>
            <w:right w:val="none" w:sz="0" w:space="0" w:color="auto"/>
          </w:divBdr>
        </w:div>
        <w:div w:id="1936403316">
          <w:marLeft w:val="0"/>
          <w:marRight w:val="0"/>
          <w:marTop w:val="0"/>
          <w:marBottom w:val="0"/>
          <w:divBdr>
            <w:top w:val="none" w:sz="0" w:space="0" w:color="auto"/>
            <w:left w:val="none" w:sz="0" w:space="0" w:color="auto"/>
            <w:bottom w:val="none" w:sz="0" w:space="0" w:color="auto"/>
            <w:right w:val="none" w:sz="0" w:space="0" w:color="auto"/>
          </w:divBdr>
        </w:div>
        <w:div w:id="113521203">
          <w:marLeft w:val="0"/>
          <w:marRight w:val="0"/>
          <w:marTop w:val="0"/>
          <w:marBottom w:val="0"/>
          <w:divBdr>
            <w:top w:val="none" w:sz="0" w:space="0" w:color="auto"/>
            <w:left w:val="none" w:sz="0" w:space="0" w:color="auto"/>
            <w:bottom w:val="none" w:sz="0" w:space="0" w:color="auto"/>
            <w:right w:val="none" w:sz="0" w:space="0" w:color="auto"/>
          </w:divBdr>
        </w:div>
        <w:div w:id="1449350174">
          <w:marLeft w:val="0"/>
          <w:marRight w:val="0"/>
          <w:marTop w:val="0"/>
          <w:marBottom w:val="0"/>
          <w:divBdr>
            <w:top w:val="none" w:sz="0" w:space="0" w:color="auto"/>
            <w:left w:val="none" w:sz="0" w:space="0" w:color="auto"/>
            <w:bottom w:val="none" w:sz="0" w:space="0" w:color="auto"/>
            <w:right w:val="none" w:sz="0" w:space="0" w:color="auto"/>
          </w:divBdr>
        </w:div>
        <w:div w:id="347106083">
          <w:marLeft w:val="0"/>
          <w:marRight w:val="0"/>
          <w:marTop w:val="0"/>
          <w:marBottom w:val="0"/>
          <w:divBdr>
            <w:top w:val="none" w:sz="0" w:space="0" w:color="auto"/>
            <w:left w:val="none" w:sz="0" w:space="0" w:color="auto"/>
            <w:bottom w:val="none" w:sz="0" w:space="0" w:color="auto"/>
            <w:right w:val="none" w:sz="0" w:space="0" w:color="auto"/>
          </w:divBdr>
        </w:div>
        <w:div w:id="1410157992">
          <w:marLeft w:val="0"/>
          <w:marRight w:val="0"/>
          <w:marTop w:val="0"/>
          <w:marBottom w:val="0"/>
          <w:divBdr>
            <w:top w:val="none" w:sz="0" w:space="0" w:color="auto"/>
            <w:left w:val="none" w:sz="0" w:space="0" w:color="auto"/>
            <w:bottom w:val="none" w:sz="0" w:space="0" w:color="auto"/>
            <w:right w:val="none" w:sz="0" w:space="0" w:color="auto"/>
          </w:divBdr>
        </w:div>
        <w:div w:id="1311716927">
          <w:marLeft w:val="0"/>
          <w:marRight w:val="0"/>
          <w:marTop w:val="0"/>
          <w:marBottom w:val="0"/>
          <w:divBdr>
            <w:top w:val="none" w:sz="0" w:space="0" w:color="auto"/>
            <w:left w:val="none" w:sz="0" w:space="0" w:color="auto"/>
            <w:bottom w:val="none" w:sz="0" w:space="0" w:color="auto"/>
            <w:right w:val="none" w:sz="0" w:space="0" w:color="auto"/>
          </w:divBdr>
        </w:div>
        <w:div w:id="468478632">
          <w:marLeft w:val="0"/>
          <w:marRight w:val="0"/>
          <w:marTop w:val="0"/>
          <w:marBottom w:val="0"/>
          <w:divBdr>
            <w:top w:val="none" w:sz="0" w:space="0" w:color="auto"/>
            <w:left w:val="none" w:sz="0" w:space="0" w:color="auto"/>
            <w:bottom w:val="none" w:sz="0" w:space="0" w:color="auto"/>
            <w:right w:val="none" w:sz="0" w:space="0" w:color="auto"/>
          </w:divBdr>
        </w:div>
        <w:div w:id="1429548205">
          <w:marLeft w:val="0"/>
          <w:marRight w:val="0"/>
          <w:marTop w:val="0"/>
          <w:marBottom w:val="0"/>
          <w:divBdr>
            <w:top w:val="none" w:sz="0" w:space="0" w:color="auto"/>
            <w:left w:val="none" w:sz="0" w:space="0" w:color="auto"/>
            <w:bottom w:val="none" w:sz="0" w:space="0" w:color="auto"/>
            <w:right w:val="none" w:sz="0" w:space="0" w:color="auto"/>
          </w:divBdr>
        </w:div>
        <w:div w:id="227616248">
          <w:marLeft w:val="0"/>
          <w:marRight w:val="0"/>
          <w:marTop w:val="0"/>
          <w:marBottom w:val="0"/>
          <w:divBdr>
            <w:top w:val="none" w:sz="0" w:space="0" w:color="auto"/>
            <w:left w:val="none" w:sz="0" w:space="0" w:color="auto"/>
            <w:bottom w:val="none" w:sz="0" w:space="0" w:color="auto"/>
            <w:right w:val="none" w:sz="0" w:space="0" w:color="auto"/>
          </w:divBdr>
        </w:div>
        <w:div w:id="653411564">
          <w:marLeft w:val="0"/>
          <w:marRight w:val="0"/>
          <w:marTop w:val="0"/>
          <w:marBottom w:val="0"/>
          <w:divBdr>
            <w:top w:val="none" w:sz="0" w:space="0" w:color="auto"/>
            <w:left w:val="none" w:sz="0" w:space="0" w:color="auto"/>
            <w:bottom w:val="none" w:sz="0" w:space="0" w:color="auto"/>
            <w:right w:val="none" w:sz="0" w:space="0" w:color="auto"/>
          </w:divBdr>
        </w:div>
        <w:div w:id="756365604">
          <w:marLeft w:val="0"/>
          <w:marRight w:val="0"/>
          <w:marTop w:val="0"/>
          <w:marBottom w:val="0"/>
          <w:divBdr>
            <w:top w:val="none" w:sz="0" w:space="0" w:color="auto"/>
            <w:left w:val="none" w:sz="0" w:space="0" w:color="auto"/>
            <w:bottom w:val="none" w:sz="0" w:space="0" w:color="auto"/>
            <w:right w:val="none" w:sz="0" w:space="0" w:color="auto"/>
          </w:divBdr>
        </w:div>
        <w:div w:id="1146629998">
          <w:marLeft w:val="0"/>
          <w:marRight w:val="0"/>
          <w:marTop w:val="0"/>
          <w:marBottom w:val="0"/>
          <w:divBdr>
            <w:top w:val="none" w:sz="0" w:space="0" w:color="auto"/>
            <w:left w:val="none" w:sz="0" w:space="0" w:color="auto"/>
            <w:bottom w:val="none" w:sz="0" w:space="0" w:color="auto"/>
            <w:right w:val="none" w:sz="0" w:space="0" w:color="auto"/>
          </w:divBdr>
        </w:div>
        <w:div w:id="581335344">
          <w:marLeft w:val="0"/>
          <w:marRight w:val="0"/>
          <w:marTop w:val="0"/>
          <w:marBottom w:val="0"/>
          <w:divBdr>
            <w:top w:val="none" w:sz="0" w:space="0" w:color="auto"/>
            <w:left w:val="none" w:sz="0" w:space="0" w:color="auto"/>
            <w:bottom w:val="none" w:sz="0" w:space="0" w:color="auto"/>
            <w:right w:val="none" w:sz="0" w:space="0" w:color="auto"/>
          </w:divBdr>
        </w:div>
        <w:div w:id="1341202840">
          <w:marLeft w:val="0"/>
          <w:marRight w:val="0"/>
          <w:marTop w:val="0"/>
          <w:marBottom w:val="0"/>
          <w:divBdr>
            <w:top w:val="none" w:sz="0" w:space="0" w:color="auto"/>
            <w:left w:val="none" w:sz="0" w:space="0" w:color="auto"/>
            <w:bottom w:val="none" w:sz="0" w:space="0" w:color="auto"/>
            <w:right w:val="none" w:sz="0" w:space="0" w:color="auto"/>
          </w:divBdr>
        </w:div>
        <w:div w:id="1357658801">
          <w:marLeft w:val="0"/>
          <w:marRight w:val="0"/>
          <w:marTop w:val="0"/>
          <w:marBottom w:val="0"/>
          <w:divBdr>
            <w:top w:val="none" w:sz="0" w:space="0" w:color="auto"/>
            <w:left w:val="none" w:sz="0" w:space="0" w:color="auto"/>
            <w:bottom w:val="none" w:sz="0" w:space="0" w:color="auto"/>
            <w:right w:val="none" w:sz="0" w:space="0" w:color="auto"/>
          </w:divBdr>
        </w:div>
        <w:div w:id="1069577042">
          <w:marLeft w:val="0"/>
          <w:marRight w:val="0"/>
          <w:marTop w:val="0"/>
          <w:marBottom w:val="0"/>
          <w:divBdr>
            <w:top w:val="none" w:sz="0" w:space="0" w:color="auto"/>
            <w:left w:val="none" w:sz="0" w:space="0" w:color="auto"/>
            <w:bottom w:val="none" w:sz="0" w:space="0" w:color="auto"/>
            <w:right w:val="none" w:sz="0" w:space="0" w:color="auto"/>
          </w:divBdr>
        </w:div>
        <w:div w:id="922640746">
          <w:marLeft w:val="0"/>
          <w:marRight w:val="0"/>
          <w:marTop w:val="0"/>
          <w:marBottom w:val="0"/>
          <w:divBdr>
            <w:top w:val="none" w:sz="0" w:space="0" w:color="auto"/>
            <w:left w:val="none" w:sz="0" w:space="0" w:color="auto"/>
            <w:bottom w:val="none" w:sz="0" w:space="0" w:color="auto"/>
            <w:right w:val="none" w:sz="0" w:space="0" w:color="auto"/>
          </w:divBdr>
        </w:div>
        <w:div w:id="1424763735">
          <w:marLeft w:val="0"/>
          <w:marRight w:val="0"/>
          <w:marTop w:val="0"/>
          <w:marBottom w:val="0"/>
          <w:divBdr>
            <w:top w:val="none" w:sz="0" w:space="0" w:color="auto"/>
            <w:left w:val="none" w:sz="0" w:space="0" w:color="auto"/>
            <w:bottom w:val="none" w:sz="0" w:space="0" w:color="auto"/>
            <w:right w:val="none" w:sz="0" w:space="0" w:color="auto"/>
          </w:divBdr>
        </w:div>
        <w:div w:id="749545898">
          <w:marLeft w:val="0"/>
          <w:marRight w:val="0"/>
          <w:marTop w:val="0"/>
          <w:marBottom w:val="0"/>
          <w:divBdr>
            <w:top w:val="none" w:sz="0" w:space="0" w:color="auto"/>
            <w:left w:val="none" w:sz="0" w:space="0" w:color="auto"/>
            <w:bottom w:val="none" w:sz="0" w:space="0" w:color="auto"/>
            <w:right w:val="none" w:sz="0" w:space="0" w:color="auto"/>
          </w:divBdr>
        </w:div>
        <w:div w:id="101536844">
          <w:marLeft w:val="0"/>
          <w:marRight w:val="0"/>
          <w:marTop w:val="0"/>
          <w:marBottom w:val="0"/>
          <w:divBdr>
            <w:top w:val="none" w:sz="0" w:space="0" w:color="auto"/>
            <w:left w:val="none" w:sz="0" w:space="0" w:color="auto"/>
            <w:bottom w:val="none" w:sz="0" w:space="0" w:color="auto"/>
            <w:right w:val="none" w:sz="0" w:space="0" w:color="auto"/>
          </w:divBdr>
        </w:div>
        <w:div w:id="279649235">
          <w:marLeft w:val="0"/>
          <w:marRight w:val="0"/>
          <w:marTop w:val="0"/>
          <w:marBottom w:val="0"/>
          <w:divBdr>
            <w:top w:val="none" w:sz="0" w:space="0" w:color="auto"/>
            <w:left w:val="none" w:sz="0" w:space="0" w:color="auto"/>
            <w:bottom w:val="none" w:sz="0" w:space="0" w:color="auto"/>
            <w:right w:val="none" w:sz="0" w:space="0" w:color="auto"/>
          </w:divBdr>
        </w:div>
        <w:div w:id="1855528955">
          <w:marLeft w:val="0"/>
          <w:marRight w:val="0"/>
          <w:marTop w:val="0"/>
          <w:marBottom w:val="0"/>
          <w:divBdr>
            <w:top w:val="none" w:sz="0" w:space="0" w:color="auto"/>
            <w:left w:val="none" w:sz="0" w:space="0" w:color="auto"/>
            <w:bottom w:val="none" w:sz="0" w:space="0" w:color="auto"/>
            <w:right w:val="none" w:sz="0" w:space="0" w:color="auto"/>
          </w:divBdr>
        </w:div>
        <w:div w:id="1787041437">
          <w:marLeft w:val="0"/>
          <w:marRight w:val="0"/>
          <w:marTop w:val="0"/>
          <w:marBottom w:val="0"/>
          <w:divBdr>
            <w:top w:val="none" w:sz="0" w:space="0" w:color="auto"/>
            <w:left w:val="none" w:sz="0" w:space="0" w:color="auto"/>
            <w:bottom w:val="none" w:sz="0" w:space="0" w:color="auto"/>
            <w:right w:val="none" w:sz="0" w:space="0" w:color="auto"/>
          </w:divBdr>
        </w:div>
        <w:div w:id="468088360">
          <w:marLeft w:val="0"/>
          <w:marRight w:val="0"/>
          <w:marTop w:val="0"/>
          <w:marBottom w:val="0"/>
          <w:divBdr>
            <w:top w:val="none" w:sz="0" w:space="0" w:color="auto"/>
            <w:left w:val="none" w:sz="0" w:space="0" w:color="auto"/>
            <w:bottom w:val="none" w:sz="0" w:space="0" w:color="auto"/>
            <w:right w:val="none" w:sz="0" w:space="0" w:color="auto"/>
          </w:divBdr>
        </w:div>
        <w:div w:id="1977375510">
          <w:marLeft w:val="0"/>
          <w:marRight w:val="0"/>
          <w:marTop w:val="0"/>
          <w:marBottom w:val="0"/>
          <w:divBdr>
            <w:top w:val="none" w:sz="0" w:space="0" w:color="auto"/>
            <w:left w:val="none" w:sz="0" w:space="0" w:color="auto"/>
            <w:bottom w:val="none" w:sz="0" w:space="0" w:color="auto"/>
            <w:right w:val="none" w:sz="0" w:space="0" w:color="auto"/>
          </w:divBdr>
        </w:div>
        <w:div w:id="43797232">
          <w:marLeft w:val="0"/>
          <w:marRight w:val="0"/>
          <w:marTop w:val="0"/>
          <w:marBottom w:val="0"/>
          <w:divBdr>
            <w:top w:val="none" w:sz="0" w:space="0" w:color="auto"/>
            <w:left w:val="none" w:sz="0" w:space="0" w:color="auto"/>
            <w:bottom w:val="none" w:sz="0" w:space="0" w:color="auto"/>
            <w:right w:val="none" w:sz="0" w:space="0" w:color="auto"/>
          </w:divBdr>
        </w:div>
        <w:div w:id="1873805393">
          <w:marLeft w:val="0"/>
          <w:marRight w:val="0"/>
          <w:marTop w:val="0"/>
          <w:marBottom w:val="0"/>
          <w:divBdr>
            <w:top w:val="none" w:sz="0" w:space="0" w:color="auto"/>
            <w:left w:val="none" w:sz="0" w:space="0" w:color="auto"/>
            <w:bottom w:val="none" w:sz="0" w:space="0" w:color="auto"/>
            <w:right w:val="none" w:sz="0" w:space="0" w:color="auto"/>
          </w:divBdr>
        </w:div>
        <w:div w:id="869880257">
          <w:marLeft w:val="0"/>
          <w:marRight w:val="0"/>
          <w:marTop w:val="0"/>
          <w:marBottom w:val="0"/>
          <w:divBdr>
            <w:top w:val="none" w:sz="0" w:space="0" w:color="auto"/>
            <w:left w:val="none" w:sz="0" w:space="0" w:color="auto"/>
            <w:bottom w:val="none" w:sz="0" w:space="0" w:color="auto"/>
            <w:right w:val="none" w:sz="0" w:space="0" w:color="auto"/>
          </w:divBdr>
        </w:div>
        <w:div w:id="37820146">
          <w:marLeft w:val="0"/>
          <w:marRight w:val="0"/>
          <w:marTop w:val="0"/>
          <w:marBottom w:val="0"/>
          <w:divBdr>
            <w:top w:val="none" w:sz="0" w:space="0" w:color="auto"/>
            <w:left w:val="none" w:sz="0" w:space="0" w:color="auto"/>
            <w:bottom w:val="none" w:sz="0" w:space="0" w:color="auto"/>
            <w:right w:val="none" w:sz="0" w:space="0" w:color="auto"/>
          </w:divBdr>
        </w:div>
        <w:div w:id="1402095689">
          <w:marLeft w:val="0"/>
          <w:marRight w:val="0"/>
          <w:marTop w:val="0"/>
          <w:marBottom w:val="0"/>
          <w:divBdr>
            <w:top w:val="none" w:sz="0" w:space="0" w:color="auto"/>
            <w:left w:val="none" w:sz="0" w:space="0" w:color="auto"/>
            <w:bottom w:val="none" w:sz="0" w:space="0" w:color="auto"/>
            <w:right w:val="none" w:sz="0" w:space="0" w:color="auto"/>
          </w:divBdr>
        </w:div>
        <w:div w:id="735205890">
          <w:marLeft w:val="0"/>
          <w:marRight w:val="0"/>
          <w:marTop w:val="0"/>
          <w:marBottom w:val="0"/>
          <w:divBdr>
            <w:top w:val="none" w:sz="0" w:space="0" w:color="auto"/>
            <w:left w:val="none" w:sz="0" w:space="0" w:color="auto"/>
            <w:bottom w:val="none" w:sz="0" w:space="0" w:color="auto"/>
            <w:right w:val="none" w:sz="0" w:space="0" w:color="auto"/>
          </w:divBdr>
        </w:div>
        <w:div w:id="321734453">
          <w:marLeft w:val="0"/>
          <w:marRight w:val="0"/>
          <w:marTop w:val="0"/>
          <w:marBottom w:val="0"/>
          <w:divBdr>
            <w:top w:val="none" w:sz="0" w:space="0" w:color="auto"/>
            <w:left w:val="none" w:sz="0" w:space="0" w:color="auto"/>
            <w:bottom w:val="none" w:sz="0" w:space="0" w:color="auto"/>
            <w:right w:val="none" w:sz="0" w:space="0" w:color="auto"/>
          </w:divBdr>
        </w:div>
        <w:div w:id="1216046664">
          <w:marLeft w:val="0"/>
          <w:marRight w:val="0"/>
          <w:marTop w:val="0"/>
          <w:marBottom w:val="0"/>
          <w:divBdr>
            <w:top w:val="none" w:sz="0" w:space="0" w:color="auto"/>
            <w:left w:val="none" w:sz="0" w:space="0" w:color="auto"/>
            <w:bottom w:val="none" w:sz="0" w:space="0" w:color="auto"/>
            <w:right w:val="none" w:sz="0" w:space="0" w:color="auto"/>
          </w:divBdr>
        </w:div>
        <w:div w:id="123818117">
          <w:marLeft w:val="0"/>
          <w:marRight w:val="0"/>
          <w:marTop w:val="0"/>
          <w:marBottom w:val="0"/>
          <w:divBdr>
            <w:top w:val="none" w:sz="0" w:space="0" w:color="auto"/>
            <w:left w:val="none" w:sz="0" w:space="0" w:color="auto"/>
            <w:bottom w:val="none" w:sz="0" w:space="0" w:color="auto"/>
            <w:right w:val="none" w:sz="0" w:space="0" w:color="auto"/>
          </w:divBdr>
        </w:div>
        <w:div w:id="395322207">
          <w:marLeft w:val="0"/>
          <w:marRight w:val="0"/>
          <w:marTop w:val="0"/>
          <w:marBottom w:val="0"/>
          <w:divBdr>
            <w:top w:val="none" w:sz="0" w:space="0" w:color="auto"/>
            <w:left w:val="none" w:sz="0" w:space="0" w:color="auto"/>
            <w:bottom w:val="none" w:sz="0" w:space="0" w:color="auto"/>
            <w:right w:val="none" w:sz="0" w:space="0" w:color="auto"/>
          </w:divBdr>
        </w:div>
        <w:div w:id="2084523083">
          <w:marLeft w:val="0"/>
          <w:marRight w:val="0"/>
          <w:marTop w:val="0"/>
          <w:marBottom w:val="0"/>
          <w:divBdr>
            <w:top w:val="none" w:sz="0" w:space="0" w:color="auto"/>
            <w:left w:val="none" w:sz="0" w:space="0" w:color="auto"/>
            <w:bottom w:val="none" w:sz="0" w:space="0" w:color="auto"/>
            <w:right w:val="none" w:sz="0" w:space="0" w:color="auto"/>
          </w:divBdr>
        </w:div>
        <w:div w:id="1838105744">
          <w:marLeft w:val="0"/>
          <w:marRight w:val="0"/>
          <w:marTop w:val="0"/>
          <w:marBottom w:val="0"/>
          <w:divBdr>
            <w:top w:val="none" w:sz="0" w:space="0" w:color="auto"/>
            <w:left w:val="none" w:sz="0" w:space="0" w:color="auto"/>
            <w:bottom w:val="none" w:sz="0" w:space="0" w:color="auto"/>
            <w:right w:val="none" w:sz="0" w:space="0" w:color="auto"/>
          </w:divBdr>
        </w:div>
        <w:div w:id="1924290004">
          <w:marLeft w:val="0"/>
          <w:marRight w:val="0"/>
          <w:marTop w:val="0"/>
          <w:marBottom w:val="0"/>
          <w:divBdr>
            <w:top w:val="none" w:sz="0" w:space="0" w:color="auto"/>
            <w:left w:val="none" w:sz="0" w:space="0" w:color="auto"/>
            <w:bottom w:val="none" w:sz="0" w:space="0" w:color="auto"/>
            <w:right w:val="none" w:sz="0" w:space="0" w:color="auto"/>
          </w:divBdr>
        </w:div>
        <w:div w:id="1224484217">
          <w:marLeft w:val="0"/>
          <w:marRight w:val="0"/>
          <w:marTop w:val="0"/>
          <w:marBottom w:val="0"/>
          <w:divBdr>
            <w:top w:val="none" w:sz="0" w:space="0" w:color="auto"/>
            <w:left w:val="none" w:sz="0" w:space="0" w:color="auto"/>
            <w:bottom w:val="none" w:sz="0" w:space="0" w:color="auto"/>
            <w:right w:val="none" w:sz="0" w:space="0" w:color="auto"/>
          </w:divBdr>
        </w:div>
        <w:div w:id="856314219">
          <w:marLeft w:val="0"/>
          <w:marRight w:val="0"/>
          <w:marTop w:val="0"/>
          <w:marBottom w:val="0"/>
          <w:divBdr>
            <w:top w:val="none" w:sz="0" w:space="0" w:color="auto"/>
            <w:left w:val="none" w:sz="0" w:space="0" w:color="auto"/>
            <w:bottom w:val="none" w:sz="0" w:space="0" w:color="auto"/>
            <w:right w:val="none" w:sz="0" w:space="0" w:color="auto"/>
          </w:divBdr>
        </w:div>
        <w:div w:id="691418050">
          <w:marLeft w:val="0"/>
          <w:marRight w:val="0"/>
          <w:marTop w:val="0"/>
          <w:marBottom w:val="0"/>
          <w:divBdr>
            <w:top w:val="none" w:sz="0" w:space="0" w:color="auto"/>
            <w:left w:val="none" w:sz="0" w:space="0" w:color="auto"/>
            <w:bottom w:val="none" w:sz="0" w:space="0" w:color="auto"/>
            <w:right w:val="none" w:sz="0" w:space="0" w:color="auto"/>
          </w:divBdr>
        </w:div>
        <w:div w:id="952135449">
          <w:marLeft w:val="0"/>
          <w:marRight w:val="0"/>
          <w:marTop w:val="0"/>
          <w:marBottom w:val="0"/>
          <w:divBdr>
            <w:top w:val="none" w:sz="0" w:space="0" w:color="auto"/>
            <w:left w:val="none" w:sz="0" w:space="0" w:color="auto"/>
            <w:bottom w:val="none" w:sz="0" w:space="0" w:color="auto"/>
            <w:right w:val="none" w:sz="0" w:space="0" w:color="auto"/>
          </w:divBdr>
        </w:div>
        <w:div w:id="833834047">
          <w:marLeft w:val="0"/>
          <w:marRight w:val="0"/>
          <w:marTop w:val="0"/>
          <w:marBottom w:val="0"/>
          <w:divBdr>
            <w:top w:val="none" w:sz="0" w:space="0" w:color="auto"/>
            <w:left w:val="none" w:sz="0" w:space="0" w:color="auto"/>
            <w:bottom w:val="none" w:sz="0" w:space="0" w:color="auto"/>
            <w:right w:val="none" w:sz="0" w:space="0" w:color="auto"/>
          </w:divBdr>
        </w:div>
        <w:div w:id="446237803">
          <w:marLeft w:val="0"/>
          <w:marRight w:val="0"/>
          <w:marTop w:val="0"/>
          <w:marBottom w:val="0"/>
          <w:divBdr>
            <w:top w:val="none" w:sz="0" w:space="0" w:color="auto"/>
            <w:left w:val="none" w:sz="0" w:space="0" w:color="auto"/>
            <w:bottom w:val="none" w:sz="0" w:space="0" w:color="auto"/>
            <w:right w:val="none" w:sz="0" w:space="0" w:color="auto"/>
          </w:divBdr>
        </w:div>
        <w:div w:id="1960602834">
          <w:marLeft w:val="0"/>
          <w:marRight w:val="0"/>
          <w:marTop w:val="0"/>
          <w:marBottom w:val="0"/>
          <w:divBdr>
            <w:top w:val="none" w:sz="0" w:space="0" w:color="auto"/>
            <w:left w:val="none" w:sz="0" w:space="0" w:color="auto"/>
            <w:bottom w:val="none" w:sz="0" w:space="0" w:color="auto"/>
            <w:right w:val="none" w:sz="0" w:space="0" w:color="auto"/>
          </w:divBdr>
        </w:div>
        <w:div w:id="1706829999">
          <w:marLeft w:val="0"/>
          <w:marRight w:val="0"/>
          <w:marTop w:val="0"/>
          <w:marBottom w:val="0"/>
          <w:divBdr>
            <w:top w:val="none" w:sz="0" w:space="0" w:color="auto"/>
            <w:left w:val="none" w:sz="0" w:space="0" w:color="auto"/>
            <w:bottom w:val="none" w:sz="0" w:space="0" w:color="auto"/>
            <w:right w:val="none" w:sz="0" w:space="0" w:color="auto"/>
          </w:divBdr>
        </w:div>
        <w:div w:id="1751730694">
          <w:marLeft w:val="0"/>
          <w:marRight w:val="0"/>
          <w:marTop w:val="0"/>
          <w:marBottom w:val="0"/>
          <w:divBdr>
            <w:top w:val="none" w:sz="0" w:space="0" w:color="auto"/>
            <w:left w:val="none" w:sz="0" w:space="0" w:color="auto"/>
            <w:bottom w:val="none" w:sz="0" w:space="0" w:color="auto"/>
            <w:right w:val="none" w:sz="0" w:space="0" w:color="auto"/>
          </w:divBdr>
        </w:div>
        <w:div w:id="1975672114">
          <w:marLeft w:val="0"/>
          <w:marRight w:val="0"/>
          <w:marTop w:val="0"/>
          <w:marBottom w:val="0"/>
          <w:divBdr>
            <w:top w:val="none" w:sz="0" w:space="0" w:color="auto"/>
            <w:left w:val="none" w:sz="0" w:space="0" w:color="auto"/>
            <w:bottom w:val="none" w:sz="0" w:space="0" w:color="auto"/>
            <w:right w:val="none" w:sz="0" w:space="0" w:color="auto"/>
          </w:divBdr>
        </w:div>
        <w:div w:id="1642881610">
          <w:marLeft w:val="0"/>
          <w:marRight w:val="0"/>
          <w:marTop w:val="0"/>
          <w:marBottom w:val="0"/>
          <w:divBdr>
            <w:top w:val="none" w:sz="0" w:space="0" w:color="auto"/>
            <w:left w:val="none" w:sz="0" w:space="0" w:color="auto"/>
            <w:bottom w:val="none" w:sz="0" w:space="0" w:color="auto"/>
            <w:right w:val="none" w:sz="0" w:space="0" w:color="auto"/>
          </w:divBdr>
        </w:div>
        <w:div w:id="1634409143">
          <w:marLeft w:val="0"/>
          <w:marRight w:val="0"/>
          <w:marTop w:val="0"/>
          <w:marBottom w:val="0"/>
          <w:divBdr>
            <w:top w:val="none" w:sz="0" w:space="0" w:color="auto"/>
            <w:left w:val="none" w:sz="0" w:space="0" w:color="auto"/>
            <w:bottom w:val="none" w:sz="0" w:space="0" w:color="auto"/>
            <w:right w:val="none" w:sz="0" w:space="0" w:color="auto"/>
          </w:divBdr>
        </w:div>
        <w:div w:id="1581022414">
          <w:marLeft w:val="0"/>
          <w:marRight w:val="0"/>
          <w:marTop w:val="0"/>
          <w:marBottom w:val="0"/>
          <w:divBdr>
            <w:top w:val="none" w:sz="0" w:space="0" w:color="auto"/>
            <w:left w:val="none" w:sz="0" w:space="0" w:color="auto"/>
            <w:bottom w:val="none" w:sz="0" w:space="0" w:color="auto"/>
            <w:right w:val="none" w:sz="0" w:space="0" w:color="auto"/>
          </w:divBdr>
        </w:div>
        <w:div w:id="150676370">
          <w:marLeft w:val="0"/>
          <w:marRight w:val="0"/>
          <w:marTop w:val="0"/>
          <w:marBottom w:val="0"/>
          <w:divBdr>
            <w:top w:val="none" w:sz="0" w:space="0" w:color="auto"/>
            <w:left w:val="none" w:sz="0" w:space="0" w:color="auto"/>
            <w:bottom w:val="none" w:sz="0" w:space="0" w:color="auto"/>
            <w:right w:val="none" w:sz="0" w:space="0" w:color="auto"/>
          </w:divBdr>
        </w:div>
        <w:div w:id="1001808483">
          <w:marLeft w:val="0"/>
          <w:marRight w:val="0"/>
          <w:marTop w:val="0"/>
          <w:marBottom w:val="0"/>
          <w:divBdr>
            <w:top w:val="none" w:sz="0" w:space="0" w:color="auto"/>
            <w:left w:val="none" w:sz="0" w:space="0" w:color="auto"/>
            <w:bottom w:val="none" w:sz="0" w:space="0" w:color="auto"/>
            <w:right w:val="none" w:sz="0" w:space="0" w:color="auto"/>
          </w:divBdr>
        </w:div>
        <w:div w:id="439957955">
          <w:marLeft w:val="0"/>
          <w:marRight w:val="0"/>
          <w:marTop w:val="0"/>
          <w:marBottom w:val="0"/>
          <w:divBdr>
            <w:top w:val="none" w:sz="0" w:space="0" w:color="auto"/>
            <w:left w:val="none" w:sz="0" w:space="0" w:color="auto"/>
            <w:bottom w:val="none" w:sz="0" w:space="0" w:color="auto"/>
            <w:right w:val="none" w:sz="0" w:space="0" w:color="auto"/>
          </w:divBdr>
        </w:div>
        <w:div w:id="411856704">
          <w:marLeft w:val="0"/>
          <w:marRight w:val="0"/>
          <w:marTop w:val="0"/>
          <w:marBottom w:val="0"/>
          <w:divBdr>
            <w:top w:val="none" w:sz="0" w:space="0" w:color="auto"/>
            <w:left w:val="none" w:sz="0" w:space="0" w:color="auto"/>
            <w:bottom w:val="none" w:sz="0" w:space="0" w:color="auto"/>
            <w:right w:val="none" w:sz="0" w:space="0" w:color="auto"/>
          </w:divBdr>
        </w:div>
        <w:div w:id="538513086">
          <w:marLeft w:val="0"/>
          <w:marRight w:val="0"/>
          <w:marTop w:val="0"/>
          <w:marBottom w:val="0"/>
          <w:divBdr>
            <w:top w:val="none" w:sz="0" w:space="0" w:color="auto"/>
            <w:left w:val="none" w:sz="0" w:space="0" w:color="auto"/>
            <w:bottom w:val="none" w:sz="0" w:space="0" w:color="auto"/>
            <w:right w:val="none" w:sz="0" w:space="0" w:color="auto"/>
          </w:divBdr>
        </w:div>
        <w:div w:id="373040730">
          <w:marLeft w:val="0"/>
          <w:marRight w:val="0"/>
          <w:marTop w:val="0"/>
          <w:marBottom w:val="0"/>
          <w:divBdr>
            <w:top w:val="none" w:sz="0" w:space="0" w:color="auto"/>
            <w:left w:val="none" w:sz="0" w:space="0" w:color="auto"/>
            <w:bottom w:val="none" w:sz="0" w:space="0" w:color="auto"/>
            <w:right w:val="none" w:sz="0" w:space="0" w:color="auto"/>
          </w:divBdr>
        </w:div>
        <w:div w:id="1784567515">
          <w:marLeft w:val="0"/>
          <w:marRight w:val="0"/>
          <w:marTop w:val="0"/>
          <w:marBottom w:val="0"/>
          <w:divBdr>
            <w:top w:val="none" w:sz="0" w:space="0" w:color="auto"/>
            <w:left w:val="none" w:sz="0" w:space="0" w:color="auto"/>
            <w:bottom w:val="none" w:sz="0" w:space="0" w:color="auto"/>
            <w:right w:val="none" w:sz="0" w:space="0" w:color="auto"/>
          </w:divBdr>
        </w:div>
        <w:div w:id="574051287">
          <w:marLeft w:val="0"/>
          <w:marRight w:val="0"/>
          <w:marTop w:val="0"/>
          <w:marBottom w:val="0"/>
          <w:divBdr>
            <w:top w:val="none" w:sz="0" w:space="0" w:color="auto"/>
            <w:left w:val="none" w:sz="0" w:space="0" w:color="auto"/>
            <w:bottom w:val="none" w:sz="0" w:space="0" w:color="auto"/>
            <w:right w:val="none" w:sz="0" w:space="0" w:color="auto"/>
          </w:divBdr>
        </w:div>
        <w:div w:id="1840728152">
          <w:marLeft w:val="0"/>
          <w:marRight w:val="0"/>
          <w:marTop w:val="0"/>
          <w:marBottom w:val="0"/>
          <w:divBdr>
            <w:top w:val="none" w:sz="0" w:space="0" w:color="auto"/>
            <w:left w:val="none" w:sz="0" w:space="0" w:color="auto"/>
            <w:bottom w:val="none" w:sz="0" w:space="0" w:color="auto"/>
            <w:right w:val="none" w:sz="0" w:space="0" w:color="auto"/>
          </w:divBdr>
        </w:div>
        <w:div w:id="2085251122">
          <w:marLeft w:val="0"/>
          <w:marRight w:val="0"/>
          <w:marTop w:val="0"/>
          <w:marBottom w:val="0"/>
          <w:divBdr>
            <w:top w:val="none" w:sz="0" w:space="0" w:color="auto"/>
            <w:left w:val="none" w:sz="0" w:space="0" w:color="auto"/>
            <w:bottom w:val="none" w:sz="0" w:space="0" w:color="auto"/>
            <w:right w:val="none" w:sz="0" w:space="0" w:color="auto"/>
          </w:divBdr>
        </w:div>
        <w:div w:id="2065057578">
          <w:marLeft w:val="0"/>
          <w:marRight w:val="0"/>
          <w:marTop w:val="0"/>
          <w:marBottom w:val="0"/>
          <w:divBdr>
            <w:top w:val="none" w:sz="0" w:space="0" w:color="auto"/>
            <w:left w:val="none" w:sz="0" w:space="0" w:color="auto"/>
            <w:bottom w:val="none" w:sz="0" w:space="0" w:color="auto"/>
            <w:right w:val="none" w:sz="0" w:space="0" w:color="auto"/>
          </w:divBdr>
        </w:div>
        <w:div w:id="592904465">
          <w:marLeft w:val="0"/>
          <w:marRight w:val="0"/>
          <w:marTop w:val="0"/>
          <w:marBottom w:val="0"/>
          <w:divBdr>
            <w:top w:val="none" w:sz="0" w:space="0" w:color="auto"/>
            <w:left w:val="none" w:sz="0" w:space="0" w:color="auto"/>
            <w:bottom w:val="none" w:sz="0" w:space="0" w:color="auto"/>
            <w:right w:val="none" w:sz="0" w:space="0" w:color="auto"/>
          </w:divBdr>
        </w:div>
        <w:div w:id="1792943528">
          <w:marLeft w:val="0"/>
          <w:marRight w:val="0"/>
          <w:marTop w:val="0"/>
          <w:marBottom w:val="0"/>
          <w:divBdr>
            <w:top w:val="none" w:sz="0" w:space="0" w:color="auto"/>
            <w:left w:val="none" w:sz="0" w:space="0" w:color="auto"/>
            <w:bottom w:val="none" w:sz="0" w:space="0" w:color="auto"/>
            <w:right w:val="none" w:sz="0" w:space="0" w:color="auto"/>
          </w:divBdr>
        </w:div>
        <w:div w:id="775559762">
          <w:marLeft w:val="0"/>
          <w:marRight w:val="0"/>
          <w:marTop w:val="0"/>
          <w:marBottom w:val="0"/>
          <w:divBdr>
            <w:top w:val="none" w:sz="0" w:space="0" w:color="auto"/>
            <w:left w:val="none" w:sz="0" w:space="0" w:color="auto"/>
            <w:bottom w:val="none" w:sz="0" w:space="0" w:color="auto"/>
            <w:right w:val="none" w:sz="0" w:space="0" w:color="auto"/>
          </w:divBdr>
        </w:div>
        <w:div w:id="1177037805">
          <w:marLeft w:val="0"/>
          <w:marRight w:val="0"/>
          <w:marTop w:val="0"/>
          <w:marBottom w:val="0"/>
          <w:divBdr>
            <w:top w:val="none" w:sz="0" w:space="0" w:color="auto"/>
            <w:left w:val="none" w:sz="0" w:space="0" w:color="auto"/>
            <w:bottom w:val="none" w:sz="0" w:space="0" w:color="auto"/>
            <w:right w:val="none" w:sz="0" w:space="0" w:color="auto"/>
          </w:divBdr>
        </w:div>
        <w:div w:id="1012876894">
          <w:marLeft w:val="0"/>
          <w:marRight w:val="0"/>
          <w:marTop w:val="0"/>
          <w:marBottom w:val="0"/>
          <w:divBdr>
            <w:top w:val="none" w:sz="0" w:space="0" w:color="auto"/>
            <w:left w:val="none" w:sz="0" w:space="0" w:color="auto"/>
            <w:bottom w:val="none" w:sz="0" w:space="0" w:color="auto"/>
            <w:right w:val="none" w:sz="0" w:space="0" w:color="auto"/>
          </w:divBdr>
        </w:div>
        <w:div w:id="764616901">
          <w:marLeft w:val="0"/>
          <w:marRight w:val="0"/>
          <w:marTop w:val="0"/>
          <w:marBottom w:val="0"/>
          <w:divBdr>
            <w:top w:val="none" w:sz="0" w:space="0" w:color="auto"/>
            <w:left w:val="none" w:sz="0" w:space="0" w:color="auto"/>
            <w:bottom w:val="none" w:sz="0" w:space="0" w:color="auto"/>
            <w:right w:val="none" w:sz="0" w:space="0" w:color="auto"/>
          </w:divBdr>
        </w:div>
        <w:div w:id="1097746402">
          <w:marLeft w:val="0"/>
          <w:marRight w:val="0"/>
          <w:marTop w:val="0"/>
          <w:marBottom w:val="0"/>
          <w:divBdr>
            <w:top w:val="none" w:sz="0" w:space="0" w:color="auto"/>
            <w:left w:val="none" w:sz="0" w:space="0" w:color="auto"/>
            <w:bottom w:val="none" w:sz="0" w:space="0" w:color="auto"/>
            <w:right w:val="none" w:sz="0" w:space="0" w:color="auto"/>
          </w:divBdr>
        </w:div>
        <w:div w:id="1279681491">
          <w:marLeft w:val="0"/>
          <w:marRight w:val="0"/>
          <w:marTop w:val="0"/>
          <w:marBottom w:val="0"/>
          <w:divBdr>
            <w:top w:val="none" w:sz="0" w:space="0" w:color="auto"/>
            <w:left w:val="none" w:sz="0" w:space="0" w:color="auto"/>
            <w:bottom w:val="none" w:sz="0" w:space="0" w:color="auto"/>
            <w:right w:val="none" w:sz="0" w:space="0" w:color="auto"/>
          </w:divBdr>
        </w:div>
        <w:div w:id="1067144521">
          <w:marLeft w:val="0"/>
          <w:marRight w:val="0"/>
          <w:marTop w:val="0"/>
          <w:marBottom w:val="0"/>
          <w:divBdr>
            <w:top w:val="none" w:sz="0" w:space="0" w:color="auto"/>
            <w:left w:val="none" w:sz="0" w:space="0" w:color="auto"/>
            <w:bottom w:val="none" w:sz="0" w:space="0" w:color="auto"/>
            <w:right w:val="none" w:sz="0" w:space="0" w:color="auto"/>
          </w:divBdr>
        </w:div>
        <w:div w:id="85461533">
          <w:marLeft w:val="0"/>
          <w:marRight w:val="0"/>
          <w:marTop w:val="0"/>
          <w:marBottom w:val="0"/>
          <w:divBdr>
            <w:top w:val="none" w:sz="0" w:space="0" w:color="auto"/>
            <w:left w:val="none" w:sz="0" w:space="0" w:color="auto"/>
            <w:bottom w:val="none" w:sz="0" w:space="0" w:color="auto"/>
            <w:right w:val="none" w:sz="0" w:space="0" w:color="auto"/>
          </w:divBdr>
        </w:div>
        <w:div w:id="2074497140">
          <w:marLeft w:val="0"/>
          <w:marRight w:val="0"/>
          <w:marTop w:val="0"/>
          <w:marBottom w:val="0"/>
          <w:divBdr>
            <w:top w:val="none" w:sz="0" w:space="0" w:color="auto"/>
            <w:left w:val="none" w:sz="0" w:space="0" w:color="auto"/>
            <w:bottom w:val="none" w:sz="0" w:space="0" w:color="auto"/>
            <w:right w:val="none" w:sz="0" w:space="0" w:color="auto"/>
          </w:divBdr>
        </w:div>
        <w:div w:id="226235136">
          <w:marLeft w:val="0"/>
          <w:marRight w:val="0"/>
          <w:marTop w:val="0"/>
          <w:marBottom w:val="0"/>
          <w:divBdr>
            <w:top w:val="none" w:sz="0" w:space="0" w:color="auto"/>
            <w:left w:val="none" w:sz="0" w:space="0" w:color="auto"/>
            <w:bottom w:val="none" w:sz="0" w:space="0" w:color="auto"/>
            <w:right w:val="none" w:sz="0" w:space="0" w:color="auto"/>
          </w:divBdr>
        </w:div>
        <w:div w:id="1878083351">
          <w:marLeft w:val="0"/>
          <w:marRight w:val="0"/>
          <w:marTop w:val="0"/>
          <w:marBottom w:val="0"/>
          <w:divBdr>
            <w:top w:val="none" w:sz="0" w:space="0" w:color="auto"/>
            <w:left w:val="none" w:sz="0" w:space="0" w:color="auto"/>
            <w:bottom w:val="none" w:sz="0" w:space="0" w:color="auto"/>
            <w:right w:val="none" w:sz="0" w:space="0" w:color="auto"/>
          </w:divBdr>
        </w:div>
        <w:div w:id="1258438660">
          <w:marLeft w:val="0"/>
          <w:marRight w:val="0"/>
          <w:marTop w:val="0"/>
          <w:marBottom w:val="0"/>
          <w:divBdr>
            <w:top w:val="none" w:sz="0" w:space="0" w:color="auto"/>
            <w:left w:val="none" w:sz="0" w:space="0" w:color="auto"/>
            <w:bottom w:val="none" w:sz="0" w:space="0" w:color="auto"/>
            <w:right w:val="none" w:sz="0" w:space="0" w:color="auto"/>
          </w:divBdr>
        </w:div>
        <w:div w:id="58944726">
          <w:marLeft w:val="0"/>
          <w:marRight w:val="0"/>
          <w:marTop w:val="0"/>
          <w:marBottom w:val="0"/>
          <w:divBdr>
            <w:top w:val="none" w:sz="0" w:space="0" w:color="auto"/>
            <w:left w:val="none" w:sz="0" w:space="0" w:color="auto"/>
            <w:bottom w:val="none" w:sz="0" w:space="0" w:color="auto"/>
            <w:right w:val="none" w:sz="0" w:space="0" w:color="auto"/>
          </w:divBdr>
        </w:div>
        <w:div w:id="64500010">
          <w:marLeft w:val="0"/>
          <w:marRight w:val="0"/>
          <w:marTop w:val="0"/>
          <w:marBottom w:val="0"/>
          <w:divBdr>
            <w:top w:val="none" w:sz="0" w:space="0" w:color="auto"/>
            <w:left w:val="none" w:sz="0" w:space="0" w:color="auto"/>
            <w:bottom w:val="none" w:sz="0" w:space="0" w:color="auto"/>
            <w:right w:val="none" w:sz="0" w:space="0" w:color="auto"/>
          </w:divBdr>
        </w:div>
        <w:div w:id="781605922">
          <w:marLeft w:val="0"/>
          <w:marRight w:val="0"/>
          <w:marTop w:val="0"/>
          <w:marBottom w:val="0"/>
          <w:divBdr>
            <w:top w:val="none" w:sz="0" w:space="0" w:color="auto"/>
            <w:left w:val="none" w:sz="0" w:space="0" w:color="auto"/>
            <w:bottom w:val="none" w:sz="0" w:space="0" w:color="auto"/>
            <w:right w:val="none" w:sz="0" w:space="0" w:color="auto"/>
          </w:divBdr>
        </w:div>
        <w:div w:id="507407533">
          <w:marLeft w:val="0"/>
          <w:marRight w:val="0"/>
          <w:marTop w:val="0"/>
          <w:marBottom w:val="0"/>
          <w:divBdr>
            <w:top w:val="none" w:sz="0" w:space="0" w:color="auto"/>
            <w:left w:val="none" w:sz="0" w:space="0" w:color="auto"/>
            <w:bottom w:val="none" w:sz="0" w:space="0" w:color="auto"/>
            <w:right w:val="none" w:sz="0" w:space="0" w:color="auto"/>
          </w:divBdr>
        </w:div>
        <w:div w:id="1054965584">
          <w:marLeft w:val="0"/>
          <w:marRight w:val="0"/>
          <w:marTop w:val="0"/>
          <w:marBottom w:val="0"/>
          <w:divBdr>
            <w:top w:val="none" w:sz="0" w:space="0" w:color="auto"/>
            <w:left w:val="none" w:sz="0" w:space="0" w:color="auto"/>
            <w:bottom w:val="none" w:sz="0" w:space="0" w:color="auto"/>
            <w:right w:val="none" w:sz="0" w:space="0" w:color="auto"/>
          </w:divBdr>
        </w:div>
        <w:div w:id="1415585070">
          <w:marLeft w:val="0"/>
          <w:marRight w:val="0"/>
          <w:marTop w:val="0"/>
          <w:marBottom w:val="0"/>
          <w:divBdr>
            <w:top w:val="none" w:sz="0" w:space="0" w:color="auto"/>
            <w:left w:val="none" w:sz="0" w:space="0" w:color="auto"/>
            <w:bottom w:val="none" w:sz="0" w:space="0" w:color="auto"/>
            <w:right w:val="none" w:sz="0" w:space="0" w:color="auto"/>
          </w:divBdr>
        </w:div>
        <w:div w:id="147013499">
          <w:marLeft w:val="0"/>
          <w:marRight w:val="0"/>
          <w:marTop w:val="0"/>
          <w:marBottom w:val="0"/>
          <w:divBdr>
            <w:top w:val="none" w:sz="0" w:space="0" w:color="auto"/>
            <w:left w:val="none" w:sz="0" w:space="0" w:color="auto"/>
            <w:bottom w:val="none" w:sz="0" w:space="0" w:color="auto"/>
            <w:right w:val="none" w:sz="0" w:space="0" w:color="auto"/>
          </w:divBdr>
        </w:div>
        <w:div w:id="1712458369">
          <w:marLeft w:val="0"/>
          <w:marRight w:val="0"/>
          <w:marTop w:val="0"/>
          <w:marBottom w:val="0"/>
          <w:divBdr>
            <w:top w:val="none" w:sz="0" w:space="0" w:color="auto"/>
            <w:left w:val="none" w:sz="0" w:space="0" w:color="auto"/>
            <w:bottom w:val="none" w:sz="0" w:space="0" w:color="auto"/>
            <w:right w:val="none" w:sz="0" w:space="0" w:color="auto"/>
          </w:divBdr>
        </w:div>
        <w:div w:id="1917201410">
          <w:marLeft w:val="0"/>
          <w:marRight w:val="0"/>
          <w:marTop w:val="0"/>
          <w:marBottom w:val="0"/>
          <w:divBdr>
            <w:top w:val="none" w:sz="0" w:space="0" w:color="auto"/>
            <w:left w:val="none" w:sz="0" w:space="0" w:color="auto"/>
            <w:bottom w:val="none" w:sz="0" w:space="0" w:color="auto"/>
            <w:right w:val="none" w:sz="0" w:space="0" w:color="auto"/>
          </w:divBdr>
        </w:div>
        <w:div w:id="1790779243">
          <w:marLeft w:val="0"/>
          <w:marRight w:val="0"/>
          <w:marTop w:val="0"/>
          <w:marBottom w:val="0"/>
          <w:divBdr>
            <w:top w:val="none" w:sz="0" w:space="0" w:color="auto"/>
            <w:left w:val="none" w:sz="0" w:space="0" w:color="auto"/>
            <w:bottom w:val="none" w:sz="0" w:space="0" w:color="auto"/>
            <w:right w:val="none" w:sz="0" w:space="0" w:color="auto"/>
          </w:divBdr>
        </w:div>
        <w:div w:id="1882940713">
          <w:marLeft w:val="0"/>
          <w:marRight w:val="0"/>
          <w:marTop w:val="0"/>
          <w:marBottom w:val="0"/>
          <w:divBdr>
            <w:top w:val="none" w:sz="0" w:space="0" w:color="auto"/>
            <w:left w:val="none" w:sz="0" w:space="0" w:color="auto"/>
            <w:bottom w:val="none" w:sz="0" w:space="0" w:color="auto"/>
            <w:right w:val="none" w:sz="0" w:space="0" w:color="auto"/>
          </w:divBdr>
        </w:div>
        <w:div w:id="1776562070">
          <w:marLeft w:val="0"/>
          <w:marRight w:val="0"/>
          <w:marTop w:val="0"/>
          <w:marBottom w:val="0"/>
          <w:divBdr>
            <w:top w:val="none" w:sz="0" w:space="0" w:color="auto"/>
            <w:left w:val="none" w:sz="0" w:space="0" w:color="auto"/>
            <w:bottom w:val="none" w:sz="0" w:space="0" w:color="auto"/>
            <w:right w:val="none" w:sz="0" w:space="0" w:color="auto"/>
          </w:divBdr>
        </w:div>
        <w:div w:id="467355197">
          <w:marLeft w:val="0"/>
          <w:marRight w:val="0"/>
          <w:marTop w:val="0"/>
          <w:marBottom w:val="0"/>
          <w:divBdr>
            <w:top w:val="none" w:sz="0" w:space="0" w:color="auto"/>
            <w:left w:val="none" w:sz="0" w:space="0" w:color="auto"/>
            <w:bottom w:val="none" w:sz="0" w:space="0" w:color="auto"/>
            <w:right w:val="none" w:sz="0" w:space="0" w:color="auto"/>
          </w:divBdr>
        </w:div>
        <w:div w:id="705371594">
          <w:marLeft w:val="0"/>
          <w:marRight w:val="0"/>
          <w:marTop w:val="0"/>
          <w:marBottom w:val="0"/>
          <w:divBdr>
            <w:top w:val="none" w:sz="0" w:space="0" w:color="auto"/>
            <w:left w:val="none" w:sz="0" w:space="0" w:color="auto"/>
            <w:bottom w:val="none" w:sz="0" w:space="0" w:color="auto"/>
            <w:right w:val="none" w:sz="0" w:space="0" w:color="auto"/>
          </w:divBdr>
        </w:div>
        <w:div w:id="1570575744">
          <w:marLeft w:val="0"/>
          <w:marRight w:val="0"/>
          <w:marTop w:val="0"/>
          <w:marBottom w:val="0"/>
          <w:divBdr>
            <w:top w:val="none" w:sz="0" w:space="0" w:color="auto"/>
            <w:left w:val="none" w:sz="0" w:space="0" w:color="auto"/>
            <w:bottom w:val="none" w:sz="0" w:space="0" w:color="auto"/>
            <w:right w:val="none" w:sz="0" w:space="0" w:color="auto"/>
          </w:divBdr>
        </w:div>
        <w:div w:id="1669476768">
          <w:marLeft w:val="0"/>
          <w:marRight w:val="0"/>
          <w:marTop w:val="0"/>
          <w:marBottom w:val="0"/>
          <w:divBdr>
            <w:top w:val="none" w:sz="0" w:space="0" w:color="auto"/>
            <w:left w:val="none" w:sz="0" w:space="0" w:color="auto"/>
            <w:bottom w:val="none" w:sz="0" w:space="0" w:color="auto"/>
            <w:right w:val="none" w:sz="0" w:space="0" w:color="auto"/>
          </w:divBdr>
        </w:div>
        <w:div w:id="1613048488">
          <w:marLeft w:val="0"/>
          <w:marRight w:val="0"/>
          <w:marTop w:val="0"/>
          <w:marBottom w:val="0"/>
          <w:divBdr>
            <w:top w:val="none" w:sz="0" w:space="0" w:color="auto"/>
            <w:left w:val="none" w:sz="0" w:space="0" w:color="auto"/>
            <w:bottom w:val="none" w:sz="0" w:space="0" w:color="auto"/>
            <w:right w:val="none" w:sz="0" w:space="0" w:color="auto"/>
          </w:divBdr>
        </w:div>
        <w:div w:id="332219774">
          <w:marLeft w:val="0"/>
          <w:marRight w:val="0"/>
          <w:marTop w:val="0"/>
          <w:marBottom w:val="0"/>
          <w:divBdr>
            <w:top w:val="none" w:sz="0" w:space="0" w:color="auto"/>
            <w:left w:val="none" w:sz="0" w:space="0" w:color="auto"/>
            <w:bottom w:val="none" w:sz="0" w:space="0" w:color="auto"/>
            <w:right w:val="none" w:sz="0" w:space="0" w:color="auto"/>
          </w:divBdr>
        </w:div>
        <w:div w:id="452673376">
          <w:marLeft w:val="0"/>
          <w:marRight w:val="0"/>
          <w:marTop w:val="0"/>
          <w:marBottom w:val="0"/>
          <w:divBdr>
            <w:top w:val="none" w:sz="0" w:space="0" w:color="auto"/>
            <w:left w:val="none" w:sz="0" w:space="0" w:color="auto"/>
            <w:bottom w:val="none" w:sz="0" w:space="0" w:color="auto"/>
            <w:right w:val="none" w:sz="0" w:space="0" w:color="auto"/>
          </w:divBdr>
        </w:div>
        <w:div w:id="1471359076">
          <w:marLeft w:val="0"/>
          <w:marRight w:val="0"/>
          <w:marTop w:val="0"/>
          <w:marBottom w:val="0"/>
          <w:divBdr>
            <w:top w:val="none" w:sz="0" w:space="0" w:color="auto"/>
            <w:left w:val="none" w:sz="0" w:space="0" w:color="auto"/>
            <w:bottom w:val="none" w:sz="0" w:space="0" w:color="auto"/>
            <w:right w:val="none" w:sz="0" w:space="0" w:color="auto"/>
          </w:divBdr>
        </w:div>
        <w:div w:id="529684493">
          <w:marLeft w:val="0"/>
          <w:marRight w:val="0"/>
          <w:marTop w:val="0"/>
          <w:marBottom w:val="0"/>
          <w:divBdr>
            <w:top w:val="none" w:sz="0" w:space="0" w:color="auto"/>
            <w:left w:val="none" w:sz="0" w:space="0" w:color="auto"/>
            <w:bottom w:val="none" w:sz="0" w:space="0" w:color="auto"/>
            <w:right w:val="none" w:sz="0" w:space="0" w:color="auto"/>
          </w:divBdr>
        </w:div>
        <w:div w:id="525485000">
          <w:marLeft w:val="0"/>
          <w:marRight w:val="0"/>
          <w:marTop w:val="0"/>
          <w:marBottom w:val="0"/>
          <w:divBdr>
            <w:top w:val="none" w:sz="0" w:space="0" w:color="auto"/>
            <w:left w:val="none" w:sz="0" w:space="0" w:color="auto"/>
            <w:bottom w:val="none" w:sz="0" w:space="0" w:color="auto"/>
            <w:right w:val="none" w:sz="0" w:space="0" w:color="auto"/>
          </w:divBdr>
        </w:div>
        <w:div w:id="1691369314">
          <w:marLeft w:val="0"/>
          <w:marRight w:val="0"/>
          <w:marTop w:val="0"/>
          <w:marBottom w:val="0"/>
          <w:divBdr>
            <w:top w:val="none" w:sz="0" w:space="0" w:color="auto"/>
            <w:left w:val="none" w:sz="0" w:space="0" w:color="auto"/>
            <w:bottom w:val="none" w:sz="0" w:space="0" w:color="auto"/>
            <w:right w:val="none" w:sz="0" w:space="0" w:color="auto"/>
          </w:divBdr>
        </w:div>
        <w:div w:id="595677964">
          <w:marLeft w:val="0"/>
          <w:marRight w:val="0"/>
          <w:marTop w:val="0"/>
          <w:marBottom w:val="0"/>
          <w:divBdr>
            <w:top w:val="none" w:sz="0" w:space="0" w:color="auto"/>
            <w:left w:val="none" w:sz="0" w:space="0" w:color="auto"/>
            <w:bottom w:val="none" w:sz="0" w:space="0" w:color="auto"/>
            <w:right w:val="none" w:sz="0" w:space="0" w:color="auto"/>
          </w:divBdr>
        </w:div>
        <w:div w:id="89352624">
          <w:marLeft w:val="0"/>
          <w:marRight w:val="0"/>
          <w:marTop w:val="0"/>
          <w:marBottom w:val="0"/>
          <w:divBdr>
            <w:top w:val="none" w:sz="0" w:space="0" w:color="auto"/>
            <w:left w:val="none" w:sz="0" w:space="0" w:color="auto"/>
            <w:bottom w:val="none" w:sz="0" w:space="0" w:color="auto"/>
            <w:right w:val="none" w:sz="0" w:space="0" w:color="auto"/>
          </w:divBdr>
        </w:div>
        <w:div w:id="807748006">
          <w:marLeft w:val="0"/>
          <w:marRight w:val="0"/>
          <w:marTop w:val="0"/>
          <w:marBottom w:val="0"/>
          <w:divBdr>
            <w:top w:val="none" w:sz="0" w:space="0" w:color="auto"/>
            <w:left w:val="none" w:sz="0" w:space="0" w:color="auto"/>
            <w:bottom w:val="none" w:sz="0" w:space="0" w:color="auto"/>
            <w:right w:val="none" w:sz="0" w:space="0" w:color="auto"/>
          </w:divBdr>
        </w:div>
        <w:div w:id="701133266">
          <w:marLeft w:val="0"/>
          <w:marRight w:val="0"/>
          <w:marTop w:val="0"/>
          <w:marBottom w:val="0"/>
          <w:divBdr>
            <w:top w:val="none" w:sz="0" w:space="0" w:color="auto"/>
            <w:left w:val="none" w:sz="0" w:space="0" w:color="auto"/>
            <w:bottom w:val="none" w:sz="0" w:space="0" w:color="auto"/>
            <w:right w:val="none" w:sz="0" w:space="0" w:color="auto"/>
          </w:divBdr>
        </w:div>
        <w:div w:id="1024401094">
          <w:marLeft w:val="0"/>
          <w:marRight w:val="0"/>
          <w:marTop w:val="0"/>
          <w:marBottom w:val="0"/>
          <w:divBdr>
            <w:top w:val="none" w:sz="0" w:space="0" w:color="auto"/>
            <w:left w:val="none" w:sz="0" w:space="0" w:color="auto"/>
            <w:bottom w:val="none" w:sz="0" w:space="0" w:color="auto"/>
            <w:right w:val="none" w:sz="0" w:space="0" w:color="auto"/>
          </w:divBdr>
        </w:div>
        <w:div w:id="670060066">
          <w:marLeft w:val="0"/>
          <w:marRight w:val="0"/>
          <w:marTop w:val="0"/>
          <w:marBottom w:val="0"/>
          <w:divBdr>
            <w:top w:val="none" w:sz="0" w:space="0" w:color="auto"/>
            <w:left w:val="none" w:sz="0" w:space="0" w:color="auto"/>
            <w:bottom w:val="none" w:sz="0" w:space="0" w:color="auto"/>
            <w:right w:val="none" w:sz="0" w:space="0" w:color="auto"/>
          </w:divBdr>
        </w:div>
        <w:div w:id="310716269">
          <w:marLeft w:val="0"/>
          <w:marRight w:val="0"/>
          <w:marTop w:val="0"/>
          <w:marBottom w:val="0"/>
          <w:divBdr>
            <w:top w:val="none" w:sz="0" w:space="0" w:color="auto"/>
            <w:left w:val="none" w:sz="0" w:space="0" w:color="auto"/>
            <w:bottom w:val="none" w:sz="0" w:space="0" w:color="auto"/>
            <w:right w:val="none" w:sz="0" w:space="0" w:color="auto"/>
          </w:divBdr>
        </w:div>
        <w:div w:id="536159659">
          <w:marLeft w:val="0"/>
          <w:marRight w:val="0"/>
          <w:marTop w:val="0"/>
          <w:marBottom w:val="0"/>
          <w:divBdr>
            <w:top w:val="none" w:sz="0" w:space="0" w:color="auto"/>
            <w:left w:val="none" w:sz="0" w:space="0" w:color="auto"/>
            <w:bottom w:val="none" w:sz="0" w:space="0" w:color="auto"/>
            <w:right w:val="none" w:sz="0" w:space="0" w:color="auto"/>
          </w:divBdr>
        </w:div>
        <w:div w:id="559294727">
          <w:marLeft w:val="0"/>
          <w:marRight w:val="0"/>
          <w:marTop w:val="0"/>
          <w:marBottom w:val="0"/>
          <w:divBdr>
            <w:top w:val="none" w:sz="0" w:space="0" w:color="auto"/>
            <w:left w:val="none" w:sz="0" w:space="0" w:color="auto"/>
            <w:bottom w:val="none" w:sz="0" w:space="0" w:color="auto"/>
            <w:right w:val="none" w:sz="0" w:space="0" w:color="auto"/>
          </w:divBdr>
        </w:div>
        <w:div w:id="109129357">
          <w:marLeft w:val="0"/>
          <w:marRight w:val="0"/>
          <w:marTop w:val="0"/>
          <w:marBottom w:val="0"/>
          <w:divBdr>
            <w:top w:val="none" w:sz="0" w:space="0" w:color="auto"/>
            <w:left w:val="none" w:sz="0" w:space="0" w:color="auto"/>
            <w:bottom w:val="none" w:sz="0" w:space="0" w:color="auto"/>
            <w:right w:val="none" w:sz="0" w:space="0" w:color="auto"/>
          </w:divBdr>
        </w:div>
        <w:div w:id="1798792389">
          <w:marLeft w:val="0"/>
          <w:marRight w:val="0"/>
          <w:marTop w:val="0"/>
          <w:marBottom w:val="0"/>
          <w:divBdr>
            <w:top w:val="none" w:sz="0" w:space="0" w:color="auto"/>
            <w:left w:val="none" w:sz="0" w:space="0" w:color="auto"/>
            <w:bottom w:val="none" w:sz="0" w:space="0" w:color="auto"/>
            <w:right w:val="none" w:sz="0" w:space="0" w:color="auto"/>
          </w:divBdr>
        </w:div>
        <w:div w:id="33384740">
          <w:marLeft w:val="0"/>
          <w:marRight w:val="0"/>
          <w:marTop w:val="0"/>
          <w:marBottom w:val="0"/>
          <w:divBdr>
            <w:top w:val="none" w:sz="0" w:space="0" w:color="auto"/>
            <w:left w:val="none" w:sz="0" w:space="0" w:color="auto"/>
            <w:bottom w:val="none" w:sz="0" w:space="0" w:color="auto"/>
            <w:right w:val="none" w:sz="0" w:space="0" w:color="auto"/>
          </w:divBdr>
        </w:div>
        <w:div w:id="1078405749">
          <w:marLeft w:val="0"/>
          <w:marRight w:val="0"/>
          <w:marTop w:val="0"/>
          <w:marBottom w:val="0"/>
          <w:divBdr>
            <w:top w:val="none" w:sz="0" w:space="0" w:color="auto"/>
            <w:left w:val="none" w:sz="0" w:space="0" w:color="auto"/>
            <w:bottom w:val="none" w:sz="0" w:space="0" w:color="auto"/>
            <w:right w:val="none" w:sz="0" w:space="0" w:color="auto"/>
          </w:divBdr>
        </w:div>
        <w:div w:id="1911622485">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2121756788">
          <w:marLeft w:val="0"/>
          <w:marRight w:val="0"/>
          <w:marTop w:val="0"/>
          <w:marBottom w:val="0"/>
          <w:divBdr>
            <w:top w:val="none" w:sz="0" w:space="0" w:color="auto"/>
            <w:left w:val="none" w:sz="0" w:space="0" w:color="auto"/>
            <w:bottom w:val="none" w:sz="0" w:space="0" w:color="auto"/>
            <w:right w:val="none" w:sz="0" w:space="0" w:color="auto"/>
          </w:divBdr>
        </w:div>
        <w:div w:id="1273049553">
          <w:marLeft w:val="0"/>
          <w:marRight w:val="0"/>
          <w:marTop w:val="0"/>
          <w:marBottom w:val="0"/>
          <w:divBdr>
            <w:top w:val="none" w:sz="0" w:space="0" w:color="auto"/>
            <w:left w:val="none" w:sz="0" w:space="0" w:color="auto"/>
            <w:bottom w:val="none" w:sz="0" w:space="0" w:color="auto"/>
            <w:right w:val="none" w:sz="0" w:space="0" w:color="auto"/>
          </w:divBdr>
        </w:div>
        <w:div w:id="974602951">
          <w:marLeft w:val="0"/>
          <w:marRight w:val="0"/>
          <w:marTop w:val="0"/>
          <w:marBottom w:val="0"/>
          <w:divBdr>
            <w:top w:val="none" w:sz="0" w:space="0" w:color="auto"/>
            <w:left w:val="none" w:sz="0" w:space="0" w:color="auto"/>
            <w:bottom w:val="none" w:sz="0" w:space="0" w:color="auto"/>
            <w:right w:val="none" w:sz="0" w:space="0" w:color="auto"/>
          </w:divBdr>
        </w:div>
        <w:div w:id="1954245739">
          <w:marLeft w:val="0"/>
          <w:marRight w:val="0"/>
          <w:marTop w:val="0"/>
          <w:marBottom w:val="0"/>
          <w:divBdr>
            <w:top w:val="none" w:sz="0" w:space="0" w:color="auto"/>
            <w:left w:val="none" w:sz="0" w:space="0" w:color="auto"/>
            <w:bottom w:val="none" w:sz="0" w:space="0" w:color="auto"/>
            <w:right w:val="none" w:sz="0" w:space="0" w:color="auto"/>
          </w:divBdr>
        </w:div>
        <w:div w:id="1863738763">
          <w:marLeft w:val="0"/>
          <w:marRight w:val="0"/>
          <w:marTop w:val="0"/>
          <w:marBottom w:val="0"/>
          <w:divBdr>
            <w:top w:val="none" w:sz="0" w:space="0" w:color="auto"/>
            <w:left w:val="none" w:sz="0" w:space="0" w:color="auto"/>
            <w:bottom w:val="none" w:sz="0" w:space="0" w:color="auto"/>
            <w:right w:val="none" w:sz="0" w:space="0" w:color="auto"/>
          </w:divBdr>
        </w:div>
        <w:div w:id="605387728">
          <w:marLeft w:val="0"/>
          <w:marRight w:val="0"/>
          <w:marTop w:val="0"/>
          <w:marBottom w:val="0"/>
          <w:divBdr>
            <w:top w:val="none" w:sz="0" w:space="0" w:color="auto"/>
            <w:left w:val="none" w:sz="0" w:space="0" w:color="auto"/>
            <w:bottom w:val="none" w:sz="0" w:space="0" w:color="auto"/>
            <w:right w:val="none" w:sz="0" w:space="0" w:color="auto"/>
          </w:divBdr>
        </w:div>
        <w:div w:id="196704395">
          <w:marLeft w:val="0"/>
          <w:marRight w:val="0"/>
          <w:marTop w:val="0"/>
          <w:marBottom w:val="0"/>
          <w:divBdr>
            <w:top w:val="none" w:sz="0" w:space="0" w:color="auto"/>
            <w:left w:val="none" w:sz="0" w:space="0" w:color="auto"/>
            <w:bottom w:val="none" w:sz="0" w:space="0" w:color="auto"/>
            <w:right w:val="none" w:sz="0" w:space="0" w:color="auto"/>
          </w:divBdr>
        </w:div>
        <w:div w:id="321082021">
          <w:marLeft w:val="0"/>
          <w:marRight w:val="0"/>
          <w:marTop w:val="0"/>
          <w:marBottom w:val="0"/>
          <w:divBdr>
            <w:top w:val="none" w:sz="0" w:space="0" w:color="auto"/>
            <w:left w:val="none" w:sz="0" w:space="0" w:color="auto"/>
            <w:bottom w:val="none" w:sz="0" w:space="0" w:color="auto"/>
            <w:right w:val="none" w:sz="0" w:space="0" w:color="auto"/>
          </w:divBdr>
        </w:div>
        <w:div w:id="780803382">
          <w:marLeft w:val="0"/>
          <w:marRight w:val="0"/>
          <w:marTop w:val="0"/>
          <w:marBottom w:val="0"/>
          <w:divBdr>
            <w:top w:val="none" w:sz="0" w:space="0" w:color="auto"/>
            <w:left w:val="none" w:sz="0" w:space="0" w:color="auto"/>
            <w:bottom w:val="none" w:sz="0" w:space="0" w:color="auto"/>
            <w:right w:val="none" w:sz="0" w:space="0" w:color="auto"/>
          </w:divBdr>
        </w:div>
        <w:div w:id="1113982896">
          <w:marLeft w:val="0"/>
          <w:marRight w:val="0"/>
          <w:marTop w:val="0"/>
          <w:marBottom w:val="0"/>
          <w:divBdr>
            <w:top w:val="none" w:sz="0" w:space="0" w:color="auto"/>
            <w:left w:val="none" w:sz="0" w:space="0" w:color="auto"/>
            <w:bottom w:val="none" w:sz="0" w:space="0" w:color="auto"/>
            <w:right w:val="none" w:sz="0" w:space="0" w:color="auto"/>
          </w:divBdr>
        </w:div>
        <w:div w:id="85735525">
          <w:marLeft w:val="0"/>
          <w:marRight w:val="0"/>
          <w:marTop w:val="0"/>
          <w:marBottom w:val="0"/>
          <w:divBdr>
            <w:top w:val="none" w:sz="0" w:space="0" w:color="auto"/>
            <w:left w:val="none" w:sz="0" w:space="0" w:color="auto"/>
            <w:bottom w:val="none" w:sz="0" w:space="0" w:color="auto"/>
            <w:right w:val="none" w:sz="0" w:space="0" w:color="auto"/>
          </w:divBdr>
        </w:div>
        <w:div w:id="145518881">
          <w:marLeft w:val="0"/>
          <w:marRight w:val="0"/>
          <w:marTop w:val="0"/>
          <w:marBottom w:val="0"/>
          <w:divBdr>
            <w:top w:val="none" w:sz="0" w:space="0" w:color="auto"/>
            <w:left w:val="none" w:sz="0" w:space="0" w:color="auto"/>
            <w:bottom w:val="none" w:sz="0" w:space="0" w:color="auto"/>
            <w:right w:val="none" w:sz="0" w:space="0" w:color="auto"/>
          </w:divBdr>
        </w:div>
        <w:div w:id="846671962">
          <w:marLeft w:val="0"/>
          <w:marRight w:val="0"/>
          <w:marTop w:val="0"/>
          <w:marBottom w:val="0"/>
          <w:divBdr>
            <w:top w:val="none" w:sz="0" w:space="0" w:color="auto"/>
            <w:left w:val="none" w:sz="0" w:space="0" w:color="auto"/>
            <w:bottom w:val="none" w:sz="0" w:space="0" w:color="auto"/>
            <w:right w:val="none" w:sz="0" w:space="0" w:color="auto"/>
          </w:divBdr>
        </w:div>
        <w:div w:id="352729819">
          <w:marLeft w:val="0"/>
          <w:marRight w:val="0"/>
          <w:marTop w:val="0"/>
          <w:marBottom w:val="0"/>
          <w:divBdr>
            <w:top w:val="none" w:sz="0" w:space="0" w:color="auto"/>
            <w:left w:val="none" w:sz="0" w:space="0" w:color="auto"/>
            <w:bottom w:val="none" w:sz="0" w:space="0" w:color="auto"/>
            <w:right w:val="none" w:sz="0" w:space="0" w:color="auto"/>
          </w:divBdr>
        </w:div>
        <w:div w:id="2106027659">
          <w:marLeft w:val="0"/>
          <w:marRight w:val="0"/>
          <w:marTop w:val="0"/>
          <w:marBottom w:val="0"/>
          <w:divBdr>
            <w:top w:val="none" w:sz="0" w:space="0" w:color="auto"/>
            <w:left w:val="none" w:sz="0" w:space="0" w:color="auto"/>
            <w:bottom w:val="none" w:sz="0" w:space="0" w:color="auto"/>
            <w:right w:val="none" w:sz="0" w:space="0" w:color="auto"/>
          </w:divBdr>
        </w:div>
        <w:div w:id="1995640837">
          <w:marLeft w:val="0"/>
          <w:marRight w:val="0"/>
          <w:marTop w:val="0"/>
          <w:marBottom w:val="0"/>
          <w:divBdr>
            <w:top w:val="none" w:sz="0" w:space="0" w:color="auto"/>
            <w:left w:val="none" w:sz="0" w:space="0" w:color="auto"/>
            <w:bottom w:val="none" w:sz="0" w:space="0" w:color="auto"/>
            <w:right w:val="none" w:sz="0" w:space="0" w:color="auto"/>
          </w:divBdr>
        </w:div>
        <w:div w:id="586157346">
          <w:marLeft w:val="0"/>
          <w:marRight w:val="0"/>
          <w:marTop w:val="0"/>
          <w:marBottom w:val="0"/>
          <w:divBdr>
            <w:top w:val="none" w:sz="0" w:space="0" w:color="auto"/>
            <w:left w:val="none" w:sz="0" w:space="0" w:color="auto"/>
            <w:bottom w:val="none" w:sz="0" w:space="0" w:color="auto"/>
            <w:right w:val="none" w:sz="0" w:space="0" w:color="auto"/>
          </w:divBdr>
        </w:div>
        <w:div w:id="1434742921">
          <w:marLeft w:val="0"/>
          <w:marRight w:val="0"/>
          <w:marTop w:val="0"/>
          <w:marBottom w:val="0"/>
          <w:divBdr>
            <w:top w:val="none" w:sz="0" w:space="0" w:color="auto"/>
            <w:left w:val="none" w:sz="0" w:space="0" w:color="auto"/>
            <w:bottom w:val="none" w:sz="0" w:space="0" w:color="auto"/>
            <w:right w:val="none" w:sz="0" w:space="0" w:color="auto"/>
          </w:divBdr>
        </w:div>
        <w:div w:id="1689256522">
          <w:marLeft w:val="0"/>
          <w:marRight w:val="0"/>
          <w:marTop w:val="0"/>
          <w:marBottom w:val="0"/>
          <w:divBdr>
            <w:top w:val="none" w:sz="0" w:space="0" w:color="auto"/>
            <w:left w:val="none" w:sz="0" w:space="0" w:color="auto"/>
            <w:bottom w:val="none" w:sz="0" w:space="0" w:color="auto"/>
            <w:right w:val="none" w:sz="0" w:space="0" w:color="auto"/>
          </w:divBdr>
        </w:div>
        <w:div w:id="1555002005">
          <w:marLeft w:val="0"/>
          <w:marRight w:val="0"/>
          <w:marTop w:val="0"/>
          <w:marBottom w:val="0"/>
          <w:divBdr>
            <w:top w:val="none" w:sz="0" w:space="0" w:color="auto"/>
            <w:left w:val="none" w:sz="0" w:space="0" w:color="auto"/>
            <w:bottom w:val="none" w:sz="0" w:space="0" w:color="auto"/>
            <w:right w:val="none" w:sz="0" w:space="0" w:color="auto"/>
          </w:divBdr>
        </w:div>
        <w:div w:id="1995454355">
          <w:marLeft w:val="0"/>
          <w:marRight w:val="0"/>
          <w:marTop w:val="0"/>
          <w:marBottom w:val="0"/>
          <w:divBdr>
            <w:top w:val="none" w:sz="0" w:space="0" w:color="auto"/>
            <w:left w:val="none" w:sz="0" w:space="0" w:color="auto"/>
            <w:bottom w:val="none" w:sz="0" w:space="0" w:color="auto"/>
            <w:right w:val="none" w:sz="0" w:space="0" w:color="auto"/>
          </w:divBdr>
        </w:div>
        <w:div w:id="668755210">
          <w:marLeft w:val="0"/>
          <w:marRight w:val="0"/>
          <w:marTop w:val="0"/>
          <w:marBottom w:val="0"/>
          <w:divBdr>
            <w:top w:val="none" w:sz="0" w:space="0" w:color="auto"/>
            <w:left w:val="none" w:sz="0" w:space="0" w:color="auto"/>
            <w:bottom w:val="none" w:sz="0" w:space="0" w:color="auto"/>
            <w:right w:val="none" w:sz="0" w:space="0" w:color="auto"/>
          </w:divBdr>
        </w:div>
        <w:div w:id="1465124720">
          <w:marLeft w:val="0"/>
          <w:marRight w:val="0"/>
          <w:marTop w:val="0"/>
          <w:marBottom w:val="0"/>
          <w:divBdr>
            <w:top w:val="none" w:sz="0" w:space="0" w:color="auto"/>
            <w:left w:val="none" w:sz="0" w:space="0" w:color="auto"/>
            <w:bottom w:val="none" w:sz="0" w:space="0" w:color="auto"/>
            <w:right w:val="none" w:sz="0" w:space="0" w:color="auto"/>
          </w:divBdr>
        </w:div>
        <w:div w:id="1872104939">
          <w:marLeft w:val="0"/>
          <w:marRight w:val="0"/>
          <w:marTop w:val="0"/>
          <w:marBottom w:val="0"/>
          <w:divBdr>
            <w:top w:val="none" w:sz="0" w:space="0" w:color="auto"/>
            <w:left w:val="none" w:sz="0" w:space="0" w:color="auto"/>
            <w:bottom w:val="none" w:sz="0" w:space="0" w:color="auto"/>
            <w:right w:val="none" w:sz="0" w:space="0" w:color="auto"/>
          </w:divBdr>
        </w:div>
        <w:div w:id="1946762600">
          <w:marLeft w:val="0"/>
          <w:marRight w:val="0"/>
          <w:marTop w:val="0"/>
          <w:marBottom w:val="0"/>
          <w:divBdr>
            <w:top w:val="none" w:sz="0" w:space="0" w:color="auto"/>
            <w:left w:val="none" w:sz="0" w:space="0" w:color="auto"/>
            <w:bottom w:val="none" w:sz="0" w:space="0" w:color="auto"/>
            <w:right w:val="none" w:sz="0" w:space="0" w:color="auto"/>
          </w:divBdr>
        </w:div>
        <w:div w:id="1654019504">
          <w:marLeft w:val="0"/>
          <w:marRight w:val="0"/>
          <w:marTop w:val="0"/>
          <w:marBottom w:val="0"/>
          <w:divBdr>
            <w:top w:val="none" w:sz="0" w:space="0" w:color="auto"/>
            <w:left w:val="none" w:sz="0" w:space="0" w:color="auto"/>
            <w:bottom w:val="none" w:sz="0" w:space="0" w:color="auto"/>
            <w:right w:val="none" w:sz="0" w:space="0" w:color="auto"/>
          </w:divBdr>
        </w:div>
        <w:div w:id="1827166707">
          <w:marLeft w:val="0"/>
          <w:marRight w:val="0"/>
          <w:marTop w:val="0"/>
          <w:marBottom w:val="0"/>
          <w:divBdr>
            <w:top w:val="none" w:sz="0" w:space="0" w:color="auto"/>
            <w:left w:val="none" w:sz="0" w:space="0" w:color="auto"/>
            <w:bottom w:val="none" w:sz="0" w:space="0" w:color="auto"/>
            <w:right w:val="none" w:sz="0" w:space="0" w:color="auto"/>
          </w:divBdr>
        </w:div>
        <w:div w:id="1360934113">
          <w:marLeft w:val="0"/>
          <w:marRight w:val="0"/>
          <w:marTop w:val="0"/>
          <w:marBottom w:val="0"/>
          <w:divBdr>
            <w:top w:val="none" w:sz="0" w:space="0" w:color="auto"/>
            <w:left w:val="none" w:sz="0" w:space="0" w:color="auto"/>
            <w:bottom w:val="none" w:sz="0" w:space="0" w:color="auto"/>
            <w:right w:val="none" w:sz="0" w:space="0" w:color="auto"/>
          </w:divBdr>
        </w:div>
        <w:div w:id="560989442">
          <w:marLeft w:val="0"/>
          <w:marRight w:val="0"/>
          <w:marTop w:val="0"/>
          <w:marBottom w:val="0"/>
          <w:divBdr>
            <w:top w:val="none" w:sz="0" w:space="0" w:color="auto"/>
            <w:left w:val="none" w:sz="0" w:space="0" w:color="auto"/>
            <w:bottom w:val="none" w:sz="0" w:space="0" w:color="auto"/>
            <w:right w:val="none" w:sz="0" w:space="0" w:color="auto"/>
          </w:divBdr>
        </w:div>
        <w:div w:id="966354746">
          <w:marLeft w:val="0"/>
          <w:marRight w:val="0"/>
          <w:marTop w:val="0"/>
          <w:marBottom w:val="0"/>
          <w:divBdr>
            <w:top w:val="none" w:sz="0" w:space="0" w:color="auto"/>
            <w:left w:val="none" w:sz="0" w:space="0" w:color="auto"/>
            <w:bottom w:val="none" w:sz="0" w:space="0" w:color="auto"/>
            <w:right w:val="none" w:sz="0" w:space="0" w:color="auto"/>
          </w:divBdr>
        </w:div>
        <w:div w:id="1428306523">
          <w:marLeft w:val="0"/>
          <w:marRight w:val="0"/>
          <w:marTop w:val="0"/>
          <w:marBottom w:val="0"/>
          <w:divBdr>
            <w:top w:val="none" w:sz="0" w:space="0" w:color="auto"/>
            <w:left w:val="none" w:sz="0" w:space="0" w:color="auto"/>
            <w:bottom w:val="none" w:sz="0" w:space="0" w:color="auto"/>
            <w:right w:val="none" w:sz="0" w:space="0" w:color="auto"/>
          </w:divBdr>
        </w:div>
        <w:div w:id="1558470066">
          <w:marLeft w:val="0"/>
          <w:marRight w:val="0"/>
          <w:marTop w:val="0"/>
          <w:marBottom w:val="0"/>
          <w:divBdr>
            <w:top w:val="none" w:sz="0" w:space="0" w:color="auto"/>
            <w:left w:val="none" w:sz="0" w:space="0" w:color="auto"/>
            <w:bottom w:val="none" w:sz="0" w:space="0" w:color="auto"/>
            <w:right w:val="none" w:sz="0" w:space="0" w:color="auto"/>
          </w:divBdr>
        </w:div>
        <w:div w:id="399402332">
          <w:marLeft w:val="0"/>
          <w:marRight w:val="0"/>
          <w:marTop w:val="0"/>
          <w:marBottom w:val="0"/>
          <w:divBdr>
            <w:top w:val="none" w:sz="0" w:space="0" w:color="auto"/>
            <w:left w:val="none" w:sz="0" w:space="0" w:color="auto"/>
            <w:bottom w:val="none" w:sz="0" w:space="0" w:color="auto"/>
            <w:right w:val="none" w:sz="0" w:space="0" w:color="auto"/>
          </w:divBdr>
        </w:div>
        <w:div w:id="321813652">
          <w:marLeft w:val="0"/>
          <w:marRight w:val="0"/>
          <w:marTop w:val="0"/>
          <w:marBottom w:val="0"/>
          <w:divBdr>
            <w:top w:val="none" w:sz="0" w:space="0" w:color="auto"/>
            <w:left w:val="none" w:sz="0" w:space="0" w:color="auto"/>
            <w:bottom w:val="none" w:sz="0" w:space="0" w:color="auto"/>
            <w:right w:val="none" w:sz="0" w:space="0" w:color="auto"/>
          </w:divBdr>
        </w:div>
        <w:div w:id="1609896094">
          <w:marLeft w:val="0"/>
          <w:marRight w:val="0"/>
          <w:marTop w:val="0"/>
          <w:marBottom w:val="0"/>
          <w:divBdr>
            <w:top w:val="none" w:sz="0" w:space="0" w:color="auto"/>
            <w:left w:val="none" w:sz="0" w:space="0" w:color="auto"/>
            <w:bottom w:val="none" w:sz="0" w:space="0" w:color="auto"/>
            <w:right w:val="none" w:sz="0" w:space="0" w:color="auto"/>
          </w:divBdr>
        </w:div>
        <w:div w:id="181558189">
          <w:marLeft w:val="0"/>
          <w:marRight w:val="0"/>
          <w:marTop w:val="0"/>
          <w:marBottom w:val="0"/>
          <w:divBdr>
            <w:top w:val="none" w:sz="0" w:space="0" w:color="auto"/>
            <w:left w:val="none" w:sz="0" w:space="0" w:color="auto"/>
            <w:bottom w:val="none" w:sz="0" w:space="0" w:color="auto"/>
            <w:right w:val="none" w:sz="0" w:space="0" w:color="auto"/>
          </w:divBdr>
        </w:div>
        <w:div w:id="551964462">
          <w:marLeft w:val="0"/>
          <w:marRight w:val="0"/>
          <w:marTop w:val="0"/>
          <w:marBottom w:val="0"/>
          <w:divBdr>
            <w:top w:val="none" w:sz="0" w:space="0" w:color="auto"/>
            <w:left w:val="none" w:sz="0" w:space="0" w:color="auto"/>
            <w:bottom w:val="none" w:sz="0" w:space="0" w:color="auto"/>
            <w:right w:val="none" w:sz="0" w:space="0" w:color="auto"/>
          </w:divBdr>
        </w:div>
        <w:div w:id="790048432">
          <w:marLeft w:val="0"/>
          <w:marRight w:val="0"/>
          <w:marTop w:val="0"/>
          <w:marBottom w:val="0"/>
          <w:divBdr>
            <w:top w:val="none" w:sz="0" w:space="0" w:color="auto"/>
            <w:left w:val="none" w:sz="0" w:space="0" w:color="auto"/>
            <w:bottom w:val="none" w:sz="0" w:space="0" w:color="auto"/>
            <w:right w:val="none" w:sz="0" w:space="0" w:color="auto"/>
          </w:divBdr>
        </w:div>
        <w:div w:id="1002661120">
          <w:marLeft w:val="0"/>
          <w:marRight w:val="0"/>
          <w:marTop w:val="0"/>
          <w:marBottom w:val="0"/>
          <w:divBdr>
            <w:top w:val="none" w:sz="0" w:space="0" w:color="auto"/>
            <w:left w:val="none" w:sz="0" w:space="0" w:color="auto"/>
            <w:bottom w:val="none" w:sz="0" w:space="0" w:color="auto"/>
            <w:right w:val="none" w:sz="0" w:space="0" w:color="auto"/>
          </w:divBdr>
        </w:div>
        <w:div w:id="1538544656">
          <w:marLeft w:val="0"/>
          <w:marRight w:val="0"/>
          <w:marTop w:val="0"/>
          <w:marBottom w:val="0"/>
          <w:divBdr>
            <w:top w:val="none" w:sz="0" w:space="0" w:color="auto"/>
            <w:left w:val="none" w:sz="0" w:space="0" w:color="auto"/>
            <w:bottom w:val="none" w:sz="0" w:space="0" w:color="auto"/>
            <w:right w:val="none" w:sz="0" w:space="0" w:color="auto"/>
          </w:divBdr>
        </w:div>
        <w:div w:id="2059889062">
          <w:marLeft w:val="0"/>
          <w:marRight w:val="0"/>
          <w:marTop w:val="0"/>
          <w:marBottom w:val="0"/>
          <w:divBdr>
            <w:top w:val="none" w:sz="0" w:space="0" w:color="auto"/>
            <w:left w:val="none" w:sz="0" w:space="0" w:color="auto"/>
            <w:bottom w:val="none" w:sz="0" w:space="0" w:color="auto"/>
            <w:right w:val="none" w:sz="0" w:space="0" w:color="auto"/>
          </w:divBdr>
        </w:div>
        <w:div w:id="770931208">
          <w:marLeft w:val="0"/>
          <w:marRight w:val="0"/>
          <w:marTop w:val="0"/>
          <w:marBottom w:val="0"/>
          <w:divBdr>
            <w:top w:val="none" w:sz="0" w:space="0" w:color="auto"/>
            <w:left w:val="none" w:sz="0" w:space="0" w:color="auto"/>
            <w:bottom w:val="none" w:sz="0" w:space="0" w:color="auto"/>
            <w:right w:val="none" w:sz="0" w:space="0" w:color="auto"/>
          </w:divBdr>
        </w:div>
        <w:div w:id="956181919">
          <w:marLeft w:val="0"/>
          <w:marRight w:val="0"/>
          <w:marTop w:val="0"/>
          <w:marBottom w:val="0"/>
          <w:divBdr>
            <w:top w:val="none" w:sz="0" w:space="0" w:color="auto"/>
            <w:left w:val="none" w:sz="0" w:space="0" w:color="auto"/>
            <w:bottom w:val="none" w:sz="0" w:space="0" w:color="auto"/>
            <w:right w:val="none" w:sz="0" w:space="0" w:color="auto"/>
          </w:divBdr>
        </w:div>
        <w:div w:id="1401827398">
          <w:marLeft w:val="0"/>
          <w:marRight w:val="0"/>
          <w:marTop w:val="0"/>
          <w:marBottom w:val="0"/>
          <w:divBdr>
            <w:top w:val="none" w:sz="0" w:space="0" w:color="auto"/>
            <w:left w:val="none" w:sz="0" w:space="0" w:color="auto"/>
            <w:bottom w:val="none" w:sz="0" w:space="0" w:color="auto"/>
            <w:right w:val="none" w:sz="0" w:space="0" w:color="auto"/>
          </w:divBdr>
        </w:div>
        <w:div w:id="243758718">
          <w:marLeft w:val="0"/>
          <w:marRight w:val="0"/>
          <w:marTop w:val="0"/>
          <w:marBottom w:val="0"/>
          <w:divBdr>
            <w:top w:val="none" w:sz="0" w:space="0" w:color="auto"/>
            <w:left w:val="none" w:sz="0" w:space="0" w:color="auto"/>
            <w:bottom w:val="none" w:sz="0" w:space="0" w:color="auto"/>
            <w:right w:val="none" w:sz="0" w:space="0" w:color="auto"/>
          </w:divBdr>
        </w:div>
        <w:div w:id="1960838112">
          <w:marLeft w:val="0"/>
          <w:marRight w:val="0"/>
          <w:marTop w:val="0"/>
          <w:marBottom w:val="0"/>
          <w:divBdr>
            <w:top w:val="none" w:sz="0" w:space="0" w:color="auto"/>
            <w:left w:val="none" w:sz="0" w:space="0" w:color="auto"/>
            <w:bottom w:val="none" w:sz="0" w:space="0" w:color="auto"/>
            <w:right w:val="none" w:sz="0" w:space="0" w:color="auto"/>
          </w:divBdr>
        </w:div>
        <w:div w:id="976958010">
          <w:marLeft w:val="0"/>
          <w:marRight w:val="0"/>
          <w:marTop w:val="0"/>
          <w:marBottom w:val="0"/>
          <w:divBdr>
            <w:top w:val="none" w:sz="0" w:space="0" w:color="auto"/>
            <w:left w:val="none" w:sz="0" w:space="0" w:color="auto"/>
            <w:bottom w:val="none" w:sz="0" w:space="0" w:color="auto"/>
            <w:right w:val="none" w:sz="0" w:space="0" w:color="auto"/>
          </w:divBdr>
        </w:div>
        <w:div w:id="25982347">
          <w:marLeft w:val="0"/>
          <w:marRight w:val="0"/>
          <w:marTop w:val="0"/>
          <w:marBottom w:val="0"/>
          <w:divBdr>
            <w:top w:val="none" w:sz="0" w:space="0" w:color="auto"/>
            <w:left w:val="none" w:sz="0" w:space="0" w:color="auto"/>
            <w:bottom w:val="none" w:sz="0" w:space="0" w:color="auto"/>
            <w:right w:val="none" w:sz="0" w:space="0" w:color="auto"/>
          </w:divBdr>
        </w:div>
        <w:div w:id="35548155">
          <w:marLeft w:val="0"/>
          <w:marRight w:val="0"/>
          <w:marTop w:val="0"/>
          <w:marBottom w:val="0"/>
          <w:divBdr>
            <w:top w:val="none" w:sz="0" w:space="0" w:color="auto"/>
            <w:left w:val="none" w:sz="0" w:space="0" w:color="auto"/>
            <w:bottom w:val="none" w:sz="0" w:space="0" w:color="auto"/>
            <w:right w:val="none" w:sz="0" w:space="0" w:color="auto"/>
          </w:divBdr>
        </w:div>
        <w:div w:id="582566480">
          <w:marLeft w:val="0"/>
          <w:marRight w:val="0"/>
          <w:marTop w:val="0"/>
          <w:marBottom w:val="0"/>
          <w:divBdr>
            <w:top w:val="none" w:sz="0" w:space="0" w:color="auto"/>
            <w:left w:val="none" w:sz="0" w:space="0" w:color="auto"/>
            <w:bottom w:val="none" w:sz="0" w:space="0" w:color="auto"/>
            <w:right w:val="none" w:sz="0" w:space="0" w:color="auto"/>
          </w:divBdr>
        </w:div>
        <w:div w:id="318655215">
          <w:marLeft w:val="0"/>
          <w:marRight w:val="0"/>
          <w:marTop w:val="0"/>
          <w:marBottom w:val="0"/>
          <w:divBdr>
            <w:top w:val="none" w:sz="0" w:space="0" w:color="auto"/>
            <w:left w:val="none" w:sz="0" w:space="0" w:color="auto"/>
            <w:bottom w:val="none" w:sz="0" w:space="0" w:color="auto"/>
            <w:right w:val="none" w:sz="0" w:space="0" w:color="auto"/>
          </w:divBdr>
        </w:div>
        <w:div w:id="1413773999">
          <w:marLeft w:val="0"/>
          <w:marRight w:val="0"/>
          <w:marTop w:val="0"/>
          <w:marBottom w:val="0"/>
          <w:divBdr>
            <w:top w:val="none" w:sz="0" w:space="0" w:color="auto"/>
            <w:left w:val="none" w:sz="0" w:space="0" w:color="auto"/>
            <w:bottom w:val="none" w:sz="0" w:space="0" w:color="auto"/>
            <w:right w:val="none" w:sz="0" w:space="0" w:color="auto"/>
          </w:divBdr>
        </w:div>
        <w:div w:id="1020007199">
          <w:marLeft w:val="0"/>
          <w:marRight w:val="0"/>
          <w:marTop w:val="0"/>
          <w:marBottom w:val="0"/>
          <w:divBdr>
            <w:top w:val="none" w:sz="0" w:space="0" w:color="auto"/>
            <w:left w:val="none" w:sz="0" w:space="0" w:color="auto"/>
            <w:bottom w:val="none" w:sz="0" w:space="0" w:color="auto"/>
            <w:right w:val="none" w:sz="0" w:space="0" w:color="auto"/>
          </w:divBdr>
        </w:div>
        <w:div w:id="704870276">
          <w:marLeft w:val="0"/>
          <w:marRight w:val="0"/>
          <w:marTop w:val="0"/>
          <w:marBottom w:val="0"/>
          <w:divBdr>
            <w:top w:val="none" w:sz="0" w:space="0" w:color="auto"/>
            <w:left w:val="none" w:sz="0" w:space="0" w:color="auto"/>
            <w:bottom w:val="none" w:sz="0" w:space="0" w:color="auto"/>
            <w:right w:val="none" w:sz="0" w:space="0" w:color="auto"/>
          </w:divBdr>
        </w:div>
        <w:div w:id="698706969">
          <w:marLeft w:val="0"/>
          <w:marRight w:val="0"/>
          <w:marTop w:val="0"/>
          <w:marBottom w:val="0"/>
          <w:divBdr>
            <w:top w:val="none" w:sz="0" w:space="0" w:color="auto"/>
            <w:left w:val="none" w:sz="0" w:space="0" w:color="auto"/>
            <w:bottom w:val="none" w:sz="0" w:space="0" w:color="auto"/>
            <w:right w:val="none" w:sz="0" w:space="0" w:color="auto"/>
          </w:divBdr>
        </w:div>
        <w:div w:id="865216358">
          <w:marLeft w:val="0"/>
          <w:marRight w:val="0"/>
          <w:marTop w:val="0"/>
          <w:marBottom w:val="0"/>
          <w:divBdr>
            <w:top w:val="none" w:sz="0" w:space="0" w:color="auto"/>
            <w:left w:val="none" w:sz="0" w:space="0" w:color="auto"/>
            <w:bottom w:val="none" w:sz="0" w:space="0" w:color="auto"/>
            <w:right w:val="none" w:sz="0" w:space="0" w:color="auto"/>
          </w:divBdr>
        </w:div>
        <w:div w:id="2081437387">
          <w:marLeft w:val="0"/>
          <w:marRight w:val="0"/>
          <w:marTop w:val="0"/>
          <w:marBottom w:val="0"/>
          <w:divBdr>
            <w:top w:val="none" w:sz="0" w:space="0" w:color="auto"/>
            <w:left w:val="none" w:sz="0" w:space="0" w:color="auto"/>
            <w:bottom w:val="none" w:sz="0" w:space="0" w:color="auto"/>
            <w:right w:val="none" w:sz="0" w:space="0" w:color="auto"/>
          </w:divBdr>
        </w:div>
        <w:div w:id="828787823">
          <w:marLeft w:val="0"/>
          <w:marRight w:val="0"/>
          <w:marTop w:val="0"/>
          <w:marBottom w:val="0"/>
          <w:divBdr>
            <w:top w:val="none" w:sz="0" w:space="0" w:color="auto"/>
            <w:left w:val="none" w:sz="0" w:space="0" w:color="auto"/>
            <w:bottom w:val="none" w:sz="0" w:space="0" w:color="auto"/>
            <w:right w:val="none" w:sz="0" w:space="0" w:color="auto"/>
          </w:divBdr>
        </w:div>
        <w:div w:id="1706908874">
          <w:marLeft w:val="0"/>
          <w:marRight w:val="0"/>
          <w:marTop w:val="0"/>
          <w:marBottom w:val="0"/>
          <w:divBdr>
            <w:top w:val="none" w:sz="0" w:space="0" w:color="auto"/>
            <w:left w:val="none" w:sz="0" w:space="0" w:color="auto"/>
            <w:bottom w:val="none" w:sz="0" w:space="0" w:color="auto"/>
            <w:right w:val="none" w:sz="0" w:space="0" w:color="auto"/>
          </w:divBdr>
        </w:div>
        <w:div w:id="1150246049">
          <w:marLeft w:val="0"/>
          <w:marRight w:val="0"/>
          <w:marTop w:val="0"/>
          <w:marBottom w:val="0"/>
          <w:divBdr>
            <w:top w:val="none" w:sz="0" w:space="0" w:color="auto"/>
            <w:left w:val="none" w:sz="0" w:space="0" w:color="auto"/>
            <w:bottom w:val="none" w:sz="0" w:space="0" w:color="auto"/>
            <w:right w:val="none" w:sz="0" w:space="0" w:color="auto"/>
          </w:divBdr>
        </w:div>
        <w:div w:id="854075813">
          <w:marLeft w:val="0"/>
          <w:marRight w:val="0"/>
          <w:marTop w:val="0"/>
          <w:marBottom w:val="0"/>
          <w:divBdr>
            <w:top w:val="none" w:sz="0" w:space="0" w:color="auto"/>
            <w:left w:val="none" w:sz="0" w:space="0" w:color="auto"/>
            <w:bottom w:val="none" w:sz="0" w:space="0" w:color="auto"/>
            <w:right w:val="none" w:sz="0" w:space="0" w:color="auto"/>
          </w:divBdr>
        </w:div>
        <w:div w:id="820266926">
          <w:marLeft w:val="0"/>
          <w:marRight w:val="0"/>
          <w:marTop w:val="0"/>
          <w:marBottom w:val="0"/>
          <w:divBdr>
            <w:top w:val="none" w:sz="0" w:space="0" w:color="auto"/>
            <w:left w:val="none" w:sz="0" w:space="0" w:color="auto"/>
            <w:bottom w:val="none" w:sz="0" w:space="0" w:color="auto"/>
            <w:right w:val="none" w:sz="0" w:space="0" w:color="auto"/>
          </w:divBdr>
        </w:div>
        <w:div w:id="132212278">
          <w:marLeft w:val="0"/>
          <w:marRight w:val="0"/>
          <w:marTop w:val="0"/>
          <w:marBottom w:val="0"/>
          <w:divBdr>
            <w:top w:val="none" w:sz="0" w:space="0" w:color="auto"/>
            <w:left w:val="none" w:sz="0" w:space="0" w:color="auto"/>
            <w:bottom w:val="none" w:sz="0" w:space="0" w:color="auto"/>
            <w:right w:val="none" w:sz="0" w:space="0" w:color="auto"/>
          </w:divBdr>
        </w:div>
        <w:div w:id="1284074792">
          <w:marLeft w:val="0"/>
          <w:marRight w:val="0"/>
          <w:marTop w:val="0"/>
          <w:marBottom w:val="0"/>
          <w:divBdr>
            <w:top w:val="none" w:sz="0" w:space="0" w:color="auto"/>
            <w:left w:val="none" w:sz="0" w:space="0" w:color="auto"/>
            <w:bottom w:val="none" w:sz="0" w:space="0" w:color="auto"/>
            <w:right w:val="none" w:sz="0" w:space="0" w:color="auto"/>
          </w:divBdr>
        </w:div>
        <w:div w:id="1141000629">
          <w:marLeft w:val="0"/>
          <w:marRight w:val="0"/>
          <w:marTop w:val="0"/>
          <w:marBottom w:val="0"/>
          <w:divBdr>
            <w:top w:val="none" w:sz="0" w:space="0" w:color="auto"/>
            <w:left w:val="none" w:sz="0" w:space="0" w:color="auto"/>
            <w:bottom w:val="none" w:sz="0" w:space="0" w:color="auto"/>
            <w:right w:val="none" w:sz="0" w:space="0" w:color="auto"/>
          </w:divBdr>
        </w:div>
        <w:div w:id="1155144733">
          <w:marLeft w:val="0"/>
          <w:marRight w:val="0"/>
          <w:marTop w:val="0"/>
          <w:marBottom w:val="0"/>
          <w:divBdr>
            <w:top w:val="none" w:sz="0" w:space="0" w:color="auto"/>
            <w:left w:val="none" w:sz="0" w:space="0" w:color="auto"/>
            <w:bottom w:val="none" w:sz="0" w:space="0" w:color="auto"/>
            <w:right w:val="none" w:sz="0" w:space="0" w:color="auto"/>
          </w:divBdr>
        </w:div>
        <w:div w:id="194122601">
          <w:marLeft w:val="0"/>
          <w:marRight w:val="0"/>
          <w:marTop w:val="0"/>
          <w:marBottom w:val="0"/>
          <w:divBdr>
            <w:top w:val="none" w:sz="0" w:space="0" w:color="auto"/>
            <w:left w:val="none" w:sz="0" w:space="0" w:color="auto"/>
            <w:bottom w:val="none" w:sz="0" w:space="0" w:color="auto"/>
            <w:right w:val="none" w:sz="0" w:space="0" w:color="auto"/>
          </w:divBdr>
        </w:div>
        <w:div w:id="814175904">
          <w:marLeft w:val="0"/>
          <w:marRight w:val="0"/>
          <w:marTop w:val="0"/>
          <w:marBottom w:val="0"/>
          <w:divBdr>
            <w:top w:val="none" w:sz="0" w:space="0" w:color="auto"/>
            <w:left w:val="none" w:sz="0" w:space="0" w:color="auto"/>
            <w:bottom w:val="none" w:sz="0" w:space="0" w:color="auto"/>
            <w:right w:val="none" w:sz="0" w:space="0" w:color="auto"/>
          </w:divBdr>
        </w:div>
        <w:div w:id="1396511785">
          <w:marLeft w:val="0"/>
          <w:marRight w:val="0"/>
          <w:marTop w:val="0"/>
          <w:marBottom w:val="0"/>
          <w:divBdr>
            <w:top w:val="none" w:sz="0" w:space="0" w:color="auto"/>
            <w:left w:val="none" w:sz="0" w:space="0" w:color="auto"/>
            <w:bottom w:val="none" w:sz="0" w:space="0" w:color="auto"/>
            <w:right w:val="none" w:sz="0" w:space="0" w:color="auto"/>
          </w:divBdr>
        </w:div>
        <w:div w:id="1927032030">
          <w:marLeft w:val="0"/>
          <w:marRight w:val="0"/>
          <w:marTop w:val="0"/>
          <w:marBottom w:val="0"/>
          <w:divBdr>
            <w:top w:val="none" w:sz="0" w:space="0" w:color="auto"/>
            <w:left w:val="none" w:sz="0" w:space="0" w:color="auto"/>
            <w:bottom w:val="none" w:sz="0" w:space="0" w:color="auto"/>
            <w:right w:val="none" w:sz="0" w:space="0" w:color="auto"/>
          </w:divBdr>
        </w:div>
        <w:div w:id="1755006900">
          <w:marLeft w:val="0"/>
          <w:marRight w:val="0"/>
          <w:marTop w:val="0"/>
          <w:marBottom w:val="0"/>
          <w:divBdr>
            <w:top w:val="none" w:sz="0" w:space="0" w:color="auto"/>
            <w:left w:val="none" w:sz="0" w:space="0" w:color="auto"/>
            <w:bottom w:val="none" w:sz="0" w:space="0" w:color="auto"/>
            <w:right w:val="none" w:sz="0" w:space="0" w:color="auto"/>
          </w:divBdr>
        </w:div>
        <w:div w:id="1613590450">
          <w:marLeft w:val="0"/>
          <w:marRight w:val="0"/>
          <w:marTop w:val="0"/>
          <w:marBottom w:val="0"/>
          <w:divBdr>
            <w:top w:val="none" w:sz="0" w:space="0" w:color="auto"/>
            <w:left w:val="none" w:sz="0" w:space="0" w:color="auto"/>
            <w:bottom w:val="none" w:sz="0" w:space="0" w:color="auto"/>
            <w:right w:val="none" w:sz="0" w:space="0" w:color="auto"/>
          </w:divBdr>
        </w:div>
        <w:div w:id="726728764">
          <w:marLeft w:val="0"/>
          <w:marRight w:val="0"/>
          <w:marTop w:val="0"/>
          <w:marBottom w:val="0"/>
          <w:divBdr>
            <w:top w:val="none" w:sz="0" w:space="0" w:color="auto"/>
            <w:left w:val="none" w:sz="0" w:space="0" w:color="auto"/>
            <w:bottom w:val="none" w:sz="0" w:space="0" w:color="auto"/>
            <w:right w:val="none" w:sz="0" w:space="0" w:color="auto"/>
          </w:divBdr>
        </w:div>
        <w:div w:id="1965382105">
          <w:marLeft w:val="0"/>
          <w:marRight w:val="0"/>
          <w:marTop w:val="0"/>
          <w:marBottom w:val="0"/>
          <w:divBdr>
            <w:top w:val="none" w:sz="0" w:space="0" w:color="auto"/>
            <w:left w:val="none" w:sz="0" w:space="0" w:color="auto"/>
            <w:bottom w:val="none" w:sz="0" w:space="0" w:color="auto"/>
            <w:right w:val="none" w:sz="0" w:space="0" w:color="auto"/>
          </w:divBdr>
        </w:div>
        <w:div w:id="179975373">
          <w:marLeft w:val="0"/>
          <w:marRight w:val="0"/>
          <w:marTop w:val="0"/>
          <w:marBottom w:val="0"/>
          <w:divBdr>
            <w:top w:val="none" w:sz="0" w:space="0" w:color="auto"/>
            <w:left w:val="none" w:sz="0" w:space="0" w:color="auto"/>
            <w:bottom w:val="none" w:sz="0" w:space="0" w:color="auto"/>
            <w:right w:val="none" w:sz="0" w:space="0" w:color="auto"/>
          </w:divBdr>
        </w:div>
        <w:div w:id="1098259416">
          <w:marLeft w:val="0"/>
          <w:marRight w:val="0"/>
          <w:marTop w:val="0"/>
          <w:marBottom w:val="0"/>
          <w:divBdr>
            <w:top w:val="none" w:sz="0" w:space="0" w:color="auto"/>
            <w:left w:val="none" w:sz="0" w:space="0" w:color="auto"/>
            <w:bottom w:val="none" w:sz="0" w:space="0" w:color="auto"/>
            <w:right w:val="none" w:sz="0" w:space="0" w:color="auto"/>
          </w:divBdr>
        </w:div>
        <w:div w:id="926842245">
          <w:marLeft w:val="0"/>
          <w:marRight w:val="0"/>
          <w:marTop w:val="0"/>
          <w:marBottom w:val="0"/>
          <w:divBdr>
            <w:top w:val="none" w:sz="0" w:space="0" w:color="auto"/>
            <w:left w:val="none" w:sz="0" w:space="0" w:color="auto"/>
            <w:bottom w:val="none" w:sz="0" w:space="0" w:color="auto"/>
            <w:right w:val="none" w:sz="0" w:space="0" w:color="auto"/>
          </w:divBdr>
        </w:div>
        <w:div w:id="20866754">
          <w:marLeft w:val="0"/>
          <w:marRight w:val="0"/>
          <w:marTop w:val="0"/>
          <w:marBottom w:val="0"/>
          <w:divBdr>
            <w:top w:val="none" w:sz="0" w:space="0" w:color="auto"/>
            <w:left w:val="none" w:sz="0" w:space="0" w:color="auto"/>
            <w:bottom w:val="none" w:sz="0" w:space="0" w:color="auto"/>
            <w:right w:val="none" w:sz="0" w:space="0" w:color="auto"/>
          </w:divBdr>
        </w:div>
        <w:div w:id="1092044274">
          <w:marLeft w:val="0"/>
          <w:marRight w:val="0"/>
          <w:marTop w:val="0"/>
          <w:marBottom w:val="0"/>
          <w:divBdr>
            <w:top w:val="none" w:sz="0" w:space="0" w:color="auto"/>
            <w:left w:val="none" w:sz="0" w:space="0" w:color="auto"/>
            <w:bottom w:val="none" w:sz="0" w:space="0" w:color="auto"/>
            <w:right w:val="none" w:sz="0" w:space="0" w:color="auto"/>
          </w:divBdr>
        </w:div>
        <w:div w:id="37511718">
          <w:marLeft w:val="0"/>
          <w:marRight w:val="0"/>
          <w:marTop w:val="0"/>
          <w:marBottom w:val="0"/>
          <w:divBdr>
            <w:top w:val="none" w:sz="0" w:space="0" w:color="auto"/>
            <w:left w:val="none" w:sz="0" w:space="0" w:color="auto"/>
            <w:bottom w:val="none" w:sz="0" w:space="0" w:color="auto"/>
            <w:right w:val="none" w:sz="0" w:space="0" w:color="auto"/>
          </w:divBdr>
        </w:div>
        <w:div w:id="2011523654">
          <w:marLeft w:val="0"/>
          <w:marRight w:val="0"/>
          <w:marTop w:val="0"/>
          <w:marBottom w:val="0"/>
          <w:divBdr>
            <w:top w:val="none" w:sz="0" w:space="0" w:color="auto"/>
            <w:left w:val="none" w:sz="0" w:space="0" w:color="auto"/>
            <w:bottom w:val="none" w:sz="0" w:space="0" w:color="auto"/>
            <w:right w:val="none" w:sz="0" w:space="0" w:color="auto"/>
          </w:divBdr>
        </w:div>
        <w:div w:id="859582452">
          <w:marLeft w:val="0"/>
          <w:marRight w:val="0"/>
          <w:marTop w:val="0"/>
          <w:marBottom w:val="0"/>
          <w:divBdr>
            <w:top w:val="none" w:sz="0" w:space="0" w:color="auto"/>
            <w:left w:val="none" w:sz="0" w:space="0" w:color="auto"/>
            <w:bottom w:val="none" w:sz="0" w:space="0" w:color="auto"/>
            <w:right w:val="none" w:sz="0" w:space="0" w:color="auto"/>
          </w:divBdr>
        </w:div>
        <w:div w:id="894702679">
          <w:marLeft w:val="0"/>
          <w:marRight w:val="0"/>
          <w:marTop w:val="0"/>
          <w:marBottom w:val="0"/>
          <w:divBdr>
            <w:top w:val="none" w:sz="0" w:space="0" w:color="auto"/>
            <w:left w:val="none" w:sz="0" w:space="0" w:color="auto"/>
            <w:bottom w:val="none" w:sz="0" w:space="0" w:color="auto"/>
            <w:right w:val="none" w:sz="0" w:space="0" w:color="auto"/>
          </w:divBdr>
        </w:div>
        <w:div w:id="1468860727">
          <w:marLeft w:val="0"/>
          <w:marRight w:val="0"/>
          <w:marTop w:val="0"/>
          <w:marBottom w:val="0"/>
          <w:divBdr>
            <w:top w:val="none" w:sz="0" w:space="0" w:color="auto"/>
            <w:left w:val="none" w:sz="0" w:space="0" w:color="auto"/>
            <w:bottom w:val="none" w:sz="0" w:space="0" w:color="auto"/>
            <w:right w:val="none" w:sz="0" w:space="0" w:color="auto"/>
          </w:divBdr>
        </w:div>
        <w:div w:id="181744148">
          <w:marLeft w:val="0"/>
          <w:marRight w:val="0"/>
          <w:marTop w:val="0"/>
          <w:marBottom w:val="0"/>
          <w:divBdr>
            <w:top w:val="none" w:sz="0" w:space="0" w:color="auto"/>
            <w:left w:val="none" w:sz="0" w:space="0" w:color="auto"/>
            <w:bottom w:val="none" w:sz="0" w:space="0" w:color="auto"/>
            <w:right w:val="none" w:sz="0" w:space="0" w:color="auto"/>
          </w:divBdr>
        </w:div>
        <w:div w:id="1272056229">
          <w:marLeft w:val="0"/>
          <w:marRight w:val="0"/>
          <w:marTop w:val="0"/>
          <w:marBottom w:val="0"/>
          <w:divBdr>
            <w:top w:val="none" w:sz="0" w:space="0" w:color="auto"/>
            <w:left w:val="none" w:sz="0" w:space="0" w:color="auto"/>
            <w:bottom w:val="none" w:sz="0" w:space="0" w:color="auto"/>
            <w:right w:val="none" w:sz="0" w:space="0" w:color="auto"/>
          </w:divBdr>
        </w:div>
        <w:div w:id="428090080">
          <w:marLeft w:val="0"/>
          <w:marRight w:val="0"/>
          <w:marTop w:val="0"/>
          <w:marBottom w:val="0"/>
          <w:divBdr>
            <w:top w:val="none" w:sz="0" w:space="0" w:color="auto"/>
            <w:left w:val="none" w:sz="0" w:space="0" w:color="auto"/>
            <w:bottom w:val="none" w:sz="0" w:space="0" w:color="auto"/>
            <w:right w:val="none" w:sz="0" w:space="0" w:color="auto"/>
          </w:divBdr>
        </w:div>
        <w:div w:id="1937014623">
          <w:marLeft w:val="0"/>
          <w:marRight w:val="0"/>
          <w:marTop w:val="0"/>
          <w:marBottom w:val="0"/>
          <w:divBdr>
            <w:top w:val="none" w:sz="0" w:space="0" w:color="auto"/>
            <w:left w:val="none" w:sz="0" w:space="0" w:color="auto"/>
            <w:bottom w:val="none" w:sz="0" w:space="0" w:color="auto"/>
            <w:right w:val="none" w:sz="0" w:space="0" w:color="auto"/>
          </w:divBdr>
        </w:div>
        <w:div w:id="2126727343">
          <w:marLeft w:val="0"/>
          <w:marRight w:val="0"/>
          <w:marTop w:val="0"/>
          <w:marBottom w:val="0"/>
          <w:divBdr>
            <w:top w:val="none" w:sz="0" w:space="0" w:color="auto"/>
            <w:left w:val="none" w:sz="0" w:space="0" w:color="auto"/>
            <w:bottom w:val="none" w:sz="0" w:space="0" w:color="auto"/>
            <w:right w:val="none" w:sz="0" w:space="0" w:color="auto"/>
          </w:divBdr>
        </w:div>
        <w:div w:id="1970432653">
          <w:marLeft w:val="0"/>
          <w:marRight w:val="0"/>
          <w:marTop w:val="0"/>
          <w:marBottom w:val="0"/>
          <w:divBdr>
            <w:top w:val="none" w:sz="0" w:space="0" w:color="auto"/>
            <w:left w:val="none" w:sz="0" w:space="0" w:color="auto"/>
            <w:bottom w:val="none" w:sz="0" w:space="0" w:color="auto"/>
            <w:right w:val="none" w:sz="0" w:space="0" w:color="auto"/>
          </w:divBdr>
        </w:div>
        <w:div w:id="1156649642">
          <w:marLeft w:val="0"/>
          <w:marRight w:val="0"/>
          <w:marTop w:val="0"/>
          <w:marBottom w:val="0"/>
          <w:divBdr>
            <w:top w:val="none" w:sz="0" w:space="0" w:color="auto"/>
            <w:left w:val="none" w:sz="0" w:space="0" w:color="auto"/>
            <w:bottom w:val="none" w:sz="0" w:space="0" w:color="auto"/>
            <w:right w:val="none" w:sz="0" w:space="0" w:color="auto"/>
          </w:divBdr>
        </w:div>
        <w:div w:id="598216512">
          <w:marLeft w:val="0"/>
          <w:marRight w:val="0"/>
          <w:marTop w:val="0"/>
          <w:marBottom w:val="0"/>
          <w:divBdr>
            <w:top w:val="none" w:sz="0" w:space="0" w:color="auto"/>
            <w:left w:val="none" w:sz="0" w:space="0" w:color="auto"/>
            <w:bottom w:val="none" w:sz="0" w:space="0" w:color="auto"/>
            <w:right w:val="none" w:sz="0" w:space="0" w:color="auto"/>
          </w:divBdr>
        </w:div>
        <w:div w:id="95030478">
          <w:marLeft w:val="0"/>
          <w:marRight w:val="0"/>
          <w:marTop w:val="0"/>
          <w:marBottom w:val="0"/>
          <w:divBdr>
            <w:top w:val="none" w:sz="0" w:space="0" w:color="auto"/>
            <w:left w:val="none" w:sz="0" w:space="0" w:color="auto"/>
            <w:bottom w:val="none" w:sz="0" w:space="0" w:color="auto"/>
            <w:right w:val="none" w:sz="0" w:space="0" w:color="auto"/>
          </w:divBdr>
        </w:div>
        <w:div w:id="1244296339">
          <w:marLeft w:val="0"/>
          <w:marRight w:val="0"/>
          <w:marTop w:val="0"/>
          <w:marBottom w:val="0"/>
          <w:divBdr>
            <w:top w:val="none" w:sz="0" w:space="0" w:color="auto"/>
            <w:left w:val="none" w:sz="0" w:space="0" w:color="auto"/>
            <w:bottom w:val="none" w:sz="0" w:space="0" w:color="auto"/>
            <w:right w:val="none" w:sz="0" w:space="0" w:color="auto"/>
          </w:divBdr>
        </w:div>
        <w:div w:id="1235581743">
          <w:marLeft w:val="0"/>
          <w:marRight w:val="0"/>
          <w:marTop w:val="0"/>
          <w:marBottom w:val="0"/>
          <w:divBdr>
            <w:top w:val="none" w:sz="0" w:space="0" w:color="auto"/>
            <w:left w:val="none" w:sz="0" w:space="0" w:color="auto"/>
            <w:bottom w:val="none" w:sz="0" w:space="0" w:color="auto"/>
            <w:right w:val="none" w:sz="0" w:space="0" w:color="auto"/>
          </w:divBdr>
        </w:div>
        <w:div w:id="1738086906">
          <w:marLeft w:val="0"/>
          <w:marRight w:val="0"/>
          <w:marTop w:val="0"/>
          <w:marBottom w:val="0"/>
          <w:divBdr>
            <w:top w:val="none" w:sz="0" w:space="0" w:color="auto"/>
            <w:left w:val="none" w:sz="0" w:space="0" w:color="auto"/>
            <w:bottom w:val="none" w:sz="0" w:space="0" w:color="auto"/>
            <w:right w:val="none" w:sz="0" w:space="0" w:color="auto"/>
          </w:divBdr>
        </w:div>
        <w:div w:id="189413863">
          <w:marLeft w:val="0"/>
          <w:marRight w:val="0"/>
          <w:marTop w:val="0"/>
          <w:marBottom w:val="0"/>
          <w:divBdr>
            <w:top w:val="none" w:sz="0" w:space="0" w:color="auto"/>
            <w:left w:val="none" w:sz="0" w:space="0" w:color="auto"/>
            <w:bottom w:val="none" w:sz="0" w:space="0" w:color="auto"/>
            <w:right w:val="none" w:sz="0" w:space="0" w:color="auto"/>
          </w:divBdr>
        </w:div>
        <w:div w:id="1740208416">
          <w:marLeft w:val="0"/>
          <w:marRight w:val="0"/>
          <w:marTop w:val="0"/>
          <w:marBottom w:val="0"/>
          <w:divBdr>
            <w:top w:val="none" w:sz="0" w:space="0" w:color="auto"/>
            <w:left w:val="none" w:sz="0" w:space="0" w:color="auto"/>
            <w:bottom w:val="none" w:sz="0" w:space="0" w:color="auto"/>
            <w:right w:val="none" w:sz="0" w:space="0" w:color="auto"/>
          </w:divBdr>
        </w:div>
        <w:div w:id="1538617060">
          <w:marLeft w:val="0"/>
          <w:marRight w:val="0"/>
          <w:marTop w:val="0"/>
          <w:marBottom w:val="0"/>
          <w:divBdr>
            <w:top w:val="none" w:sz="0" w:space="0" w:color="auto"/>
            <w:left w:val="none" w:sz="0" w:space="0" w:color="auto"/>
            <w:bottom w:val="none" w:sz="0" w:space="0" w:color="auto"/>
            <w:right w:val="none" w:sz="0" w:space="0" w:color="auto"/>
          </w:divBdr>
        </w:div>
        <w:div w:id="1011878460">
          <w:marLeft w:val="0"/>
          <w:marRight w:val="0"/>
          <w:marTop w:val="0"/>
          <w:marBottom w:val="0"/>
          <w:divBdr>
            <w:top w:val="none" w:sz="0" w:space="0" w:color="auto"/>
            <w:left w:val="none" w:sz="0" w:space="0" w:color="auto"/>
            <w:bottom w:val="none" w:sz="0" w:space="0" w:color="auto"/>
            <w:right w:val="none" w:sz="0" w:space="0" w:color="auto"/>
          </w:divBdr>
        </w:div>
        <w:div w:id="946959519">
          <w:marLeft w:val="0"/>
          <w:marRight w:val="0"/>
          <w:marTop w:val="0"/>
          <w:marBottom w:val="0"/>
          <w:divBdr>
            <w:top w:val="none" w:sz="0" w:space="0" w:color="auto"/>
            <w:left w:val="none" w:sz="0" w:space="0" w:color="auto"/>
            <w:bottom w:val="none" w:sz="0" w:space="0" w:color="auto"/>
            <w:right w:val="none" w:sz="0" w:space="0" w:color="auto"/>
          </w:divBdr>
        </w:div>
        <w:div w:id="552273645">
          <w:marLeft w:val="0"/>
          <w:marRight w:val="0"/>
          <w:marTop w:val="0"/>
          <w:marBottom w:val="0"/>
          <w:divBdr>
            <w:top w:val="none" w:sz="0" w:space="0" w:color="auto"/>
            <w:left w:val="none" w:sz="0" w:space="0" w:color="auto"/>
            <w:bottom w:val="none" w:sz="0" w:space="0" w:color="auto"/>
            <w:right w:val="none" w:sz="0" w:space="0" w:color="auto"/>
          </w:divBdr>
        </w:div>
        <w:div w:id="809320217">
          <w:marLeft w:val="0"/>
          <w:marRight w:val="0"/>
          <w:marTop w:val="0"/>
          <w:marBottom w:val="0"/>
          <w:divBdr>
            <w:top w:val="none" w:sz="0" w:space="0" w:color="auto"/>
            <w:left w:val="none" w:sz="0" w:space="0" w:color="auto"/>
            <w:bottom w:val="none" w:sz="0" w:space="0" w:color="auto"/>
            <w:right w:val="none" w:sz="0" w:space="0" w:color="auto"/>
          </w:divBdr>
        </w:div>
        <w:div w:id="938372982">
          <w:marLeft w:val="0"/>
          <w:marRight w:val="0"/>
          <w:marTop w:val="0"/>
          <w:marBottom w:val="0"/>
          <w:divBdr>
            <w:top w:val="none" w:sz="0" w:space="0" w:color="auto"/>
            <w:left w:val="none" w:sz="0" w:space="0" w:color="auto"/>
            <w:bottom w:val="none" w:sz="0" w:space="0" w:color="auto"/>
            <w:right w:val="none" w:sz="0" w:space="0" w:color="auto"/>
          </w:divBdr>
        </w:div>
        <w:div w:id="582564921">
          <w:marLeft w:val="0"/>
          <w:marRight w:val="0"/>
          <w:marTop w:val="0"/>
          <w:marBottom w:val="0"/>
          <w:divBdr>
            <w:top w:val="none" w:sz="0" w:space="0" w:color="auto"/>
            <w:left w:val="none" w:sz="0" w:space="0" w:color="auto"/>
            <w:bottom w:val="none" w:sz="0" w:space="0" w:color="auto"/>
            <w:right w:val="none" w:sz="0" w:space="0" w:color="auto"/>
          </w:divBdr>
        </w:div>
        <w:div w:id="1606383254">
          <w:marLeft w:val="0"/>
          <w:marRight w:val="0"/>
          <w:marTop w:val="0"/>
          <w:marBottom w:val="0"/>
          <w:divBdr>
            <w:top w:val="none" w:sz="0" w:space="0" w:color="auto"/>
            <w:left w:val="none" w:sz="0" w:space="0" w:color="auto"/>
            <w:bottom w:val="none" w:sz="0" w:space="0" w:color="auto"/>
            <w:right w:val="none" w:sz="0" w:space="0" w:color="auto"/>
          </w:divBdr>
        </w:div>
        <w:div w:id="261493672">
          <w:marLeft w:val="0"/>
          <w:marRight w:val="0"/>
          <w:marTop w:val="0"/>
          <w:marBottom w:val="0"/>
          <w:divBdr>
            <w:top w:val="none" w:sz="0" w:space="0" w:color="auto"/>
            <w:left w:val="none" w:sz="0" w:space="0" w:color="auto"/>
            <w:bottom w:val="none" w:sz="0" w:space="0" w:color="auto"/>
            <w:right w:val="none" w:sz="0" w:space="0" w:color="auto"/>
          </w:divBdr>
        </w:div>
        <w:div w:id="833302543">
          <w:marLeft w:val="0"/>
          <w:marRight w:val="0"/>
          <w:marTop w:val="0"/>
          <w:marBottom w:val="0"/>
          <w:divBdr>
            <w:top w:val="none" w:sz="0" w:space="0" w:color="auto"/>
            <w:left w:val="none" w:sz="0" w:space="0" w:color="auto"/>
            <w:bottom w:val="none" w:sz="0" w:space="0" w:color="auto"/>
            <w:right w:val="none" w:sz="0" w:space="0" w:color="auto"/>
          </w:divBdr>
        </w:div>
        <w:div w:id="1143280752">
          <w:marLeft w:val="0"/>
          <w:marRight w:val="0"/>
          <w:marTop w:val="0"/>
          <w:marBottom w:val="0"/>
          <w:divBdr>
            <w:top w:val="none" w:sz="0" w:space="0" w:color="auto"/>
            <w:left w:val="none" w:sz="0" w:space="0" w:color="auto"/>
            <w:bottom w:val="none" w:sz="0" w:space="0" w:color="auto"/>
            <w:right w:val="none" w:sz="0" w:space="0" w:color="auto"/>
          </w:divBdr>
        </w:div>
        <w:div w:id="393354243">
          <w:marLeft w:val="0"/>
          <w:marRight w:val="0"/>
          <w:marTop w:val="0"/>
          <w:marBottom w:val="0"/>
          <w:divBdr>
            <w:top w:val="none" w:sz="0" w:space="0" w:color="auto"/>
            <w:left w:val="none" w:sz="0" w:space="0" w:color="auto"/>
            <w:bottom w:val="none" w:sz="0" w:space="0" w:color="auto"/>
            <w:right w:val="none" w:sz="0" w:space="0" w:color="auto"/>
          </w:divBdr>
        </w:div>
        <w:div w:id="1052508352">
          <w:marLeft w:val="0"/>
          <w:marRight w:val="0"/>
          <w:marTop w:val="0"/>
          <w:marBottom w:val="0"/>
          <w:divBdr>
            <w:top w:val="none" w:sz="0" w:space="0" w:color="auto"/>
            <w:left w:val="none" w:sz="0" w:space="0" w:color="auto"/>
            <w:bottom w:val="none" w:sz="0" w:space="0" w:color="auto"/>
            <w:right w:val="none" w:sz="0" w:space="0" w:color="auto"/>
          </w:divBdr>
        </w:div>
        <w:div w:id="1240945770">
          <w:marLeft w:val="0"/>
          <w:marRight w:val="0"/>
          <w:marTop w:val="0"/>
          <w:marBottom w:val="0"/>
          <w:divBdr>
            <w:top w:val="none" w:sz="0" w:space="0" w:color="auto"/>
            <w:left w:val="none" w:sz="0" w:space="0" w:color="auto"/>
            <w:bottom w:val="none" w:sz="0" w:space="0" w:color="auto"/>
            <w:right w:val="none" w:sz="0" w:space="0" w:color="auto"/>
          </w:divBdr>
        </w:div>
        <w:div w:id="166749737">
          <w:marLeft w:val="0"/>
          <w:marRight w:val="0"/>
          <w:marTop w:val="0"/>
          <w:marBottom w:val="0"/>
          <w:divBdr>
            <w:top w:val="none" w:sz="0" w:space="0" w:color="auto"/>
            <w:left w:val="none" w:sz="0" w:space="0" w:color="auto"/>
            <w:bottom w:val="none" w:sz="0" w:space="0" w:color="auto"/>
            <w:right w:val="none" w:sz="0" w:space="0" w:color="auto"/>
          </w:divBdr>
        </w:div>
        <w:div w:id="1263611775">
          <w:marLeft w:val="0"/>
          <w:marRight w:val="0"/>
          <w:marTop w:val="0"/>
          <w:marBottom w:val="0"/>
          <w:divBdr>
            <w:top w:val="none" w:sz="0" w:space="0" w:color="auto"/>
            <w:left w:val="none" w:sz="0" w:space="0" w:color="auto"/>
            <w:bottom w:val="none" w:sz="0" w:space="0" w:color="auto"/>
            <w:right w:val="none" w:sz="0" w:space="0" w:color="auto"/>
          </w:divBdr>
        </w:div>
        <w:div w:id="881597960">
          <w:marLeft w:val="0"/>
          <w:marRight w:val="0"/>
          <w:marTop w:val="0"/>
          <w:marBottom w:val="0"/>
          <w:divBdr>
            <w:top w:val="none" w:sz="0" w:space="0" w:color="auto"/>
            <w:left w:val="none" w:sz="0" w:space="0" w:color="auto"/>
            <w:bottom w:val="none" w:sz="0" w:space="0" w:color="auto"/>
            <w:right w:val="none" w:sz="0" w:space="0" w:color="auto"/>
          </w:divBdr>
        </w:div>
        <w:div w:id="650207435">
          <w:marLeft w:val="0"/>
          <w:marRight w:val="0"/>
          <w:marTop w:val="0"/>
          <w:marBottom w:val="0"/>
          <w:divBdr>
            <w:top w:val="none" w:sz="0" w:space="0" w:color="auto"/>
            <w:left w:val="none" w:sz="0" w:space="0" w:color="auto"/>
            <w:bottom w:val="none" w:sz="0" w:space="0" w:color="auto"/>
            <w:right w:val="none" w:sz="0" w:space="0" w:color="auto"/>
          </w:divBdr>
        </w:div>
        <w:div w:id="2016614276">
          <w:marLeft w:val="0"/>
          <w:marRight w:val="0"/>
          <w:marTop w:val="0"/>
          <w:marBottom w:val="0"/>
          <w:divBdr>
            <w:top w:val="none" w:sz="0" w:space="0" w:color="auto"/>
            <w:left w:val="none" w:sz="0" w:space="0" w:color="auto"/>
            <w:bottom w:val="none" w:sz="0" w:space="0" w:color="auto"/>
            <w:right w:val="none" w:sz="0" w:space="0" w:color="auto"/>
          </w:divBdr>
        </w:div>
        <w:div w:id="832453129">
          <w:marLeft w:val="0"/>
          <w:marRight w:val="0"/>
          <w:marTop w:val="0"/>
          <w:marBottom w:val="0"/>
          <w:divBdr>
            <w:top w:val="none" w:sz="0" w:space="0" w:color="auto"/>
            <w:left w:val="none" w:sz="0" w:space="0" w:color="auto"/>
            <w:bottom w:val="none" w:sz="0" w:space="0" w:color="auto"/>
            <w:right w:val="none" w:sz="0" w:space="0" w:color="auto"/>
          </w:divBdr>
        </w:div>
        <w:div w:id="169102216">
          <w:marLeft w:val="0"/>
          <w:marRight w:val="0"/>
          <w:marTop w:val="0"/>
          <w:marBottom w:val="0"/>
          <w:divBdr>
            <w:top w:val="none" w:sz="0" w:space="0" w:color="auto"/>
            <w:left w:val="none" w:sz="0" w:space="0" w:color="auto"/>
            <w:bottom w:val="none" w:sz="0" w:space="0" w:color="auto"/>
            <w:right w:val="none" w:sz="0" w:space="0" w:color="auto"/>
          </w:divBdr>
        </w:div>
        <w:div w:id="1171793923">
          <w:marLeft w:val="0"/>
          <w:marRight w:val="0"/>
          <w:marTop w:val="0"/>
          <w:marBottom w:val="0"/>
          <w:divBdr>
            <w:top w:val="none" w:sz="0" w:space="0" w:color="auto"/>
            <w:left w:val="none" w:sz="0" w:space="0" w:color="auto"/>
            <w:bottom w:val="none" w:sz="0" w:space="0" w:color="auto"/>
            <w:right w:val="none" w:sz="0" w:space="0" w:color="auto"/>
          </w:divBdr>
        </w:div>
        <w:div w:id="2109887170">
          <w:marLeft w:val="0"/>
          <w:marRight w:val="0"/>
          <w:marTop w:val="0"/>
          <w:marBottom w:val="0"/>
          <w:divBdr>
            <w:top w:val="none" w:sz="0" w:space="0" w:color="auto"/>
            <w:left w:val="none" w:sz="0" w:space="0" w:color="auto"/>
            <w:bottom w:val="none" w:sz="0" w:space="0" w:color="auto"/>
            <w:right w:val="none" w:sz="0" w:space="0" w:color="auto"/>
          </w:divBdr>
        </w:div>
        <w:div w:id="1886721064">
          <w:marLeft w:val="0"/>
          <w:marRight w:val="0"/>
          <w:marTop w:val="0"/>
          <w:marBottom w:val="0"/>
          <w:divBdr>
            <w:top w:val="none" w:sz="0" w:space="0" w:color="auto"/>
            <w:left w:val="none" w:sz="0" w:space="0" w:color="auto"/>
            <w:bottom w:val="none" w:sz="0" w:space="0" w:color="auto"/>
            <w:right w:val="none" w:sz="0" w:space="0" w:color="auto"/>
          </w:divBdr>
        </w:div>
        <w:div w:id="1414203450">
          <w:marLeft w:val="0"/>
          <w:marRight w:val="0"/>
          <w:marTop w:val="0"/>
          <w:marBottom w:val="0"/>
          <w:divBdr>
            <w:top w:val="none" w:sz="0" w:space="0" w:color="auto"/>
            <w:left w:val="none" w:sz="0" w:space="0" w:color="auto"/>
            <w:bottom w:val="none" w:sz="0" w:space="0" w:color="auto"/>
            <w:right w:val="none" w:sz="0" w:space="0" w:color="auto"/>
          </w:divBdr>
        </w:div>
        <w:div w:id="747846791">
          <w:marLeft w:val="0"/>
          <w:marRight w:val="0"/>
          <w:marTop w:val="0"/>
          <w:marBottom w:val="0"/>
          <w:divBdr>
            <w:top w:val="none" w:sz="0" w:space="0" w:color="auto"/>
            <w:left w:val="none" w:sz="0" w:space="0" w:color="auto"/>
            <w:bottom w:val="none" w:sz="0" w:space="0" w:color="auto"/>
            <w:right w:val="none" w:sz="0" w:space="0" w:color="auto"/>
          </w:divBdr>
        </w:div>
        <w:div w:id="818302850">
          <w:marLeft w:val="0"/>
          <w:marRight w:val="0"/>
          <w:marTop w:val="0"/>
          <w:marBottom w:val="0"/>
          <w:divBdr>
            <w:top w:val="none" w:sz="0" w:space="0" w:color="auto"/>
            <w:left w:val="none" w:sz="0" w:space="0" w:color="auto"/>
            <w:bottom w:val="none" w:sz="0" w:space="0" w:color="auto"/>
            <w:right w:val="none" w:sz="0" w:space="0" w:color="auto"/>
          </w:divBdr>
        </w:div>
        <w:div w:id="1531142313">
          <w:marLeft w:val="0"/>
          <w:marRight w:val="0"/>
          <w:marTop w:val="0"/>
          <w:marBottom w:val="0"/>
          <w:divBdr>
            <w:top w:val="none" w:sz="0" w:space="0" w:color="auto"/>
            <w:left w:val="none" w:sz="0" w:space="0" w:color="auto"/>
            <w:bottom w:val="none" w:sz="0" w:space="0" w:color="auto"/>
            <w:right w:val="none" w:sz="0" w:space="0" w:color="auto"/>
          </w:divBdr>
        </w:div>
        <w:div w:id="1405299844">
          <w:marLeft w:val="0"/>
          <w:marRight w:val="0"/>
          <w:marTop w:val="0"/>
          <w:marBottom w:val="0"/>
          <w:divBdr>
            <w:top w:val="none" w:sz="0" w:space="0" w:color="auto"/>
            <w:left w:val="none" w:sz="0" w:space="0" w:color="auto"/>
            <w:bottom w:val="none" w:sz="0" w:space="0" w:color="auto"/>
            <w:right w:val="none" w:sz="0" w:space="0" w:color="auto"/>
          </w:divBdr>
        </w:div>
        <w:div w:id="1626421618">
          <w:marLeft w:val="0"/>
          <w:marRight w:val="0"/>
          <w:marTop w:val="0"/>
          <w:marBottom w:val="0"/>
          <w:divBdr>
            <w:top w:val="none" w:sz="0" w:space="0" w:color="auto"/>
            <w:left w:val="none" w:sz="0" w:space="0" w:color="auto"/>
            <w:bottom w:val="none" w:sz="0" w:space="0" w:color="auto"/>
            <w:right w:val="none" w:sz="0" w:space="0" w:color="auto"/>
          </w:divBdr>
        </w:div>
        <w:div w:id="1407190942">
          <w:marLeft w:val="0"/>
          <w:marRight w:val="0"/>
          <w:marTop w:val="0"/>
          <w:marBottom w:val="0"/>
          <w:divBdr>
            <w:top w:val="none" w:sz="0" w:space="0" w:color="auto"/>
            <w:left w:val="none" w:sz="0" w:space="0" w:color="auto"/>
            <w:bottom w:val="none" w:sz="0" w:space="0" w:color="auto"/>
            <w:right w:val="none" w:sz="0" w:space="0" w:color="auto"/>
          </w:divBdr>
        </w:div>
        <w:div w:id="1188715469">
          <w:marLeft w:val="0"/>
          <w:marRight w:val="0"/>
          <w:marTop w:val="0"/>
          <w:marBottom w:val="0"/>
          <w:divBdr>
            <w:top w:val="none" w:sz="0" w:space="0" w:color="auto"/>
            <w:left w:val="none" w:sz="0" w:space="0" w:color="auto"/>
            <w:bottom w:val="none" w:sz="0" w:space="0" w:color="auto"/>
            <w:right w:val="none" w:sz="0" w:space="0" w:color="auto"/>
          </w:divBdr>
        </w:div>
        <w:div w:id="1761101676">
          <w:marLeft w:val="0"/>
          <w:marRight w:val="0"/>
          <w:marTop w:val="0"/>
          <w:marBottom w:val="0"/>
          <w:divBdr>
            <w:top w:val="none" w:sz="0" w:space="0" w:color="auto"/>
            <w:left w:val="none" w:sz="0" w:space="0" w:color="auto"/>
            <w:bottom w:val="none" w:sz="0" w:space="0" w:color="auto"/>
            <w:right w:val="none" w:sz="0" w:space="0" w:color="auto"/>
          </w:divBdr>
        </w:div>
        <w:div w:id="259719559">
          <w:marLeft w:val="0"/>
          <w:marRight w:val="0"/>
          <w:marTop w:val="0"/>
          <w:marBottom w:val="0"/>
          <w:divBdr>
            <w:top w:val="none" w:sz="0" w:space="0" w:color="auto"/>
            <w:left w:val="none" w:sz="0" w:space="0" w:color="auto"/>
            <w:bottom w:val="none" w:sz="0" w:space="0" w:color="auto"/>
            <w:right w:val="none" w:sz="0" w:space="0" w:color="auto"/>
          </w:divBdr>
        </w:div>
        <w:div w:id="681081382">
          <w:marLeft w:val="0"/>
          <w:marRight w:val="0"/>
          <w:marTop w:val="0"/>
          <w:marBottom w:val="0"/>
          <w:divBdr>
            <w:top w:val="none" w:sz="0" w:space="0" w:color="auto"/>
            <w:left w:val="none" w:sz="0" w:space="0" w:color="auto"/>
            <w:bottom w:val="none" w:sz="0" w:space="0" w:color="auto"/>
            <w:right w:val="none" w:sz="0" w:space="0" w:color="auto"/>
          </w:divBdr>
        </w:div>
        <w:div w:id="919102211">
          <w:marLeft w:val="0"/>
          <w:marRight w:val="0"/>
          <w:marTop w:val="0"/>
          <w:marBottom w:val="0"/>
          <w:divBdr>
            <w:top w:val="none" w:sz="0" w:space="0" w:color="auto"/>
            <w:left w:val="none" w:sz="0" w:space="0" w:color="auto"/>
            <w:bottom w:val="none" w:sz="0" w:space="0" w:color="auto"/>
            <w:right w:val="none" w:sz="0" w:space="0" w:color="auto"/>
          </w:divBdr>
        </w:div>
        <w:div w:id="77020744">
          <w:marLeft w:val="0"/>
          <w:marRight w:val="0"/>
          <w:marTop w:val="0"/>
          <w:marBottom w:val="0"/>
          <w:divBdr>
            <w:top w:val="none" w:sz="0" w:space="0" w:color="auto"/>
            <w:left w:val="none" w:sz="0" w:space="0" w:color="auto"/>
            <w:bottom w:val="none" w:sz="0" w:space="0" w:color="auto"/>
            <w:right w:val="none" w:sz="0" w:space="0" w:color="auto"/>
          </w:divBdr>
        </w:div>
        <w:div w:id="1931428981">
          <w:marLeft w:val="0"/>
          <w:marRight w:val="0"/>
          <w:marTop w:val="0"/>
          <w:marBottom w:val="0"/>
          <w:divBdr>
            <w:top w:val="none" w:sz="0" w:space="0" w:color="auto"/>
            <w:left w:val="none" w:sz="0" w:space="0" w:color="auto"/>
            <w:bottom w:val="none" w:sz="0" w:space="0" w:color="auto"/>
            <w:right w:val="none" w:sz="0" w:space="0" w:color="auto"/>
          </w:divBdr>
        </w:div>
        <w:div w:id="1224636980">
          <w:marLeft w:val="0"/>
          <w:marRight w:val="0"/>
          <w:marTop w:val="0"/>
          <w:marBottom w:val="0"/>
          <w:divBdr>
            <w:top w:val="none" w:sz="0" w:space="0" w:color="auto"/>
            <w:left w:val="none" w:sz="0" w:space="0" w:color="auto"/>
            <w:bottom w:val="none" w:sz="0" w:space="0" w:color="auto"/>
            <w:right w:val="none" w:sz="0" w:space="0" w:color="auto"/>
          </w:divBdr>
        </w:div>
        <w:div w:id="1340162656">
          <w:marLeft w:val="0"/>
          <w:marRight w:val="0"/>
          <w:marTop w:val="0"/>
          <w:marBottom w:val="0"/>
          <w:divBdr>
            <w:top w:val="none" w:sz="0" w:space="0" w:color="auto"/>
            <w:left w:val="none" w:sz="0" w:space="0" w:color="auto"/>
            <w:bottom w:val="none" w:sz="0" w:space="0" w:color="auto"/>
            <w:right w:val="none" w:sz="0" w:space="0" w:color="auto"/>
          </w:divBdr>
        </w:div>
        <w:div w:id="2004307860">
          <w:marLeft w:val="0"/>
          <w:marRight w:val="0"/>
          <w:marTop w:val="0"/>
          <w:marBottom w:val="0"/>
          <w:divBdr>
            <w:top w:val="none" w:sz="0" w:space="0" w:color="auto"/>
            <w:left w:val="none" w:sz="0" w:space="0" w:color="auto"/>
            <w:bottom w:val="none" w:sz="0" w:space="0" w:color="auto"/>
            <w:right w:val="none" w:sz="0" w:space="0" w:color="auto"/>
          </w:divBdr>
        </w:div>
        <w:div w:id="1930695548">
          <w:marLeft w:val="0"/>
          <w:marRight w:val="0"/>
          <w:marTop w:val="0"/>
          <w:marBottom w:val="0"/>
          <w:divBdr>
            <w:top w:val="none" w:sz="0" w:space="0" w:color="auto"/>
            <w:left w:val="none" w:sz="0" w:space="0" w:color="auto"/>
            <w:bottom w:val="none" w:sz="0" w:space="0" w:color="auto"/>
            <w:right w:val="none" w:sz="0" w:space="0" w:color="auto"/>
          </w:divBdr>
        </w:div>
        <w:div w:id="1992636303">
          <w:marLeft w:val="0"/>
          <w:marRight w:val="0"/>
          <w:marTop w:val="0"/>
          <w:marBottom w:val="0"/>
          <w:divBdr>
            <w:top w:val="none" w:sz="0" w:space="0" w:color="auto"/>
            <w:left w:val="none" w:sz="0" w:space="0" w:color="auto"/>
            <w:bottom w:val="none" w:sz="0" w:space="0" w:color="auto"/>
            <w:right w:val="none" w:sz="0" w:space="0" w:color="auto"/>
          </w:divBdr>
        </w:div>
        <w:div w:id="2142645824">
          <w:marLeft w:val="0"/>
          <w:marRight w:val="0"/>
          <w:marTop w:val="0"/>
          <w:marBottom w:val="0"/>
          <w:divBdr>
            <w:top w:val="none" w:sz="0" w:space="0" w:color="auto"/>
            <w:left w:val="none" w:sz="0" w:space="0" w:color="auto"/>
            <w:bottom w:val="none" w:sz="0" w:space="0" w:color="auto"/>
            <w:right w:val="none" w:sz="0" w:space="0" w:color="auto"/>
          </w:divBdr>
        </w:div>
        <w:div w:id="1822188467">
          <w:marLeft w:val="0"/>
          <w:marRight w:val="0"/>
          <w:marTop w:val="0"/>
          <w:marBottom w:val="0"/>
          <w:divBdr>
            <w:top w:val="none" w:sz="0" w:space="0" w:color="auto"/>
            <w:left w:val="none" w:sz="0" w:space="0" w:color="auto"/>
            <w:bottom w:val="none" w:sz="0" w:space="0" w:color="auto"/>
            <w:right w:val="none" w:sz="0" w:space="0" w:color="auto"/>
          </w:divBdr>
        </w:div>
        <w:div w:id="1606616514">
          <w:marLeft w:val="0"/>
          <w:marRight w:val="0"/>
          <w:marTop w:val="0"/>
          <w:marBottom w:val="0"/>
          <w:divBdr>
            <w:top w:val="none" w:sz="0" w:space="0" w:color="auto"/>
            <w:left w:val="none" w:sz="0" w:space="0" w:color="auto"/>
            <w:bottom w:val="none" w:sz="0" w:space="0" w:color="auto"/>
            <w:right w:val="none" w:sz="0" w:space="0" w:color="auto"/>
          </w:divBdr>
        </w:div>
        <w:div w:id="1694072482">
          <w:marLeft w:val="0"/>
          <w:marRight w:val="0"/>
          <w:marTop w:val="0"/>
          <w:marBottom w:val="0"/>
          <w:divBdr>
            <w:top w:val="none" w:sz="0" w:space="0" w:color="auto"/>
            <w:left w:val="none" w:sz="0" w:space="0" w:color="auto"/>
            <w:bottom w:val="none" w:sz="0" w:space="0" w:color="auto"/>
            <w:right w:val="none" w:sz="0" w:space="0" w:color="auto"/>
          </w:divBdr>
        </w:div>
        <w:div w:id="1141851057">
          <w:marLeft w:val="0"/>
          <w:marRight w:val="0"/>
          <w:marTop w:val="0"/>
          <w:marBottom w:val="0"/>
          <w:divBdr>
            <w:top w:val="none" w:sz="0" w:space="0" w:color="auto"/>
            <w:left w:val="none" w:sz="0" w:space="0" w:color="auto"/>
            <w:bottom w:val="none" w:sz="0" w:space="0" w:color="auto"/>
            <w:right w:val="none" w:sz="0" w:space="0" w:color="auto"/>
          </w:divBdr>
        </w:div>
        <w:div w:id="190728277">
          <w:marLeft w:val="0"/>
          <w:marRight w:val="0"/>
          <w:marTop w:val="0"/>
          <w:marBottom w:val="0"/>
          <w:divBdr>
            <w:top w:val="none" w:sz="0" w:space="0" w:color="auto"/>
            <w:left w:val="none" w:sz="0" w:space="0" w:color="auto"/>
            <w:bottom w:val="none" w:sz="0" w:space="0" w:color="auto"/>
            <w:right w:val="none" w:sz="0" w:space="0" w:color="auto"/>
          </w:divBdr>
        </w:div>
        <w:div w:id="1989820453">
          <w:marLeft w:val="0"/>
          <w:marRight w:val="0"/>
          <w:marTop w:val="0"/>
          <w:marBottom w:val="0"/>
          <w:divBdr>
            <w:top w:val="none" w:sz="0" w:space="0" w:color="auto"/>
            <w:left w:val="none" w:sz="0" w:space="0" w:color="auto"/>
            <w:bottom w:val="none" w:sz="0" w:space="0" w:color="auto"/>
            <w:right w:val="none" w:sz="0" w:space="0" w:color="auto"/>
          </w:divBdr>
        </w:div>
        <w:div w:id="1792478749">
          <w:marLeft w:val="0"/>
          <w:marRight w:val="0"/>
          <w:marTop w:val="0"/>
          <w:marBottom w:val="0"/>
          <w:divBdr>
            <w:top w:val="none" w:sz="0" w:space="0" w:color="auto"/>
            <w:left w:val="none" w:sz="0" w:space="0" w:color="auto"/>
            <w:bottom w:val="none" w:sz="0" w:space="0" w:color="auto"/>
            <w:right w:val="none" w:sz="0" w:space="0" w:color="auto"/>
          </w:divBdr>
        </w:div>
        <w:div w:id="11228200">
          <w:marLeft w:val="0"/>
          <w:marRight w:val="0"/>
          <w:marTop w:val="0"/>
          <w:marBottom w:val="0"/>
          <w:divBdr>
            <w:top w:val="none" w:sz="0" w:space="0" w:color="auto"/>
            <w:left w:val="none" w:sz="0" w:space="0" w:color="auto"/>
            <w:bottom w:val="none" w:sz="0" w:space="0" w:color="auto"/>
            <w:right w:val="none" w:sz="0" w:space="0" w:color="auto"/>
          </w:divBdr>
        </w:div>
        <w:div w:id="776944555">
          <w:marLeft w:val="0"/>
          <w:marRight w:val="0"/>
          <w:marTop w:val="0"/>
          <w:marBottom w:val="0"/>
          <w:divBdr>
            <w:top w:val="none" w:sz="0" w:space="0" w:color="auto"/>
            <w:left w:val="none" w:sz="0" w:space="0" w:color="auto"/>
            <w:bottom w:val="none" w:sz="0" w:space="0" w:color="auto"/>
            <w:right w:val="none" w:sz="0" w:space="0" w:color="auto"/>
          </w:divBdr>
        </w:div>
        <w:div w:id="900289957">
          <w:marLeft w:val="0"/>
          <w:marRight w:val="0"/>
          <w:marTop w:val="0"/>
          <w:marBottom w:val="0"/>
          <w:divBdr>
            <w:top w:val="none" w:sz="0" w:space="0" w:color="auto"/>
            <w:left w:val="none" w:sz="0" w:space="0" w:color="auto"/>
            <w:bottom w:val="none" w:sz="0" w:space="0" w:color="auto"/>
            <w:right w:val="none" w:sz="0" w:space="0" w:color="auto"/>
          </w:divBdr>
        </w:div>
        <w:div w:id="981084975">
          <w:marLeft w:val="0"/>
          <w:marRight w:val="0"/>
          <w:marTop w:val="0"/>
          <w:marBottom w:val="0"/>
          <w:divBdr>
            <w:top w:val="none" w:sz="0" w:space="0" w:color="auto"/>
            <w:left w:val="none" w:sz="0" w:space="0" w:color="auto"/>
            <w:bottom w:val="none" w:sz="0" w:space="0" w:color="auto"/>
            <w:right w:val="none" w:sz="0" w:space="0" w:color="auto"/>
          </w:divBdr>
        </w:div>
        <w:div w:id="1078746148">
          <w:marLeft w:val="0"/>
          <w:marRight w:val="0"/>
          <w:marTop w:val="0"/>
          <w:marBottom w:val="0"/>
          <w:divBdr>
            <w:top w:val="none" w:sz="0" w:space="0" w:color="auto"/>
            <w:left w:val="none" w:sz="0" w:space="0" w:color="auto"/>
            <w:bottom w:val="none" w:sz="0" w:space="0" w:color="auto"/>
            <w:right w:val="none" w:sz="0" w:space="0" w:color="auto"/>
          </w:divBdr>
        </w:div>
        <w:div w:id="2130470133">
          <w:marLeft w:val="0"/>
          <w:marRight w:val="0"/>
          <w:marTop w:val="0"/>
          <w:marBottom w:val="0"/>
          <w:divBdr>
            <w:top w:val="none" w:sz="0" w:space="0" w:color="auto"/>
            <w:left w:val="none" w:sz="0" w:space="0" w:color="auto"/>
            <w:bottom w:val="none" w:sz="0" w:space="0" w:color="auto"/>
            <w:right w:val="none" w:sz="0" w:space="0" w:color="auto"/>
          </w:divBdr>
        </w:div>
        <w:div w:id="614560551">
          <w:marLeft w:val="0"/>
          <w:marRight w:val="0"/>
          <w:marTop w:val="0"/>
          <w:marBottom w:val="0"/>
          <w:divBdr>
            <w:top w:val="none" w:sz="0" w:space="0" w:color="auto"/>
            <w:left w:val="none" w:sz="0" w:space="0" w:color="auto"/>
            <w:bottom w:val="none" w:sz="0" w:space="0" w:color="auto"/>
            <w:right w:val="none" w:sz="0" w:space="0" w:color="auto"/>
          </w:divBdr>
        </w:div>
        <w:div w:id="1136875355">
          <w:marLeft w:val="0"/>
          <w:marRight w:val="0"/>
          <w:marTop w:val="0"/>
          <w:marBottom w:val="0"/>
          <w:divBdr>
            <w:top w:val="none" w:sz="0" w:space="0" w:color="auto"/>
            <w:left w:val="none" w:sz="0" w:space="0" w:color="auto"/>
            <w:bottom w:val="none" w:sz="0" w:space="0" w:color="auto"/>
            <w:right w:val="none" w:sz="0" w:space="0" w:color="auto"/>
          </w:divBdr>
        </w:div>
        <w:div w:id="1498883012">
          <w:marLeft w:val="0"/>
          <w:marRight w:val="0"/>
          <w:marTop w:val="0"/>
          <w:marBottom w:val="0"/>
          <w:divBdr>
            <w:top w:val="none" w:sz="0" w:space="0" w:color="auto"/>
            <w:left w:val="none" w:sz="0" w:space="0" w:color="auto"/>
            <w:bottom w:val="none" w:sz="0" w:space="0" w:color="auto"/>
            <w:right w:val="none" w:sz="0" w:space="0" w:color="auto"/>
          </w:divBdr>
        </w:div>
        <w:div w:id="832525177">
          <w:marLeft w:val="0"/>
          <w:marRight w:val="0"/>
          <w:marTop w:val="0"/>
          <w:marBottom w:val="0"/>
          <w:divBdr>
            <w:top w:val="none" w:sz="0" w:space="0" w:color="auto"/>
            <w:left w:val="none" w:sz="0" w:space="0" w:color="auto"/>
            <w:bottom w:val="none" w:sz="0" w:space="0" w:color="auto"/>
            <w:right w:val="none" w:sz="0" w:space="0" w:color="auto"/>
          </w:divBdr>
        </w:div>
        <w:div w:id="1793548127">
          <w:marLeft w:val="0"/>
          <w:marRight w:val="0"/>
          <w:marTop w:val="0"/>
          <w:marBottom w:val="0"/>
          <w:divBdr>
            <w:top w:val="none" w:sz="0" w:space="0" w:color="auto"/>
            <w:left w:val="none" w:sz="0" w:space="0" w:color="auto"/>
            <w:bottom w:val="none" w:sz="0" w:space="0" w:color="auto"/>
            <w:right w:val="none" w:sz="0" w:space="0" w:color="auto"/>
          </w:divBdr>
        </w:div>
        <w:div w:id="1659845879">
          <w:marLeft w:val="0"/>
          <w:marRight w:val="0"/>
          <w:marTop w:val="0"/>
          <w:marBottom w:val="0"/>
          <w:divBdr>
            <w:top w:val="none" w:sz="0" w:space="0" w:color="auto"/>
            <w:left w:val="none" w:sz="0" w:space="0" w:color="auto"/>
            <w:bottom w:val="none" w:sz="0" w:space="0" w:color="auto"/>
            <w:right w:val="none" w:sz="0" w:space="0" w:color="auto"/>
          </w:divBdr>
        </w:div>
        <w:div w:id="1518813672">
          <w:marLeft w:val="0"/>
          <w:marRight w:val="0"/>
          <w:marTop w:val="0"/>
          <w:marBottom w:val="0"/>
          <w:divBdr>
            <w:top w:val="none" w:sz="0" w:space="0" w:color="auto"/>
            <w:left w:val="none" w:sz="0" w:space="0" w:color="auto"/>
            <w:bottom w:val="none" w:sz="0" w:space="0" w:color="auto"/>
            <w:right w:val="none" w:sz="0" w:space="0" w:color="auto"/>
          </w:divBdr>
        </w:div>
        <w:div w:id="2007591761">
          <w:marLeft w:val="0"/>
          <w:marRight w:val="0"/>
          <w:marTop w:val="0"/>
          <w:marBottom w:val="0"/>
          <w:divBdr>
            <w:top w:val="none" w:sz="0" w:space="0" w:color="auto"/>
            <w:left w:val="none" w:sz="0" w:space="0" w:color="auto"/>
            <w:bottom w:val="none" w:sz="0" w:space="0" w:color="auto"/>
            <w:right w:val="none" w:sz="0" w:space="0" w:color="auto"/>
          </w:divBdr>
        </w:div>
        <w:div w:id="938298753">
          <w:marLeft w:val="0"/>
          <w:marRight w:val="0"/>
          <w:marTop w:val="0"/>
          <w:marBottom w:val="0"/>
          <w:divBdr>
            <w:top w:val="none" w:sz="0" w:space="0" w:color="auto"/>
            <w:left w:val="none" w:sz="0" w:space="0" w:color="auto"/>
            <w:bottom w:val="none" w:sz="0" w:space="0" w:color="auto"/>
            <w:right w:val="none" w:sz="0" w:space="0" w:color="auto"/>
          </w:divBdr>
        </w:div>
        <w:div w:id="1816952758">
          <w:marLeft w:val="0"/>
          <w:marRight w:val="0"/>
          <w:marTop w:val="0"/>
          <w:marBottom w:val="0"/>
          <w:divBdr>
            <w:top w:val="none" w:sz="0" w:space="0" w:color="auto"/>
            <w:left w:val="none" w:sz="0" w:space="0" w:color="auto"/>
            <w:bottom w:val="none" w:sz="0" w:space="0" w:color="auto"/>
            <w:right w:val="none" w:sz="0" w:space="0" w:color="auto"/>
          </w:divBdr>
        </w:div>
        <w:div w:id="339771073">
          <w:marLeft w:val="0"/>
          <w:marRight w:val="0"/>
          <w:marTop w:val="0"/>
          <w:marBottom w:val="0"/>
          <w:divBdr>
            <w:top w:val="none" w:sz="0" w:space="0" w:color="auto"/>
            <w:left w:val="none" w:sz="0" w:space="0" w:color="auto"/>
            <w:bottom w:val="none" w:sz="0" w:space="0" w:color="auto"/>
            <w:right w:val="none" w:sz="0" w:space="0" w:color="auto"/>
          </w:divBdr>
        </w:div>
        <w:div w:id="1654989438">
          <w:marLeft w:val="0"/>
          <w:marRight w:val="0"/>
          <w:marTop w:val="0"/>
          <w:marBottom w:val="0"/>
          <w:divBdr>
            <w:top w:val="none" w:sz="0" w:space="0" w:color="auto"/>
            <w:left w:val="none" w:sz="0" w:space="0" w:color="auto"/>
            <w:bottom w:val="none" w:sz="0" w:space="0" w:color="auto"/>
            <w:right w:val="none" w:sz="0" w:space="0" w:color="auto"/>
          </w:divBdr>
        </w:div>
        <w:div w:id="1085103723">
          <w:marLeft w:val="0"/>
          <w:marRight w:val="0"/>
          <w:marTop w:val="0"/>
          <w:marBottom w:val="0"/>
          <w:divBdr>
            <w:top w:val="none" w:sz="0" w:space="0" w:color="auto"/>
            <w:left w:val="none" w:sz="0" w:space="0" w:color="auto"/>
            <w:bottom w:val="none" w:sz="0" w:space="0" w:color="auto"/>
            <w:right w:val="none" w:sz="0" w:space="0" w:color="auto"/>
          </w:divBdr>
        </w:div>
        <w:div w:id="1316183692">
          <w:marLeft w:val="0"/>
          <w:marRight w:val="0"/>
          <w:marTop w:val="0"/>
          <w:marBottom w:val="0"/>
          <w:divBdr>
            <w:top w:val="none" w:sz="0" w:space="0" w:color="auto"/>
            <w:left w:val="none" w:sz="0" w:space="0" w:color="auto"/>
            <w:bottom w:val="none" w:sz="0" w:space="0" w:color="auto"/>
            <w:right w:val="none" w:sz="0" w:space="0" w:color="auto"/>
          </w:divBdr>
        </w:div>
        <w:div w:id="890842223">
          <w:marLeft w:val="0"/>
          <w:marRight w:val="0"/>
          <w:marTop w:val="0"/>
          <w:marBottom w:val="0"/>
          <w:divBdr>
            <w:top w:val="none" w:sz="0" w:space="0" w:color="auto"/>
            <w:left w:val="none" w:sz="0" w:space="0" w:color="auto"/>
            <w:bottom w:val="none" w:sz="0" w:space="0" w:color="auto"/>
            <w:right w:val="none" w:sz="0" w:space="0" w:color="auto"/>
          </w:divBdr>
        </w:div>
        <w:div w:id="702169942">
          <w:marLeft w:val="0"/>
          <w:marRight w:val="0"/>
          <w:marTop w:val="0"/>
          <w:marBottom w:val="0"/>
          <w:divBdr>
            <w:top w:val="none" w:sz="0" w:space="0" w:color="auto"/>
            <w:left w:val="none" w:sz="0" w:space="0" w:color="auto"/>
            <w:bottom w:val="none" w:sz="0" w:space="0" w:color="auto"/>
            <w:right w:val="none" w:sz="0" w:space="0" w:color="auto"/>
          </w:divBdr>
        </w:div>
        <w:div w:id="1437017245">
          <w:marLeft w:val="0"/>
          <w:marRight w:val="0"/>
          <w:marTop w:val="0"/>
          <w:marBottom w:val="0"/>
          <w:divBdr>
            <w:top w:val="none" w:sz="0" w:space="0" w:color="auto"/>
            <w:left w:val="none" w:sz="0" w:space="0" w:color="auto"/>
            <w:bottom w:val="none" w:sz="0" w:space="0" w:color="auto"/>
            <w:right w:val="none" w:sz="0" w:space="0" w:color="auto"/>
          </w:divBdr>
        </w:div>
        <w:div w:id="535042106">
          <w:marLeft w:val="0"/>
          <w:marRight w:val="0"/>
          <w:marTop w:val="0"/>
          <w:marBottom w:val="0"/>
          <w:divBdr>
            <w:top w:val="none" w:sz="0" w:space="0" w:color="auto"/>
            <w:left w:val="none" w:sz="0" w:space="0" w:color="auto"/>
            <w:bottom w:val="none" w:sz="0" w:space="0" w:color="auto"/>
            <w:right w:val="none" w:sz="0" w:space="0" w:color="auto"/>
          </w:divBdr>
        </w:div>
        <w:div w:id="6562974">
          <w:marLeft w:val="0"/>
          <w:marRight w:val="0"/>
          <w:marTop w:val="0"/>
          <w:marBottom w:val="0"/>
          <w:divBdr>
            <w:top w:val="none" w:sz="0" w:space="0" w:color="auto"/>
            <w:left w:val="none" w:sz="0" w:space="0" w:color="auto"/>
            <w:bottom w:val="none" w:sz="0" w:space="0" w:color="auto"/>
            <w:right w:val="none" w:sz="0" w:space="0" w:color="auto"/>
          </w:divBdr>
        </w:div>
        <w:div w:id="1530292431">
          <w:marLeft w:val="0"/>
          <w:marRight w:val="0"/>
          <w:marTop w:val="0"/>
          <w:marBottom w:val="0"/>
          <w:divBdr>
            <w:top w:val="none" w:sz="0" w:space="0" w:color="auto"/>
            <w:left w:val="none" w:sz="0" w:space="0" w:color="auto"/>
            <w:bottom w:val="none" w:sz="0" w:space="0" w:color="auto"/>
            <w:right w:val="none" w:sz="0" w:space="0" w:color="auto"/>
          </w:divBdr>
        </w:div>
        <w:div w:id="2021547533">
          <w:marLeft w:val="0"/>
          <w:marRight w:val="0"/>
          <w:marTop w:val="0"/>
          <w:marBottom w:val="0"/>
          <w:divBdr>
            <w:top w:val="none" w:sz="0" w:space="0" w:color="auto"/>
            <w:left w:val="none" w:sz="0" w:space="0" w:color="auto"/>
            <w:bottom w:val="none" w:sz="0" w:space="0" w:color="auto"/>
            <w:right w:val="none" w:sz="0" w:space="0" w:color="auto"/>
          </w:divBdr>
        </w:div>
        <w:div w:id="710807821">
          <w:marLeft w:val="0"/>
          <w:marRight w:val="0"/>
          <w:marTop w:val="0"/>
          <w:marBottom w:val="0"/>
          <w:divBdr>
            <w:top w:val="none" w:sz="0" w:space="0" w:color="auto"/>
            <w:left w:val="none" w:sz="0" w:space="0" w:color="auto"/>
            <w:bottom w:val="none" w:sz="0" w:space="0" w:color="auto"/>
            <w:right w:val="none" w:sz="0" w:space="0" w:color="auto"/>
          </w:divBdr>
        </w:div>
        <w:div w:id="481889060">
          <w:marLeft w:val="0"/>
          <w:marRight w:val="0"/>
          <w:marTop w:val="0"/>
          <w:marBottom w:val="0"/>
          <w:divBdr>
            <w:top w:val="none" w:sz="0" w:space="0" w:color="auto"/>
            <w:left w:val="none" w:sz="0" w:space="0" w:color="auto"/>
            <w:bottom w:val="none" w:sz="0" w:space="0" w:color="auto"/>
            <w:right w:val="none" w:sz="0" w:space="0" w:color="auto"/>
          </w:divBdr>
        </w:div>
        <w:div w:id="1943106115">
          <w:marLeft w:val="0"/>
          <w:marRight w:val="0"/>
          <w:marTop w:val="0"/>
          <w:marBottom w:val="0"/>
          <w:divBdr>
            <w:top w:val="none" w:sz="0" w:space="0" w:color="auto"/>
            <w:left w:val="none" w:sz="0" w:space="0" w:color="auto"/>
            <w:bottom w:val="none" w:sz="0" w:space="0" w:color="auto"/>
            <w:right w:val="none" w:sz="0" w:space="0" w:color="auto"/>
          </w:divBdr>
        </w:div>
        <w:div w:id="607660212">
          <w:marLeft w:val="0"/>
          <w:marRight w:val="0"/>
          <w:marTop w:val="0"/>
          <w:marBottom w:val="0"/>
          <w:divBdr>
            <w:top w:val="none" w:sz="0" w:space="0" w:color="auto"/>
            <w:left w:val="none" w:sz="0" w:space="0" w:color="auto"/>
            <w:bottom w:val="none" w:sz="0" w:space="0" w:color="auto"/>
            <w:right w:val="none" w:sz="0" w:space="0" w:color="auto"/>
          </w:divBdr>
        </w:div>
        <w:div w:id="250312809">
          <w:marLeft w:val="0"/>
          <w:marRight w:val="0"/>
          <w:marTop w:val="0"/>
          <w:marBottom w:val="0"/>
          <w:divBdr>
            <w:top w:val="none" w:sz="0" w:space="0" w:color="auto"/>
            <w:left w:val="none" w:sz="0" w:space="0" w:color="auto"/>
            <w:bottom w:val="none" w:sz="0" w:space="0" w:color="auto"/>
            <w:right w:val="none" w:sz="0" w:space="0" w:color="auto"/>
          </w:divBdr>
        </w:div>
        <w:div w:id="2132091633">
          <w:marLeft w:val="0"/>
          <w:marRight w:val="0"/>
          <w:marTop w:val="0"/>
          <w:marBottom w:val="0"/>
          <w:divBdr>
            <w:top w:val="none" w:sz="0" w:space="0" w:color="auto"/>
            <w:left w:val="none" w:sz="0" w:space="0" w:color="auto"/>
            <w:bottom w:val="none" w:sz="0" w:space="0" w:color="auto"/>
            <w:right w:val="none" w:sz="0" w:space="0" w:color="auto"/>
          </w:divBdr>
        </w:div>
        <w:div w:id="324095786">
          <w:marLeft w:val="0"/>
          <w:marRight w:val="0"/>
          <w:marTop w:val="0"/>
          <w:marBottom w:val="0"/>
          <w:divBdr>
            <w:top w:val="none" w:sz="0" w:space="0" w:color="auto"/>
            <w:left w:val="none" w:sz="0" w:space="0" w:color="auto"/>
            <w:bottom w:val="none" w:sz="0" w:space="0" w:color="auto"/>
            <w:right w:val="none" w:sz="0" w:space="0" w:color="auto"/>
          </w:divBdr>
        </w:div>
        <w:div w:id="669219544">
          <w:marLeft w:val="0"/>
          <w:marRight w:val="0"/>
          <w:marTop w:val="0"/>
          <w:marBottom w:val="0"/>
          <w:divBdr>
            <w:top w:val="none" w:sz="0" w:space="0" w:color="auto"/>
            <w:left w:val="none" w:sz="0" w:space="0" w:color="auto"/>
            <w:bottom w:val="none" w:sz="0" w:space="0" w:color="auto"/>
            <w:right w:val="none" w:sz="0" w:space="0" w:color="auto"/>
          </w:divBdr>
        </w:div>
        <w:div w:id="1443302398">
          <w:marLeft w:val="0"/>
          <w:marRight w:val="0"/>
          <w:marTop w:val="0"/>
          <w:marBottom w:val="0"/>
          <w:divBdr>
            <w:top w:val="none" w:sz="0" w:space="0" w:color="auto"/>
            <w:left w:val="none" w:sz="0" w:space="0" w:color="auto"/>
            <w:bottom w:val="none" w:sz="0" w:space="0" w:color="auto"/>
            <w:right w:val="none" w:sz="0" w:space="0" w:color="auto"/>
          </w:divBdr>
        </w:div>
        <w:div w:id="683167455">
          <w:marLeft w:val="0"/>
          <w:marRight w:val="0"/>
          <w:marTop w:val="0"/>
          <w:marBottom w:val="0"/>
          <w:divBdr>
            <w:top w:val="none" w:sz="0" w:space="0" w:color="auto"/>
            <w:left w:val="none" w:sz="0" w:space="0" w:color="auto"/>
            <w:bottom w:val="none" w:sz="0" w:space="0" w:color="auto"/>
            <w:right w:val="none" w:sz="0" w:space="0" w:color="auto"/>
          </w:divBdr>
        </w:div>
        <w:div w:id="1543396097">
          <w:marLeft w:val="0"/>
          <w:marRight w:val="0"/>
          <w:marTop w:val="0"/>
          <w:marBottom w:val="0"/>
          <w:divBdr>
            <w:top w:val="none" w:sz="0" w:space="0" w:color="auto"/>
            <w:left w:val="none" w:sz="0" w:space="0" w:color="auto"/>
            <w:bottom w:val="none" w:sz="0" w:space="0" w:color="auto"/>
            <w:right w:val="none" w:sz="0" w:space="0" w:color="auto"/>
          </w:divBdr>
        </w:div>
        <w:div w:id="1404135065">
          <w:marLeft w:val="0"/>
          <w:marRight w:val="0"/>
          <w:marTop w:val="0"/>
          <w:marBottom w:val="0"/>
          <w:divBdr>
            <w:top w:val="none" w:sz="0" w:space="0" w:color="auto"/>
            <w:left w:val="none" w:sz="0" w:space="0" w:color="auto"/>
            <w:bottom w:val="none" w:sz="0" w:space="0" w:color="auto"/>
            <w:right w:val="none" w:sz="0" w:space="0" w:color="auto"/>
          </w:divBdr>
        </w:div>
        <w:div w:id="873270016">
          <w:marLeft w:val="0"/>
          <w:marRight w:val="0"/>
          <w:marTop w:val="0"/>
          <w:marBottom w:val="0"/>
          <w:divBdr>
            <w:top w:val="none" w:sz="0" w:space="0" w:color="auto"/>
            <w:left w:val="none" w:sz="0" w:space="0" w:color="auto"/>
            <w:bottom w:val="none" w:sz="0" w:space="0" w:color="auto"/>
            <w:right w:val="none" w:sz="0" w:space="0" w:color="auto"/>
          </w:divBdr>
        </w:div>
        <w:div w:id="39480486">
          <w:marLeft w:val="0"/>
          <w:marRight w:val="0"/>
          <w:marTop w:val="0"/>
          <w:marBottom w:val="0"/>
          <w:divBdr>
            <w:top w:val="none" w:sz="0" w:space="0" w:color="auto"/>
            <w:left w:val="none" w:sz="0" w:space="0" w:color="auto"/>
            <w:bottom w:val="none" w:sz="0" w:space="0" w:color="auto"/>
            <w:right w:val="none" w:sz="0" w:space="0" w:color="auto"/>
          </w:divBdr>
        </w:div>
        <w:div w:id="1019502774">
          <w:marLeft w:val="0"/>
          <w:marRight w:val="0"/>
          <w:marTop w:val="0"/>
          <w:marBottom w:val="0"/>
          <w:divBdr>
            <w:top w:val="none" w:sz="0" w:space="0" w:color="auto"/>
            <w:left w:val="none" w:sz="0" w:space="0" w:color="auto"/>
            <w:bottom w:val="none" w:sz="0" w:space="0" w:color="auto"/>
            <w:right w:val="none" w:sz="0" w:space="0" w:color="auto"/>
          </w:divBdr>
        </w:div>
        <w:div w:id="1018392496">
          <w:marLeft w:val="0"/>
          <w:marRight w:val="0"/>
          <w:marTop w:val="0"/>
          <w:marBottom w:val="0"/>
          <w:divBdr>
            <w:top w:val="none" w:sz="0" w:space="0" w:color="auto"/>
            <w:left w:val="none" w:sz="0" w:space="0" w:color="auto"/>
            <w:bottom w:val="none" w:sz="0" w:space="0" w:color="auto"/>
            <w:right w:val="none" w:sz="0" w:space="0" w:color="auto"/>
          </w:divBdr>
        </w:div>
        <w:div w:id="1382097482">
          <w:marLeft w:val="0"/>
          <w:marRight w:val="0"/>
          <w:marTop w:val="0"/>
          <w:marBottom w:val="0"/>
          <w:divBdr>
            <w:top w:val="none" w:sz="0" w:space="0" w:color="auto"/>
            <w:left w:val="none" w:sz="0" w:space="0" w:color="auto"/>
            <w:bottom w:val="none" w:sz="0" w:space="0" w:color="auto"/>
            <w:right w:val="none" w:sz="0" w:space="0" w:color="auto"/>
          </w:divBdr>
        </w:div>
        <w:div w:id="1948389460">
          <w:marLeft w:val="0"/>
          <w:marRight w:val="0"/>
          <w:marTop w:val="0"/>
          <w:marBottom w:val="0"/>
          <w:divBdr>
            <w:top w:val="none" w:sz="0" w:space="0" w:color="auto"/>
            <w:left w:val="none" w:sz="0" w:space="0" w:color="auto"/>
            <w:bottom w:val="none" w:sz="0" w:space="0" w:color="auto"/>
            <w:right w:val="none" w:sz="0" w:space="0" w:color="auto"/>
          </w:divBdr>
        </w:div>
        <w:div w:id="1797991562">
          <w:marLeft w:val="0"/>
          <w:marRight w:val="0"/>
          <w:marTop w:val="0"/>
          <w:marBottom w:val="0"/>
          <w:divBdr>
            <w:top w:val="none" w:sz="0" w:space="0" w:color="auto"/>
            <w:left w:val="none" w:sz="0" w:space="0" w:color="auto"/>
            <w:bottom w:val="none" w:sz="0" w:space="0" w:color="auto"/>
            <w:right w:val="none" w:sz="0" w:space="0" w:color="auto"/>
          </w:divBdr>
        </w:div>
        <w:div w:id="1193879682">
          <w:marLeft w:val="0"/>
          <w:marRight w:val="0"/>
          <w:marTop w:val="0"/>
          <w:marBottom w:val="0"/>
          <w:divBdr>
            <w:top w:val="none" w:sz="0" w:space="0" w:color="auto"/>
            <w:left w:val="none" w:sz="0" w:space="0" w:color="auto"/>
            <w:bottom w:val="none" w:sz="0" w:space="0" w:color="auto"/>
            <w:right w:val="none" w:sz="0" w:space="0" w:color="auto"/>
          </w:divBdr>
        </w:div>
        <w:div w:id="623271504">
          <w:marLeft w:val="0"/>
          <w:marRight w:val="0"/>
          <w:marTop w:val="0"/>
          <w:marBottom w:val="0"/>
          <w:divBdr>
            <w:top w:val="none" w:sz="0" w:space="0" w:color="auto"/>
            <w:left w:val="none" w:sz="0" w:space="0" w:color="auto"/>
            <w:bottom w:val="none" w:sz="0" w:space="0" w:color="auto"/>
            <w:right w:val="none" w:sz="0" w:space="0" w:color="auto"/>
          </w:divBdr>
        </w:div>
        <w:div w:id="1123690404">
          <w:marLeft w:val="0"/>
          <w:marRight w:val="0"/>
          <w:marTop w:val="0"/>
          <w:marBottom w:val="0"/>
          <w:divBdr>
            <w:top w:val="none" w:sz="0" w:space="0" w:color="auto"/>
            <w:left w:val="none" w:sz="0" w:space="0" w:color="auto"/>
            <w:bottom w:val="none" w:sz="0" w:space="0" w:color="auto"/>
            <w:right w:val="none" w:sz="0" w:space="0" w:color="auto"/>
          </w:divBdr>
        </w:div>
        <w:div w:id="1664121697">
          <w:marLeft w:val="0"/>
          <w:marRight w:val="0"/>
          <w:marTop w:val="0"/>
          <w:marBottom w:val="0"/>
          <w:divBdr>
            <w:top w:val="none" w:sz="0" w:space="0" w:color="auto"/>
            <w:left w:val="none" w:sz="0" w:space="0" w:color="auto"/>
            <w:bottom w:val="none" w:sz="0" w:space="0" w:color="auto"/>
            <w:right w:val="none" w:sz="0" w:space="0" w:color="auto"/>
          </w:divBdr>
        </w:div>
        <w:div w:id="1453787091">
          <w:marLeft w:val="0"/>
          <w:marRight w:val="0"/>
          <w:marTop w:val="0"/>
          <w:marBottom w:val="0"/>
          <w:divBdr>
            <w:top w:val="none" w:sz="0" w:space="0" w:color="auto"/>
            <w:left w:val="none" w:sz="0" w:space="0" w:color="auto"/>
            <w:bottom w:val="none" w:sz="0" w:space="0" w:color="auto"/>
            <w:right w:val="none" w:sz="0" w:space="0" w:color="auto"/>
          </w:divBdr>
        </w:div>
        <w:div w:id="1137718522">
          <w:marLeft w:val="0"/>
          <w:marRight w:val="0"/>
          <w:marTop w:val="0"/>
          <w:marBottom w:val="0"/>
          <w:divBdr>
            <w:top w:val="none" w:sz="0" w:space="0" w:color="auto"/>
            <w:left w:val="none" w:sz="0" w:space="0" w:color="auto"/>
            <w:bottom w:val="none" w:sz="0" w:space="0" w:color="auto"/>
            <w:right w:val="none" w:sz="0" w:space="0" w:color="auto"/>
          </w:divBdr>
        </w:div>
        <w:div w:id="1632394411">
          <w:marLeft w:val="0"/>
          <w:marRight w:val="0"/>
          <w:marTop w:val="0"/>
          <w:marBottom w:val="0"/>
          <w:divBdr>
            <w:top w:val="none" w:sz="0" w:space="0" w:color="auto"/>
            <w:left w:val="none" w:sz="0" w:space="0" w:color="auto"/>
            <w:bottom w:val="none" w:sz="0" w:space="0" w:color="auto"/>
            <w:right w:val="none" w:sz="0" w:space="0" w:color="auto"/>
          </w:divBdr>
        </w:div>
        <w:div w:id="702292341">
          <w:marLeft w:val="0"/>
          <w:marRight w:val="0"/>
          <w:marTop w:val="0"/>
          <w:marBottom w:val="0"/>
          <w:divBdr>
            <w:top w:val="none" w:sz="0" w:space="0" w:color="auto"/>
            <w:left w:val="none" w:sz="0" w:space="0" w:color="auto"/>
            <w:bottom w:val="none" w:sz="0" w:space="0" w:color="auto"/>
            <w:right w:val="none" w:sz="0" w:space="0" w:color="auto"/>
          </w:divBdr>
        </w:div>
        <w:div w:id="634137070">
          <w:marLeft w:val="0"/>
          <w:marRight w:val="0"/>
          <w:marTop w:val="0"/>
          <w:marBottom w:val="0"/>
          <w:divBdr>
            <w:top w:val="none" w:sz="0" w:space="0" w:color="auto"/>
            <w:left w:val="none" w:sz="0" w:space="0" w:color="auto"/>
            <w:bottom w:val="none" w:sz="0" w:space="0" w:color="auto"/>
            <w:right w:val="none" w:sz="0" w:space="0" w:color="auto"/>
          </w:divBdr>
        </w:div>
        <w:div w:id="341668535">
          <w:marLeft w:val="0"/>
          <w:marRight w:val="0"/>
          <w:marTop w:val="0"/>
          <w:marBottom w:val="0"/>
          <w:divBdr>
            <w:top w:val="none" w:sz="0" w:space="0" w:color="auto"/>
            <w:left w:val="none" w:sz="0" w:space="0" w:color="auto"/>
            <w:bottom w:val="none" w:sz="0" w:space="0" w:color="auto"/>
            <w:right w:val="none" w:sz="0" w:space="0" w:color="auto"/>
          </w:divBdr>
        </w:div>
        <w:div w:id="250893752">
          <w:marLeft w:val="0"/>
          <w:marRight w:val="0"/>
          <w:marTop w:val="0"/>
          <w:marBottom w:val="0"/>
          <w:divBdr>
            <w:top w:val="none" w:sz="0" w:space="0" w:color="auto"/>
            <w:left w:val="none" w:sz="0" w:space="0" w:color="auto"/>
            <w:bottom w:val="none" w:sz="0" w:space="0" w:color="auto"/>
            <w:right w:val="none" w:sz="0" w:space="0" w:color="auto"/>
          </w:divBdr>
        </w:div>
        <w:div w:id="661811641">
          <w:marLeft w:val="0"/>
          <w:marRight w:val="0"/>
          <w:marTop w:val="0"/>
          <w:marBottom w:val="0"/>
          <w:divBdr>
            <w:top w:val="none" w:sz="0" w:space="0" w:color="auto"/>
            <w:left w:val="none" w:sz="0" w:space="0" w:color="auto"/>
            <w:bottom w:val="none" w:sz="0" w:space="0" w:color="auto"/>
            <w:right w:val="none" w:sz="0" w:space="0" w:color="auto"/>
          </w:divBdr>
        </w:div>
        <w:div w:id="2021546916">
          <w:marLeft w:val="0"/>
          <w:marRight w:val="0"/>
          <w:marTop w:val="0"/>
          <w:marBottom w:val="0"/>
          <w:divBdr>
            <w:top w:val="none" w:sz="0" w:space="0" w:color="auto"/>
            <w:left w:val="none" w:sz="0" w:space="0" w:color="auto"/>
            <w:bottom w:val="none" w:sz="0" w:space="0" w:color="auto"/>
            <w:right w:val="none" w:sz="0" w:space="0" w:color="auto"/>
          </w:divBdr>
        </w:div>
        <w:div w:id="925577544">
          <w:marLeft w:val="0"/>
          <w:marRight w:val="0"/>
          <w:marTop w:val="0"/>
          <w:marBottom w:val="0"/>
          <w:divBdr>
            <w:top w:val="none" w:sz="0" w:space="0" w:color="auto"/>
            <w:left w:val="none" w:sz="0" w:space="0" w:color="auto"/>
            <w:bottom w:val="none" w:sz="0" w:space="0" w:color="auto"/>
            <w:right w:val="none" w:sz="0" w:space="0" w:color="auto"/>
          </w:divBdr>
        </w:div>
        <w:div w:id="705327591">
          <w:marLeft w:val="0"/>
          <w:marRight w:val="0"/>
          <w:marTop w:val="0"/>
          <w:marBottom w:val="0"/>
          <w:divBdr>
            <w:top w:val="none" w:sz="0" w:space="0" w:color="auto"/>
            <w:left w:val="none" w:sz="0" w:space="0" w:color="auto"/>
            <w:bottom w:val="none" w:sz="0" w:space="0" w:color="auto"/>
            <w:right w:val="none" w:sz="0" w:space="0" w:color="auto"/>
          </w:divBdr>
        </w:div>
        <w:div w:id="1633559513">
          <w:marLeft w:val="0"/>
          <w:marRight w:val="0"/>
          <w:marTop w:val="0"/>
          <w:marBottom w:val="0"/>
          <w:divBdr>
            <w:top w:val="none" w:sz="0" w:space="0" w:color="auto"/>
            <w:left w:val="none" w:sz="0" w:space="0" w:color="auto"/>
            <w:bottom w:val="none" w:sz="0" w:space="0" w:color="auto"/>
            <w:right w:val="none" w:sz="0" w:space="0" w:color="auto"/>
          </w:divBdr>
        </w:div>
        <w:div w:id="1340697790">
          <w:marLeft w:val="0"/>
          <w:marRight w:val="0"/>
          <w:marTop w:val="0"/>
          <w:marBottom w:val="0"/>
          <w:divBdr>
            <w:top w:val="none" w:sz="0" w:space="0" w:color="auto"/>
            <w:left w:val="none" w:sz="0" w:space="0" w:color="auto"/>
            <w:bottom w:val="none" w:sz="0" w:space="0" w:color="auto"/>
            <w:right w:val="none" w:sz="0" w:space="0" w:color="auto"/>
          </w:divBdr>
        </w:div>
        <w:div w:id="1374159063">
          <w:marLeft w:val="0"/>
          <w:marRight w:val="0"/>
          <w:marTop w:val="0"/>
          <w:marBottom w:val="0"/>
          <w:divBdr>
            <w:top w:val="none" w:sz="0" w:space="0" w:color="auto"/>
            <w:left w:val="none" w:sz="0" w:space="0" w:color="auto"/>
            <w:bottom w:val="none" w:sz="0" w:space="0" w:color="auto"/>
            <w:right w:val="none" w:sz="0" w:space="0" w:color="auto"/>
          </w:divBdr>
        </w:div>
        <w:div w:id="998533355">
          <w:marLeft w:val="0"/>
          <w:marRight w:val="0"/>
          <w:marTop w:val="0"/>
          <w:marBottom w:val="0"/>
          <w:divBdr>
            <w:top w:val="none" w:sz="0" w:space="0" w:color="auto"/>
            <w:left w:val="none" w:sz="0" w:space="0" w:color="auto"/>
            <w:bottom w:val="none" w:sz="0" w:space="0" w:color="auto"/>
            <w:right w:val="none" w:sz="0" w:space="0" w:color="auto"/>
          </w:divBdr>
        </w:div>
        <w:div w:id="881214821">
          <w:marLeft w:val="0"/>
          <w:marRight w:val="0"/>
          <w:marTop w:val="0"/>
          <w:marBottom w:val="0"/>
          <w:divBdr>
            <w:top w:val="none" w:sz="0" w:space="0" w:color="auto"/>
            <w:left w:val="none" w:sz="0" w:space="0" w:color="auto"/>
            <w:bottom w:val="none" w:sz="0" w:space="0" w:color="auto"/>
            <w:right w:val="none" w:sz="0" w:space="0" w:color="auto"/>
          </w:divBdr>
        </w:div>
      </w:divsChild>
    </w:div>
    <w:div w:id="175703021">
      <w:bodyDiv w:val="1"/>
      <w:marLeft w:val="0"/>
      <w:marRight w:val="0"/>
      <w:marTop w:val="0"/>
      <w:marBottom w:val="0"/>
      <w:divBdr>
        <w:top w:val="none" w:sz="0" w:space="0" w:color="auto"/>
        <w:left w:val="none" w:sz="0" w:space="0" w:color="auto"/>
        <w:bottom w:val="none" w:sz="0" w:space="0" w:color="auto"/>
        <w:right w:val="none" w:sz="0" w:space="0" w:color="auto"/>
      </w:divBdr>
      <w:divsChild>
        <w:div w:id="851069736">
          <w:marLeft w:val="0"/>
          <w:marRight w:val="0"/>
          <w:marTop w:val="0"/>
          <w:marBottom w:val="0"/>
          <w:divBdr>
            <w:top w:val="none" w:sz="0" w:space="0" w:color="auto"/>
            <w:left w:val="none" w:sz="0" w:space="0" w:color="auto"/>
            <w:bottom w:val="none" w:sz="0" w:space="0" w:color="auto"/>
            <w:right w:val="none" w:sz="0" w:space="0" w:color="auto"/>
          </w:divBdr>
        </w:div>
        <w:div w:id="1577352696">
          <w:marLeft w:val="0"/>
          <w:marRight w:val="0"/>
          <w:marTop w:val="0"/>
          <w:marBottom w:val="0"/>
          <w:divBdr>
            <w:top w:val="none" w:sz="0" w:space="0" w:color="auto"/>
            <w:left w:val="none" w:sz="0" w:space="0" w:color="auto"/>
            <w:bottom w:val="none" w:sz="0" w:space="0" w:color="auto"/>
            <w:right w:val="none" w:sz="0" w:space="0" w:color="auto"/>
          </w:divBdr>
        </w:div>
        <w:div w:id="956106178">
          <w:marLeft w:val="0"/>
          <w:marRight w:val="0"/>
          <w:marTop w:val="0"/>
          <w:marBottom w:val="0"/>
          <w:divBdr>
            <w:top w:val="none" w:sz="0" w:space="0" w:color="auto"/>
            <w:left w:val="none" w:sz="0" w:space="0" w:color="auto"/>
            <w:bottom w:val="none" w:sz="0" w:space="0" w:color="auto"/>
            <w:right w:val="none" w:sz="0" w:space="0" w:color="auto"/>
          </w:divBdr>
        </w:div>
      </w:divsChild>
    </w:div>
    <w:div w:id="190461384">
      <w:bodyDiv w:val="1"/>
      <w:marLeft w:val="0"/>
      <w:marRight w:val="0"/>
      <w:marTop w:val="0"/>
      <w:marBottom w:val="0"/>
      <w:divBdr>
        <w:top w:val="none" w:sz="0" w:space="0" w:color="auto"/>
        <w:left w:val="none" w:sz="0" w:space="0" w:color="auto"/>
        <w:bottom w:val="none" w:sz="0" w:space="0" w:color="auto"/>
        <w:right w:val="none" w:sz="0" w:space="0" w:color="auto"/>
      </w:divBdr>
    </w:div>
    <w:div w:id="252472222">
      <w:bodyDiv w:val="1"/>
      <w:marLeft w:val="0"/>
      <w:marRight w:val="0"/>
      <w:marTop w:val="0"/>
      <w:marBottom w:val="0"/>
      <w:divBdr>
        <w:top w:val="none" w:sz="0" w:space="0" w:color="auto"/>
        <w:left w:val="none" w:sz="0" w:space="0" w:color="auto"/>
        <w:bottom w:val="none" w:sz="0" w:space="0" w:color="auto"/>
        <w:right w:val="none" w:sz="0" w:space="0" w:color="auto"/>
      </w:divBdr>
    </w:div>
    <w:div w:id="498425983">
      <w:bodyDiv w:val="1"/>
      <w:marLeft w:val="0"/>
      <w:marRight w:val="0"/>
      <w:marTop w:val="0"/>
      <w:marBottom w:val="0"/>
      <w:divBdr>
        <w:top w:val="none" w:sz="0" w:space="0" w:color="auto"/>
        <w:left w:val="none" w:sz="0" w:space="0" w:color="auto"/>
        <w:bottom w:val="none" w:sz="0" w:space="0" w:color="auto"/>
        <w:right w:val="none" w:sz="0" w:space="0" w:color="auto"/>
      </w:divBdr>
      <w:divsChild>
        <w:div w:id="250357429">
          <w:marLeft w:val="0"/>
          <w:marRight w:val="0"/>
          <w:marTop w:val="0"/>
          <w:marBottom w:val="0"/>
          <w:divBdr>
            <w:top w:val="none" w:sz="0" w:space="0" w:color="auto"/>
            <w:left w:val="none" w:sz="0" w:space="0" w:color="auto"/>
            <w:bottom w:val="none" w:sz="0" w:space="0" w:color="auto"/>
            <w:right w:val="none" w:sz="0" w:space="0" w:color="auto"/>
          </w:divBdr>
        </w:div>
        <w:div w:id="325791935">
          <w:marLeft w:val="0"/>
          <w:marRight w:val="0"/>
          <w:marTop w:val="0"/>
          <w:marBottom w:val="0"/>
          <w:divBdr>
            <w:top w:val="none" w:sz="0" w:space="0" w:color="auto"/>
            <w:left w:val="none" w:sz="0" w:space="0" w:color="auto"/>
            <w:bottom w:val="none" w:sz="0" w:space="0" w:color="auto"/>
            <w:right w:val="none" w:sz="0" w:space="0" w:color="auto"/>
          </w:divBdr>
        </w:div>
      </w:divsChild>
    </w:div>
    <w:div w:id="506410377">
      <w:bodyDiv w:val="1"/>
      <w:marLeft w:val="0"/>
      <w:marRight w:val="0"/>
      <w:marTop w:val="0"/>
      <w:marBottom w:val="0"/>
      <w:divBdr>
        <w:top w:val="none" w:sz="0" w:space="0" w:color="auto"/>
        <w:left w:val="none" w:sz="0" w:space="0" w:color="auto"/>
        <w:bottom w:val="none" w:sz="0" w:space="0" w:color="auto"/>
        <w:right w:val="none" w:sz="0" w:space="0" w:color="auto"/>
      </w:divBdr>
    </w:div>
    <w:div w:id="583301384">
      <w:bodyDiv w:val="1"/>
      <w:marLeft w:val="0"/>
      <w:marRight w:val="0"/>
      <w:marTop w:val="0"/>
      <w:marBottom w:val="0"/>
      <w:divBdr>
        <w:top w:val="none" w:sz="0" w:space="0" w:color="auto"/>
        <w:left w:val="none" w:sz="0" w:space="0" w:color="auto"/>
        <w:bottom w:val="none" w:sz="0" w:space="0" w:color="auto"/>
        <w:right w:val="none" w:sz="0" w:space="0" w:color="auto"/>
      </w:divBdr>
      <w:divsChild>
        <w:div w:id="1381251613">
          <w:marLeft w:val="0"/>
          <w:marRight w:val="0"/>
          <w:marTop w:val="0"/>
          <w:marBottom w:val="0"/>
          <w:divBdr>
            <w:top w:val="none" w:sz="0" w:space="0" w:color="auto"/>
            <w:left w:val="none" w:sz="0" w:space="0" w:color="auto"/>
            <w:bottom w:val="none" w:sz="0" w:space="0" w:color="auto"/>
            <w:right w:val="none" w:sz="0" w:space="0" w:color="auto"/>
          </w:divBdr>
        </w:div>
        <w:div w:id="2129423084">
          <w:marLeft w:val="0"/>
          <w:marRight w:val="0"/>
          <w:marTop w:val="0"/>
          <w:marBottom w:val="0"/>
          <w:divBdr>
            <w:top w:val="none" w:sz="0" w:space="0" w:color="auto"/>
            <w:left w:val="none" w:sz="0" w:space="0" w:color="auto"/>
            <w:bottom w:val="none" w:sz="0" w:space="0" w:color="auto"/>
            <w:right w:val="none" w:sz="0" w:space="0" w:color="auto"/>
          </w:divBdr>
        </w:div>
        <w:div w:id="25184675">
          <w:marLeft w:val="0"/>
          <w:marRight w:val="0"/>
          <w:marTop w:val="0"/>
          <w:marBottom w:val="0"/>
          <w:divBdr>
            <w:top w:val="none" w:sz="0" w:space="0" w:color="auto"/>
            <w:left w:val="none" w:sz="0" w:space="0" w:color="auto"/>
            <w:bottom w:val="none" w:sz="0" w:space="0" w:color="auto"/>
            <w:right w:val="none" w:sz="0" w:space="0" w:color="auto"/>
          </w:divBdr>
        </w:div>
        <w:div w:id="93015254">
          <w:marLeft w:val="0"/>
          <w:marRight w:val="0"/>
          <w:marTop w:val="0"/>
          <w:marBottom w:val="0"/>
          <w:divBdr>
            <w:top w:val="none" w:sz="0" w:space="0" w:color="auto"/>
            <w:left w:val="none" w:sz="0" w:space="0" w:color="auto"/>
            <w:bottom w:val="none" w:sz="0" w:space="0" w:color="auto"/>
            <w:right w:val="none" w:sz="0" w:space="0" w:color="auto"/>
          </w:divBdr>
        </w:div>
        <w:div w:id="1396585557">
          <w:marLeft w:val="0"/>
          <w:marRight w:val="0"/>
          <w:marTop w:val="0"/>
          <w:marBottom w:val="0"/>
          <w:divBdr>
            <w:top w:val="none" w:sz="0" w:space="0" w:color="auto"/>
            <w:left w:val="none" w:sz="0" w:space="0" w:color="auto"/>
            <w:bottom w:val="none" w:sz="0" w:space="0" w:color="auto"/>
            <w:right w:val="none" w:sz="0" w:space="0" w:color="auto"/>
          </w:divBdr>
        </w:div>
        <w:div w:id="868176324">
          <w:marLeft w:val="0"/>
          <w:marRight w:val="0"/>
          <w:marTop w:val="0"/>
          <w:marBottom w:val="0"/>
          <w:divBdr>
            <w:top w:val="none" w:sz="0" w:space="0" w:color="auto"/>
            <w:left w:val="none" w:sz="0" w:space="0" w:color="auto"/>
            <w:bottom w:val="none" w:sz="0" w:space="0" w:color="auto"/>
            <w:right w:val="none" w:sz="0" w:space="0" w:color="auto"/>
          </w:divBdr>
        </w:div>
        <w:div w:id="2110926508">
          <w:marLeft w:val="0"/>
          <w:marRight w:val="0"/>
          <w:marTop w:val="0"/>
          <w:marBottom w:val="0"/>
          <w:divBdr>
            <w:top w:val="none" w:sz="0" w:space="0" w:color="auto"/>
            <w:left w:val="none" w:sz="0" w:space="0" w:color="auto"/>
            <w:bottom w:val="none" w:sz="0" w:space="0" w:color="auto"/>
            <w:right w:val="none" w:sz="0" w:space="0" w:color="auto"/>
          </w:divBdr>
        </w:div>
        <w:div w:id="249047443">
          <w:marLeft w:val="0"/>
          <w:marRight w:val="0"/>
          <w:marTop w:val="0"/>
          <w:marBottom w:val="0"/>
          <w:divBdr>
            <w:top w:val="none" w:sz="0" w:space="0" w:color="auto"/>
            <w:left w:val="none" w:sz="0" w:space="0" w:color="auto"/>
            <w:bottom w:val="none" w:sz="0" w:space="0" w:color="auto"/>
            <w:right w:val="none" w:sz="0" w:space="0" w:color="auto"/>
          </w:divBdr>
        </w:div>
        <w:div w:id="144444387">
          <w:marLeft w:val="0"/>
          <w:marRight w:val="0"/>
          <w:marTop w:val="0"/>
          <w:marBottom w:val="0"/>
          <w:divBdr>
            <w:top w:val="none" w:sz="0" w:space="0" w:color="auto"/>
            <w:left w:val="none" w:sz="0" w:space="0" w:color="auto"/>
            <w:bottom w:val="none" w:sz="0" w:space="0" w:color="auto"/>
            <w:right w:val="none" w:sz="0" w:space="0" w:color="auto"/>
          </w:divBdr>
        </w:div>
        <w:div w:id="454834010">
          <w:marLeft w:val="0"/>
          <w:marRight w:val="0"/>
          <w:marTop w:val="0"/>
          <w:marBottom w:val="0"/>
          <w:divBdr>
            <w:top w:val="none" w:sz="0" w:space="0" w:color="auto"/>
            <w:left w:val="none" w:sz="0" w:space="0" w:color="auto"/>
            <w:bottom w:val="none" w:sz="0" w:space="0" w:color="auto"/>
            <w:right w:val="none" w:sz="0" w:space="0" w:color="auto"/>
          </w:divBdr>
        </w:div>
        <w:div w:id="449784011">
          <w:marLeft w:val="0"/>
          <w:marRight w:val="0"/>
          <w:marTop w:val="0"/>
          <w:marBottom w:val="0"/>
          <w:divBdr>
            <w:top w:val="none" w:sz="0" w:space="0" w:color="auto"/>
            <w:left w:val="none" w:sz="0" w:space="0" w:color="auto"/>
            <w:bottom w:val="none" w:sz="0" w:space="0" w:color="auto"/>
            <w:right w:val="none" w:sz="0" w:space="0" w:color="auto"/>
          </w:divBdr>
        </w:div>
        <w:div w:id="19359869">
          <w:marLeft w:val="0"/>
          <w:marRight w:val="0"/>
          <w:marTop w:val="0"/>
          <w:marBottom w:val="0"/>
          <w:divBdr>
            <w:top w:val="none" w:sz="0" w:space="0" w:color="auto"/>
            <w:left w:val="none" w:sz="0" w:space="0" w:color="auto"/>
            <w:bottom w:val="none" w:sz="0" w:space="0" w:color="auto"/>
            <w:right w:val="none" w:sz="0" w:space="0" w:color="auto"/>
          </w:divBdr>
        </w:div>
        <w:div w:id="943878805">
          <w:marLeft w:val="0"/>
          <w:marRight w:val="0"/>
          <w:marTop w:val="0"/>
          <w:marBottom w:val="0"/>
          <w:divBdr>
            <w:top w:val="none" w:sz="0" w:space="0" w:color="auto"/>
            <w:left w:val="none" w:sz="0" w:space="0" w:color="auto"/>
            <w:bottom w:val="none" w:sz="0" w:space="0" w:color="auto"/>
            <w:right w:val="none" w:sz="0" w:space="0" w:color="auto"/>
          </w:divBdr>
        </w:div>
        <w:div w:id="1460683685">
          <w:marLeft w:val="0"/>
          <w:marRight w:val="0"/>
          <w:marTop w:val="0"/>
          <w:marBottom w:val="0"/>
          <w:divBdr>
            <w:top w:val="none" w:sz="0" w:space="0" w:color="auto"/>
            <w:left w:val="none" w:sz="0" w:space="0" w:color="auto"/>
            <w:bottom w:val="none" w:sz="0" w:space="0" w:color="auto"/>
            <w:right w:val="none" w:sz="0" w:space="0" w:color="auto"/>
          </w:divBdr>
        </w:div>
        <w:div w:id="1019619560">
          <w:marLeft w:val="0"/>
          <w:marRight w:val="0"/>
          <w:marTop w:val="0"/>
          <w:marBottom w:val="0"/>
          <w:divBdr>
            <w:top w:val="none" w:sz="0" w:space="0" w:color="auto"/>
            <w:left w:val="none" w:sz="0" w:space="0" w:color="auto"/>
            <w:bottom w:val="none" w:sz="0" w:space="0" w:color="auto"/>
            <w:right w:val="none" w:sz="0" w:space="0" w:color="auto"/>
          </w:divBdr>
        </w:div>
        <w:div w:id="1492600482">
          <w:marLeft w:val="0"/>
          <w:marRight w:val="0"/>
          <w:marTop w:val="0"/>
          <w:marBottom w:val="0"/>
          <w:divBdr>
            <w:top w:val="none" w:sz="0" w:space="0" w:color="auto"/>
            <w:left w:val="none" w:sz="0" w:space="0" w:color="auto"/>
            <w:bottom w:val="none" w:sz="0" w:space="0" w:color="auto"/>
            <w:right w:val="none" w:sz="0" w:space="0" w:color="auto"/>
          </w:divBdr>
        </w:div>
        <w:div w:id="1530800809">
          <w:marLeft w:val="0"/>
          <w:marRight w:val="0"/>
          <w:marTop w:val="0"/>
          <w:marBottom w:val="0"/>
          <w:divBdr>
            <w:top w:val="none" w:sz="0" w:space="0" w:color="auto"/>
            <w:left w:val="none" w:sz="0" w:space="0" w:color="auto"/>
            <w:bottom w:val="none" w:sz="0" w:space="0" w:color="auto"/>
            <w:right w:val="none" w:sz="0" w:space="0" w:color="auto"/>
          </w:divBdr>
        </w:div>
        <w:div w:id="806360878">
          <w:marLeft w:val="0"/>
          <w:marRight w:val="0"/>
          <w:marTop w:val="0"/>
          <w:marBottom w:val="0"/>
          <w:divBdr>
            <w:top w:val="none" w:sz="0" w:space="0" w:color="auto"/>
            <w:left w:val="none" w:sz="0" w:space="0" w:color="auto"/>
            <w:bottom w:val="none" w:sz="0" w:space="0" w:color="auto"/>
            <w:right w:val="none" w:sz="0" w:space="0" w:color="auto"/>
          </w:divBdr>
        </w:div>
        <w:div w:id="1626619242">
          <w:marLeft w:val="0"/>
          <w:marRight w:val="0"/>
          <w:marTop w:val="0"/>
          <w:marBottom w:val="0"/>
          <w:divBdr>
            <w:top w:val="none" w:sz="0" w:space="0" w:color="auto"/>
            <w:left w:val="none" w:sz="0" w:space="0" w:color="auto"/>
            <w:bottom w:val="none" w:sz="0" w:space="0" w:color="auto"/>
            <w:right w:val="none" w:sz="0" w:space="0" w:color="auto"/>
          </w:divBdr>
        </w:div>
        <w:div w:id="356195094">
          <w:marLeft w:val="0"/>
          <w:marRight w:val="0"/>
          <w:marTop w:val="0"/>
          <w:marBottom w:val="0"/>
          <w:divBdr>
            <w:top w:val="none" w:sz="0" w:space="0" w:color="auto"/>
            <w:left w:val="none" w:sz="0" w:space="0" w:color="auto"/>
            <w:bottom w:val="none" w:sz="0" w:space="0" w:color="auto"/>
            <w:right w:val="none" w:sz="0" w:space="0" w:color="auto"/>
          </w:divBdr>
        </w:div>
        <w:div w:id="527718121">
          <w:marLeft w:val="0"/>
          <w:marRight w:val="0"/>
          <w:marTop w:val="0"/>
          <w:marBottom w:val="0"/>
          <w:divBdr>
            <w:top w:val="none" w:sz="0" w:space="0" w:color="auto"/>
            <w:left w:val="none" w:sz="0" w:space="0" w:color="auto"/>
            <w:bottom w:val="none" w:sz="0" w:space="0" w:color="auto"/>
            <w:right w:val="none" w:sz="0" w:space="0" w:color="auto"/>
          </w:divBdr>
        </w:div>
        <w:div w:id="1390956855">
          <w:marLeft w:val="0"/>
          <w:marRight w:val="0"/>
          <w:marTop w:val="0"/>
          <w:marBottom w:val="0"/>
          <w:divBdr>
            <w:top w:val="none" w:sz="0" w:space="0" w:color="auto"/>
            <w:left w:val="none" w:sz="0" w:space="0" w:color="auto"/>
            <w:bottom w:val="none" w:sz="0" w:space="0" w:color="auto"/>
            <w:right w:val="none" w:sz="0" w:space="0" w:color="auto"/>
          </w:divBdr>
        </w:div>
        <w:div w:id="1121991977">
          <w:marLeft w:val="0"/>
          <w:marRight w:val="0"/>
          <w:marTop w:val="0"/>
          <w:marBottom w:val="0"/>
          <w:divBdr>
            <w:top w:val="none" w:sz="0" w:space="0" w:color="auto"/>
            <w:left w:val="none" w:sz="0" w:space="0" w:color="auto"/>
            <w:bottom w:val="none" w:sz="0" w:space="0" w:color="auto"/>
            <w:right w:val="none" w:sz="0" w:space="0" w:color="auto"/>
          </w:divBdr>
        </w:div>
        <w:div w:id="1805194674">
          <w:marLeft w:val="0"/>
          <w:marRight w:val="0"/>
          <w:marTop w:val="0"/>
          <w:marBottom w:val="0"/>
          <w:divBdr>
            <w:top w:val="none" w:sz="0" w:space="0" w:color="auto"/>
            <w:left w:val="none" w:sz="0" w:space="0" w:color="auto"/>
            <w:bottom w:val="none" w:sz="0" w:space="0" w:color="auto"/>
            <w:right w:val="none" w:sz="0" w:space="0" w:color="auto"/>
          </w:divBdr>
        </w:div>
        <w:div w:id="1251425252">
          <w:marLeft w:val="0"/>
          <w:marRight w:val="0"/>
          <w:marTop w:val="0"/>
          <w:marBottom w:val="0"/>
          <w:divBdr>
            <w:top w:val="none" w:sz="0" w:space="0" w:color="auto"/>
            <w:left w:val="none" w:sz="0" w:space="0" w:color="auto"/>
            <w:bottom w:val="none" w:sz="0" w:space="0" w:color="auto"/>
            <w:right w:val="none" w:sz="0" w:space="0" w:color="auto"/>
          </w:divBdr>
        </w:div>
        <w:div w:id="1137916404">
          <w:marLeft w:val="0"/>
          <w:marRight w:val="0"/>
          <w:marTop w:val="0"/>
          <w:marBottom w:val="0"/>
          <w:divBdr>
            <w:top w:val="none" w:sz="0" w:space="0" w:color="auto"/>
            <w:left w:val="none" w:sz="0" w:space="0" w:color="auto"/>
            <w:bottom w:val="none" w:sz="0" w:space="0" w:color="auto"/>
            <w:right w:val="none" w:sz="0" w:space="0" w:color="auto"/>
          </w:divBdr>
        </w:div>
        <w:div w:id="1685789044">
          <w:marLeft w:val="0"/>
          <w:marRight w:val="0"/>
          <w:marTop w:val="0"/>
          <w:marBottom w:val="0"/>
          <w:divBdr>
            <w:top w:val="none" w:sz="0" w:space="0" w:color="auto"/>
            <w:left w:val="none" w:sz="0" w:space="0" w:color="auto"/>
            <w:bottom w:val="none" w:sz="0" w:space="0" w:color="auto"/>
            <w:right w:val="none" w:sz="0" w:space="0" w:color="auto"/>
          </w:divBdr>
        </w:div>
        <w:div w:id="2105496874">
          <w:marLeft w:val="0"/>
          <w:marRight w:val="0"/>
          <w:marTop w:val="0"/>
          <w:marBottom w:val="0"/>
          <w:divBdr>
            <w:top w:val="none" w:sz="0" w:space="0" w:color="auto"/>
            <w:left w:val="none" w:sz="0" w:space="0" w:color="auto"/>
            <w:bottom w:val="none" w:sz="0" w:space="0" w:color="auto"/>
            <w:right w:val="none" w:sz="0" w:space="0" w:color="auto"/>
          </w:divBdr>
        </w:div>
        <w:div w:id="1294603816">
          <w:marLeft w:val="0"/>
          <w:marRight w:val="0"/>
          <w:marTop w:val="0"/>
          <w:marBottom w:val="0"/>
          <w:divBdr>
            <w:top w:val="none" w:sz="0" w:space="0" w:color="auto"/>
            <w:left w:val="none" w:sz="0" w:space="0" w:color="auto"/>
            <w:bottom w:val="none" w:sz="0" w:space="0" w:color="auto"/>
            <w:right w:val="none" w:sz="0" w:space="0" w:color="auto"/>
          </w:divBdr>
        </w:div>
        <w:div w:id="478153543">
          <w:marLeft w:val="0"/>
          <w:marRight w:val="0"/>
          <w:marTop w:val="0"/>
          <w:marBottom w:val="0"/>
          <w:divBdr>
            <w:top w:val="none" w:sz="0" w:space="0" w:color="auto"/>
            <w:left w:val="none" w:sz="0" w:space="0" w:color="auto"/>
            <w:bottom w:val="none" w:sz="0" w:space="0" w:color="auto"/>
            <w:right w:val="none" w:sz="0" w:space="0" w:color="auto"/>
          </w:divBdr>
        </w:div>
        <w:div w:id="784811778">
          <w:marLeft w:val="0"/>
          <w:marRight w:val="0"/>
          <w:marTop w:val="0"/>
          <w:marBottom w:val="0"/>
          <w:divBdr>
            <w:top w:val="none" w:sz="0" w:space="0" w:color="auto"/>
            <w:left w:val="none" w:sz="0" w:space="0" w:color="auto"/>
            <w:bottom w:val="none" w:sz="0" w:space="0" w:color="auto"/>
            <w:right w:val="none" w:sz="0" w:space="0" w:color="auto"/>
          </w:divBdr>
        </w:div>
        <w:div w:id="801847271">
          <w:marLeft w:val="0"/>
          <w:marRight w:val="0"/>
          <w:marTop w:val="0"/>
          <w:marBottom w:val="0"/>
          <w:divBdr>
            <w:top w:val="none" w:sz="0" w:space="0" w:color="auto"/>
            <w:left w:val="none" w:sz="0" w:space="0" w:color="auto"/>
            <w:bottom w:val="none" w:sz="0" w:space="0" w:color="auto"/>
            <w:right w:val="none" w:sz="0" w:space="0" w:color="auto"/>
          </w:divBdr>
        </w:div>
        <w:div w:id="1141383031">
          <w:marLeft w:val="0"/>
          <w:marRight w:val="0"/>
          <w:marTop w:val="0"/>
          <w:marBottom w:val="0"/>
          <w:divBdr>
            <w:top w:val="none" w:sz="0" w:space="0" w:color="auto"/>
            <w:left w:val="none" w:sz="0" w:space="0" w:color="auto"/>
            <w:bottom w:val="none" w:sz="0" w:space="0" w:color="auto"/>
            <w:right w:val="none" w:sz="0" w:space="0" w:color="auto"/>
          </w:divBdr>
        </w:div>
        <w:div w:id="1016421819">
          <w:marLeft w:val="0"/>
          <w:marRight w:val="0"/>
          <w:marTop w:val="0"/>
          <w:marBottom w:val="0"/>
          <w:divBdr>
            <w:top w:val="none" w:sz="0" w:space="0" w:color="auto"/>
            <w:left w:val="none" w:sz="0" w:space="0" w:color="auto"/>
            <w:bottom w:val="none" w:sz="0" w:space="0" w:color="auto"/>
            <w:right w:val="none" w:sz="0" w:space="0" w:color="auto"/>
          </w:divBdr>
        </w:div>
        <w:div w:id="2076387741">
          <w:marLeft w:val="0"/>
          <w:marRight w:val="0"/>
          <w:marTop w:val="0"/>
          <w:marBottom w:val="0"/>
          <w:divBdr>
            <w:top w:val="none" w:sz="0" w:space="0" w:color="auto"/>
            <w:left w:val="none" w:sz="0" w:space="0" w:color="auto"/>
            <w:bottom w:val="none" w:sz="0" w:space="0" w:color="auto"/>
            <w:right w:val="none" w:sz="0" w:space="0" w:color="auto"/>
          </w:divBdr>
        </w:div>
        <w:div w:id="2019194639">
          <w:marLeft w:val="0"/>
          <w:marRight w:val="0"/>
          <w:marTop w:val="0"/>
          <w:marBottom w:val="0"/>
          <w:divBdr>
            <w:top w:val="none" w:sz="0" w:space="0" w:color="auto"/>
            <w:left w:val="none" w:sz="0" w:space="0" w:color="auto"/>
            <w:bottom w:val="none" w:sz="0" w:space="0" w:color="auto"/>
            <w:right w:val="none" w:sz="0" w:space="0" w:color="auto"/>
          </w:divBdr>
        </w:div>
        <w:div w:id="591620543">
          <w:marLeft w:val="0"/>
          <w:marRight w:val="0"/>
          <w:marTop w:val="0"/>
          <w:marBottom w:val="0"/>
          <w:divBdr>
            <w:top w:val="none" w:sz="0" w:space="0" w:color="auto"/>
            <w:left w:val="none" w:sz="0" w:space="0" w:color="auto"/>
            <w:bottom w:val="none" w:sz="0" w:space="0" w:color="auto"/>
            <w:right w:val="none" w:sz="0" w:space="0" w:color="auto"/>
          </w:divBdr>
        </w:div>
        <w:div w:id="1974865802">
          <w:marLeft w:val="0"/>
          <w:marRight w:val="0"/>
          <w:marTop w:val="0"/>
          <w:marBottom w:val="0"/>
          <w:divBdr>
            <w:top w:val="none" w:sz="0" w:space="0" w:color="auto"/>
            <w:left w:val="none" w:sz="0" w:space="0" w:color="auto"/>
            <w:bottom w:val="none" w:sz="0" w:space="0" w:color="auto"/>
            <w:right w:val="none" w:sz="0" w:space="0" w:color="auto"/>
          </w:divBdr>
        </w:div>
        <w:div w:id="572933995">
          <w:marLeft w:val="0"/>
          <w:marRight w:val="0"/>
          <w:marTop w:val="0"/>
          <w:marBottom w:val="0"/>
          <w:divBdr>
            <w:top w:val="none" w:sz="0" w:space="0" w:color="auto"/>
            <w:left w:val="none" w:sz="0" w:space="0" w:color="auto"/>
            <w:bottom w:val="none" w:sz="0" w:space="0" w:color="auto"/>
            <w:right w:val="none" w:sz="0" w:space="0" w:color="auto"/>
          </w:divBdr>
        </w:div>
        <w:div w:id="1800804075">
          <w:marLeft w:val="0"/>
          <w:marRight w:val="0"/>
          <w:marTop w:val="0"/>
          <w:marBottom w:val="0"/>
          <w:divBdr>
            <w:top w:val="none" w:sz="0" w:space="0" w:color="auto"/>
            <w:left w:val="none" w:sz="0" w:space="0" w:color="auto"/>
            <w:bottom w:val="none" w:sz="0" w:space="0" w:color="auto"/>
            <w:right w:val="none" w:sz="0" w:space="0" w:color="auto"/>
          </w:divBdr>
        </w:div>
        <w:div w:id="856306191">
          <w:marLeft w:val="0"/>
          <w:marRight w:val="0"/>
          <w:marTop w:val="0"/>
          <w:marBottom w:val="0"/>
          <w:divBdr>
            <w:top w:val="none" w:sz="0" w:space="0" w:color="auto"/>
            <w:left w:val="none" w:sz="0" w:space="0" w:color="auto"/>
            <w:bottom w:val="none" w:sz="0" w:space="0" w:color="auto"/>
            <w:right w:val="none" w:sz="0" w:space="0" w:color="auto"/>
          </w:divBdr>
        </w:div>
        <w:div w:id="276838712">
          <w:marLeft w:val="0"/>
          <w:marRight w:val="0"/>
          <w:marTop w:val="0"/>
          <w:marBottom w:val="0"/>
          <w:divBdr>
            <w:top w:val="none" w:sz="0" w:space="0" w:color="auto"/>
            <w:left w:val="none" w:sz="0" w:space="0" w:color="auto"/>
            <w:bottom w:val="none" w:sz="0" w:space="0" w:color="auto"/>
            <w:right w:val="none" w:sz="0" w:space="0" w:color="auto"/>
          </w:divBdr>
        </w:div>
        <w:div w:id="995181030">
          <w:marLeft w:val="0"/>
          <w:marRight w:val="0"/>
          <w:marTop w:val="0"/>
          <w:marBottom w:val="0"/>
          <w:divBdr>
            <w:top w:val="none" w:sz="0" w:space="0" w:color="auto"/>
            <w:left w:val="none" w:sz="0" w:space="0" w:color="auto"/>
            <w:bottom w:val="none" w:sz="0" w:space="0" w:color="auto"/>
            <w:right w:val="none" w:sz="0" w:space="0" w:color="auto"/>
          </w:divBdr>
        </w:div>
        <w:div w:id="946892549">
          <w:marLeft w:val="0"/>
          <w:marRight w:val="0"/>
          <w:marTop w:val="0"/>
          <w:marBottom w:val="0"/>
          <w:divBdr>
            <w:top w:val="none" w:sz="0" w:space="0" w:color="auto"/>
            <w:left w:val="none" w:sz="0" w:space="0" w:color="auto"/>
            <w:bottom w:val="none" w:sz="0" w:space="0" w:color="auto"/>
            <w:right w:val="none" w:sz="0" w:space="0" w:color="auto"/>
          </w:divBdr>
        </w:div>
        <w:div w:id="1142890311">
          <w:marLeft w:val="0"/>
          <w:marRight w:val="0"/>
          <w:marTop w:val="0"/>
          <w:marBottom w:val="0"/>
          <w:divBdr>
            <w:top w:val="none" w:sz="0" w:space="0" w:color="auto"/>
            <w:left w:val="none" w:sz="0" w:space="0" w:color="auto"/>
            <w:bottom w:val="none" w:sz="0" w:space="0" w:color="auto"/>
            <w:right w:val="none" w:sz="0" w:space="0" w:color="auto"/>
          </w:divBdr>
        </w:div>
        <w:div w:id="149903005">
          <w:marLeft w:val="0"/>
          <w:marRight w:val="0"/>
          <w:marTop w:val="0"/>
          <w:marBottom w:val="0"/>
          <w:divBdr>
            <w:top w:val="none" w:sz="0" w:space="0" w:color="auto"/>
            <w:left w:val="none" w:sz="0" w:space="0" w:color="auto"/>
            <w:bottom w:val="none" w:sz="0" w:space="0" w:color="auto"/>
            <w:right w:val="none" w:sz="0" w:space="0" w:color="auto"/>
          </w:divBdr>
        </w:div>
        <w:div w:id="1890728102">
          <w:marLeft w:val="0"/>
          <w:marRight w:val="0"/>
          <w:marTop w:val="0"/>
          <w:marBottom w:val="0"/>
          <w:divBdr>
            <w:top w:val="none" w:sz="0" w:space="0" w:color="auto"/>
            <w:left w:val="none" w:sz="0" w:space="0" w:color="auto"/>
            <w:bottom w:val="none" w:sz="0" w:space="0" w:color="auto"/>
            <w:right w:val="none" w:sz="0" w:space="0" w:color="auto"/>
          </w:divBdr>
        </w:div>
        <w:div w:id="1484859300">
          <w:marLeft w:val="0"/>
          <w:marRight w:val="0"/>
          <w:marTop w:val="0"/>
          <w:marBottom w:val="0"/>
          <w:divBdr>
            <w:top w:val="none" w:sz="0" w:space="0" w:color="auto"/>
            <w:left w:val="none" w:sz="0" w:space="0" w:color="auto"/>
            <w:bottom w:val="none" w:sz="0" w:space="0" w:color="auto"/>
            <w:right w:val="none" w:sz="0" w:space="0" w:color="auto"/>
          </w:divBdr>
        </w:div>
        <w:div w:id="1428967301">
          <w:marLeft w:val="0"/>
          <w:marRight w:val="0"/>
          <w:marTop w:val="0"/>
          <w:marBottom w:val="0"/>
          <w:divBdr>
            <w:top w:val="none" w:sz="0" w:space="0" w:color="auto"/>
            <w:left w:val="none" w:sz="0" w:space="0" w:color="auto"/>
            <w:bottom w:val="none" w:sz="0" w:space="0" w:color="auto"/>
            <w:right w:val="none" w:sz="0" w:space="0" w:color="auto"/>
          </w:divBdr>
        </w:div>
        <w:div w:id="1043142403">
          <w:marLeft w:val="0"/>
          <w:marRight w:val="0"/>
          <w:marTop w:val="0"/>
          <w:marBottom w:val="0"/>
          <w:divBdr>
            <w:top w:val="none" w:sz="0" w:space="0" w:color="auto"/>
            <w:left w:val="none" w:sz="0" w:space="0" w:color="auto"/>
            <w:bottom w:val="none" w:sz="0" w:space="0" w:color="auto"/>
            <w:right w:val="none" w:sz="0" w:space="0" w:color="auto"/>
          </w:divBdr>
        </w:div>
        <w:div w:id="1426003183">
          <w:marLeft w:val="0"/>
          <w:marRight w:val="0"/>
          <w:marTop w:val="0"/>
          <w:marBottom w:val="0"/>
          <w:divBdr>
            <w:top w:val="none" w:sz="0" w:space="0" w:color="auto"/>
            <w:left w:val="none" w:sz="0" w:space="0" w:color="auto"/>
            <w:bottom w:val="none" w:sz="0" w:space="0" w:color="auto"/>
            <w:right w:val="none" w:sz="0" w:space="0" w:color="auto"/>
          </w:divBdr>
        </w:div>
        <w:div w:id="787239645">
          <w:marLeft w:val="0"/>
          <w:marRight w:val="0"/>
          <w:marTop w:val="0"/>
          <w:marBottom w:val="0"/>
          <w:divBdr>
            <w:top w:val="none" w:sz="0" w:space="0" w:color="auto"/>
            <w:left w:val="none" w:sz="0" w:space="0" w:color="auto"/>
            <w:bottom w:val="none" w:sz="0" w:space="0" w:color="auto"/>
            <w:right w:val="none" w:sz="0" w:space="0" w:color="auto"/>
          </w:divBdr>
        </w:div>
        <w:div w:id="141240168">
          <w:marLeft w:val="0"/>
          <w:marRight w:val="0"/>
          <w:marTop w:val="0"/>
          <w:marBottom w:val="0"/>
          <w:divBdr>
            <w:top w:val="none" w:sz="0" w:space="0" w:color="auto"/>
            <w:left w:val="none" w:sz="0" w:space="0" w:color="auto"/>
            <w:bottom w:val="none" w:sz="0" w:space="0" w:color="auto"/>
            <w:right w:val="none" w:sz="0" w:space="0" w:color="auto"/>
          </w:divBdr>
        </w:div>
        <w:div w:id="1287354620">
          <w:marLeft w:val="0"/>
          <w:marRight w:val="0"/>
          <w:marTop w:val="0"/>
          <w:marBottom w:val="0"/>
          <w:divBdr>
            <w:top w:val="none" w:sz="0" w:space="0" w:color="auto"/>
            <w:left w:val="none" w:sz="0" w:space="0" w:color="auto"/>
            <w:bottom w:val="none" w:sz="0" w:space="0" w:color="auto"/>
            <w:right w:val="none" w:sz="0" w:space="0" w:color="auto"/>
          </w:divBdr>
        </w:div>
        <w:div w:id="2061319062">
          <w:marLeft w:val="0"/>
          <w:marRight w:val="0"/>
          <w:marTop w:val="0"/>
          <w:marBottom w:val="0"/>
          <w:divBdr>
            <w:top w:val="none" w:sz="0" w:space="0" w:color="auto"/>
            <w:left w:val="none" w:sz="0" w:space="0" w:color="auto"/>
            <w:bottom w:val="none" w:sz="0" w:space="0" w:color="auto"/>
            <w:right w:val="none" w:sz="0" w:space="0" w:color="auto"/>
          </w:divBdr>
        </w:div>
        <w:div w:id="15422375">
          <w:marLeft w:val="0"/>
          <w:marRight w:val="0"/>
          <w:marTop w:val="0"/>
          <w:marBottom w:val="0"/>
          <w:divBdr>
            <w:top w:val="none" w:sz="0" w:space="0" w:color="auto"/>
            <w:left w:val="none" w:sz="0" w:space="0" w:color="auto"/>
            <w:bottom w:val="none" w:sz="0" w:space="0" w:color="auto"/>
            <w:right w:val="none" w:sz="0" w:space="0" w:color="auto"/>
          </w:divBdr>
        </w:div>
        <w:div w:id="1561819205">
          <w:marLeft w:val="0"/>
          <w:marRight w:val="0"/>
          <w:marTop w:val="0"/>
          <w:marBottom w:val="0"/>
          <w:divBdr>
            <w:top w:val="none" w:sz="0" w:space="0" w:color="auto"/>
            <w:left w:val="none" w:sz="0" w:space="0" w:color="auto"/>
            <w:bottom w:val="none" w:sz="0" w:space="0" w:color="auto"/>
            <w:right w:val="none" w:sz="0" w:space="0" w:color="auto"/>
          </w:divBdr>
        </w:div>
        <w:div w:id="213853063">
          <w:marLeft w:val="0"/>
          <w:marRight w:val="0"/>
          <w:marTop w:val="0"/>
          <w:marBottom w:val="0"/>
          <w:divBdr>
            <w:top w:val="none" w:sz="0" w:space="0" w:color="auto"/>
            <w:left w:val="none" w:sz="0" w:space="0" w:color="auto"/>
            <w:bottom w:val="none" w:sz="0" w:space="0" w:color="auto"/>
            <w:right w:val="none" w:sz="0" w:space="0" w:color="auto"/>
          </w:divBdr>
        </w:div>
        <w:div w:id="2080134015">
          <w:marLeft w:val="0"/>
          <w:marRight w:val="0"/>
          <w:marTop w:val="0"/>
          <w:marBottom w:val="0"/>
          <w:divBdr>
            <w:top w:val="none" w:sz="0" w:space="0" w:color="auto"/>
            <w:left w:val="none" w:sz="0" w:space="0" w:color="auto"/>
            <w:bottom w:val="none" w:sz="0" w:space="0" w:color="auto"/>
            <w:right w:val="none" w:sz="0" w:space="0" w:color="auto"/>
          </w:divBdr>
        </w:div>
        <w:div w:id="1374964402">
          <w:marLeft w:val="0"/>
          <w:marRight w:val="0"/>
          <w:marTop w:val="0"/>
          <w:marBottom w:val="0"/>
          <w:divBdr>
            <w:top w:val="none" w:sz="0" w:space="0" w:color="auto"/>
            <w:left w:val="none" w:sz="0" w:space="0" w:color="auto"/>
            <w:bottom w:val="none" w:sz="0" w:space="0" w:color="auto"/>
            <w:right w:val="none" w:sz="0" w:space="0" w:color="auto"/>
          </w:divBdr>
        </w:div>
        <w:div w:id="432407019">
          <w:marLeft w:val="0"/>
          <w:marRight w:val="0"/>
          <w:marTop w:val="0"/>
          <w:marBottom w:val="0"/>
          <w:divBdr>
            <w:top w:val="none" w:sz="0" w:space="0" w:color="auto"/>
            <w:left w:val="none" w:sz="0" w:space="0" w:color="auto"/>
            <w:bottom w:val="none" w:sz="0" w:space="0" w:color="auto"/>
            <w:right w:val="none" w:sz="0" w:space="0" w:color="auto"/>
          </w:divBdr>
        </w:div>
        <w:div w:id="758867737">
          <w:marLeft w:val="0"/>
          <w:marRight w:val="0"/>
          <w:marTop w:val="0"/>
          <w:marBottom w:val="0"/>
          <w:divBdr>
            <w:top w:val="none" w:sz="0" w:space="0" w:color="auto"/>
            <w:left w:val="none" w:sz="0" w:space="0" w:color="auto"/>
            <w:bottom w:val="none" w:sz="0" w:space="0" w:color="auto"/>
            <w:right w:val="none" w:sz="0" w:space="0" w:color="auto"/>
          </w:divBdr>
        </w:div>
        <w:div w:id="1580598360">
          <w:marLeft w:val="0"/>
          <w:marRight w:val="0"/>
          <w:marTop w:val="0"/>
          <w:marBottom w:val="0"/>
          <w:divBdr>
            <w:top w:val="none" w:sz="0" w:space="0" w:color="auto"/>
            <w:left w:val="none" w:sz="0" w:space="0" w:color="auto"/>
            <w:bottom w:val="none" w:sz="0" w:space="0" w:color="auto"/>
            <w:right w:val="none" w:sz="0" w:space="0" w:color="auto"/>
          </w:divBdr>
        </w:div>
        <w:div w:id="499345073">
          <w:marLeft w:val="0"/>
          <w:marRight w:val="0"/>
          <w:marTop w:val="0"/>
          <w:marBottom w:val="0"/>
          <w:divBdr>
            <w:top w:val="none" w:sz="0" w:space="0" w:color="auto"/>
            <w:left w:val="none" w:sz="0" w:space="0" w:color="auto"/>
            <w:bottom w:val="none" w:sz="0" w:space="0" w:color="auto"/>
            <w:right w:val="none" w:sz="0" w:space="0" w:color="auto"/>
          </w:divBdr>
        </w:div>
        <w:div w:id="1065370651">
          <w:marLeft w:val="0"/>
          <w:marRight w:val="0"/>
          <w:marTop w:val="0"/>
          <w:marBottom w:val="0"/>
          <w:divBdr>
            <w:top w:val="none" w:sz="0" w:space="0" w:color="auto"/>
            <w:left w:val="none" w:sz="0" w:space="0" w:color="auto"/>
            <w:bottom w:val="none" w:sz="0" w:space="0" w:color="auto"/>
            <w:right w:val="none" w:sz="0" w:space="0" w:color="auto"/>
          </w:divBdr>
        </w:div>
        <w:div w:id="1629511744">
          <w:marLeft w:val="0"/>
          <w:marRight w:val="0"/>
          <w:marTop w:val="0"/>
          <w:marBottom w:val="0"/>
          <w:divBdr>
            <w:top w:val="none" w:sz="0" w:space="0" w:color="auto"/>
            <w:left w:val="none" w:sz="0" w:space="0" w:color="auto"/>
            <w:bottom w:val="none" w:sz="0" w:space="0" w:color="auto"/>
            <w:right w:val="none" w:sz="0" w:space="0" w:color="auto"/>
          </w:divBdr>
        </w:div>
        <w:div w:id="317417706">
          <w:marLeft w:val="0"/>
          <w:marRight w:val="0"/>
          <w:marTop w:val="0"/>
          <w:marBottom w:val="0"/>
          <w:divBdr>
            <w:top w:val="none" w:sz="0" w:space="0" w:color="auto"/>
            <w:left w:val="none" w:sz="0" w:space="0" w:color="auto"/>
            <w:bottom w:val="none" w:sz="0" w:space="0" w:color="auto"/>
            <w:right w:val="none" w:sz="0" w:space="0" w:color="auto"/>
          </w:divBdr>
        </w:div>
        <w:div w:id="262104877">
          <w:marLeft w:val="0"/>
          <w:marRight w:val="0"/>
          <w:marTop w:val="0"/>
          <w:marBottom w:val="0"/>
          <w:divBdr>
            <w:top w:val="none" w:sz="0" w:space="0" w:color="auto"/>
            <w:left w:val="none" w:sz="0" w:space="0" w:color="auto"/>
            <w:bottom w:val="none" w:sz="0" w:space="0" w:color="auto"/>
            <w:right w:val="none" w:sz="0" w:space="0" w:color="auto"/>
          </w:divBdr>
        </w:div>
        <w:div w:id="1066150496">
          <w:marLeft w:val="0"/>
          <w:marRight w:val="0"/>
          <w:marTop w:val="0"/>
          <w:marBottom w:val="0"/>
          <w:divBdr>
            <w:top w:val="none" w:sz="0" w:space="0" w:color="auto"/>
            <w:left w:val="none" w:sz="0" w:space="0" w:color="auto"/>
            <w:bottom w:val="none" w:sz="0" w:space="0" w:color="auto"/>
            <w:right w:val="none" w:sz="0" w:space="0" w:color="auto"/>
          </w:divBdr>
        </w:div>
        <w:div w:id="1039361258">
          <w:marLeft w:val="0"/>
          <w:marRight w:val="0"/>
          <w:marTop w:val="0"/>
          <w:marBottom w:val="0"/>
          <w:divBdr>
            <w:top w:val="none" w:sz="0" w:space="0" w:color="auto"/>
            <w:left w:val="none" w:sz="0" w:space="0" w:color="auto"/>
            <w:bottom w:val="none" w:sz="0" w:space="0" w:color="auto"/>
            <w:right w:val="none" w:sz="0" w:space="0" w:color="auto"/>
          </w:divBdr>
        </w:div>
        <w:div w:id="88307989">
          <w:marLeft w:val="0"/>
          <w:marRight w:val="0"/>
          <w:marTop w:val="0"/>
          <w:marBottom w:val="0"/>
          <w:divBdr>
            <w:top w:val="none" w:sz="0" w:space="0" w:color="auto"/>
            <w:left w:val="none" w:sz="0" w:space="0" w:color="auto"/>
            <w:bottom w:val="none" w:sz="0" w:space="0" w:color="auto"/>
            <w:right w:val="none" w:sz="0" w:space="0" w:color="auto"/>
          </w:divBdr>
        </w:div>
        <w:div w:id="1441727624">
          <w:marLeft w:val="0"/>
          <w:marRight w:val="0"/>
          <w:marTop w:val="0"/>
          <w:marBottom w:val="0"/>
          <w:divBdr>
            <w:top w:val="none" w:sz="0" w:space="0" w:color="auto"/>
            <w:left w:val="none" w:sz="0" w:space="0" w:color="auto"/>
            <w:bottom w:val="none" w:sz="0" w:space="0" w:color="auto"/>
            <w:right w:val="none" w:sz="0" w:space="0" w:color="auto"/>
          </w:divBdr>
        </w:div>
        <w:div w:id="1687517565">
          <w:marLeft w:val="0"/>
          <w:marRight w:val="0"/>
          <w:marTop w:val="0"/>
          <w:marBottom w:val="0"/>
          <w:divBdr>
            <w:top w:val="none" w:sz="0" w:space="0" w:color="auto"/>
            <w:left w:val="none" w:sz="0" w:space="0" w:color="auto"/>
            <w:bottom w:val="none" w:sz="0" w:space="0" w:color="auto"/>
            <w:right w:val="none" w:sz="0" w:space="0" w:color="auto"/>
          </w:divBdr>
        </w:div>
        <w:div w:id="1311207108">
          <w:marLeft w:val="0"/>
          <w:marRight w:val="0"/>
          <w:marTop w:val="0"/>
          <w:marBottom w:val="0"/>
          <w:divBdr>
            <w:top w:val="none" w:sz="0" w:space="0" w:color="auto"/>
            <w:left w:val="none" w:sz="0" w:space="0" w:color="auto"/>
            <w:bottom w:val="none" w:sz="0" w:space="0" w:color="auto"/>
            <w:right w:val="none" w:sz="0" w:space="0" w:color="auto"/>
          </w:divBdr>
        </w:div>
        <w:div w:id="2100637528">
          <w:marLeft w:val="0"/>
          <w:marRight w:val="0"/>
          <w:marTop w:val="0"/>
          <w:marBottom w:val="0"/>
          <w:divBdr>
            <w:top w:val="none" w:sz="0" w:space="0" w:color="auto"/>
            <w:left w:val="none" w:sz="0" w:space="0" w:color="auto"/>
            <w:bottom w:val="none" w:sz="0" w:space="0" w:color="auto"/>
            <w:right w:val="none" w:sz="0" w:space="0" w:color="auto"/>
          </w:divBdr>
        </w:div>
        <w:div w:id="1562016761">
          <w:marLeft w:val="0"/>
          <w:marRight w:val="0"/>
          <w:marTop w:val="0"/>
          <w:marBottom w:val="0"/>
          <w:divBdr>
            <w:top w:val="none" w:sz="0" w:space="0" w:color="auto"/>
            <w:left w:val="none" w:sz="0" w:space="0" w:color="auto"/>
            <w:bottom w:val="none" w:sz="0" w:space="0" w:color="auto"/>
            <w:right w:val="none" w:sz="0" w:space="0" w:color="auto"/>
          </w:divBdr>
        </w:div>
        <w:div w:id="1056514772">
          <w:marLeft w:val="0"/>
          <w:marRight w:val="0"/>
          <w:marTop w:val="0"/>
          <w:marBottom w:val="0"/>
          <w:divBdr>
            <w:top w:val="none" w:sz="0" w:space="0" w:color="auto"/>
            <w:left w:val="none" w:sz="0" w:space="0" w:color="auto"/>
            <w:bottom w:val="none" w:sz="0" w:space="0" w:color="auto"/>
            <w:right w:val="none" w:sz="0" w:space="0" w:color="auto"/>
          </w:divBdr>
        </w:div>
        <w:div w:id="959989495">
          <w:marLeft w:val="0"/>
          <w:marRight w:val="0"/>
          <w:marTop w:val="0"/>
          <w:marBottom w:val="0"/>
          <w:divBdr>
            <w:top w:val="none" w:sz="0" w:space="0" w:color="auto"/>
            <w:left w:val="none" w:sz="0" w:space="0" w:color="auto"/>
            <w:bottom w:val="none" w:sz="0" w:space="0" w:color="auto"/>
            <w:right w:val="none" w:sz="0" w:space="0" w:color="auto"/>
          </w:divBdr>
        </w:div>
        <w:div w:id="338853796">
          <w:marLeft w:val="0"/>
          <w:marRight w:val="0"/>
          <w:marTop w:val="0"/>
          <w:marBottom w:val="0"/>
          <w:divBdr>
            <w:top w:val="none" w:sz="0" w:space="0" w:color="auto"/>
            <w:left w:val="none" w:sz="0" w:space="0" w:color="auto"/>
            <w:bottom w:val="none" w:sz="0" w:space="0" w:color="auto"/>
            <w:right w:val="none" w:sz="0" w:space="0" w:color="auto"/>
          </w:divBdr>
        </w:div>
        <w:div w:id="1852059349">
          <w:marLeft w:val="0"/>
          <w:marRight w:val="0"/>
          <w:marTop w:val="0"/>
          <w:marBottom w:val="0"/>
          <w:divBdr>
            <w:top w:val="none" w:sz="0" w:space="0" w:color="auto"/>
            <w:left w:val="none" w:sz="0" w:space="0" w:color="auto"/>
            <w:bottom w:val="none" w:sz="0" w:space="0" w:color="auto"/>
            <w:right w:val="none" w:sz="0" w:space="0" w:color="auto"/>
          </w:divBdr>
        </w:div>
        <w:div w:id="1000500407">
          <w:marLeft w:val="0"/>
          <w:marRight w:val="0"/>
          <w:marTop w:val="0"/>
          <w:marBottom w:val="0"/>
          <w:divBdr>
            <w:top w:val="none" w:sz="0" w:space="0" w:color="auto"/>
            <w:left w:val="none" w:sz="0" w:space="0" w:color="auto"/>
            <w:bottom w:val="none" w:sz="0" w:space="0" w:color="auto"/>
            <w:right w:val="none" w:sz="0" w:space="0" w:color="auto"/>
          </w:divBdr>
        </w:div>
        <w:div w:id="1431897639">
          <w:marLeft w:val="0"/>
          <w:marRight w:val="0"/>
          <w:marTop w:val="0"/>
          <w:marBottom w:val="0"/>
          <w:divBdr>
            <w:top w:val="none" w:sz="0" w:space="0" w:color="auto"/>
            <w:left w:val="none" w:sz="0" w:space="0" w:color="auto"/>
            <w:bottom w:val="none" w:sz="0" w:space="0" w:color="auto"/>
            <w:right w:val="none" w:sz="0" w:space="0" w:color="auto"/>
          </w:divBdr>
        </w:div>
        <w:div w:id="408889422">
          <w:marLeft w:val="0"/>
          <w:marRight w:val="0"/>
          <w:marTop w:val="0"/>
          <w:marBottom w:val="0"/>
          <w:divBdr>
            <w:top w:val="none" w:sz="0" w:space="0" w:color="auto"/>
            <w:left w:val="none" w:sz="0" w:space="0" w:color="auto"/>
            <w:bottom w:val="none" w:sz="0" w:space="0" w:color="auto"/>
            <w:right w:val="none" w:sz="0" w:space="0" w:color="auto"/>
          </w:divBdr>
        </w:div>
        <w:div w:id="1240745741">
          <w:marLeft w:val="0"/>
          <w:marRight w:val="0"/>
          <w:marTop w:val="0"/>
          <w:marBottom w:val="0"/>
          <w:divBdr>
            <w:top w:val="none" w:sz="0" w:space="0" w:color="auto"/>
            <w:left w:val="none" w:sz="0" w:space="0" w:color="auto"/>
            <w:bottom w:val="none" w:sz="0" w:space="0" w:color="auto"/>
            <w:right w:val="none" w:sz="0" w:space="0" w:color="auto"/>
          </w:divBdr>
        </w:div>
        <w:div w:id="1817910283">
          <w:marLeft w:val="0"/>
          <w:marRight w:val="0"/>
          <w:marTop w:val="0"/>
          <w:marBottom w:val="0"/>
          <w:divBdr>
            <w:top w:val="none" w:sz="0" w:space="0" w:color="auto"/>
            <w:left w:val="none" w:sz="0" w:space="0" w:color="auto"/>
            <w:bottom w:val="none" w:sz="0" w:space="0" w:color="auto"/>
            <w:right w:val="none" w:sz="0" w:space="0" w:color="auto"/>
          </w:divBdr>
        </w:div>
        <w:div w:id="1859464893">
          <w:marLeft w:val="0"/>
          <w:marRight w:val="0"/>
          <w:marTop w:val="0"/>
          <w:marBottom w:val="0"/>
          <w:divBdr>
            <w:top w:val="none" w:sz="0" w:space="0" w:color="auto"/>
            <w:left w:val="none" w:sz="0" w:space="0" w:color="auto"/>
            <w:bottom w:val="none" w:sz="0" w:space="0" w:color="auto"/>
            <w:right w:val="none" w:sz="0" w:space="0" w:color="auto"/>
          </w:divBdr>
        </w:div>
        <w:div w:id="322128027">
          <w:marLeft w:val="0"/>
          <w:marRight w:val="0"/>
          <w:marTop w:val="0"/>
          <w:marBottom w:val="0"/>
          <w:divBdr>
            <w:top w:val="none" w:sz="0" w:space="0" w:color="auto"/>
            <w:left w:val="none" w:sz="0" w:space="0" w:color="auto"/>
            <w:bottom w:val="none" w:sz="0" w:space="0" w:color="auto"/>
            <w:right w:val="none" w:sz="0" w:space="0" w:color="auto"/>
          </w:divBdr>
        </w:div>
        <w:div w:id="1854804610">
          <w:marLeft w:val="0"/>
          <w:marRight w:val="0"/>
          <w:marTop w:val="0"/>
          <w:marBottom w:val="0"/>
          <w:divBdr>
            <w:top w:val="none" w:sz="0" w:space="0" w:color="auto"/>
            <w:left w:val="none" w:sz="0" w:space="0" w:color="auto"/>
            <w:bottom w:val="none" w:sz="0" w:space="0" w:color="auto"/>
            <w:right w:val="none" w:sz="0" w:space="0" w:color="auto"/>
          </w:divBdr>
        </w:div>
        <w:div w:id="561721220">
          <w:marLeft w:val="0"/>
          <w:marRight w:val="0"/>
          <w:marTop w:val="0"/>
          <w:marBottom w:val="0"/>
          <w:divBdr>
            <w:top w:val="none" w:sz="0" w:space="0" w:color="auto"/>
            <w:left w:val="none" w:sz="0" w:space="0" w:color="auto"/>
            <w:bottom w:val="none" w:sz="0" w:space="0" w:color="auto"/>
            <w:right w:val="none" w:sz="0" w:space="0" w:color="auto"/>
          </w:divBdr>
        </w:div>
        <w:div w:id="1607496607">
          <w:marLeft w:val="0"/>
          <w:marRight w:val="0"/>
          <w:marTop w:val="0"/>
          <w:marBottom w:val="0"/>
          <w:divBdr>
            <w:top w:val="none" w:sz="0" w:space="0" w:color="auto"/>
            <w:left w:val="none" w:sz="0" w:space="0" w:color="auto"/>
            <w:bottom w:val="none" w:sz="0" w:space="0" w:color="auto"/>
            <w:right w:val="none" w:sz="0" w:space="0" w:color="auto"/>
          </w:divBdr>
        </w:div>
        <w:div w:id="968628096">
          <w:marLeft w:val="0"/>
          <w:marRight w:val="0"/>
          <w:marTop w:val="0"/>
          <w:marBottom w:val="0"/>
          <w:divBdr>
            <w:top w:val="none" w:sz="0" w:space="0" w:color="auto"/>
            <w:left w:val="none" w:sz="0" w:space="0" w:color="auto"/>
            <w:bottom w:val="none" w:sz="0" w:space="0" w:color="auto"/>
            <w:right w:val="none" w:sz="0" w:space="0" w:color="auto"/>
          </w:divBdr>
        </w:div>
        <w:div w:id="125589736">
          <w:marLeft w:val="0"/>
          <w:marRight w:val="0"/>
          <w:marTop w:val="0"/>
          <w:marBottom w:val="0"/>
          <w:divBdr>
            <w:top w:val="none" w:sz="0" w:space="0" w:color="auto"/>
            <w:left w:val="none" w:sz="0" w:space="0" w:color="auto"/>
            <w:bottom w:val="none" w:sz="0" w:space="0" w:color="auto"/>
            <w:right w:val="none" w:sz="0" w:space="0" w:color="auto"/>
          </w:divBdr>
        </w:div>
        <w:div w:id="1643997886">
          <w:marLeft w:val="0"/>
          <w:marRight w:val="0"/>
          <w:marTop w:val="0"/>
          <w:marBottom w:val="0"/>
          <w:divBdr>
            <w:top w:val="none" w:sz="0" w:space="0" w:color="auto"/>
            <w:left w:val="none" w:sz="0" w:space="0" w:color="auto"/>
            <w:bottom w:val="none" w:sz="0" w:space="0" w:color="auto"/>
            <w:right w:val="none" w:sz="0" w:space="0" w:color="auto"/>
          </w:divBdr>
        </w:div>
        <w:div w:id="298220114">
          <w:marLeft w:val="0"/>
          <w:marRight w:val="0"/>
          <w:marTop w:val="0"/>
          <w:marBottom w:val="0"/>
          <w:divBdr>
            <w:top w:val="none" w:sz="0" w:space="0" w:color="auto"/>
            <w:left w:val="none" w:sz="0" w:space="0" w:color="auto"/>
            <w:bottom w:val="none" w:sz="0" w:space="0" w:color="auto"/>
            <w:right w:val="none" w:sz="0" w:space="0" w:color="auto"/>
          </w:divBdr>
        </w:div>
        <w:div w:id="935134902">
          <w:marLeft w:val="0"/>
          <w:marRight w:val="0"/>
          <w:marTop w:val="0"/>
          <w:marBottom w:val="0"/>
          <w:divBdr>
            <w:top w:val="none" w:sz="0" w:space="0" w:color="auto"/>
            <w:left w:val="none" w:sz="0" w:space="0" w:color="auto"/>
            <w:bottom w:val="none" w:sz="0" w:space="0" w:color="auto"/>
            <w:right w:val="none" w:sz="0" w:space="0" w:color="auto"/>
          </w:divBdr>
        </w:div>
        <w:div w:id="2021734252">
          <w:marLeft w:val="0"/>
          <w:marRight w:val="0"/>
          <w:marTop w:val="0"/>
          <w:marBottom w:val="0"/>
          <w:divBdr>
            <w:top w:val="none" w:sz="0" w:space="0" w:color="auto"/>
            <w:left w:val="none" w:sz="0" w:space="0" w:color="auto"/>
            <w:bottom w:val="none" w:sz="0" w:space="0" w:color="auto"/>
            <w:right w:val="none" w:sz="0" w:space="0" w:color="auto"/>
          </w:divBdr>
        </w:div>
        <w:div w:id="889073068">
          <w:marLeft w:val="0"/>
          <w:marRight w:val="0"/>
          <w:marTop w:val="0"/>
          <w:marBottom w:val="0"/>
          <w:divBdr>
            <w:top w:val="none" w:sz="0" w:space="0" w:color="auto"/>
            <w:left w:val="none" w:sz="0" w:space="0" w:color="auto"/>
            <w:bottom w:val="none" w:sz="0" w:space="0" w:color="auto"/>
            <w:right w:val="none" w:sz="0" w:space="0" w:color="auto"/>
          </w:divBdr>
        </w:div>
        <w:div w:id="900942296">
          <w:marLeft w:val="0"/>
          <w:marRight w:val="0"/>
          <w:marTop w:val="0"/>
          <w:marBottom w:val="0"/>
          <w:divBdr>
            <w:top w:val="none" w:sz="0" w:space="0" w:color="auto"/>
            <w:left w:val="none" w:sz="0" w:space="0" w:color="auto"/>
            <w:bottom w:val="none" w:sz="0" w:space="0" w:color="auto"/>
            <w:right w:val="none" w:sz="0" w:space="0" w:color="auto"/>
          </w:divBdr>
        </w:div>
        <w:div w:id="258871798">
          <w:marLeft w:val="0"/>
          <w:marRight w:val="0"/>
          <w:marTop w:val="0"/>
          <w:marBottom w:val="0"/>
          <w:divBdr>
            <w:top w:val="none" w:sz="0" w:space="0" w:color="auto"/>
            <w:left w:val="none" w:sz="0" w:space="0" w:color="auto"/>
            <w:bottom w:val="none" w:sz="0" w:space="0" w:color="auto"/>
            <w:right w:val="none" w:sz="0" w:space="0" w:color="auto"/>
          </w:divBdr>
        </w:div>
        <w:div w:id="255483694">
          <w:marLeft w:val="0"/>
          <w:marRight w:val="0"/>
          <w:marTop w:val="0"/>
          <w:marBottom w:val="0"/>
          <w:divBdr>
            <w:top w:val="none" w:sz="0" w:space="0" w:color="auto"/>
            <w:left w:val="none" w:sz="0" w:space="0" w:color="auto"/>
            <w:bottom w:val="none" w:sz="0" w:space="0" w:color="auto"/>
            <w:right w:val="none" w:sz="0" w:space="0" w:color="auto"/>
          </w:divBdr>
        </w:div>
        <w:div w:id="239364723">
          <w:marLeft w:val="0"/>
          <w:marRight w:val="0"/>
          <w:marTop w:val="0"/>
          <w:marBottom w:val="0"/>
          <w:divBdr>
            <w:top w:val="none" w:sz="0" w:space="0" w:color="auto"/>
            <w:left w:val="none" w:sz="0" w:space="0" w:color="auto"/>
            <w:bottom w:val="none" w:sz="0" w:space="0" w:color="auto"/>
            <w:right w:val="none" w:sz="0" w:space="0" w:color="auto"/>
          </w:divBdr>
        </w:div>
        <w:div w:id="1918440921">
          <w:marLeft w:val="0"/>
          <w:marRight w:val="0"/>
          <w:marTop w:val="0"/>
          <w:marBottom w:val="0"/>
          <w:divBdr>
            <w:top w:val="none" w:sz="0" w:space="0" w:color="auto"/>
            <w:left w:val="none" w:sz="0" w:space="0" w:color="auto"/>
            <w:bottom w:val="none" w:sz="0" w:space="0" w:color="auto"/>
            <w:right w:val="none" w:sz="0" w:space="0" w:color="auto"/>
          </w:divBdr>
        </w:div>
        <w:div w:id="641349007">
          <w:marLeft w:val="0"/>
          <w:marRight w:val="0"/>
          <w:marTop w:val="0"/>
          <w:marBottom w:val="0"/>
          <w:divBdr>
            <w:top w:val="none" w:sz="0" w:space="0" w:color="auto"/>
            <w:left w:val="none" w:sz="0" w:space="0" w:color="auto"/>
            <w:bottom w:val="none" w:sz="0" w:space="0" w:color="auto"/>
            <w:right w:val="none" w:sz="0" w:space="0" w:color="auto"/>
          </w:divBdr>
        </w:div>
        <w:div w:id="965114697">
          <w:marLeft w:val="0"/>
          <w:marRight w:val="0"/>
          <w:marTop w:val="0"/>
          <w:marBottom w:val="0"/>
          <w:divBdr>
            <w:top w:val="none" w:sz="0" w:space="0" w:color="auto"/>
            <w:left w:val="none" w:sz="0" w:space="0" w:color="auto"/>
            <w:bottom w:val="none" w:sz="0" w:space="0" w:color="auto"/>
            <w:right w:val="none" w:sz="0" w:space="0" w:color="auto"/>
          </w:divBdr>
        </w:div>
        <w:div w:id="1366368214">
          <w:marLeft w:val="0"/>
          <w:marRight w:val="0"/>
          <w:marTop w:val="0"/>
          <w:marBottom w:val="0"/>
          <w:divBdr>
            <w:top w:val="none" w:sz="0" w:space="0" w:color="auto"/>
            <w:left w:val="none" w:sz="0" w:space="0" w:color="auto"/>
            <w:bottom w:val="none" w:sz="0" w:space="0" w:color="auto"/>
            <w:right w:val="none" w:sz="0" w:space="0" w:color="auto"/>
          </w:divBdr>
        </w:div>
        <w:div w:id="1603881829">
          <w:marLeft w:val="0"/>
          <w:marRight w:val="0"/>
          <w:marTop w:val="0"/>
          <w:marBottom w:val="0"/>
          <w:divBdr>
            <w:top w:val="none" w:sz="0" w:space="0" w:color="auto"/>
            <w:left w:val="none" w:sz="0" w:space="0" w:color="auto"/>
            <w:bottom w:val="none" w:sz="0" w:space="0" w:color="auto"/>
            <w:right w:val="none" w:sz="0" w:space="0" w:color="auto"/>
          </w:divBdr>
        </w:div>
        <w:div w:id="167866530">
          <w:marLeft w:val="0"/>
          <w:marRight w:val="0"/>
          <w:marTop w:val="0"/>
          <w:marBottom w:val="0"/>
          <w:divBdr>
            <w:top w:val="none" w:sz="0" w:space="0" w:color="auto"/>
            <w:left w:val="none" w:sz="0" w:space="0" w:color="auto"/>
            <w:bottom w:val="none" w:sz="0" w:space="0" w:color="auto"/>
            <w:right w:val="none" w:sz="0" w:space="0" w:color="auto"/>
          </w:divBdr>
        </w:div>
        <w:div w:id="711542999">
          <w:marLeft w:val="0"/>
          <w:marRight w:val="0"/>
          <w:marTop w:val="0"/>
          <w:marBottom w:val="0"/>
          <w:divBdr>
            <w:top w:val="none" w:sz="0" w:space="0" w:color="auto"/>
            <w:left w:val="none" w:sz="0" w:space="0" w:color="auto"/>
            <w:bottom w:val="none" w:sz="0" w:space="0" w:color="auto"/>
            <w:right w:val="none" w:sz="0" w:space="0" w:color="auto"/>
          </w:divBdr>
        </w:div>
        <w:div w:id="1872915259">
          <w:marLeft w:val="0"/>
          <w:marRight w:val="0"/>
          <w:marTop w:val="0"/>
          <w:marBottom w:val="0"/>
          <w:divBdr>
            <w:top w:val="none" w:sz="0" w:space="0" w:color="auto"/>
            <w:left w:val="none" w:sz="0" w:space="0" w:color="auto"/>
            <w:bottom w:val="none" w:sz="0" w:space="0" w:color="auto"/>
            <w:right w:val="none" w:sz="0" w:space="0" w:color="auto"/>
          </w:divBdr>
        </w:div>
        <w:div w:id="1836647543">
          <w:marLeft w:val="0"/>
          <w:marRight w:val="0"/>
          <w:marTop w:val="0"/>
          <w:marBottom w:val="0"/>
          <w:divBdr>
            <w:top w:val="none" w:sz="0" w:space="0" w:color="auto"/>
            <w:left w:val="none" w:sz="0" w:space="0" w:color="auto"/>
            <w:bottom w:val="none" w:sz="0" w:space="0" w:color="auto"/>
            <w:right w:val="none" w:sz="0" w:space="0" w:color="auto"/>
          </w:divBdr>
        </w:div>
        <w:div w:id="1210453122">
          <w:marLeft w:val="0"/>
          <w:marRight w:val="0"/>
          <w:marTop w:val="0"/>
          <w:marBottom w:val="0"/>
          <w:divBdr>
            <w:top w:val="none" w:sz="0" w:space="0" w:color="auto"/>
            <w:left w:val="none" w:sz="0" w:space="0" w:color="auto"/>
            <w:bottom w:val="none" w:sz="0" w:space="0" w:color="auto"/>
            <w:right w:val="none" w:sz="0" w:space="0" w:color="auto"/>
          </w:divBdr>
        </w:div>
        <w:div w:id="1702899885">
          <w:marLeft w:val="0"/>
          <w:marRight w:val="0"/>
          <w:marTop w:val="0"/>
          <w:marBottom w:val="0"/>
          <w:divBdr>
            <w:top w:val="none" w:sz="0" w:space="0" w:color="auto"/>
            <w:left w:val="none" w:sz="0" w:space="0" w:color="auto"/>
            <w:bottom w:val="none" w:sz="0" w:space="0" w:color="auto"/>
            <w:right w:val="none" w:sz="0" w:space="0" w:color="auto"/>
          </w:divBdr>
        </w:div>
        <w:div w:id="2113434648">
          <w:marLeft w:val="0"/>
          <w:marRight w:val="0"/>
          <w:marTop w:val="0"/>
          <w:marBottom w:val="0"/>
          <w:divBdr>
            <w:top w:val="none" w:sz="0" w:space="0" w:color="auto"/>
            <w:left w:val="none" w:sz="0" w:space="0" w:color="auto"/>
            <w:bottom w:val="none" w:sz="0" w:space="0" w:color="auto"/>
            <w:right w:val="none" w:sz="0" w:space="0" w:color="auto"/>
          </w:divBdr>
        </w:div>
        <w:div w:id="1645622735">
          <w:marLeft w:val="0"/>
          <w:marRight w:val="0"/>
          <w:marTop w:val="0"/>
          <w:marBottom w:val="0"/>
          <w:divBdr>
            <w:top w:val="none" w:sz="0" w:space="0" w:color="auto"/>
            <w:left w:val="none" w:sz="0" w:space="0" w:color="auto"/>
            <w:bottom w:val="none" w:sz="0" w:space="0" w:color="auto"/>
            <w:right w:val="none" w:sz="0" w:space="0" w:color="auto"/>
          </w:divBdr>
        </w:div>
        <w:div w:id="1397044679">
          <w:marLeft w:val="0"/>
          <w:marRight w:val="0"/>
          <w:marTop w:val="0"/>
          <w:marBottom w:val="0"/>
          <w:divBdr>
            <w:top w:val="none" w:sz="0" w:space="0" w:color="auto"/>
            <w:left w:val="none" w:sz="0" w:space="0" w:color="auto"/>
            <w:bottom w:val="none" w:sz="0" w:space="0" w:color="auto"/>
            <w:right w:val="none" w:sz="0" w:space="0" w:color="auto"/>
          </w:divBdr>
        </w:div>
        <w:div w:id="478693025">
          <w:marLeft w:val="0"/>
          <w:marRight w:val="0"/>
          <w:marTop w:val="0"/>
          <w:marBottom w:val="0"/>
          <w:divBdr>
            <w:top w:val="none" w:sz="0" w:space="0" w:color="auto"/>
            <w:left w:val="none" w:sz="0" w:space="0" w:color="auto"/>
            <w:bottom w:val="none" w:sz="0" w:space="0" w:color="auto"/>
            <w:right w:val="none" w:sz="0" w:space="0" w:color="auto"/>
          </w:divBdr>
        </w:div>
        <w:div w:id="966547731">
          <w:marLeft w:val="0"/>
          <w:marRight w:val="0"/>
          <w:marTop w:val="0"/>
          <w:marBottom w:val="0"/>
          <w:divBdr>
            <w:top w:val="none" w:sz="0" w:space="0" w:color="auto"/>
            <w:left w:val="none" w:sz="0" w:space="0" w:color="auto"/>
            <w:bottom w:val="none" w:sz="0" w:space="0" w:color="auto"/>
            <w:right w:val="none" w:sz="0" w:space="0" w:color="auto"/>
          </w:divBdr>
        </w:div>
        <w:div w:id="1499149173">
          <w:marLeft w:val="0"/>
          <w:marRight w:val="0"/>
          <w:marTop w:val="0"/>
          <w:marBottom w:val="0"/>
          <w:divBdr>
            <w:top w:val="none" w:sz="0" w:space="0" w:color="auto"/>
            <w:left w:val="none" w:sz="0" w:space="0" w:color="auto"/>
            <w:bottom w:val="none" w:sz="0" w:space="0" w:color="auto"/>
            <w:right w:val="none" w:sz="0" w:space="0" w:color="auto"/>
          </w:divBdr>
        </w:div>
        <w:div w:id="603348263">
          <w:marLeft w:val="0"/>
          <w:marRight w:val="0"/>
          <w:marTop w:val="0"/>
          <w:marBottom w:val="0"/>
          <w:divBdr>
            <w:top w:val="none" w:sz="0" w:space="0" w:color="auto"/>
            <w:left w:val="none" w:sz="0" w:space="0" w:color="auto"/>
            <w:bottom w:val="none" w:sz="0" w:space="0" w:color="auto"/>
            <w:right w:val="none" w:sz="0" w:space="0" w:color="auto"/>
          </w:divBdr>
        </w:div>
        <w:div w:id="952591510">
          <w:marLeft w:val="0"/>
          <w:marRight w:val="0"/>
          <w:marTop w:val="0"/>
          <w:marBottom w:val="0"/>
          <w:divBdr>
            <w:top w:val="none" w:sz="0" w:space="0" w:color="auto"/>
            <w:left w:val="none" w:sz="0" w:space="0" w:color="auto"/>
            <w:bottom w:val="none" w:sz="0" w:space="0" w:color="auto"/>
            <w:right w:val="none" w:sz="0" w:space="0" w:color="auto"/>
          </w:divBdr>
        </w:div>
        <w:div w:id="2050060076">
          <w:marLeft w:val="0"/>
          <w:marRight w:val="0"/>
          <w:marTop w:val="0"/>
          <w:marBottom w:val="0"/>
          <w:divBdr>
            <w:top w:val="none" w:sz="0" w:space="0" w:color="auto"/>
            <w:left w:val="none" w:sz="0" w:space="0" w:color="auto"/>
            <w:bottom w:val="none" w:sz="0" w:space="0" w:color="auto"/>
            <w:right w:val="none" w:sz="0" w:space="0" w:color="auto"/>
          </w:divBdr>
        </w:div>
        <w:div w:id="31618917">
          <w:marLeft w:val="0"/>
          <w:marRight w:val="0"/>
          <w:marTop w:val="0"/>
          <w:marBottom w:val="0"/>
          <w:divBdr>
            <w:top w:val="none" w:sz="0" w:space="0" w:color="auto"/>
            <w:left w:val="none" w:sz="0" w:space="0" w:color="auto"/>
            <w:bottom w:val="none" w:sz="0" w:space="0" w:color="auto"/>
            <w:right w:val="none" w:sz="0" w:space="0" w:color="auto"/>
          </w:divBdr>
        </w:div>
        <w:div w:id="425612927">
          <w:marLeft w:val="0"/>
          <w:marRight w:val="0"/>
          <w:marTop w:val="0"/>
          <w:marBottom w:val="0"/>
          <w:divBdr>
            <w:top w:val="none" w:sz="0" w:space="0" w:color="auto"/>
            <w:left w:val="none" w:sz="0" w:space="0" w:color="auto"/>
            <w:bottom w:val="none" w:sz="0" w:space="0" w:color="auto"/>
            <w:right w:val="none" w:sz="0" w:space="0" w:color="auto"/>
          </w:divBdr>
        </w:div>
        <w:div w:id="2004551717">
          <w:marLeft w:val="0"/>
          <w:marRight w:val="0"/>
          <w:marTop w:val="0"/>
          <w:marBottom w:val="0"/>
          <w:divBdr>
            <w:top w:val="none" w:sz="0" w:space="0" w:color="auto"/>
            <w:left w:val="none" w:sz="0" w:space="0" w:color="auto"/>
            <w:bottom w:val="none" w:sz="0" w:space="0" w:color="auto"/>
            <w:right w:val="none" w:sz="0" w:space="0" w:color="auto"/>
          </w:divBdr>
        </w:div>
        <w:div w:id="210776002">
          <w:marLeft w:val="0"/>
          <w:marRight w:val="0"/>
          <w:marTop w:val="0"/>
          <w:marBottom w:val="0"/>
          <w:divBdr>
            <w:top w:val="none" w:sz="0" w:space="0" w:color="auto"/>
            <w:left w:val="none" w:sz="0" w:space="0" w:color="auto"/>
            <w:bottom w:val="none" w:sz="0" w:space="0" w:color="auto"/>
            <w:right w:val="none" w:sz="0" w:space="0" w:color="auto"/>
          </w:divBdr>
        </w:div>
        <w:div w:id="997072320">
          <w:marLeft w:val="0"/>
          <w:marRight w:val="0"/>
          <w:marTop w:val="0"/>
          <w:marBottom w:val="0"/>
          <w:divBdr>
            <w:top w:val="none" w:sz="0" w:space="0" w:color="auto"/>
            <w:left w:val="none" w:sz="0" w:space="0" w:color="auto"/>
            <w:bottom w:val="none" w:sz="0" w:space="0" w:color="auto"/>
            <w:right w:val="none" w:sz="0" w:space="0" w:color="auto"/>
          </w:divBdr>
        </w:div>
        <w:div w:id="1754859275">
          <w:marLeft w:val="0"/>
          <w:marRight w:val="0"/>
          <w:marTop w:val="0"/>
          <w:marBottom w:val="0"/>
          <w:divBdr>
            <w:top w:val="none" w:sz="0" w:space="0" w:color="auto"/>
            <w:left w:val="none" w:sz="0" w:space="0" w:color="auto"/>
            <w:bottom w:val="none" w:sz="0" w:space="0" w:color="auto"/>
            <w:right w:val="none" w:sz="0" w:space="0" w:color="auto"/>
          </w:divBdr>
        </w:div>
        <w:div w:id="967861927">
          <w:marLeft w:val="0"/>
          <w:marRight w:val="0"/>
          <w:marTop w:val="0"/>
          <w:marBottom w:val="0"/>
          <w:divBdr>
            <w:top w:val="none" w:sz="0" w:space="0" w:color="auto"/>
            <w:left w:val="none" w:sz="0" w:space="0" w:color="auto"/>
            <w:bottom w:val="none" w:sz="0" w:space="0" w:color="auto"/>
            <w:right w:val="none" w:sz="0" w:space="0" w:color="auto"/>
          </w:divBdr>
        </w:div>
        <w:div w:id="692145903">
          <w:marLeft w:val="0"/>
          <w:marRight w:val="0"/>
          <w:marTop w:val="0"/>
          <w:marBottom w:val="0"/>
          <w:divBdr>
            <w:top w:val="none" w:sz="0" w:space="0" w:color="auto"/>
            <w:left w:val="none" w:sz="0" w:space="0" w:color="auto"/>
            <w:bottom w:val="none" w:sz="0" w:space="0" w:color="auto"/>
            <w:right w:val="none" w:sz="0" w:space="0" w:color="auto"/>
          </w:divBdr>
        </w:div>
        <w:div w:id="1496527813">
          <w:marLeft w:val="0"/>
          <w:marRight w:val="0"/>
          <w:marTop w:val="0"/>
          <w:marBottom w:val="0"/>
          <w:divBdr>
            <w:top w:val="none" w:sz="0" w:space="0" w:color="auto"/>
            <w:left w:val="none" w:sz="0" w:space="0" w:color="auto"/>
            <w:bottom w:val="none" w:sz="0" w:space="0" w:color="auto"/>
            <w:right w:val="none" w:sz="0" w:space="0" w:color="auto"/>
          </w:divBdr>
        </w:div>
        <w:div w:id="852258960">
          <w:marLeft w:val="0"/>
          <w:marRight w:val="0"/>
          <w:marTop w:val="0"/>
          <w:marBottom w:val="0"/>
          <w:divBdr>
            <w:top w:val="none" w:sz="0" w:space="0" w:color="auto"/>
            <w:left w:val="none" w:sz="0" w:space="0" w:color="auto"/>
            <w:bottom w:val="none" w:sz="0" w:space="0" w:color="auto"/>
            <w:right w:val="none" w:sz="0" w:space="0" w:color="auto"/>
          </w:divBdr>
        </w:div>
        <w:div w:id="1871064431">
          <w:marLeft w:val="0"/>
          <w:marRight w:val="0"/>
          <w:marTop w:val="0"/>
          <w:marBottom w:val="0"/>
          <w:divBdr>
            <w:top w:val="none" w:sz="0" w:space="0" w:color="auto"/>
            <w:left w:val="none" w:sz="0" w:space="0" w:color="auto"/>
            <w:bottom w:val="none" w:sz="0" w:space="0" w:color="auto"/>
            <w:right w:val="none" w:sz="0" w:space="0" w:color="auto"/>
          </w:divBdr>
        </w:div>
        <w:div w:id="214047582">
          <w:marLeft w:val="0"/>
          <w:marRight w:val="0"/>
          <w:marTop w:val="0"/>
          <w:marBottom w:val="0"/>
          <w:divBdr>
            <w:top w:val="none" w:sz="0" w:space="0" w:color="auto"/>
            <w:left w:val="none" w:sz="0" w:space="0" w:color="auto"/>
            <w:bottom w:val="none" w:sz="0" w:space="0" w:color="auto"/>
            <w:right w:val="none" w:sz="0" w:space="0" w:color="auto"/>
          </w:divBdr>
        </w:div>
        <w:div w:id="1964579110">
          <w:marLeft w:val="0"/>
          <w:marRight w:val="0"/>
          <w:marTop w:val="0"/>
          <w:marBottom w:val="0"/>
          <w:divBdr>
            <w:top w:val="none" w:sz="0" w:space="0" w:color="auto"/>
            <w:left w:val="none" w:sz="0" w:space="0" w:color="auto"/>
            <w:bottom w:val="none" w:sz="0" w:space="0" w:color="auto"/>
            <w:right w:val="none" w:sz="0" w:space="0" w:color="auto"/>
          </w:divBdr>
        </w:div>
        <w:div w:id="1224365295">
          <w:marLeft w:val="0"/>
          <w:marRight w:val="0"/>
          <w:marTop w:val="0"/>
          <w:marBottom w:val="0"/>
          <w:divBdr>
            <w:top w:val="none" w:sz="0" w:space="0" w:color="auto"/>
            <w:left w:val="none" w:sz="0" w:space="0" w:color="auto"/>
            <w:bottom w:val="none" w:sz="0" w:space="0" w:color="auto"/>
            <w:right w:val="none" w:sz="0" w:space="0" w:color="auto"/>
          </w:divBdr>
        </w:div>
        <w:div w:id="2043893937">
          <w:marLeft w:val="0"/>
          <w:marRight w:val="0"/>
          <w:marTop w:val="0"/>
          <w:marBottom w:val="0"/>
          <w:divBdr>
            <w:top w:val="none" w:sz="0" w:space="0" w:color="auto"/>
            <w:left w:val="none" w:sz="0" w:space="0" w:color="auto"/>
            <w:bottom w:val="none" w:sz="0" w:space="0" w:color="auto"/>
            <w:right w:val="none" w:sz="0" w:space="0" w:color="auto"/>
          </w:divBdr>
        </w:div>
        <w:div w:id="659384433">
          <w:marLeft w:val="0"/>
          <w:marRight w:val="0"/>
          <w:marTop w:val="0"/>
          <w:marBottom w:val="0"/>
          <w:divBdr>
            <w:top w:val="none" w:sz="0" w:space="0" w:color="auto"/>
            <w:left w:val="none" w:sz="0" w:space="0" w:color="auto"/>
            <w:bottom w:val="none" w:sz="0" w:space="0" w:color="auto"/>
            <w:right w:val="none" w:sz="0" w:space="0" w:color="auto"/>
          </w:divBdr>
        </w:div>
        <w:div w:id="1689453429">
          <w:marLeft w:val="0"/>
          <w:marRight w:val="0"/>
          <w:marTop w:val="0"/>
          <w:marBottom w:val="0"/>
          <w:divBdr>
            <w:top w:val="none" w:sz="0" w:space="0" w:color="auto"/>
            <w:left w:val="none" w:sz="0" w:space="0" w:color="auto"/>
            <w:bottom w:val="none" w:sz="0" w:space="0" w:color="auto"/>
            <w:right w:val="none" w:sz="0" w:space="0" w:color="auto"/>
          </w:divBdr>
        </w:div>
        <w:div w:id="633407756">
          <w:marLeft w:val="0"/>
          <w:marRight w:val="0"/>
          <w:marTop w:val="0"/>
          <w:marBottom w:val="0"/>
          <w:divBdr>
            <w:top w:val="none" w:sz="0" w:space="0" w:color="auto"/>
            <w:left w:val="none" w:sz="0" w:space="0" w:color="auto"/>
            <w:bottom w:val="none" w:sz="0" w:space="0" w:color="auto"/>
            <w:right w:val="none" w:sz="0" w:space="0" w:color="auto"/>
          </w:divBdr>
        </w:div>
        <w:div w:id="602421159">
          <w:marLeft w:val="0"/>
          <w:marRight w:val="0"/>
          <w:marTop w:val="0"/>
          <w:marBottom w:val="0"/>
          <w:divBdr>
            <w:top w:val="none" w:sz="0" w:space="0" w:color="auto"/>
            <w:left w:val="none" w:sz="0" w:space="0" w:color="auto"/>
            <w:bottom w:val="none" w:sz="0" w:space="0" w:color="auto"/>
            <w:right w:val="none" w:sz="0" w:space="0" w:color="auto"/>
          </w:divBdr>
        </w:div>
        <w:div w:id="710613105">
          <w:marLeft w:val="0"/>
          <w:marRight w:val="0"/>
          <w:marTop w:val="0"/>
          <w:marBottom w:val="0"/>
          <w:divBdr>
            <w:top w:val="none" w:sz="0" w:space="0" w:color="auto"/>
            <w:left w:val="none" w:sz="0" w:space="0" w:color="auto"/>
            <w:bottom w:val="none" w:sz="0" w:space="0" w:color="auto"/>
            <w:right w:val="none" w:sz="0" w:space="0" w:color="auto"/>
          </w:divBdr>
        </w:div>
        <w:div w:id="831263529">
          <w:marLeft w:val="0"/>
          <w:marRight w:val="0"/>
          <w:marTop w:val="0"/>
          <w:marBottom w:val="0"/>
          <w:divBdr>
            <w:top w:val="none" w:sz="0" w:space="0" w:color="auto"/>
            <w:left w:val="none" w:sz="0" w:space="0" w:color="auto"/>
            <w:bottom w:val="none" w:sz="0" w:space="0" w:color="auto"/>
            <w:right w:val="none" w:sz="0" w:space="0" w:color="auto"/>
          </w:divBdr>
        </w:div>
        <w:div w:id="306015412">
          <w:marLeft w:val="0"/>
          <w:marRight w:val="0"/>
          <w:marTop w:val="0"/>
          <w:marBottom w:val="0"/>
          <w:divBdr>
            <w:top w:val="none" w:sz="0" w:space="0" w:color="auto"/>
            <w:left w:val="none" w:sz="0" w:space="0" w:color="auto"/>
            <w:bottom w:val="none" w:sz="0" w:space="0" w:color="auto"/>
            <w:right w:val="none" w:sz="0" w:space="0" w:color="auto"/>
          </w:divBdr>
        </w:div>
        <w:div w:id="1682388828">
          <w:marLeft w:val="0"/>
          <w:marRight w:val="0"/>
          <w:marTop w:val="0"/>
          <w:marBottom w:val="0"/>
          <w:divBdr>
            <w:top w:val="none" w:sz="0" w:space="0" w:color="auto"/>
            <w:left w:val="none" w:sz="0" w:space="0" w:color="auto"/>
            <w:bottom w:val="none" w:sz="0" w:space="0" w:color="auto"/>
            <w:right w:val="none" w:sz="0" w:space="0" w:color="auto"/>
          </w:divBdr>
        </w:div>
        <w:div w:id="1676417123">
          <w:marLeft w:val="0"/>
          <w:marRight w:val="0"/>
          <w:marTop w:val="0"/>
          <w:marBottom w:val="0"/>
          <w:divBdr>
            <w:top w:val="none" w:sz="0" w:space="0" w:color="auto"/>
            <w:left w:val="none" w:sz="0" w:space="0" w:color="auto"/>
            <w:bottom w:val="none" w:sz="0" w:space="0" w:color="auto"/>
            <w:right w:val="none" w:sz="0" w:space="0" w:color="auto"/>
          </w:divBdr>
        </w:div>
        <w:div w:id="528839793">
          <w:marLeft w:val="0"/>
          <w:marRight w:val="0"/>
          <w:marTop w:val="0"/>
          <w:marBottom w:val="0"/>
          <w:divBdr>
            <w:top w:val="none" w:sz="0" w:space="0" w:color="auto"/>
            <w:left w:val="none" w:sz="0" w:space="0" w:color="auto"/>
            <w:bottom w:val="none" w:sz="0" w:space="0" w:color="auto"/>
            <w:right w:val="none" w:sz="0" w:space="0" w:color="auto"/>
          </w:divBdr>
        </w:div>
        <w:div w:id="985472696">
          <w:marLeft w:val="0"/>
          <w:marRight w:val="0"/>
          <w:marTop w:val="0"/>
          <w:marBottom w:val="0"/>
          <w:divBdr>
            <w:top w:val="none" w:sz="0" w:space="0" w:color="auto"/>
            <w:left w:val="none" w:sz="0" w:space="0" w:color="auto"/>
            <w:bottom w:val="none" w:sz="0" w:space="0" w:color="auto"/>
            <w:right w:val="none" w:sz="0" w:space="0" w:color="auto"/>
          </w:divBdr>
        </w:div>
        <w:div w:id="332487252">
          <w:marLeft w:val="0"/>
          <w:marRight w:val="0"/>
          <w:marTop w:val="0"/>
          <w:marBottom w:val="0"/>
          <w:divBdr>
            <w:top w:val="none" w:sz="0" w:space="0" w:color="auto"/>
            <w:left w:val="none" w:sz="0" w:space="0" w:color="auto"/>
            <w:bottom w:val="none" w:sz="0" w:space="0" w:color="auto"/>
            <w:right w:val="none" w:sz="0" w:space="0" w:color="auto"/>
          </w:divBdr>
        </w:div>
        <w:div w:id="1652369360">
          <w:marLeft w:val="0"/>
          <w:marRight w:val="0"/>
          <w:marTop w:val="0"/>
          <w:marBottom w:val="0"/>
          <w:divBdr>
            <w:top w:val="none" w:sz="0" w:space="0" w:color="auto"/>
            <w:left w:val="none" w:sz="0" w:space="0" w:color="auto"/>
            <w:bottom w:val="none" w:sz="0" w:space="0" w:color="auto"/>
            <w:right w:val="none" w:sz="0" w:space="0" w:color="auto"/>
          </w:divBdr>
        </w:div>
        <w:div w:id="1502086390">
          <w:marLeft w:val="0"/>
          <w:marRight w:val="0"/>
          <w:marTop w:val="0"/>
          <w:marBottom w:val="0"/>
          <w:divBdr>
            <w:top w:val="none" w:sz="0" w:space="0" w:color="auto"/>
            <w:left w:val="none" w:sz="0" w:space="0" w:color="auto"/>
            <w:bottom w:val="none" w:sz="0" w:space="0" w:color="auto"/>
            <w:right w:val="none" w:sz="0" w:space="0" w:color="auto"/>
          </w:divBdr>
        </w:div>
        <w:div w:id="1614097442">
          <w:marLeft w:val="0"/>
          <w:marRight w:val="0"/>
          <w:marTop w:val="0"/>
          <w:marBottom w:val="0"/>
          <w:divBdr>
            <w:top w:val="none" w:sz="0" w:space="0" w:color="auto"/>
            <w:left w:val="none" w:sz="0" w:space="0" w:color="auto"/>
            <w:bottom w:val="none" w:sz="0" w:space="0" w:color="auto"/>
            <w:right w:val="none" w:sz="0" w:space="0" w:color="auto"/>
          </w:divBdr>
        </w:div>
        <w:div w:id="523371926">
          <w:marLeft w:val="0"/>
          <w:marRight w:val="0"/>
          <w:marTop w:val="0"/>
          <w:marBottom w:val="0"/>
          <w:divBdr>
            <w:top w:val="none" w:sz="0" w:space="0" w:color="auto"/>
            <w:left w:val="none" w:sz="0" w:space="0" w:color="auto"/>
            <w:bottom w:val="none" w:sz="0" w:space="0" w:color="auto"/>
            <w:right w:val="none" w:sz="0" w:space="0" w:color="auto"/>
          </w:divBdr>
        </w:div>
        <w:div w:id="1740329155">
          <w:marLeft w:val="0"/>
          <w:marRight w:val="0"/>
          <w:marTop w:val="0"/>
          <w:marBottom w:val="0"/>
          <w:divBdr>
            <w:top w:val="none" w:sz="0" w:space="0" w:color="auto"/>
            <w:left w:val="none" w:sz="0" w:space="0" w:color="auto"/>
            <w:bottom w:val="none" w:sz="0" w:space="0" w:color="auto"/>
            <w:right w:val="none" w:sz="0" w:space="0" w:color="auto"/>
          </w:divBdr>
        </w:div>
        <w:div w:id="1476919627">
          <w:marLeft w:val="0"/>
          <w:marRight w:val="0"/>
          <w:marTop w:val="0"/>
          <w:marBottom w:val="0"/>
          <w:divBdr>
            <w:top w:val="none" w:sz="0" w:space="0" w:color="auto"/>
            <w:left w:val="none" w:sz="0" w:space="0" w:color="auto"/>
            <w:bottom w:val="none" w:sz="0" w:space="0" w:color="auto"/>
            <w:right w:val="none" w:sz="0" w:space="0" w:color="auto"/>
          </w:divBdr>
        </w:div>
        <w:div w:id="694697293">
          <w:marLeft w:val="0"/>
          <w:marRight w:val="0"/>
          <w:marTop w:val="0"/>
          <w:marBottom w:val="0"/>
          <w:divBdr>
            <w:top w:val="none" w:sz="0" w:space="0" w:color="auto"/>
            <w:left w:val="none" w:sz="0" w:space="0" w:color="auto"/>
            <w:bottom w:val="none" w:sz="0" w:space="0" w:color="auto"/>
            <w:right w:val="none" w:sz="0" w:space="0" w:color="auto"/>
          </w:divBdr>
        </w:div>
        <w:div w:id="1400252617">
          <w:marLeft w:val="0"/>
          <w:marRight w:val="0"/>
          <w:marTop w:val="0"/>
          <w:marBottom w:val="0"/>
          <w:divBdr>
            <w:top w:val="none" w:sz="0" w:space="0" w:color="auto"/>
            <w:left w:val="none" w:sz="0" w:space="0" w:color="auto"/>
            <w:bottom w:val="none" w:sz="0" w:space="0" w:color="auto"/>
            <w:right w:val="none" w:sz="0" w:space="0" w:color="auto"/>
          </w:divBdr>
        </w:div>
        <w:div w:id="1077247155">
          <w:marLeft w:val="0"/>
          <w:marRight w:val="0"/>
          <w:marTop w:val="0"/>
          <w:marBottom w:val="0"/>
          <w:divBdr>
            <w:top w:val="none" w:sz="0" w:space="0" w:color="auto"/>
            <w:left w:val="none" w:sz="0" w:space="0" w:color="auto"/>
            <w:bottom w:val="none" w:sz="0" w:space="0" w:color="auto"/>
            <w:right w:val="none" w:sz="0" w:space="0" w:color="auto"/>
          </w:divBdr>
        </w:div>
        <w:div w:id="2119060859">
          <w:marLeft w:val="0"/>
          <w:marRight w:val="0"/>
          <w:marTop w:val="0"/>
          <w:marBottom w:val="0"/>
          <w:divBdr>
            <w:top w:val="none" w:sz="0" w:space="0" w:color="auto"/>
            <w:left w:val="none" w:sz="0" w:space="0" w:color="auto"/>
            <w:bottom w:val="none" w:sz="0" w:space="0" w:color="auto"/>
            <w:right w:val="none" w:sz="0" w:space="0" w:color="auto"/>
          </w:divBdr>
        </w:div>
        <w:div w:id="372341614">
          <w:marLeft w:val="0"/>
          <w:marRight w:val="0"/>
          <w:marTop w:val="0"/>
          <w:marBottom w:val="0"/>
          <w:divBdr>
            <w:top w:val="none" w:sz="0" w:space="0" w:color="auto"/>
            <w:left w:val="none" w:sz="0" w:space="0" w:color="auto"/>
            <w:bottom w:val="none" w:sz="0" w:space="0" w:color="auto"/>
            <w:right w:val="none" w:sz="0" w:space="0" w:color="auto"/>
          </w:divBdr>
        </w:div>
        <w:div w:id="1627806731">
          <w:marLeft w:val="0"/>
          <w:marRight w:val="0"/>
          <w:marTop w:val="0"/>
          <w:marBottom w:val="0"/>
          <w:divBdr>
            <w:top w:val="none" w:sz="0" w:space="0" w:color="auto"/>
            <w:left w:val="none" w:sz="0" w:space="0" w:color="auto"/>
            <w:bottom w:val="none" w:sz="0" w:space="0" w:color="auto"/>
            <w:right w:val="none" w:sz="0" w:space="0" w:color="auto"/>
          </w:divBdr>
        </w:div>
        <w:div w:id="1086653508">
          <w:marLeft w:val="0"/>
          <w:marRight w:val="0"/>
          <w:marTop w:val="0"/>
          <w:marBottom w:val="0"/>
          <w:divBdr>
            <w:top w:val="none" w:sz="0" w:space="0" w:color="auto"/>
            <w:left w:val="none" w:sz="0" w:space="0" w:color="auto"/>
            <w:bottom w:val="none" w:sz="0" w:space="0" w:color="auto"/>
            <w:right w:val="none" w:sz="0" w:space="0" w:color="auto"/>
          </w:divBdr>
        </w:div>
        <w:div w:id="479925494">
          <w:marLeft w:val="0"/>
          <w:marRight w:val="0"/>
          <w:marTop w:val="0"/>
          <w:marBottom w:val="0"/>
          <w:divBdr>
            <w:top w:val="none" w:sz="0" w:space="0" w:color="auto"/>
            <w:left w:val="none" w:sz="0" w:space="0" w:color="auto"/>
            <w:bottom w:val="none" w:sz="0" w:space="0" w:color="auto"/>
            <w:right w:val="none" w:sz="0" w:space="0" w:color="auto"/>
          </w:divBdr>
        </w:div>
        <w:div w:id="763841386">
          <w:marLeft w:val="0"/>
          <w:marRight w:val="0"/>
          <w:marTop w:val="0"/>
          <w:marBottom w:val="0"/>
          <w:divBdr>
            <w:top w:val="none" w:sz="0" w:space="0" w:color="auto"/>
            <w:left w:val="none" w:sz="0" w:space="0" w:color="auto"/>
            <w:bottom w:val="none" w:sz="0" w:space="0" w:color="auto"/>
            <w:right w:val="none" w:sz="0" w:space="0" w:color="auto"/>
          </w:divBdr>
        </w:div>
        <w:div w:id="988896413">
          <w:marLeft w:val="0"/>
          <w:marRight w:val="0"/>
          <w:marTop w:val="0"/>
          <w:marBottom w:val="0"/>
          <w:divBdr>
            <w:top w:val="none" w:sz="0" w:space="0" w:color="auto"/>
            <w:left w:val="none" w:sz="0" w:space="0" w:color="auto"/>
            <w:bottom w:val="none" w:sz="0" w:space="0" w:color="auto"/>
            <w:right w:val="none" w:sz="0" w:space="0" w:color="auto"/>
          </w:divBdr>
        </w:div>
        <w:div w:id="390466520">
          <w:marLeft w:val="0"/>
          <w:marRight w:val="0"/>
          <w:marTop w:val="0"/>
          <w:marBottom w:val="0"/>
          <w:divBdr>
            <w:top w:val="none" w:sz="0" w:space="0" w:color="auto"/>
            <w:left w:val="none" w:sz="0" w:space="0" w:color="auto"/>
            <w:bottom w:val="none" w:sz="0" w:space="0" w:color="auto"/>
            <w:right w:val="none" w:sz="0" w:space="0" w:color="auto"/>
          </w:divBdr>
        </w:div>
        <w:div w:id="1765028361">
          <w:marLeft w:val="0"/>
          <w:marRight w:val="0"/>
          <w:marTop w:val="0"/>
          <w:marBottom w:val="0"/>
          <w:divBdr>
            <w:top w:val="none" w:sz="0" w:space="0" w:color="auto"/>
            <w:left w:val="none" w:sz="0" w:space="0" w:color="auto"/>
            <w:bottom w:val="none" w:sz="0" w:space="0" w:color="auto"/>
            <w:right w:val="none" w:sz="0" w:space="0" w:color="auto"/>
          </w:divBdr>
        </w:div>
        <w:div w:id="416440915">
          <w:marLeft w:val="0"/>
          <w:marRight w:val="0"/>
          <w:marTop w:val="0"/>
          <w:marBottom w:val="0"/>
          <w:divBdr>
            <w:top w:val="none" w:sz="0" w:space="0" w:color="auto"/>
            <w:left w:val="none" w:sz="0" w:space="0" w:color="auto"/>
            <w:bottom w:val="none" w:sz="0" w:space="0" w:color="auto"/>
            <w:right w:val="none" w:sz="0" w:space="0" w:color="auto"/>
          </w:divBdr>
        </w:div>
        <w:div w:id="563174678">
          <w:marLeft w:val="0"/>
          <w:marRight w:val="0"/>
          <w:marTop w:val="0"/>
          <w:marBottom w:val="0"/>
          <w:divBdr>
            <w:top w:val="none" w:sz="0" w:space="0" w:color="auto"/>
            <w:left w:val="none" w:sz="0" w:space="0" w:color="auto"/>
            <w:bottom w:val="none" w:sz="0" w:space="0" w:color="auto"/>
            <w:right w:val="none" w:sz="0" w:space="0" w:color="auto"/>
          </w:divBdr>
        </w:div>
        <w:div w:id="756748138">
          <w:marLeft w:val="0"/>
          <w:marRight w:val="0"/>
          <w:marTop w:val="0"/>
          <w:marBottom w:val="0"/>
          <w:divBdr>
            <w:top w:val="none" w:sz="0" w:space="0" w:color="auto"/>
            <w:left w:val="none" w:sz="0" w:space="0" w:color="auto"/>
            <w:bottom w:val="none" w:sz="0" w:space="0" w:color="auto"/>
            <w:right w:val="none" w:sz="0" w:space="0" w:color="auto"/>
          </w:divBdr>
        </w:div>
        <w:div w:id="1557934646">
          <w:marLeft w:val="0"/>
          <w:marRight w:val="0"/>
          <w:marTop w:val="0"/>
          <w:marBottom w:val="0"/>
          <w:divBdr>
            <w:top w:val="none" w:sz="0" w:space="0" w:color="auto"/>
            <w:left w:val="none" w:sz="0" w:space="0" w:color="auto"/>
            <w:bottom w:val="none" w:sz="0" w:space="0" w:color="auto"/>
            <w:right w:val="none" w:sz="0" w:space="0" w:color="auto"/>
          </w:divBdr>
        </w:div>
        <w:div w:id="1475490146">
          <w:marLeft w:val="0"/>
          <w:marRight w:val="0"/>
          <w:marTop w:val="0"/>
          <w:marBottom w:val="0"/>
          <w:divBdr>
            <w:top w:val="none" w:sz="0" w:space="0" w:color="auto"/>
            <w:left w:val="none" w:sz="0" w:space="0" w:color="auto"/>
            <w:bottom w:val="none" w:sz="0" w:space="0" w:color="auto"/>
            <w:right w:val="none" w:sz="0" w:space="0" w:color="auto"/>
          </w:divBdr>
        </w:div>
        <w:div w:id="379398220">
          <w:marLeft w:val="0"/>
          <w:marRight w:val="0"/>
          <w:marTop w:val="0"/>
          <w:marBottom w:val="0"/>
          <w:divBdr>
            <w:top w:val="none" w:sz="0" w:space="0" w:color="auto"/>
            <w:left w:val="none" w:sz="0" w:space="0" w:color="auto"/>
            <w:bottom w:val="none" w:sz="0" w:space="0" w:color="auto"/>
            <w:right w:val="none" w:sz="0" w:space="0" w:color="auto"/>
          </w:divBdr>
        </w:div>
        <w:div w:id="261836496">
          <w:marLeft w:val="0"/>
          <w:marRight w:val="0"/>
          <w:marTop w:val="0"/>
          <w:marBottom w:val="0"/>
          <w:divBdr>
            <w:top w:val="none" w:sz="0" w:space="0" w:color="auto"/>
            <w:left w:val="none" w:sz="0" w:space="0" w:color="auto"/>
            <w:bottom w:val="none" w:sz="0" w:space="0" w:color="auto"/>
            <w:right w:val="none" w:sz="0" w:space="0" w:color="auto"/>
          </w:divBdr>
        </w:div>
        <w:div w:id="749162360">
          <w:marLeft w:val="0"/>
          <w:marRight w:val="0"/>
          <w:marTop w:val="0"/>
          <w:marBottom w:val="0"/>
          <w:divBdr>
            <w:top w:val="none" w:sz="0" w:space="0" w:color="auto"/>
            <w:left w:val="none" w:sz="0" w:space="0" w:color="auto"/>
            <w:bottom w:val="none" w:sz="0" w:space="0" w:color="auto"/>
            <w:right w:val="none" w:sz="0" w:space="0" w:color="auto"/>
          </w:divBdr>
        </w:div>
        <w:div w:id="1115058278">
          <w:marLeft w:val="0"/>
          <w:marRight w:val="0"/>
          <w:marTop w:val="0"/>
          <w:marBottom w:val="0"/>
          <w:divBdr>
            <w:top w:val="none" w:sz="0" w:space="0" w:color="auto"/>
            <w:left w:val="none" w:sz="0" w:space="0" w:color="auto"/>
            <w:bottom w:val="none" w:sz="0" w:space="0" w:color="auto"/>
            <w:right w:val="none" w:sz="0" w:space="0" w:color="auto"/>
          </w:divBdr>
        </w:div>
        <w:div w:id="879165874">
          <w:marLeft w:val="0"/>
          <w:marRight w:val="0"/>
          <w:marTop w:val="0"/>
          <w:marBottom w:val="0"/>
          <w:divBdr>
            <w:top w:val="none" w:sz="0" w:space="0" w:color="auto"/>
            <w:left w:val="none" w:sz="0" w:space="0" w:color="auto"/>
            <w:bottom w:val="none" w:sz="0" w:space="0" w:color="auto"/>
            <w:right w:val="none" w:sz="0" w:space="0" w:color="auto"/>
          </w:divBdr>
        </w:div>
        <w:div w:id="32660412">
          <w:marLeft w:val="0"/>
          <w:marRight w:val="0"/>
          <w:marTop w:val="0"/>
          <w:marBottom w:val="0"/>
          <w:divBdr>
            <w:top w:val="none" w:sz="0" w:space="0" w:color="auto"/>
            <w:left w:val="none" w:sz="0" w:space="0" w:color="auto"/>
            <w:bottom w:val="none" w:sz="0" w:space="0" w:color="auto"/>
            <w:right w:val="none" w:sz="0" w:space="0" w:color="auto"/>
          </w:divBdr>
        </w:div>
        <w:div w:id="1379667386">
          <w:marLeft w:val="0"/>
          <w:marRight w:val="0"/>
          <w:marTop w:val="0"/>
          <w:marBottom w:val="0"/>
          <w:divBdr>
            <w:top w:val="none" w:sz="0" w:space="0" w:color="auto"/>
            <w:left w:val="none" w:sz="0" w:space="0" w:color="auto"/>
            <w:bottom w:val="none" w:sz="0" w:space="0" w:color="auto"/>
            <w:right w:val="none" w:sz="0" w:space="0" w:color="auto"/>
          </w:divBdr>
        </w:div>
        <w:div w:id="851260804">
          <w:marLeft w:val="0"/>
          <w:marRight w:val="0"/>
          <w:marTop w:val="0"/>
          <w:marBottom w:val="0"/>
          <w:divBdr>
            <w:top w:val="none" w:sz="0" w:space="0" w:color="auto"/>
            <w:left w:val="none" w:sz="0" w:space="0" w:color="auto"/>
            <w:bottom w:val="none" w:sz="0" w:space="0" w:color="auto"/>
            <w:right w:val="none" w:sz="0" w:space="0" w:color="auto"/>
          </w:divBdr>
        </w:div>
        <w:div w:id="505482311">
          <w:marLeft w:val="0"/>
          <w:marRight w:val="0"/>
          <w:marTop w:val="0"/>
          <w:marBottom w:val="0"/>
          <w:divBdr>
            <w:top w:val="none" w:sz="0" w:space="0" w:color="auto"/>
            <w:left w:val="none" w:sz="0" w:space="0" w:color="auto"/>
            <w:bottom w:val="none" w:sz="0" w:space="0" w:color="auto"/>
            <w:right w:val="none" w:sz="0" w:space="0" w:color="auto"/>
          </w:divBdr>
        </w:div>
        <w:div w:id="208612302">
          <w:marLeft w:val="0"/>
          <w:marRight w:val="0"/>
          <w:marTop w:val="0"/>
          <w:marBottom w:val="0"/>
          <w:divBdr>
            <w:top w:val="none" w:sz="0" w:space="0" w:color="auto"/>
            <w:left w:val="none" w:sz="0" w:space="0" w:color="auto"/>
            <w:bottom w:val="none" w:sz="0" w:space="0" w:color="auto"/>
            <w:right w:val="none" w:sz="0" w:space="0" w:color="auto"/>
          </w:divBdr>
        </w:div>
        <w:div w:id="404886209">
          <w:marLeft w:val="0"/>
          <w:marRight w:val="0"/>
          <w:marTop w:val="0"/>
          <w:marBottom w:val="0"/>
          <w:divBdr>
            <w:top w:val="none" w:sz="0" w:space="0" w:color="auto"/>
            <w:left w:val="none" w:sz="0" w:space="0" w:color="auto"/>
            <w:bottom w:val="none" w:sz="0" w:space="0" w:color="auto"/>
            <w:right w:val="none" w:sz="0" w:space="0" w:color="auto"/>
          </w:divBdr>
        </w:div>
        <w:div w:id="101001224">
          <w:marLeft w:val="0"/>
          <w:marRight w:val="0"/>
          <w:marTop w:val="0"/>
          <w:marBottom w:val="0"/>
          <w:divBdr>
            <w:top w:val="none" w:sz="0" w:space="0" w:color="auto"/>
            <w:left w:val="none" w:sz="0" w:space="0" w:color="auto"/>
            <w:bottom w:val="none" w:sz="0" w:space="0" w:color="auto"/>
            <w:right w:val="none" w:sz="0" w:space="0" w:color="auto"/>
          </w:divBdr>
        </w:div>
        <w:div w:id="1426263408">
          <w:marLeft w:val="0"/>
          <w:marRight w:val="0"/>
          <w:marTop w:val="0"/>
          <w:marBottom w:val="0"/>
          <w:divBdr>
            <w:top w:val="none" w:sz="0" w:space="0" w:color="auto"/>
            <w:left w:val="none" w:sz="0" w:space="0" w:color="auto"/>
            <w:bottom w:val="none" w:sz="0" w:space="0" w:color="auto"/>
            <w:right w:val="none" w:sz="0" w:space="0" w:color="auto"/>
          </w:divBdr>
        </w:div>
        <w:div w:id="2108764980">
          <w:marLeft w:val="0"/>
          <w:marRight w:val="0"/>
          <w:marTop w:val="0"/>
          <w:marBottom w:val="0"/>
          <w:divBdr>
            <w:top w:val="none" w:sz="0" w:space="0" w:color="auto"/>
            <w:left w:val="none" w:sz="0" w:space="0" w:color="auto"/>
            <w:bottom w:val="none" w:sz="0" w:space="0" w:color="auto"/>
            <w:right w:val="none" w:sz="0" w:space="0" w:color="auto"/>
          </w:divBdr>
        </w:div>
        <w:div w:id="1818456628">
          <w:marLeft w:val="0"/>
          <w:marRight w:val="0"/>
          <w:marTop w:val="0"/>
          <w:marBottom w:val="0"/>
          <w:divBdr>
            <w:top w:val="none" w:sz="0" w:space="0" w:color="auto"/>
            <w:left w:val="none" w:sz="0" w:space="0" w:color="auto"/>
            <w:bottom w:val="none" w:sz="0" w:space="0" w:color="auto"/>
            <w:right w:val="none" w:sz="0" w:space="0" w:color="auto"/>
          </w:divBdr>
        </w:div>
        <w:div w:id="1560826668">
          <w:marLeft w:val="0"/>
          <w:marRight w:val="0"/>
          <w:marTop w:val="0"/>
          <w:marBottom w:val="0"/>
          <w:divBdr>
            <w:top w:val="none" w:sz="0" w:space="0" w:color="auto"/>
            <w:left w:val="none" w:sz="0" w:space="0" w:color="auto"/>
            <w:bottom w:val="none" w:sz="0" w:space="0" w:color="auto"/>
            <w:right w:val="none" w:sz="0" w:space="0" w:color="auto"/>
          </w:divBdr>
        </w:div>
        <w:div w:id="1892572790">
          <w:marLeft w:val="0"/>
          <w:marRight w:val="0"/>
          <w:marTop w:val="0"/>
          <w:marBottom w:val="0"/>
          <w:divBdr>
            <w:top w:val="none" w:sz="0" w:space="0" w:color="auto"/>
            <w:left w:val="none" w:sz="0" w:space="0" w:color="auto"/>
            <w:bottom w:val="none" w:sz="0" w:space="0" w:color="auto"/>
            <w:right w:val="none" w:sz="0" w:space="0" w:color="auto"/>
          </w:divBdr>
        </w:div>
        <w:div w:id="1907104061">
          <w:marLeft w:val="0"/>
          <w:marRight w:val="0"/>
          <w:marTop w:val="0"/>
          <w:marBottom w:val="0"/>
          <w:divBdr>
            <w:top w:val="none" w:sz="0" w:space="0" w:color="auto"/>
            <w:left w:val="none" w:sz="0" w:space="0" w:color="auto"/>
            <w:bottom w:val="none" w:sz="0" w:space="0" w:color="auto"/>
            <w:right w:val="none" w:sz="0" w:space="0" w:color="auto"/>
          </w:divBdr>
        </w:div>
        <w:div w:id="1393308470">
          <w:marLeft w:val="0"/>
          <w:marRight w:val="0"/>
          <w:marTop w:val="0"/>
          <w:marBottom w:val="0"/>
          <w:divBdr>
            <w:top w:val="none" w:sz="0" w:space="0" w:color="auto"/>
            <w:left w:val="none" w:sz="0" w:space="0" w:color="auto"/>
            <w:bottom w:val="none" w:sz="0" w:space="0" w:color="auto"/>
            <w:right w:val="none" w:sz="0" w:space="0" w:color="auto"/>
          </w:divBdr>
        </w:div>
        <w:div w:id="1162967584">
          <w:marLeft w:val="0"/>
          <w:marRight w:val="0"/>
          <w:marTop w:val="0"/>
          <w:marBottom w:val="0"/>
          <w:divBdr>
            <w:top w:val="none" w:sz="0" w:space="0" w:color="auto"/>
            <w:left w:val="none" w:sz="0" w:space="0" w:color="auto"/>
            <w:bottom w:val="none" w:sz="0" w:space="0" w:color="auto"/>
            <w:right w:val="none" w:sz="0" w:space="0" w:color="auto"/>
          </w:divBdr>
        </w:div>
        <w:div w:id="1289386928">
          <w:marLeft w:val="0"/>
          <w:marRight w:val="0"/>
          <w:marTop w:val="0"/>
          <w:marBottom w:val="0"/>
          <w:divBdr>
            <w:top w:val="none" w:sz="0" w:space="0" w:color="auto"/>
            <w:left w:val="none" w:sz="0" w:space="0" w:color="auto"/>
            <w:bottom w:val="none" w:sz="0" w:space="0" w:color="auto"/>
            <w:right w:val="none" w:sz="0" w:space="0" w:color="auto"/>
          </w:divBdr>
        </w:div>
        <w:div w:id="834879926">
          <w:marLeft w:val="0"/>
          <w:marRight w:val="0"/>
          <w:marTop w:val="0"/>
          <w:marBottom w:val="0"/>
          <w:divBdr>
            <w:top w:val="none" w:sz="0" w:space="0" w:color="auto"/>
            <w:left w:val="none" w:sz="0" w:space="0" w:color="auto"/>
            <w:bottom w:val="none" w:sz="0" w:space="0" w:color="auto"/>
            <w:right w:val="none" w:sz="0" w:space="0" w:color="auto"/>
          </w:divBdr>
        </w:div>
        <w:div w:id="2136365757">
          <w:marLeft w:val="0"/>
          <w:marRight w:val="0"/>
          <w:marTop w:val="0"/>
          <w:marBottom w:val="0"/>
          <w:divBdr>
            <w:top w:val="none" w:sz="0" w:space="0" w:color="auto"/>
            <w:left w:val="none" w:sz="0" w:space="0" w:color="auto"/>
            <w:bottom w:val="none" w:sz="0" w:space="0" w:color="auto"/>
            <w:right w:val="none" w:sz="0" w:space="0" w:color="auto"/>
          </w:divBdr>
        </w:div>
        <w:div w:id="744841785">
          <w:marLeft w:val="0"/>
          <w:marRight w:val="0"/>
          <w:marTop w:val="0"/>
          <w:marBottom w:val="0"/>
          <w:divBdr>
            <w:top w:val="none" w:sz="0" w:space="0" w:color="auto"/>
            <w:left w:val="none" w:sz="0" w:space="0" w:color="auto"/>
            <w:bottom w:val="none" w:sz="0" w:space="0" w:color="auto"/>
            <w:right w:val="none" w:sz="0" w:space="0" w:color="auto"/>
          </w:divBdr>
        </w:div>
        <w:div w:id="1381631162">
          <w:marLeft w:val="0"/>
          <w:marRight w:val="0"/>
          <w:marTop w:val="0"/>
          <w:marBottom w:val="0"/>
          <w:divBdr>
            <w:top w:val="none" w:sz="0" w:space="0" w:color="auto"/>
            <w:left w:val="none" w:sz="0" w:space="0" w:color="auto"/>
            <w:bottom w:val="none" w:sz="0" w:space="0" w:color="auto"/>
            <w:right w:val="none" w:sz="0" w:space="0" w:color="auto"/>
          </w:divBdr>
        </w:div>
        <w:div w:id="1245382598">
          <w:marLeft w:val="0"/>
          <w:marRight w:val="0"/>
          <w:marTop w:val="0"/>
          <w:marBottom w:val="0"/>
          <w:divBdr>
            <w:top w:val="none" w:sz="0" w:space="0" w:color="auto"/>
            <w:left w:val="none" w:sz="0" w:space="0" w:color="auto"/>
            <w:bottom w:val="none" w:sz="0" w:space="0" w:color="auto"/>
            <w:right w:val="none" w:sz="0" w:space="0" w:color="auto"/>
          </w:divBdr>
        </w:div>
        <w:div w:id="846212583">
          <w:marLeft w:val="0"/>
          <w:marRight w:val="0"/>
          <w:marTop w:val="0"/>
          <w:marBottom w:val="0"/>
          <w:divBdr>
            <w:top w:val="none" w:sz="0" w:space="0" w:color="auto"/>
            <w:left w:val="none" w:sz="0" w:space="0" w:color="auto"/>
            <w:bottom w:val="none" w:sz="0" w:space="0" w:color="auto"/>
            <w:right w:val="none" w:sz="0" w:space="0" w:color="auto"/>
          </w:divBdr>
        </w:div>
        <w:div w:id="190731324">
          <w:marLeft w:val="0"/>
          <w:marRight w:val="0"/>
          <w:marTop w:val="0"/>
          <w:marBottom w:val="0"/>
          <w:divBdr>
            <w:top w:val="none" w:sz="0" w:space="0" w:color="auto"/>
            <w:left w:val="none" w:sz="0" w:space="0" w:color="auto"/>
            <w:bottom w:val="none" w:sz="0" w:space="0" w:color="auto"/>
            <w:right w:val="none" w:sz="0" w:space="0" w:color="auto"/>
          </w:divBdr>
        </w:div>
        <w:div w:id="434835505">
          <w:marLeft w:val="0"/>
          <w:marRight w:val="0"/>
          <w:marTop w:val="0"/>
          <w:marBottom w:val="0"/>
          <w:divBdr>
            <w:top w:val="none" w:sz="0" w:space="0" w:color="auto"/>
            <w:left w:val="none" w:sz="0" w:space="0" w:color="auto"/>
            <w:bottom w:val="none" w:sz="0" w:space="0" w:color="auto"/>
            <w:right w:val="none" w:sz="0" w:space="0" w:color="auto"/>
          </w:divBdr>
        </w:div>
        <w:div w:id="1137719724">
          <w:marLeft w:val="0"/>
          <w:marRight w:val="0"/>
          <w:marTop w:val="0"/>
          <w:marBottom w:val="0"/>
          <w:divBdr>
            <w:top w:val="none" w:sz="0" w:space="0" w:color="auto"/>
            <w:left w:val="none" w:sz="0" w:space="0" w:color="auto"/>
            <w:bottom w:val="none" w:sz="0" w:space="0" w:color="auto"/>
            <w:right w:val="none" w:sz="0" w:space="0" w:color="auto"/>
          </w:divBdr>
        </w:div>
        <w:div w:id="542594759">
          <w:marLeft w:val="0"/>
          <w:marRight w:val="0"/>
          <w:marTop w:val="0"/>
          <w:marBottom w:val="0"/>
          <w:divBdr>
            <w:top w:val="none" w:sz="0" w:space="0" w:color="auto"/>
            <w:left w:val="none" w:sz="0" w:space="0" w:color="auto"/>
            <w:bottom w:val="none" w:sz="0" w:space="0" w:color="auto"/>
            <w:right w:val="none" w:sz="0" w:space="0" w:color="auto"/>
          </w:divBdr>
        </w:div>
        <w:div w:id="598028320">
          <w:marLeft w:val="0"/>
          <w:marRight w:val="0"/>
          <w:marTop w:val="0"/>
          <w:marBottom w:val="0"/>
          <w:divBdr>
            <w:top w:val="none" w:sz="0" w:space="0" w:color="auto"/>
            <w:left w:val="none" w:sz="0" w:space="0" w:color="auto"/>
            <w:bottom w:val="none" w:sz="0" w:space="0" w:color="auto"/>
            <w:right w:val="none" w:sz="0" w:space="0" w:color="auto"/>
          </w:divBdr>
        </w:div>
        <w:div w:id="1405253511">
          <w:marLeft w:val="0"/>
          <w:marRight w:val="0"/>
          <w:marTop w:val="0"/>
          <w:marBottom w:val="0"/>
          <w:divBdr>
            <w:top w:val="none" w:sz="0" w:space="0" w:color="auto"/>
            <w:left w:val="none" w:sz="0" w:space="0" w:color="auto"/>
            <w:bottom w:val="none" w:sz="0" w:space="0" w:color="auto"/>
            <w:right w:val="none" w:sz="0" w:space="0" w:color="auto"/>
          </w:divBdr>
        </w:div>
        <w:div w:id="355428634">
          <w:marLeft w:val="0"/>
          <w:marRight w:val="0"/>
          <w:marTop w:val="0"/>
          <w:marBottom w:val="0"/>
          <w:divBdr>
            <w:top w:val="none" w:sz="0" w:space="0" w:color="auto"/>
            <w:left w:val="none" w:sz="0" w:space="0" w:color="auto"/>
            <w:bottom w:val="none" w:sz="0" w:space="0" w:color="auto"/>
            <w:right w:val="none" w:sz="0" w:space="0" w:color="auto"/>
          </w:divBdr>
        </w:div>
        <w:div w:id="929853297">
          <w:marLeft w:val="0"/>
          <w:marRight w:val="0"/>
          <w:marTop w:val="0"/>
          <w:marBottom w:val="0"/>
          <w:divBdr>
            <w:top w:val="none" w:sz="0" w:space="0" w:color="auto"/>
            <w:left w:val="none" w:sz="0" w:space="0" w:color="auto"/>
            <w:bottom w:val="none" w:sz="0" w:space="0" w:color="auto"/>
            <w:right w:val="none" w:sz="0" w:space="0" w:color="auto"/>
          </w:divBdr>
        </w:div>
        <w:div w:id="2043743566">
          <w:marLeft w:val="0"/>
          <w:marRight w:val="0"/>
          <w:marTop w:val="0"/>
          <w:marBottom w:val="0"/>
          <w:divBdr>
            <w:top w:val="none" w:sz="0" w:space="0" w:color="auto"/>
            <w:left w:val="none" w:sz="0" w:space="0" w:color="auto"/>
            <w:bottom w:val="none" w:sz="0" w:space="0" w:color="auto"/>
            <w:right w:val="none" w:sz="0" w:space="0" w:color="auto"/>
          </w:divBdr>
        </w:div>
        <w:div w:id="1736396379">
          <w:marLeft w:val="0"/>
          <w:marRight w:val="0"/>
          <w:marTop w:val="0"/>
          <w:marBottom w:val="0"/>
          <w:divBdr>
            <w:top w:val="none" w:sz="0" w:space="0" w:color="auto"/>
            <w:left w:val="none" w:sz="0" w:space="0" w:color="auto"/>
            <w:bottom w:val="none" w:sz="0" w:space="0" w:color="auto"/>
            <w:right w:val="none" w:sz="0" w:space="0" w:color="auto"/>
          </w:divBdr>
        </w:div>
        <w:div w:id="457844454">
          <w:marLeft w:val="0"/>
          <w:marRight w:val="0"/>
          <w:marTop w:val="0"/>
          <w:marBottom w:val="0"/>
          <w:divBdr>
            <w:top w:val="none" w:sz="0" w:space="0" w:color="auto"/>
            <w:left w:val="none" w:sz="0" w:space="0" w:color="auto"/>
            <w:bottom w:val="none" w:sz="0" w:space="0" w:color="auto"/>
            <w:right w:val="none" w:sz="0" w:space="0" w:color="auto"/>
          </w:divBdr>
        </w:div>
        <w:div w:id="1797914961">
          <w:marLeft w:val="0"/>
          <w:marRight w:val="0"/>
          <w:marTop w:val="0"/>
          <w:marBottom w:val="0"/>
          <w:divBdr>
            <w:top w:val="none" w:sz="0" w:space="0" w:color="auto"/>
            <w:left w:val="none" w:sz="0" w:space="0" w:color="auto"/>
            <w:bottom w:val="none" w:sz="0" w:space="0" w:color="auto"/>
            <w:right w:val="none" w:sz="0" w:space="0" w:color="auto"/>
          </w:divBdr>
        </w:div>
        <w:div w:id="1995602924">
          <w:marLeft w:val="0"/>
          <w:marRight w:val="0"/>
          <w:marTop w:val="0"/>
          <w:marBottom w:val="0"/>
          <w:divBdr>
            <w:top w:val="none" w:sz="0" w:space="0" w:color="auto"/>
            <w:left w:val="none" w:sz="0" w:space="0" w:color="auto"/>
            <w:bottom w:val="none" w:sz="0" w:space="0" w:color="auto"/>
            <w:right w:val="none" w:sz="0" w:space="0" w:color="auto"/>
          </w:divBdr>
        </w:div>
        <w:div w:id="1014067808">
          <w:marLeft w:val="0"/>
          <w:marRight w:val="0"/>
          <w:marTop w:val="0"/>
          <w:marBottom w:val="0"/>
          <w:divBdr>
            <w:top w:val="none" w:sz="0" w:space="0" w:color="auto"/>
            <w:left w:val="none" w:sz="0" w:space="0" w:color="auto"/>
            <w:bottom w:val="none" w:sz="0" w:space="0" w:color="auto"/>
            <w:right w:val="none" w:sz="0" w:space="0" w:color="auto"/>
          </w:divBdr>
        </w:div>
        <w:div w:id="1761483780">
          <w:marLeft w:val="0"/>
          <w:marRight w:val="0"/>
          <w:marTop w:val="0"/>
          <w:marBottom w:val="0"/>
          <w:divBdr>
            <w:top w:val="none" w:sz="0" w:space="0" w:color="auto"/>
            <w:left w:val="none" w:sz="0" w:space="0" w:color="auto"/>
            <w:bottom w:val="none" w:sz="0" w:space="0" w:color="auto"/>
            <w:right w:val="none" w:sz="0" w:space="0" w:color="auto"/>
          </w:divBdr>
        </w:div>
        <w:div w:id="1271814535">
          <w:marLeft w:val="0"/>
          <w:marRight w:val="0"/>
          <w:marTop w:val="0"/>
          <w:marBottom w:val="0"/>
          <w:divBdr>
            <w:top w:val="none" w:sz="0" w:space="0" w:color="auto"/>
            <w:left w:val="none" w:sz="0" w:space="0" w:color="auto"/>
            <w:bottom w:val="none" w:sz="0" w:space="0" w:color="auto"/>
            <w:right w:val="none" w:sz="0" w:space="0" w:color="auto"/>
          </w:divBdr>
        </w:div>
        <w:div w:id="606163288">
          <w:marLeft w:val="0"/>
          <w:marRight w:val="0"/>
          <w:marTop w:val="0"/>
          <w:marBottom w:val="0"/>
          <w:divBdr>
            <w:top w:val="none" w:sz="0" w:space="0" w:color="auto"/>
            <w:left w:val="none" w:sz="0" w:space="0" w:color="auto"/>
            <w:bottom w:val="none" w:sz="0" w:space="0" w:color="auto"/>
            <w:right w:val="none" w:sz="0" w:space="0" w:color="auto"/>
          </w:divBdr>
        </w:div>
        <w:div w:id="1109857161">
          <w:marLeft w:val="0"/>
          <w:marRight w:val="0"/>
          <w:marTop w:val="0"/>
          <w:marBottom w:val="0"/>
          <w:divBdr>
            <w:top w:val="none" w:sz="0" w:space="0" w:color="auto"/>
            <w:left w:val="none" w:sz="0" w:space="0" w:color="auto"/>
            <w:bottom w:val="none" w:sz="0" w:space="0" w:color="auto"/>
            <w:right w:val="none" w:sz="0" w:space="0" w:color="auto"/>
          </w:divBdr>
        </w:div>
        <w:div w:id="24529764">
          <w:marLeft w:val="0"/>
          <w:marRight w:val="0"/>
          <w:marTop w:val="0"/>
          <w:marBottom w:val="0"/>
          <w:divBdr>
            <w:top w:val="none" w:sz="0" w:space="0" w:color="auto"/>
            <w:left w:val="none" w:sz="0" w:space="0" w:color="auto"/>
            <w:bottom w:val="none" w:sz="0" w:space="0" w:color="auto"/>
            <w:right w:val="none" w:sz="0" w:space="0" w:color="auto"/>
          </w:divBdr>
        </w:div>
        <w:div w:id="1756049438">
          <w:marLeft w:val="0"/>
          <w:marRight w:val="0"/>
          <w:marTop w:val="0"/>
          <w:marBottom w:val="0"/>
          <w:divBdr>
            <w:top w:val="none" w:sz="0" w:space="0" w:color="auto"/>
            <w:left w:val="none" w:sz="0" w:space="0" w:color="auto"/>
            <w:bottom w:val="none" w:sz="0" w:space="0" w:color="auto"/>
            <w:right w:val="none" w:sz="0" w:space="0" w:color="auto"/>
          </w:divBdr>
        </w:div>
        <w:div w:id="263731925">
          <w:marLeft w:val="0"/>
          <w:marRight w:val="0"/>
          <w:marTop w:val="0"/>
          <w:marBottom w:val="0"/>
          <w:divBdr>
            <w:top w:val="none" w:sz="0" w:space="0" w:color="auto"/>
            <w:left w:val="none" w:sz="0" w:space="0" w:color="auto"/>
            <w:bottom w:val="none" w:sz="0" w:space="0" w:color="auto"/>
            <w:right w:val="none" w:sz="0" w:space="0" w:color="auto"/>
          </w:divBdr>
        </w:div>
        <w:div w:id="346058311">
          <w:marLeft w:val="0"/>
          <w:marRight w:val="0"/>
          <w:marTop w:val="0"/>
          <w:marBottom w:val="0"/>
          <w:divBdr>
            <w:top w:val="none" w:sz="0" w:space="0" w:color="auto"/>
            <w:left w:val="none" w:sz="0" w:space="0" w:color="auto"/>
            <w:bottom w:val="none" w:sz="0" w:space="0" w:color="auto"/>
            <w:right w:val="none" w:sz="0" w:space="0" w:color="auto"/>
          </w:divBdr>
        </w:div>
        <w:div w:id="1068579568">
          <w:marLeft w:val="0"/>
          <w:marRight w:val="0"/>
          <w:marTop w:val="0"/>
          <w:marBottom w:val="0"/>
          <w:divBdr>
            <w:top w:val="none" w:sz="0" w:space="0" w:color="auto"/>
            <w:left w:val="none" w:sz="0" w:space="0" w:color="auto"/>
            <w:bottom w:val="none" w:sz="0" w:space="0" w:color="auto"/>
            <w:right w:val="none" w:sz="0" w:space="0" w:color="auto"/>
          </w:divBdr>
        </w:div>
        <w:div w:id="812793198">
          <w:marLeft w:val="0"/>
          <w:marRight w:val="0"/>
          <w:marTop w:val="0"/>
          <w:marBottom w:val="0"/>
          <w:divBdr>
            <w:top w:val="none" w:sz="0" w:space="0" w:color="auto"/>
            <w:left w:val="none" w:sz="0" w:space="0" w:color="auto"/>
            <w:bottom w:val="none" w:sz="0" w:space="0" w:color="auto"/>
            <w:right w:val="none" w:sz="0" w:space="0" w:color="auto"/>
          </w:divBdr>
        </w:div>
        <w:div w:id="1041322363">
          <w:marLeft w:val="0"/>
          <w:marRight w:val="0"/>
          <w:marTop w:val="0"/>
          <w:marBottom w:val="0"/>
          <w:divBdr>
            <w:top w:val="none" w:sz="0" w:space="0" w:color="auto"/>
            <w:left w:val="none" w:sz="0" w:space="0" w:color="auto"/>
            <w:bottom w:val="none" w:sz="0" w:space="0" w:color="auto"/>
            <w:right w:val="none" w:sz="0" w:space="0" w:color="auto"/>
          </w:divBdr>
        </w:div>
        <w:div w:id="1768309415">
          <w:marLeft w:val="0"/>
          <w:marRight w:val="0"/>
          <w:marTop w:val="0"/>
          <w:marBottom w:val="0"/>
          <w:divBdr>
            <w:top w:val="none" w:sz="0" w:space="0" w:color="auto"/>
            <w:left w:val="none" w:sz="0" w:space="0" w:color="auto"/>
            <w:bottom w:val="none" w:sz="0" w:space="0" w:color="auto"/>
            <w:right w:val="none" w:sz="0" w:space="0" w:color="auto"/>
          </w:divBdr>
        </w:div>
        <w:div w:id="752581370">
          <w:marLeft w:val="0"/>
          <w:marRight w:val="0"/>
          <w:marTop w:val="0"/>
          <w:marBottom w:val="0"/>
          <w:divBdr>
            <w:top w:val="none" w:sz="0" w:space="0" w:color="auto"/>
            <w:left w:val="none" w:sz="0" w:space="0" w:color="auto"/>
            <w:bottom w:val="none" w:sz="0" w:space="0" w:color="auto"/>
            <w:right w:val="none" w:sz="0" w:space="0" w:color="auto"/>
          </w:divBdr>
        </w:div>
        <w:div w:id="1978021623">
          <w:marLeft w:val="0"/>
          <w:marRight w:val="0"/>
          <w:marTop w:val="0"/>
          <w:marBottom w:val="0"/>
          <w:divBdr>
            <w:top w:val="none" w:sz="0" w:space="0" w:color="auto"/>
            <w:left w:val="none" w:sz="0" w:space="0" w:color="auto"/>
            <w:bottom w:val="none" w:sz="0" w:space="0" w:color="auto"/>
            <w:right w:val="none" w:sz="0" w:space="0" w:color="auto"/>
          </w:divBdr>
        </w:div>
        <w:div w:id="973825856">
          <w:marLeft w:val="0"/>
          <w:marRight w:val="0"/>
          <w:marTop w:val="0"/>
          <w:marBottom w:val="0"/>
          <w:divBdr>
            <w:top w:val="none" w:sz="0" w:space="0" w:color="auto"/>
            <w:left w:val="none" w:sz="0" w:space="0" w:color="auto"/>
            <w:bottom w:val="none" w:sz="0" w:space="0" w:color="auto"/>
            <w:right w:val="none" w:sz="0" w:space="0" w:color="auto"/>
          </w:divBdr>
        </w:div>
        <w:div w:id="894782243">
          <w:marLeft w:val="0"/>
          <w:marRight w:val="0"/>
          <w:marTop w:val="0"/>
          <w:marBottom w:val="0"/>
          <w:divBdr>
            <w:top w:val="none" w:sz="0" w:space="0" w:color="auto"/>
            <w:left w:val="none" w:sz="0" w:space="0" w:color="auto"/>
            <w:bottom w:val="none" w:sz="0" w:space="0" w:color="auto"/>
            <w:right w:val="none" w:sz="0" w:space="0" w:color="auto"/>
          </w:divBdr>
        </w:div>
        <w:div w:id="274479657">
          <w:marLeft w:val="0"/>
          <w:marRight w:val="0"/>
          <w:marTop w:val="0"/>
          <w:marBottom w:val="0"/>
          <w:divBdr>
            <w:top w:val="none" w:sz="0" w:space="0" w:color="auto"/>
            <w:left w:val="none" w:sz="0" w:space="0" w:color="auto"/>
            <w:bottom w:val="none" w:sz="0" w:space="0" w:color="auto"/>
            <w:right w:val="none" w:sz="0" w:space="0" w:color="auto"/>
          </w:divBdr>
        </w:div>
        <w:div w:id="1502741685">
          <w:marLeft w:val="0"/>
          <w:marRight w:val="0"/>
          <w:marTop w:val="0"/>
          <w:marBottom w:val="0"/>
          <w:divBdr>
            <w:top w:val="none" w:sz="0" w:space="0" w:color="auto"/>
            <w:left w:val="none" w:sz="0" w:space="0" w:color="auto"/>
            <w:bottom w:val="none" w:sz="0" w:space="0" w:color="auto"/>
            <w:right w:val="none" w:sz="0" w:space="0" w:color="auto"/>
          </w:divBdr>
        </w:div>
        <w:div w:id="397703187">
          <w:marLeft w:val="0"/>
          <w:marRight w:val="0"/>
          <w:marTop w:val="0"/>
          <w:marBottom w:val="0"/>
          <w:divBdr>
            <w:top w:val="none" w:sz="0" w:space="0" w:color="auto"/>
            <w:left w:val="none" w:sz="0" w:space="0" w:color="auto"/>
            <w:bottom w:val="none" w:sz="0" w:space="0" w:color="auto"/>
            <w:right w:val="none" w:sz="0" w:space="0" w:color="auto"/>
          </w:divBdr>
        </w:div>
        <w:div w:id="690104996">
          <w:marLeft w:val="0"/>
          <w:marRight w:val="0"/>
          <w:marTop w:val="0"/>
          <w:marBottom w:val="0"/>
          <w:divBdr>
            <w:top w:val="none" w:sz="0" w:space="0" w:color="auto"/>
            <w:left w:val="none" w:sz="0" w:space="0" w:color="auto"/>
            <w:bottom w:val="none" w:sz="0" w:space="0" w:color="auto"/>
            <w:right w:val="none" w:sz="0" w:space="0" w:color="auto"/>
          </w:divBdr>
        </w:div>
        <w:div w:id="1476143986">
          <w:marLeft w:val="0"/>
          <w:marRight w:val="0"/>
          <w:marTop w:val="0"/>
          <w:marBottom w:val="0"/>
          <w:divBdr>
            <w:top w:val="none" w:sz="0" w:space="0" w:color="auto"/>
            <w:left w:val="none" w:sz="0" w:space="0" w:color="auto"/>
            <w:bottom w:val="none" w:sz="0" w:space="0" w:color="auto"/>
            <w:right w:val="none" w:sz="0" w:space="0" w:color="auto"/>
          </w:divBdr>
        </w:div>
        <w:div w:id="1043363702">
          <w:marLeft w:val="0"/>
          <w:marRight w:val="0"/>
          <w:marTop w:val="0"/>
          <w:marBottom w:val="0"/>
          <w:divBdr>
            <w:top w:val="none" w:sz="0" w:space="0" w:color="auto"/>
            <w:left w:val="none" w:sz="0" w:space="0" w:color="auto"/>
            <w:bottom w:val="none" w:sz="0" w:space="0" w:color="auto"/>
            <w:right w:val="none" w:sz="0" w:space="0" w:color="auto"/>
          </w:divBdr>
        </w:div>
        <w:div w:id="501895072">
          <w:marLeft w:val="0"/>
          <w:marRight w:val="0"/>
          <w:marTop w:val="0"/>
          <w:marBottom w:val="0"/>
          <w:divBdr>
            <w:top w:val="none" w:sz="0" w:space="0" w:color="auto"/>
            <w:left w:val="none" w:sz="0" w:space="0" w:color="auto"/>
            <w:bottom w:val="none" w:sz="0" w:space="0" w:color="auto"/>
            <w:right w:val="none" w:sz="0" w:space="0" w:color="auto"/>
          </w:divBdr>
        </w:div>
        <w:div w:id="1306473299">
          <w:marLeft w:val="0"/>
          <w:marRight w:val="0"/>
          <w:marTop w:val="0"/>
          <w:marBottom w:val="0"/>
          <w:divBdr>
            <w:top w:val="none" w:sz="0" w:space="0" w:color="auto"/>
            <w:left w:val="none" w:sz="0" w:space="0" w:color="auto"/>
            <w:bottom w:val="none" w:sz="0" w:space="0" w:color="auto"/>
            <w:right w:val="none" w:sz="0" w:space="0" w:color="auto"/>
          </w:divBdr>
        </w:div>
        <w:div w:id="231626770">
          <w:marLeft w:val="0"/>
          <w:marRight w:val="0"/>
          <w:marTop w:val="0"/>
          <w:marBottom w:val="0"/>
          <w:divBdr>
            <w:top w:val="none" w:sz="0" w:space="0" w:color="auto"/>
            <w:left w:val="none" w:sz="0" w:space="0" w:color="auto"/>
            <w:bottom w:val="none" w:sz="0" w:space="0" w:color="auto"/>
            <w:right w:val="none" w:sz="0" w:space="0" w:color="auto"/>
          </w:divBdr>
        </w:div>
        <w:div w:id="1351300127">
          <w:marLeft w:val="0"/>
          <w:marRight w:val="0"/>
          <w:marTop w:val="0"/>
          <w:marBottom w:val="0"/>
          <w:divBdr>
            <w:top w:val="none" w:sz="0" w:space="0" w:color="auto"/>
            <w:left w:val="none" w:sz="0" w:space="0" w:color="auto"/>
            <w:bottom w:val="none" w:sz="0" w:space="0" w:color="auto"/>
            <w:right w:val="none" w:sz="0" w:space="0" w:color="auto"/>
          </w:divBdr>
        </w:div>
        <w:div w:id="726105995">
          <w:marLeft w:val="0"/>
          <w:marRight w:val="0"/>
          <w:marTop w:val="0"/>
          <w:marBottom w:val="0"/>
          <w:divBdr>
            <w:top w:val="none" w:sz="0" w:space="0" w:color="auto"/>
            <w:left w:val="none" w:sz="0" w:space="0" w:color="auto"/>
            <w:bottom w:val="none" w:sz="0" w:space="0" w:color="auto"/>
            <w:right w:val="none" w:sz="0" w:space="0" w:color="auto"/>
          </w:divBdr>
        </w:div>
        <w:div w:id="325329258">
          <w:marLeft w:val="0"/>
          <w:marRight w:val="0"/>
          <w:marTop w:val="0"/>
          <w:marBottom w:val="0"/>
          <w:divBdr>
            <w:top w:val="none" w:sz="0" w:space="0" w:color="auto"/>
            <w:left w:val="none" w:sz="0" w:space="0" w:color="auto"/>
            <w:bottom w:val="none" w:sz="0" w:space="0" w:color="auto"/>
            <w:right w:val="none" w:sz="0" w:space="0" w:color="auto"/>
          </w:divBdr>
        </w:div>
        <w:div w:id="1635677399">
          <w:marLeft w:val="0"/>
          <w:marRight w:val="0"/>
          <w:marTop w:val="0"/>
          <w:marBottom w:val="0"/>
          <w:divBdr>
            <w:top w:val="none" w:sz="0" w:space="0" w:color="auto"/>
            <w:left w:val="none" w:sz="0" w:space="0" w:color="auto"/>
            <w:bottom w:val="none" w:sz="0" w:space="0" w:color="auto"/>
            <w:right w:val="none" w:sz="0" w:space="0" w:color="auto"/>
          </w:divBdr>
        </w:div>
        <w:div w:id="202133578">
          <w:marLeft w:val="0"/>
          <w:marRight w:val="0"/>
          <w:marTop w:val="0"/>
          <w:marBottom w:val="0"/>
          <w:divBdr>
            <w:top w:val="none" w:sz="0" w:space="0" w:color="auto"/>
            <w:left w:val="none" w:sz="0" w:space="0" w:color="auto"/>
            <w:bottom w:val="none" w:sz="0" w:space="0" w:color="auto"/>
            <w:right w:val="none" w:sz="0" w:space="0" w:color="auto"/>
          </w:divBdr>
        </w:div>
        <w:div w:id="1129007606">
          <w:marLeft w:val="0"/>
          <w:marRight w:val="0"/>
          <w:marTop w:val="0"/>
          <w:marBottom w:val="0"/>
          <w:divBdr>
            <w:top w:val="none" w:sz="0" w:space="0" w:color="auto"/>
            <w:left w:val="none" w:sz="0" w:space="0" w:color="auto"/>
            <w:bottom w:val="none" w:sz="0" w:space="0" w:color="auto"/>
            <w:right w:val="none" w:sz="0" w:space="0" w:color="auto"/>
          </w:divBdr>
        </w:div>
        <w:div w:id="47994257">
          <w:marLeft w:val="0"/>
          <w:marRight w:val="0"/>
          <w:marTop w:val="0"/>
          <w:marBottom w:val="0"/>
          <w:divBdr>
            <w:top w:val="none" w:sz="0" w:space="0" w:color="auto"/>
            <w:left w:val="none" w:sz="0" w:space="0" w:color="auto"/>
            <w:bottom w:val="none" w:sz="0" w:space="0" w:color="auto"/>
            <w:right w:val="none" w:sz="0" w:space="0" w:color="auto"/>
          </w:divBdr>
        </w:div>
        <w:div w:id="943726975">
          <w:marLeft w:val="0"/>
          <w:marRight w:val="0"/>
          <w:marTop w:val="0"/>
          <w:marBottom w:val="0"/>
          <w:divBdr>
            <w:top w:val="none" w:sz="0" w:space="0" w:color="auto"/>
            <w:left w:val="none" w:sz="0" w:space="0" w:color="auto"/>
            <w:bottom w:val="none" w:sz="0" w:space="0" w:color="auto"/>
            <w:right w:val="none" w:sz="0" w:space="0" w:color="auto"/>
          </w:divBdr>
        </w:div>
        <w:div w:id="151333925">
          <w:marLeft w:val="0"/>
          <w:marRight w:val="0"/>
          <w:marTop w:val="0"/>
          <w:marBottom w:val="0"/>
          <w:divBdr>
            <w:top w:val="none" w:sz="0" w:space="0" w:color="auto"/>
            <w:left w:val="none" w:sz="0" w:space="0" w:color="auto"/>
            <w:bottom w:val="none" w:sz="0" w:space="0" w:color="auto"/>
            <w:right w:val="none" w:sz="0" w:space="0" w:color="auto"/>
          </w:divBdr>
        </w:div>
        <w:div w:id="378361334">
          <w:marLeft w:val="0"/>
          <w:marRight w:val="0"/>
          <w:marTop w:val="0"/>
          <w:marBottom w:val="0"/>
          <w:divBdr>
            <w:top w:val="none" w:sz="0" w:space="0" w:color="auto"/>
            <w:left w:val="none" w:sz="0" w:space="0" w:color="auto"/>
            <w:bottom w:val="none" w:sz="0" w:space="0" w:color="auto"/>
            <w:right w:val="none" w:sz="0" w:space="0" w:color="auto"/>
          </w:divBdr>
        </w:div>
        <w:div w:id="1651252474">
          <w:marLeft w:val="0"/>
          <w:marRight w:val="0"/>
          <w:marTop w:val="0"/>
          <w:marBottom w:val="0"/>
          <w:divBdr>
            <w:top w:val="none" w:sz="0" w:space="0" w:color="auto"/>
            <w:left w:val="none" w:sz="0" w:space="0" w:color="auto"/>
            <w:bottom w:val="none" w:sz="0" w:space="0" w:color="auto"/>
            <w:right w:val="none" w:sz="0" w:space="0" w:color="auto"/>
          </w:divBdr>
        </w:div>
        <w:div w:id="969171255">
          <w:marLeft w:val="0"/>
          <w:marRight w:val="0"/>
          <w:marTop w:val="0"/>
          <w:marBottom w:val="0"/>
          <w:divBdr>
            <w:top w:val="none" w:sz="0" w:space="0" w:color="auto"/>
            <w:left w:val="none" w:sz="0" w:space="0" w:color="auto"/>
            <w:bottom w:val="none" w:sz="0" w:space="0" w:color="auto"/>
            <w:right w:val="none" w:sz="0" w:space="0" w:color="auto"/>
          </w:divBdr>
        </w:div>
        <w:div w:id="618074375">
          <w:marLeft w:val="0"/>
          <w:marRight w:val="0"/>
          <w:marTop w:val="0"/>
          <w:marBottom w:val="0"/>
          <w:divBdr>
            <w:top w:val="none" w:sz="0" w:space="0" w:color="auto"/>
            <w:left w:val="none" w:sz="0" w:space="0" w:color="auto"/>
            <w:bottom w:val="none" w:sz="0" w:space="0" w:color="auto"/>
            <w:right w:val="none" w:sz="0" w:space="0" w:color="auto"/>
          </w:divBdr>
        </w:div>
        <w:div w:id="924194472">
          <w:marLeft w:val="0"/>
          <w:marRight w:val="0"/>
          <w:marTop w:val="0"/>
          <w:marBottom w:val="0"/>
          <w:divBdr>
            <w:top w:val="none" w:sz="0" w:space="0" w:color="auto"/>
            <w:left w:val="none" w:sz="0" w:space="0" w:color="auto"/>
            <w:bottom w:val="none" w:sz="0" w:space="0" w:color="auto"/>
            <w:right w:val="none" w:sz="0" w:space="0" w:color="auto"/>
          </w:divBdr>
        </w:div>
        <w:div w:id="1120614555">
          <w:marLeft w:val="0"/>
          <w:marRight w:val="0"/>
          <w:marTop w:val="0"/>
          <w:marBottom w:val="0"/>
          <w:divBdr>
            <w:top w:val="none" w:sz="0" w:space="0" w:color="auto"/>
            <w:left w:val="none" w:sz="0" w:space="0" w:color="auto"/>
            <w:bottom w:val="none" w:sz="0" w:space="0" w:color="auto"/>
            <w:right w:val="none" w:sz="0" w:space="0" w:color="auto"/>
          </w:divBdr>
        </w:div>
        <w:div w:id="529342080">
          <w:marLeft w:val="0"/>
          <w:marRight w:val="0"/>
          <w:marTop w:val="0"/>
          <w:marBottom w:val="0"/>
          <w:divBdr>
            <w:top w:val="none" w:sz="0" w:space="0" w:color="auto"/>
            <w:left w:val="none" w:sz="0" w:space="0" w:color="auto"/>
            <w:bottom w:val="none" w:sz="0" w:space="0" w:color="auto"/>
            <w:right w:val="none" w:sz="0" w:space="0" w:color="auto"/>
          </w:divBdr>
        </w:div>
        <w:div w:id="541282722">
          <w:marLeft w:val="0"/>
          <w:marRight w:val="0"/>
          <w:marTop w:val="0"/>
          <w:marBottom w:val="0"/>
          <w:divBdr>
            <w:top w:val="none" w:sz="0" w:space="0" w:color="auto"/>
            <w:left w:val="none" w:sz="0" w:space="0" w:color="auto"/>
            <w:bottom w:val="none" w:sz="0" w:space="0" w:color="auto"/>
            <w:right w:val="none" w:sz="0" w:space="0" w:color="auto"/>
          </w:divBdr>
        </w:div>
        <w:div w:id="1553925391">
          <w:marLeft w:val="0"/>
          <w:marRight w:val="0"/>
          <w:marTop w:val="0"/>
          <w:marBottom w:val="0"/>
          <w:divBdr>
            <w:top w:val="none" w:sz="0" w:space="0" w:color="auto"/>
            <w:left w:val="none" w:sz="0" w:space="0" w:color="auto"/>
            <w:bottom w:val="none" w:sz="0" w:space="0" w:color="auto"/>
            <w:right w:val="none" w:sz="0" w:space="0" w:color="auto"/>
          </w:divBdr>
        </w:div>
        <w:div w:id="418721238">
          <w:marLeft w:val="0"/>
          <w:marRight w:val="0"/>
          <w:marTop w:val="0"/>
          <w:marBottom w:val="0"/>
          <w:divBdr>
            <w:top w:val="none" w:sz="0" w:space="0" w:color="auto"/>
            <w:left w:val="none" w:sz="0" w:space="0" w:color="auto"/>
            <w:bottom w:val="none" w:sz="0" w:space="0" w:color="auto"/>
            <w:right w:val="none" w:sz="0" w:space="0" w:color="auto"/>
          </w:divBdr>
        </w:div>
        <w:div w:id="1956861976">
          <w:marLeft w:val="0"/>
          <w:marRight w:val="0"/>
          <w:marTop w:val="0"/>
          <w:marBottom w:val="0"/>
          <w:divBdr>
            <w:top w:val="none" w:sz="0" w:space="0" w:color="auto"/>
            <w:left w:val="none" w:sz="0" w:space="0" w:color="auto"/>
            <w:bottom w:val="none" w:sz="0" w:space="0" w:color="auto"/>
            <w:right w:val="none" w:sz="0" w:space="0" w:color="auto"/>
          </w:divBdr>
        </w:div>
        <w:div w:id="870998333">
          <w:marLeft w:val="0"/>
          <w:marRight w:val="0"/>
          <w:marTop w:val="0"/>
          <w:marBottom w:val="0"/>
          <w:divBdr>
            <w:top w:val="none" w:sz="0" w:space="0" w:color="auto"/>
            <w:left w:val="none" w:sz="0" w:space="0" w:color="auto"/>
            <w:bottom w:val="none" w:sz="0" w:space="0" w:color="auto"/>
            <w:right w:val="none" w:sz="0" w:space="0" w:color="auto"/>
          </w:divBdr>
        </w:div>
        <w:div w:id="312872806">
          <w:marLeft w:val="0"/>
          <w:marRight w:val="0"/>
          <w:marTop w:val="0"/>
          <w:marBottom w:val="0"/>
          <w:divBdr>
            <w:top w:val="none" w:sz="0" w:space="0" w:color="auto"/>
            <w:left w:val="none" w:sz="0" w:space="0" w:color="auto"/>
            <w:bottom w:val="none" w:sz="0" w:space="0" w:color="auto"/>
            <w:right w:val="none" w:sz="0" w:space="0" w:color="auto"/>
          </w:divBdr>
        </w:div>
        <w:div w:id="1167864509">
          <w:marLeft w:val="0"/>
          <w:marRight w:val="0"/>
          <w:marTop w:val="0"/>
          <w:marBottom w:val="0"/>
          <w:divBdr>
            <w:top w:val="none" w:sz="0" w:space="0" w:color="auto"/>
            <w:left w:val="none" w:sz="0" w:space="0" w:color="auto"/>
            <w:bottom w:val="none" w:sz="0" w:space="0" w:color="auto"/>
            <w:right w:val="none" w:sz="0" w:space="0" w:color="auto"/>
          </w:divBdr>
        </w:div>
        <w:div w:id="324163407">
          <w:marLeft w:val="0"/>
          <w:marRight w:val="0"/>
          <w:marTop w:val="0"/>
          <w:marBottom w:val="0"/>
          <w:divBdr>
            <w:top w:val="none" w:sz="0" w:space="0" w:color="auto"/>
            <w:left w:val="none" w:sz="0" w:space="0" w:color="auto"/>
            <w:bottom w:val="none" w:sz="0" w:space="0" w:color="auto"/>
            <w:right w:val="none" w:sz="0" w:space="0" w:color="auto"/>
          </w:divBdr>
        </w:div>
        <w:div w:id="288319212">
          <w:marLeft w:val="0"/>
          <w:marRight w:val="0"/>
          <w:marTop w:val="0"/>
          <w:marBottom w:val="0"/>
          <w:divBdr>
            <w:top w:val="none" w:sz="0" w:space="0" w:color="auto"/>
            <w:left w:val="none" w:sz="0" w:space="0" w:color="auto"/>
            <w:bottom w:val="none" w:sz="0" w:space="0" w:color="auto"/>
            <w:right w:val="none" w:sz="0" w:space="0" w:color="auto"/>
          </w:divBdr>
        </w:div>
        <w:div w:id="414670754">
          <w:marLeft w:val="0"/>
          <w:marRight w:val="0"/>
          <w:marTop w:val="0"/>
          <w:marBottom w:val="0"/>
          <w:divBdr>
            <w:top w:val="none" w:sz="0" w:space="0" w:color="auto"/>
            <w:left w:val="none" w:sz="0" w:space="0" w:color="auto"/>
            <w:bottom w:val="none" w:sz="0" w:space="0" w:color="auto"/>
            <w:right w:val="none" w:sz="0" w:space="0" w:color="auto"/>
          </w:divBdr>
        </w:div>
        <w:div w:id="1918123585">
          <w:marLeft w:val="0"/>
          <w:marRight w:val="0"/>
          <w:marTop w:val="0"/>
          <w:marBottom w:val="0"/>
          <w:divBdr>
            <w:top w:val="none" w:sz="0" w:space="0" w:color="auto"/>
            <w:left w:val="none" w:sz="0" w:space="0" w:color="auto"/>
            <w:bottom w:val="none" w:sz="0" w:space="0" w:color="auto"/>
            <w:right w:val="none" w:sz="0" w:space="0" w:color="auto"/>
          </w:divBdr>
        </w:div>
        <w:div w:id="1624387299">
          <w:marLeft w:val="0"/>
          <w:marRight w:val="0"/>
          <w:marTop w:val="0"/>
          <w:marBottom w:val="0"/>
          <w:divBdr>
            <w:top w:val="none" w:sz="0" w:space="0" w:color="auto"/>
            <w:left w:val="none" w:sz="0" w:space="0" w:color="auto"/>
            <w:bottom w:val="none" w:sz="0" w:space="0" w:color="auto"/>
            <w:right w:val="none" w:sz="0" w:space="0" w:color="auto"/>
          </w:divBdr>
        </w:div>
        <w:div w:id="1553342986">
          <w:marLeft w:val="0"/>
          <w:marRight w:val="0"/>
          <w:marTop w:val="0"/>
          <w:marBottom w:val="0"/>
          <w:divBdr>
            <w:top w:val="none" w:sz="0" w:space="0" w:color="auto"/>
            <w:left w:val="none" w:sz="0" w:space="0" w:color="auto"/>
            <w:bottom w:val="none" w:sz="0" w:space="0" w:color="auto"/>
            <w:right w:val="none" w:sz="0" w:space="0" w:color="auto"/>
          </w:divBdr>
        </w:div>
        <w:div w:id="1860585868">
          <w:marLeft w:val="0"/>
          <w:marRight w:val="0"/>
          <w:marTop w:val="0"/>
          <w:marBottom w:val="0"/>
          <w:divBdr>
            <w:top w:val="none" w:sz="0" w:space="0" w:color="auto"/>
            <w:left w:val="none" w:sz="0" w:space="0" w:color="auto"/>
            <w:bottom w:val="none" w:sz="0" w:space="0" w:color="auto"/>
            <w:right w:val="none" w:sz="0" w:space="0" w:color="auto"/>
          </w:divBdr>
        </w:div>
        <w:div w:id="702554235">
          <w:marLeft w:val="0"/>
          <w:marRight w:val="0"/>
          <w:marTop w:val="0"/>
          <w:marBottom w:val="0"/>
          <w:divBdr>
            <w:top w:val="none" w:sz="0" w:space="0" w:color="auto"/>
            <w:left w:val="none" w:sz="0" w:space="0" w:color="auto"/>
            <w:bottom w:val="none" w:sz="0" w:space="0" w:color="auto"/>
            <w:right w:val="none" w:sz="0" w:space="0" w:color="auto"/>
          </w:divBdr>
        </w:div>
        <w:div w:id="634216080">
          <w:marLeft w:val="0"/>
          <w:marRight w:val="0"/>
          <w:marTop w:val="0"/>
          <w:marBottom w:val="0"/>
          <w:divBdr>
            <w:top w:val="none" w:sz="0" w:space="0" w:color="auto"/>
            <w:left w:val="none" w:sz="0" w:space="0" w:color="auto"/>
            <w:bottom w:val="none" w:sz="0" w:space="0" w:color="auto"/>
            <w:right w:val="none" w:sz="0" w:space="0" w:color="auto"/>
          </w:divBdr>
        </w:div>
        <w:div w:id="1765875349">
          <w:marLeft w:val="0"/>
          <w:marRight w:val="0"/>
          <w:marTop w:val="0"/>
          <w:marBottom w:val="0"/>
          <w:divBdr>
            <w:top w:val="none" w:sz="0" w:space="0" w:color="auto"/>
            <w:left w:val="none" w:sz="0" w:space="0" w:color="auto"/>
            <w:bottom w:val="none" w:sz="0" w:space="0" w:color="auto"/>
            <w:right w:val="none" w:sz="0" w:space="0" w:color="auto"/>
          </w:divBdr>
        </w:div>
        <w:div w:id="1502232061">
          <w:marLeft w:val="0"/>
          <w:marRight w:val="0"/>
          <w:marTop w:val="0"/>
          <w:marBottom w:val="0"/>
          <w:divBdr>
            <w:top w:val="none" w:sz="0" w:space="0" w:color="auto"/>
            <w:left w:val="none" w:sz="0" w:space="0" w:color="auto"/>
            <w:bottom w:val="none" w:sz="0" w:space="0" w:color="auto"/>
            <w:right w:val="none" w:sz="0" w:space="0" w:color="auto"/>
          </w:divBdr>
        </w:div>
        <w:div w:id="1074278238">
          <w:marLeft w:val="0"/>
          <w:marRight w:val="0"/>
          <w:marTop w:val="0"/>
          <w:marBottom w:val="0"/>
          <w:divBdr>
            <w:top w:val="none" w:sz="0" w:space="0" w:color="auto"/>
            <w:left w:val="none" w:sz="0" w:space="0" w:color="auto"/>
            <w:bottom w:val="none" w:sz="0" w:space="0" w:color="auto"/>
            <w:right w:val="none" w:sz="0" w:space="0" w:color="auto"/>
          </w:divBdr>
        </w:div>
        <w:div w:id="1083262021">
          <w:marLeft w:val="0"/>
          <w:marRight w:val="0"/>
          <w:marTop w:val="0"/>
          <w:marBottom w:val="0"/>
          <w:divBdr>
            <w:top w:val="none" w:sz="0" w:space="0" w:color="auto"/>
            <w:left w:val="none" w:sz="0" w:space="0" w:color="auto"/>
            <w:bottom w:val="none" w:sz="0" w:space="0" w:color="auto"/>
            <w:right w:val="none" w:sz="0" w:space="0" w:color="auto"/>
          </w:divBdr>
        </w:div>
        <w:div w:id="442919544">
          <w:marLeft w:val="0"/>
          <w:marRight w:val="0"/>
          <w:marTop w:val="0"/>
          <w:marBottom w:val="0"/>
          <w:divBdr>
            <w:top w:val="none" w:sz="0" w:space="0" w:color="auto"/>
            <w:left w:val="none" w:sz="0" w:space="0" w:color="auto"/>
            <w:bottom w:val="none" w:sz="0" w:space="0" w:color="auto"/>
            <w:right w:val="none" w:sz="0" w:space="0" w:color="auto"/>
          </w:divBdr>
        </w:div>
        <w:div w:id="691878986">
          <w:marLeft w:val="0"/>
          <w:marRight w:val="0"/>
          <w:marTop w:val="0"/>
          <w:marBottom w:val="0"/>
          <w:divBdr>
            <w:top w:val="none" w:sz="0" w:space="0" w:color="auto"/>
            <w:left w:val="none" w:sz="0" w:space="0" w:color="auto"/>
            <w:bottom w:val="none" w:sz="0" w:space="0" w:color="auto"/>
            <w:right w:val="none" w:sz="0" w:space="0" w:color="auto"/>
          </w:divBdr>
        </w:div>
        <w:div w:id="2113669331">
          <w:marLeft w:val="0"/>
          <w:marRight w:val="0"/>
          <w:marTop w:val="0"/>
          <w:marBottom w:val="0"/>
          <w:divBdr>
            <w:top w:val="none" w:sz="0" w:space="0" w:color="auto"/>
            <w:left w:val="none" w:sz="0" w:space="0" w:color="auto"/>
            <w:bottom w:val="none" w:sz="0" w:space="0" w:color="auto"/>
            <w:right w:val="none" w:sz="0" w:space="0" w:color="auto"/>
          </w:divBdr>
        </w:div>
        <w:div w:id="237446139">
          <w:marLeft w:val="0"/>
          <w:marRight w:val="0"/>
          <w:marTop w:val="0"/>
          <w:marBottom w:val="0"/>
          <w:divBdr>
            <w:top w:val="none" w:sz="0" w:space="0" w:color="auto"/>
            <w:left w:val="none" w:sz="0" w:space="0" w:color="auto"/>
            <w:bottom w:val="none" w:sz="0" w:space="0" w:color="auto"/>
            <w:right w:val="none" w:sz="0" w:space="0" w:color="auto"/>
          </w:divBdr>
        </w:div>
        <w:div w:id="1876040887">
          <w:marLeft w:val="0"/>
          <w:marRight w:val="0"/>
          <w:marTop w:val="0"/>
          <w:marBottom w:val="0"/>
          <w:divBdr>
            <w:top w:val="none" w:sz="0" w:space="0" w:color="auto"/>
            <w:left w:val="none" w:sz="0" w:space="0" w:color="auto"/>
            <w:bottom w:val="none" w:sz="0" w:space="0" w:color="auto"/>
            <w:right w:val="none" w:sz="0" w:space="0" w:color="auto"/>
          </w:divBdr>
        </w:div>
        <w:div w:id="875584209">
          <w:marLeft w:val="0"/>
          <w:marRight w:val="0"/>
          <w:marTop w:val="0"/>
          <w:marBottom w:val="0"/>
          <w:divBdr>
            <w:top w:val="none" w:sz="0" w:space="0" w:color="auto"/>
            <w:left w:val="none" w:sz="0" w:space="0" w:color="auto"/>
            <w:bottom w:val="none" w:sz="0" w:space="0" w:color="auto"/>
            <w:right w:val="none" w:sz="0" w:space="0" w:color="auto"/>
          </w:divBdr>
        </w:div>
        <w:div w:id="674958137">
          <w:marLeft w:val="0"/>
          <w:marRight w:val="0"/>
          <w:marTop w:val="0"/>
          <w:marBottom w:val="0"/>
          <w:divBdr>
            <w:top w:val="none" w:sz="0" w:space="0" w:color="auto"/>
            <w:left w:val="none" w:sz="0" w:space="0" w:color="auto"/>
            <w:bottom w:val="none" w:sz="0" w:space="0" w:color="auto"/>
            <w:right w:val="none" w:sz="0" w:space="0" w:color="auto"/>
          </w:divBdr>
        </w:div>
        <w:div w:id="119156545">
          <w:marLeft w:val="0"/>
          <w:marRight w:val="0"/>
          <w:marTop w:val="0"/>
          <w:marBottom w:val="0"/>
          <w:divBdr>
            <w:top w:val="none" w:sz="0" w:space="0" w:color="auto"/>
            <w:left w:val="none" w:sz="0" w:space="0" w:color="auto"/>
            <w:bottom w:val="none" w:sz="0" w:space="0" w:color="auto"/>
            <w:right w:val="none" w:sz="0" w:space="0" w:color="auto"/>
          </w:divBdr>
        </w:div>
        <w:div w:id="1652170628">
          <w:marLeft w:val="0"/>
          <w:marRight w:val="0"/>
          <w:marTop w:val="0"/>
          <w:marBottom w:val="0"/>
          <w:divBdr>
            <w:top w:val="none" w:sz="0" w:space="0" w:color="auto"/>
            <w:left w:val="none" w:sz="0" w:space="0" w:color="auto"/>
            <w:bottom w:val="none" w:sz="0" w:space="0" w:color="auto"/>
            <w:right w:val="none" w:sz="0" w:space="0" w:color="auto"/>
          </w:divBdr>
        </w:div>
        <w:div w:id="230694838">
          <w:marLeft w:val="0"/>
          <w:marRight w:val="0"/>
          <w:marTop w:val="0"/>
          <w:marBottom w:val="0"/>
          <w:divBdr>
            <w:top w:val="none" w:sz="0" w:space="0" w:color="auto"/>
            <w:left w:val="none" w:sz="0" w:space="0" w:color="auto"/>
            <w:bottom w:val="none" w:sz="0" w:space="0" w:color="auto"/>
            <w:right w:val="none" w:sz="0" w:space="0" w:color="auto"/>
          </w:divBdr>
        </w:div>
        <w:div w:id="318391632">
          <w:marLeft w:val="0"/>
          <w:marRight w:val="0"/>
          <w:marTop w:val="0"/>
          <w:marBottom w:val="0"/>
          <w:divBdr>
            <w:top w:val="none" w:sz="0" w:space="0" w:color="auto"/>
            <w:left w:val="none" w:sz="0" w:space="0" w:color="auto"/>
            <w:bottom w:val="none" w:sz="0" w:space="0" w:color="auto"/>
            <w:right w:val="none" w:sz="0" w:space="0" w:color="auto"/>
          </w:divBdr>
        </w:div>
        <w:div w:id="756487522">
          <w:marLeft w:val="0"/>
          <w:marRight w:val="0"/>
          <w:marTop w:val="0"/>
          <w:marBottom w:val="0"/>
          <w:divBdr>
            <w:top w:val="none" w:sz="0" w:space="0" w:color="auto"/>
            <w:left w:val="none" w:sz="0" w:space="0" w:color="auto"/>
            <w:bottom w:val="none" w:sz="0" w:space="0" w:color="auto"/>
            <w:right w:val="none" w:sz="0" w:space="0" w:color="auto"/>
          </w:divBdr>
        </w:div>
        <w:div w:id="1443188285">
          <w:marLeft w:val="0"/>
          <w:marRight w:val="0"/>
          <w:marTop w:val="0"/>
          <w:marBottom w:val="0"/>
          <w:divBdr>
            <w:top w:val="none" w:sz="0" w:space="0" w:color="auto"/>
            <w:left w:val="none" w:sz="0" w:space="0" w:color="auto"/>
            <w:bottom w:val="none" w:sz="0" w:space="0" w:color="auto"/>
            <w:right w:val="none" w:sz="0" w:space="0" w:color="auto"/>
          </w:divBdr>
        </w:div>
        <w:div w:id="692847293">
          <w:marLeft w:val="0"/>
          <w:marRight w:val="0"/>
          <w:marTop w:val="0"/>
          <w:marBottom w:val="0"/>
          <w:divBdr>
            <w:top w:val="none" w:sz="0" w:space="0" w:color="auto"/>
            <w:left w:val="none" w:sz="0" w:space="0" w:color="auto"/>
            <w:bottom w:val="none" w:sz="0" w:space="0" w:color="auto"/>
            <w:right w:val="none" w:sz="0" w:space="0" w:color="auto"/>
          </w:divBdr>
        </w:div>
        <w:div w:id="438910607">
          <w:marLeft w:val="0"/>
          <w:marRight w:val="0"/>
          <w:marTop w:val="0"/>
          <w:marBottom w:val="0"/>
          <w:divBdr>
            <w:top w:val="none" w:sz="0" w:space="0" w:color="auto"/>
            <w:left w:val="none" w:sz="0" w:space="0" w:color="auto"/>
            <w:bottom w:val="none" w:sz="0" w:space="0" w:color="auto"/>
            <w:right w:val="none" w:sz="0" w:space="0" w:color="auto"/>
          </w:divBdr>
        </w:div>
        <w:div w:id="105662637">
          <w:marLeft w:val="0"/>
          <w:marRight w:val="0"/>
          <w:marTop w:val="0"/>
          <w:marBottom w:val="0"/>
          <w:divBdr>
            <w:top w:val="none" w:sz="0" w:space="0" w:color="auto"/>
            <w:left w:val="none" w:sz="0" w:space="0" w:color="auto"/>
            <w:bottom w:val="none" w:sz="0" w:space="0" w:color="auto"/>
            <w:right w:val="none" w:sz="0" w:space="0" w:color="auto"/>
          </w:divBdr>
        </w:div>
        <w:div w:id="1122110686">
          <w:marLeft w:val="0"/>
          <w:marRight w:val="0"/>
          <w:marTop w:val="0"/>
          <w:marBottom w:val="0"/>
          <w:divBdr>
            <w:top w:val="none" w:sz="0" w:space="0" w:color="auto"/>
            <w:left w:val="none" w:sz="0" w:space="0" w:color="auto"/>
            <w:bottom w:val="none" w:sz="0" w:space="0" w:color="auto"/>
            <w:right w:val="none" w:sz="0" w:space="0" w:color="auto"/>
          </w:divBdr>
        </w:div>
        <w:div w:id="675767290">
          <w:marLeft w:val="0"/>
          <w:marRight w:val="0"/>
          <w:marTop w:val="0"/>
          <w:marBottom w:val="0"/>
          <w:divBdr>
            <w:top w:val="none" w:sz="0" w:space="0" w:color="auto"/>
            <w:left w:val="none" w:sz="0" w:space="0" w:color="auto"/>
            <w:bottom w:val="none" w:sz="0" w:space="0" w:color="auto"/>
            <w:right w:val="none" w:sz="0" w:space="0" w:color="auto"/>
          </w:divBdr>
        </w:div>
        <w:div w:id="197663907">
          <w:marLeft w:val="0"/>
          <w:marRight w:val="0"/>
          <w:marTop w:val="0"/>
          <w:marBottom w:val="0"/>
          <w:divBdr>
            <w:top w:val="none" w:sz="0" w:space="0" w:color="auto"/>
            <w:left w:val="none" w:sz="0" w:space="0" w:color="auto"/>
            <w:bottom w:val="none" w:sz="0" w:space="0" w:color="auto"/>
            <w:right w:val="none" w:sz="0" w:space="0" w:color="auto"/>
          </w:divBdr>
        </w:div>
        <w:div w:id="989211217">
          <w:marLeft w:val="0"/>
          <w:marRight w:val="0"/>
          <w:marTop w:val="0"/>
          <w:marBottom w:val="0"/>
          <w:divBdr>
            <w:top w:val="none" w:sz="0" w:space="0" w:color="auto"/>
            <w:left w:val="none" w:sz="0" w:space="0" w:color="auto"/>
            <w:bottom w:val="none" w:sz="0" w:space="0" w:color="auto"/>
            <w:right w:val="none" w:sz="0" w:space="0" w:color="auto"/>
          </w:divBdr>
        </w:div>
        <w:div w:id="1799444450">
          <w:marLeft w:val="0"/>
          <w:marRight w:val="0"/>
          <w:marTop w:val="0"/>
          <w:marBottom w:val="0"/>
          <w:divBdr>
            <w:top w:val="none" w:sz="0" w:space="0" w:color="auto"/>
            <w:left w:val="none" w:sz="0" w:space="0" w:color="auto"/>
            <w:bottom w:val="none" w:sz="0" w:space="0" w:color="auto"/>
            <w:right w:val="none" w:sz="0" w:space="0" w:color="auto"/>
          </w:divBdr>
        </w:div>
        <w:div w:id="255016732">
          <w:marLeft w:val="0"/>
          <w:marRight w:val="0"/>
          <w:marTop w:val="0"/>
          <w:marBottom w:val="0"/>
          <w:divBdr>
            <w:top w:val="none" w:sz="0" w:space="0" w:color="auto"/>
            <w:left w:val="none" w:sz="0" w:space="0" w:color="auto"/>
            <w:bottom w:val="none" w:sz="0" w:space="0" w:color="auto"/>
            <w:right w:val="none" w:sz="0" w:space="0" w:color="auto"/>
          </w:divBdr>
        </w:div>
        <w:div w:id="558787462">
          <w:marLeft w:val="0"/>
          <w:marRight w:val="0"/>
          <w:marTop w:val="0"/>
          <w:marBottom w:val="0"/>
          <w:divBdr>
            <w:top w:val="none" w:sz="0" w:space="0" w:color="auto"/>
            <w:left w:val="none" w:sz="0" w:space="0" w:color="auto"/>
            <w:bottom w:val="none" w:sz="0" w:space="0" w:color="auto"/>
            <w:right w:val="none" w:sz="0" w:space="0" w:color="auto"/>
          </w:divBdr>
        </w:div>
        <w:div w:id="477578305">
          <w:marLeft w:val="0"/>
          <w:marRight w:val="0"/>
          <w:marTop w:val="0"/>
          <w:marBottom w:val="0"/>
          <w:divBdr>
            <w:top w:val="none" w:sz="0" w:space="0" w:color="auto"/>
            <w:left w:val="none" w:sz="0" w:space="0" w:color="auto"/>
            <w:bottom w:val="none" w:sz="0" w:space="0" w:color="auto"/>
            <w:right w:val="none" w:sz="0" w:space="0" w:color="auto"/>
          </w:divBdr>
        </w:div>
        <w:div w:id="29192410">
          <w:marLeft w:val="0"/>
          <w:marRight w:val="0"/>
          <w:marTop w:val="0"/>
          <w:marBottom w:val="0"/>
          <w:divBdr>
            <w:top w:val="none" w:sz="0" w:space="0" w:color="auto"/>
            <w:left w:val="none" w:sz="0" w:space="0" w:color="auto"/>
            <w:bottom w:val="none" w:sz="0" w:space="0" w:color="auto"/>
            <w:right w:val="none" w:sz="0" w:space="0" w:color="auto"/>
          </w:divBdr>
        </w:div>
        <w:div w:id="2067949644">
          <w:marLeft w:val="0"/>
          <w:marRight w:val="0"/>
          <w:marTop w:val="0"/>
          <w:marBottom w:val="0"/>
          <w:divBdr>
            <w:top w:val="none" w:sz="0" w:space="0" w:color="auto"/>
            <w:left w:val="none" w:sz="0" w:space="0" w:color="auto"/>
            <w:bottom w:val="none" w:sz="0" w:space="0" w:color="auto"/>
            <w:right w:val="none" w:sz="0" w:space="0" w:color="auto"/>
          </w:divBdr>
        </w:div>
        <w:div w:id="1187910995">
          <w:marLeft w:val="0"/>
          <w:marRight w:val="0"/>
          <w:marTop w:val="0"/>
          <w:marBottom w:val="0"/>
          <w:divBdr>
            <w:top w:val="none" w:sz="0" w:space="0" w:color="auto"/>
            <w:left w:val="none" w:sz="0" w:space="0" w:color="auto"/>
            <w:bottom w:val="none" w:sz="0" w:space="0" w:color="auto"/>
            <w:right w:val="none" w:sz="0" w:space="0" w:color="auto"/>
          </w:divBdr>
        </w:div>
        <w:div w:id="391975391">
          <w:marLeft w:val="0"/>
          <w:marRight w:val="0"/>
          <w:marTop w:val="0"/>
          <w:marBottom w:val="0"/>
          <w:divBdr>
            <w:top w:val="none" w:sz="0" w:space="0" w:color="auto"/>
            <w:left w:val="none" w:sz="0" w:space="0" w:color="auto"/>
            <w:bottom w:val="none" w:sz="0" w:space="0" w:color="auto"/>
            <w:right w:val="none" w:sz="0" w:space="0" w:color="auto"/>
          </w:divBdr>
        </w:div>
        <w:div w:id="416947163">
          <w:marLeft w:val="0"/>
          <w:marRight w:val="0"/>
          <w:marTop w:val="0"/>
          <w:marBottom w:val="0"/>
          <w:divBdr>
            <w:top w:val="none" w:sz="0" w:space="0" w:color="auto"/>
            <w:left w:val="none" w:sz="0" w:space="0" w:color="auto"/>
            <w:bottom w:val="none" w:sz="0" w:space="0" w:color="auto"/>
            <w:right w:val="none" w:sz="0" w:space="0" w:color="auto"/>
          </w:divBdr>
        </w:div>
        <w:div w:id="973868318">
          <w:marLeft w:val="0"/>
          <w:marRight w:val="0"/>
          <w:marTop w:val="0"/>
          <w:marBottom w:val="0"/>
          <w:divBdr>
            <w:top w:val="none" w:sz="0" w:space="0" w:color="auto"/>
            <w:left w:val="none" w:sz="0" w:space="0" w:color="auto"/>
            <w:bottom w:val="none" w:sz="0" w:space="0" w:color="auto"/>
            <w:right w:val="none" w:sz="0" w:space="0" w:color="auto"/>
          </w:divBdr>
        </w:div>
        <w:div w:id="828136389">
          <w:marLeft w:val="0"/>
          <w:marRight w:val="0"/>
          <w:marTop w:val="0"/>
          <w:marBottom w:val="0"/>
          <w:divBdr>
            <w:top w:val="none" w:sz="0" w:space="0" w:color="auto"/>
            <w:left w:val="none" w:sz="0" w:space="0" w:color="auto"/>
            <w:bottom w:val="none" w:sz="0" w:space="0" w:color="auto"/>
            <w:right w:val="none" w:sz="0" w:space="0" w:color="auto"/>
          </w:divBdr>
        </w:div>
        <w:div w:id="987788360">
          <w:marLeft w:val="0"/>
          <w:marRight w:val="0"/>
          <w:marTop w:val="0"/>
          <w:marBottom w:val="0"/>
          <w:divBdr>
            <w:top w:val="none" w:sz="0" w:space="0" w:color="auto"/>
            <w:left w:val="none" w:sz="0" w:space="0" w:color="auto"/>
            <w:bottom w:val="none" w:sz="0" w:space="0" w:color="auto"/>
            <w:right w:val="none" w:sz="0" w:space="0" w:color="auto"/>
          </w:divBdr>
        </w:div>
        <w:div w:id="393433216">
          <w:marLeft w:val="0"/>
          <w:marRight w:val="0"/>
          <w:marTop w:val="0"/>
          <w:marBottom w:val="0"/>
          <w:divBdr>
            <w:top w:val="none" w:sz="0" w:space="0" w:color="auto"/>
            <w:left w:val="none" w:sz="0" w:space="0" w:color="auto"/>
            <w:bottom w:val="none" w:sz="0" w:space="0" w:color="auto"/>
            <w:right w:val="none" w:sz="0" w:space="0" w:color="auto"/>
          </w:divBdr>
        </w:div>
        <w:div w:id="1826891616">
          <w:marLeft w:val="0"/>
          <w:marRight w:val="0"/>
          <w:marTop w:val="0"/>
          <w:marBottom w:val="0"/>
          <w:divBdr>
            <w:top w:val="none" w:sz="0" w:space="0" w:color="auto"/>
            <w:left w:val="none" w:sz="0" w:space="0" w:color="auto"/>
            <w:bottom w:val="none" w:sz="0" w:space="0" w:color="auto"/>
            <w:right w:val="none" w:sz="0" w:space="0" w:color="auto"/>
          </w:divBdr>
        </w:div>
        <w:div w:id="621033255">
          <w:marLeft w:val="0"/>
          <w:marRight w:val="0"/>
          <w:marTop w:val="0"/>
          <w:marBottom w:val="0"/>
          <w:divBdr>
            <w:top w:val="none" w:sz="0" w:space="0" w:color="auto"/>
            <w:left w:val="none" w:sz="0" w:space="0" w:color="auto"/>
            <w:bottom w:val="none" w:sz="0" w:space="0" w:color="auto"/>
            <w:right w:val="none" w:sz="0" w:space="0" w:color="auto"/>
          </w:divBdr>
        </w:div>
        <w:div w:id="1553226390">
          <w:marLeft w:val="0"/>
          <w:marRight w:val="0"/>
          <w:marTop w:val="0"/>
          <w:marBottom w:val="0"/>
          <w:divBdr>
            <w:top w:val="none" w:sz="0" w:space="0" w:color="auto"/>
            <w:left w:val="none" w:sz="0" w:space="0" w:color="auto"/>
            <w:bottom w:val="none" w:sz="0" w:space="0" w:color="auto"/>
            <w:right w:val="none" w:sz="0" w:space="0" w:color="auto"/>
          </w:divBdr>
        </w:div>
        <w:div w:id="1366559861">
          <w:marLeft w:val="0"/>
          <w:marRight w:val="0"/>
          <w:marTop w:val="0"/>
          <w:marBottom w:val="0"/>
          <w:divBdr>
            <w:top w:val="none" w:sz="0" w:space="0" w:color="auto"/>
            <w:left w:val="none" w:sz="0" w:space="0" w:color="auto"/>
            <w:bottom w:val="none" w:sz="0" w:space="0" w:color="auto"/>
            <w:right w:val="none" w:sz="0" w:space="0" w:color="auto"/>
          </w:divBdr>
        </w:div>
        <w:div w:id="1960455897">
          <w:marLeft w:val="0"/>
          <w:marRight w:val="0"/>
          <w:marTop w:val="0"/>
          <w:marBottom w:val="0"/>
          <w:divBdr>
            <w:top w:val="none" w:sz="0" w:space="0" w:color="auto"/>
            <w:left w:val="none" w:sz="0" w:space="0" w:color="auto"/>
            <w:bottom w:val="none" w:sz="0" w:space="0" w:color="auto"/>
            <w:right w:val="none" w:sz="0" w:space="0" w:color="auto"/>
          </w:divBdr>
        </w:div>
        <w:div w:id="1443114506">
          <w:marLeft w:val="0"/>
          <w:marRight w:val="0"/>
          <w:marTop w:val="0"/>
          <w:marBottom w:val="0"/>
          <w:divBdr>
            <w:top w:val="none" w:sz="0" w:space="0" w:color="auto"/>
            <w:left w:val="none" w:sz="0" w:space="0" w:color="auto"/>
            <w:bottom w:val="none" w:sz="0" w:space="0" w:color="auto"/>
            <w:right w:val="none" w:sz="0" w:space="0" w:color="auto"/>
          </w:divBdr>
        </w:div>
        <w:div w:id="1514800866">
          <w:marLeft w:val="0"/>
          <w:marRight w:val="0"/>
          <w:marTop w:val="0"/>
          <w:marBottom w:val="0"/>
          <w:divBdr>
            <w:top w:val="none" w:sz="0" w:space="0" w:color="auto"/>
            <w:left w:val="none" w:sz="0" w:space="0" w:color="auto"/>
            <w:bottom w:val="none" w:sz="0" w:space="0" w:color="auto"/>
            <w:right w:val="none" w:sz="0" w:space="0" w:color="auto"/>
          </w:divBdr>
        </w:div>
        <w:div w:id="378894053">
          <w:marLeft w:val="0"/>
          <w:marRight w:val="0"/>
          <w:marTop w:val="0"/>
          <w:marBottom w:val="0"/>
          <w:divBdr>
            <w:top w:val="none" w:sz="0" w:space="0" w:color="auto"/>
            <w:left w:val="none" w:sz="0" w:space="0" w:color="auto"/>
            <w:bottom w:val="none" w:sz="0" w:space="0" w:color="auto"/>
            <w:right w:val="none" w:sz="0" w:space="0" w:color="auto"/>
          </w:divBdr>
        </w:div>
        <w:div w:id="1469400849">
          <w:marLeft w:val="0"/>
          <w:marRight w:val="0"/>
          <w:marTop w:val="0"/>
          <w:marBottom w:val="0"/>
          <w:divBdr>
            <w:top w:val="none" w:sz="0" w:space="0" w:color="auto"/>
            <w:left w:val="none" w:sz="0" w:space="0" w:color="auto"/>
            <w:bottom w:val="none" w:sz="0" w:space="0" w:color="auto"/>
            <w:right w:val="none" w:sz="0" w:space="0" w:color="auto"/>
          </w:divBdr>
        </w:div>
        <w:div w:id="1819689147">
          <w:marLeft w:val="0"/>
          <w:marRight w:val="0"/>
          <w:marTop w:val="0"/>
          <w:marBottom w:val="0"/>
          <w:divBdr>
            <w:top w:val="none" w:sz="0" w:space="0" w:color="auto"/>
            <w:left w:val="none" w:sz="0" w:space="0" w:color="auto"/>
            <w:bottom w:val="none" w:sz="0" w:space="0" w:color="auto"/>
            <w:right w:val="none" w:sz="0" w:space="0" w:color="auto"/>
          </w:divBdr>
        </w:div>
        <w:div w:id="1569732830">
          <w:marLeft w:val="0"/>
          <w:marRight w:val="0"/>
          <w:marTop w:val="0"/>
          <w:marBottom w:val="0"/>
          <w:divBdr>
            <w:top w:val="none" w:sz="0" w:space="0" w:color="auto"/>
            <w:left w:val="none" w:sz="0" w:space="0" w:color="auto"/>
            <w:bottom w:val="none" w:sz="0" w:space="0" w:color="auto"/>
            <w:right w:val="none" w:sz="0" w:space="0" w:color="auto"/>
          </w:divBdr>
        </w:div>
        <w:div w:id="730269028">
          <w:marLeft w:val="0"/>
          <w:marRight w:val="0"/>
          <w:marTop w:val="0"/>
          <w:marBottom w:val="0"/>
          <w:divBdr>
            <w:top w:val="none" w:sz="0" w:space="0" w:color="auto"/>
            <w:left w:val="none" w:sz="0" w:space="0" w:color="auto"/>
            <w:bottom w:val="none" w:sz="0" w:space="0" w:color="auto"/>
            <w:right w:val="none" w:sz="0" w:space="0" w:color="auto"/>
          </w:divBdr>
        </w:div>
        <w:div w:id="1642422268">
          <w:marLeft w:val="0"/>
          <w:marRight w:val="0"/>
          <w:marTop w:val="0"/>
          <w:marBottom w:val="0"/>
          <w:divBdr>
            <w:top w:val="none" w:sz="0" w:space="0" w:color="auto"/>
            <w:left w:val="none" w:sz="0" w:space="0" w:color="auto"/>
            <w:bottom w:val="none" w:sz="0" w:space="0" w:color="auto"/>
            <w:right w:val="none" w:sz="0" w:space="0" w:color="auto"/>
          </w:divBdr>
        </w:div>
        <w:div w:id="1510096744">
          <w:marLeft w:val="0"/>
          <w:marRight w:val="0"/>
          <w:marTop w:val="0"/>
          <w:marBottom w:val="0"/>
          <w:divBdr>
            <w:top w:val="none" w:sz="0" w:space="0" w:color="auto"/>
            <w:left w:val="none" w:sz="0" w:space="0" w:color="auto"/>
            <w:bottom w:val="none" w:sz="0" w:space="0" w:color="auto"/>
            <w:right w:val="none" w:sz="0" w:space="0" w:color="auto"/>
          </w:divBdr>
        </w:div>
        <w:div w:id="190414352">
          <w:marLeft w:val="0"/>
          <w:marRight w:val="0"/>
          <w:marTop w:val="0"/>
          <w:marBottom w:val="0"/>
          <w:divBdr>
            <w:top w:val="none" w:sz="0" w:space="0" w:color="auto"/>
            <w:left w:val="none" w:sz="0" w:space="0" w:color="auto"/>
            <w:bottom w:val="none" w:sz="0" w:space="0" w:color="auto"/>
            <w:right w:val="none" w:sz="0" w:space="0" w:color="auto"/>
          </w:divBdr>
        </w:div>
        <w:div w:id="1741752985">
          <w:marLeft w:val="0"/>
          <w:marRight w:val="0"/>
          <w:marTop w:val="0"/>
          <w:marBottom w:val="0"/>
          <w:divBdr>
            <w:top w:val="none" w:sz="0" w:space="0" w:color="auto"/>
            <w:left w:val="none" w:sz="0" w:space="0" w:color="auto"/>
            <w:bottom w:val="none" w:sz="0" w:space="0" w:color="auto"/>
            <w:right w:val="none" w:sz="0" w:space="0" w:color="auto"/>
          </w:divBdr>
        </w:div>
        <w:div w:id="450899383">
          <w:marLeft w:val="0"/>
          <w:marRight w:val="0"/>
          <w:marTop w:val="0"/>
          <w:marBottom w:val="0"/>
          <w:divBdr>
            <w:top w:val="none" w:sz="0" w:space="0" w:color="auto"/>
            <w:left w:val="none" w:sz="0" w:space="0" w:color="auto"/>
            <w:bottom w:val="none" w:sz="0" w:space="0" w:color="auto"/>
            <w:right w:val="none" w:sz="0" w:space="0" w:color="auto"/>
          </w:divBdr>
        </w:div>
        <w:div w:id="1275285537">
          <w:marLeft w:val="0"/>
          <w:marRight w:val="0"/>
          <w:marTop w:val="0"/>
          <w:marBottom w:val="0"/>
          <w:divBdr>
            <w:top w:val="none" w:sz="0" w:space="0" w:color="auto"/>
            <w:left w:val="none" w:sz="0" w:space="0" w:color="auto"/>
            <w:bottom w:val="none" w:sz="0" w:space="0" w:color="auto"/>
            <w:right w:val="none" w:sz="0" w:space="0" w:color="auto"/>
          </w:divBdr>
        </w:div>
        <w:div w:id="604385735">
          <w:marLeft w:val="0"/>
          <w:marRight w:val="0"/>
          <w:marTop w:val="0"/>
          <w:marBottom w:val="0"/>
          <w:divBdr>
            <w:top w:val="none" w:sz="0" w:space="0" w:color="auto"/>
            <w:left w:val="none" w:sz="0" w:space="0" w:color="auto"/>
            <w:bottom w:val="none" w:sz="0" w:space="0" w:color="auto"/>
            <w:right w:val="none" w:sz="0" w:space="0" w:color="auto"/>
          </w:divBdr>
        </w:div>
        <w:div w:id="736786595">
          <w:marLeft w:val="0"/>
          <w:marRight w:val="0"/>
          <w:marTop w:val="0"/>
          <w:marBottom w:val="0"/>
          <w:divBdr>
            <w:top w:val="none" w:sz="0" w:space="0" w:color="auto"/>
            <w:left w:val="none" w:sz="0" w:space="0" w:color="auto"/>
            <w:bottom w:val="none" w:sz="0" w:space="0" w:color="auto"/>
            <w:right w:val="none" w:sz="0" w:space="0" w:color="auto"/>
          </w:divBdr>
        </w:div>
        <w:div w:id="872038818">
          <w:marLeft w:val="0"/>
          <w:marRight w:val="0"/>
          <w:marTop w:val="0"/>
          <w:marBottom w:val="0"/>
          <w:divBdr>
            <w:top w:val="none" w:sz="0" w:space="0" w:color="auto"/>
            <w:left w:val="none" w:sz="0" w:space="0" w:color="auto"/>
            <w:bottom w:val="none" w:sz="0" w:space="0" w:color="auto"/>
            <w:right w:val="none" w:sz="0" w:space="0" w:color="auto"/>
          </w:divBdr>
        </w:div>
        <w:div w:id="162817913">
          <w:marLeft w:val="0"/>
          <w:marRight w:val="0"/>
          <w:marTop w:val="0"/>
          <w:marBottom w:val="0"/>
          <w:divBdr>
            <w:top w:val="none" w:sz="0" w:space="0" w:color="auto"/>
            <w:left w:val="none" w:sz="0" w:space="0" w:color="auto"/>
            <w:bottom w:val="none" w:sz="0" w:space="0" w:color="auto"/>
            <w:right w:val="none" w:sz="0" w:space="0" w:color="auto"/>
          </w:divBdr>
        </w:div>
        <w:div w:id="818888182">
          <w:marLeft w:val="0"/>
          <w:marRight w:val="0"/>
          <w:marTop w:val="0"/>
          <w:marBottom w:val="0"/>
          <w:divBdr>
            <w:top w:val="none" w:sz="0" w:space="0" w:color="auto"/>
            <w:left w:val="none" w:sz="0" w:space="0" w:color="auto"/>
            <w:bottom w:val="none" w:sz="0" w:space="0" w:color="auto"/>
            <w:right w:val="none" w:sz="0" w:space="0" w:color="auto"/>
          </w:divBdr>
        </w:div>
        <w:div w:id="730425983">
          <w:marLeft w:val="0"/>
          <w:marRight w:val="0"/>
          <w:marTop w:val="0"/>
          <w:marBottom w:val="0"/>
          <w:divBdr>
            <w:top w:val="none" w:sz="0" w:space="0" w:color="auto"/>
            <w:left w:val="none" w:sz="0" w:space="0" w:color="auto"/>
            <w:bottom w:val="none" w:sz="0" w:space="0" w:color="auto"/>
            <w:right w:val="none" w:sz="0" w:space="0" w:color="auto"/>
          </w:divBdr>
        </w:div>
        <w:div w:id="997076779">
          <w:marLeft w:val="0"/>
          <w:marRight w:val="0"/>
          <w:marTop w:val="0"/>
          <w:marBottom w:val="0"/>
          <w:divBdr>
            <w:top w:val="none" w:sz="0" w:space="0" w:color="auto"/>
            <w:left w:val="none" w:sz="0" w:space="0" w:color="auto"/>
            <w:bottom w:val="none" w:sz="0" w:space="0" w:color="auto"/>
            <w:right w:val="none" w:sz="0" w:space="0" w:color="auto"/>
          </w:divBdr>
        </w:div>
        <w:div w:id="414788719">
          <w:marLeft w:val="0"/>
          <w:marRight w:val="0"/>
          <w:marTop w:val="0"/>
          <w:marBottom w:val="0"/>
          <w:divBdr>
            <w:top w:val="none" w:sz="0" w:space="0" w:color="auto"/>
            <w:left w:val="none" w:sz="0" w:space="0" w:color="auto"/>
            <w:bottom w:val="none" w:sz="0" w:space="0" w:color="auto"/>
            <w:right w:val="none" w:sz="0" w:space="0" w:color="auto"/>
          </w:divBdr>
        </w:div>
        <w:div w:id="1178733101">
          <w:marLeft w:val="0"/>
          <w:marRight w:val="0"/>
          <w:marTop w:val="0"/>
          <w:marBottom w:val="0"/>
          <w:divBdr>
            <w:top w:val="none" w:sz="0" w:space="0" w:color="auto"/>
            <w:left w:val="none" w:sz="0" w:space="0" w:color="auto"/>
            <w:bottom w:val="none" w:sz="0" w:space="0" w:color="auto"/>
            <w:right w:val="none" w:sz="0" w:space="0" w:color="auto"/>
          </w:divBdr>
        </w:div>
        <w:div w:id="1648045513">
          <w:marLeft w:val="0"/>
          <w:marRight w:val="0"/>
          <w:marTop w:val="0"/>
          <w:marBottom w:val="0"/>
          <w:divBdr>
            <w:top w:val="none" w:sz="0" w:space="0" w:color="auto"/>
            <w:left w:val="none" w:sz="0" w:space="0" w:color="auto"/>
            <w:bottom w:val="none" w:sz="0" w:space="0" w:color="auto"/>
            <w:right w:val="none" w:sz="0" w:space="0" w:color="auto"/>
          </w:divBdr>
        </w:div>
        <w:div w:id="208886561">
          <w:marLeft w:val="0"/>
          <w:marRight w:val="0"/>
          <w:marTop w:val="0"/>
          <w:marBottom w:val="0"/>
          <w:divBdr>
            <w:top w:val="none" w:sz="0" w:space="0" w:color="auto"/>
            <w:left w:val="none" w:sz="0" w:space="0" w:color="auto"/>
            <w:bottom w:val="none" w:sz="0" w:space="0" w:color="auto"/>
            <w:right w:val="none" w:sz="0" w:space="0" w:color="auto"/>
          </w:divBdr>
        </w:div>
        <w:div w:id="622736782">
          <w:marLeft w:val="0"/>
          <w:marRight w:val="0"/>
          <w:marTop w:val="0"/>
          <w:marBottom w:val="0"/>
          <w:divBdr>
            <w:top w:val="none" w:sz="0" w:space="0" w:color="auto"/>
            <w:left w:val="none" w:sz="0" w:space="0" w:color="auto"/>
            <w:bottom w:val="none" w:sz="0" w:space="0" w:color="auto"/>
            <w:right w:val="none" w:sz="0" w:space="0" w:color="auto"/>
          </w:divBdr>
        </w:div>
        <w:div w:id="667291287">
          <w:marLeft w:val="0"/>
          <w:marRight w:val="0"/>
          <w:marTop w:val="0"/>
          <w:marBottom w:val="0"/>
          <w:divBdr>
            <w:top w:val="none" w:sz="0" w:space="0" w:color="auto"/>
            <w:left w:val="none" w:sz="0" w:space="0" w:color="auto"/>
            <w:bottom w:val="none" w:sz="0" w:space="0" w:color="auto"/>
            <w:right w:val="none" w:sz="0" w:space="0" w:color="auto"/>
          </w:divBdr>
        </w:div>
        <w:div w:id="1291517990">
          <w:marLeft w:val="0"/>
          <w:marRight w:val="0"/>
          <w:marTop w:val="0"/>
          <w:marBottom w:val="0"/>
          <w:divBdr>
            <w:top w:val="none" w:sz="0" w:space="0" w:color="auto"/>
            <w:left w:val="none" w:sz="0" w:space="0" w:color="auto"/>
            <w:bottom w:val="none" w:sz="0" w:space="0" w:color="auto"/>
            <w:right w:val="none" w:sz="0" w:space="0" w:color="auto"/>
          </w:divBdr>
        </w:div>
        <w:div w:id="801769424">
          <w:marLeft w:val="0"/>
          <w:marRight w:val="0"/>
          <w:marTop w:val="0"/>
          <w:marBottom w:val="0"/>
          <w:divBdr>
            <w:top w:val="none" w:sz="0" w:space="0" w:color="auto"/>
            <w:left w:val="none" w:sz="0" w:space="0" w:color="auto"/>
            <w:bottom w:val="none" w:sz="0" w:space="0" w:color="auto"/>
            <w:right w:val="none" w:sz="0" w:space="0" w:color="auto"/>
          </w:divBdr>
        </w:div>
        <w:div w:id="1177572356">
          <w:marLeft w:val="0"/>
          <w:marRight w:val="0"/>
          <w:marTop w:val="0"/>
          <w:marBottom w:val="0"/>
          <w:divBdr>
            <w:top w:val="none" w:sz="0" w:space="0" w:color="auto"/>
            <w:left w:val="none" w:sz="0" w:space="0" w:color="auto"/>
            <w:bottom w:val="none" w:sz="0" w:space="0" w:color="auto"/>
            <w:right w:val="none" w:sz="0" w:space="0" w:color="auto"/>
          </w:divBdr>
        </w:div>
        <w:div w:id="1350597688">
          <w:marLeft w:val="0"/>
          <w:marRight w:val="0"/>
          <w:marTop w:val="0"/>
          <w:marBottom w:val="0"/>
          <w:divBdr>
            <w:top w:val="none" w:sz="0" w:space="0" w:color="auto"/>
            <w:left w:val="none" w:sz="0" w:space="0" w:color="auto"/>
            <w:bottom w:val="none" w:sz="0" w:space="0" w:color="auto"/>
            <w:right w:val="none" w:sz="0" w:space="0" w:color="auto"/>
          </w:divBdr>
        </w:div>
        <w:div w:id="602302558">
          <w:marLeft w:val="0"/>
          <w:marRight w:val="0"/>
          <w:marTop w:val="0"/>
          <w:marBottom w:val="0"/>
          <w:divBdr>
            <w:top w:val="none" w:sz="0" w:space="0" w:color="auto"/>
            <w:left w:val="none" w:sz="0" w:space="0" w:color="auto"/>
            <w:bottom w:val="none" w:sz="0" w:space="0" w:color="auto"/>
            <w:right w:val="none" w:sz="0" w:space="0" w:color="auto"/>
          </w:divBdr>
        </w:div>
        <w:div w:id="5134348">
          <w:marLeft w:val="0"/>
          <w:marRight w:val="0"/>
          <w:marTop w:val="0"/>
          <w:marBottom w:val="0"/>
          <w:divBdr>
            <w:top w:val="none" w:sz="0" w:space="0" w:color="auto"/>
            <w:left w:val="none" w:sz="0" w:space="0" w:color="auto"/>
            <w:bottom w:val="none" w:sz="0" w:space="0" w:color="auto"/>
            <w:right w:val="none" w:sz="0" w:space="0" w:color="auto"/>
          </w:divBdr>
        </w:div>
        <w:div w:id="1814829252">
          <w:marLeft w:val="0"/>
          <w:marRight w:val="0"/>
          <w:marTop w:val="0"/>
          <w:marBottom w:val="0"/>
          <w:divBdr>
            <w:top w:val="none" w:sz="0" w:space="0" w:color="auto"/>
            <w:left w:val="none" w:sz="0" w:space="0" w:color="auto"/>
            <w:bottom w:val="none" w:sz="0" w:space="0" w:color="auto"/>
            <w:right w:val="none" w:sz="0" w:space="0" w:color="auto"/>
          </w:divBdr>
        </w:div>
        <w:div w:id="579146705">
          <w:marLeft w:val="0"/>
          <w:marRight w:val="0"/>
          <w:marTop w:val="0"/>
          <w:marBottom w:val="0"/>
          <w:divBdr>
            <w:top w:val="none" w:sz="0" w:space="0" w:color="auto"/>
            <w:left w:val="none" w:sz="0" w:space="0" w:color="auto"/>
            <w:bottom w:val="none" w:sz="0" w:space="0" w:color="auto"/>
            <w:right w:val="none" w:sz="0" w:space="0" w:color="auto"/>
          </w:divBdr>
        </w:div>
        <w:div w:id="1403868300">
          <w:marLeft w:val="0"/>
          <w:marRight w:val="0"/>
          <w:marTop w:val="0"/>
          <w:marBottom w:val="0"/>
          <w:divBdr>
            <w:top w:val="none" w:sz="0" w:space="0" w:color="auto"/>
            <w:left w:val="none" w:sz="0" w:space="0" w:color="auto"/>
            <w:bottom w:val="none" w:sz="0" w:space="0" w:color="auto"/>
            <w:right w:val="none" w:sz="0" w:space="0" w:color="auto"/>
          </w:divBdr>
        </w:div>
        <w:div w:id="319308921">
          <w:marLeft w:val="0"/>
          <w:marRight w:val="0"/>
          <w:marTop w:val="0"/>
          <w:marBottom w:val="0"/>
          <w:divBdr>
            <w:top w:val="none" w:sz="0" w:space="0" w:color="auto"/>
            <w:left w:val="none" w:sz="0" w:space="0" w:color="auto"/>
            <w:bottom w:val="none" w:sz="0" w:space="0" w:color="auto"/>
            <w:right w:val="none" w:sz="0" w:space="0" w:color="auto"/>
          </w:divBdr>
        </w:div>
        <w:div w:id="1987658948">
          <w:marLeft w:val="0"/>
          <w:marRight w:val="0"/>
          <w:marTop w:val="0"/>
          <w:marBottom w:val="0"/>
          <w:divBdr>
            <w:top w:val="none" w:sz="0" w:space="0" w:color="auto"/>
            <w:left w:val="none" w:sz="0" w:space="0" w:color="auto"/>
            <w:bottom w:val="none" w:sz="0" w:space="0" w:color="auto"/>
            <w:right w:val="none" w:sz="0" w:space="0" w:color="auto"/>
          </w:divBdr>
        </w:div>
        <w:div w:id="497156545">
          <w:marLeft w:val="0"/>
          <w:marRight w:val="0"/>
          <w:marTop w:val="0"/>
          <w:marBottom w:val="0"/>
          <w:divBdr>
            <w:top w:val="none" w:sz="0" w:space="0" w:color="auto"/>
            <w:left w:val="none" w:sz="0" w:space="0" w:color="auto"/>
            <w:bottom w:val="none" w:sz="0" w:space="0" w:color="auto"/>
            <w:right w:val="none" w:sz="0" w:space="0" w:color="auto"/>
          </w:divBdr>
        </w:div>
        <w:div w:id="1644893439">
          <w:marLeft w:val="0"/>
          <w:marRight w:val="0"/>
          <w:marTop w:val="0"/>
          <w:marBottom w:val="0"/>
          <w:divBdr>
            <w:top w:val="none" w:sz="0" w:space="0" w:color="auto"/>
            <w:left w:val="none" w:sz="0" w:space="0" w:color="auto"/>
            <w:bottom w:val="none" w:sz="0" w:space="0" w:color="auto"/>
            <w:right w:val="none" w:sz="0" w:space="0" w:color="auto"/>
          </w:divBdr>
        </w:div>
        <w:div w:id="2010060287">
          <w:marLeft w:val="0"/>
          <w:marRight w:val="0"/>
          <w:marTop w:val="0"/>
          <w:marBottom w:val="0"/>
          <w:divBdr>
            <w:top w:val="none" w:sz="0" w:space="0" w:color="auto"/>
            <w:left w:val="none" w:sz="0" w:space="0" w:color="auto"/>
            <w:bottom w:val="none" w:sz="0" w:space="0" w:color="auto"/>
            <w:right w:val="none" w:sz="0" w:space="0" w:color="auto"/>
          </w:divBdr>
        </w:div>
        <w:div w:id="1591422933">
          <w:marLeft w:val="0"/>
          <w:marRight w:val="0"/>
          <w:marTop w:val="0"/>
          <w:marBottom w:val="0"/>
          <w:divBdr>
            <w:top w:val="none" w:sz="0" w:space="0" w:color="auto"/>
            <w:left w:val="none" w:sz="0" w:space="0" w:color="auto"/>
            <w:bottom w:val="none" w:sz="0" w:space="0" w:color="auto"/>
            <w:right w:val="none" w:sz="0" w:space="0" w:color="auto"/>
          </w:divBdr>
        </w:div>
        <w:div w:id="540094491">
          <w:marLeft w:val="0"/>
          <w:marRight w:val="0"/>
          <w:marTop w:val="0"/>
          <w:marBottom w:val="0"/>
          <w:divBdr>
            <w:top w:val="none" w:sz="0" w:space="0" w:color="auto"/>
            <w:left w:val="none" w:sz="0" w:space="0" w:color="auto"/>
            <w:bottom w:val="none" w:sz="0" w:space="0" w:color="auto"/>
            <w:right w:val="none" w:sz="0" w:space="0" w:color="auto"/>
          </w:divBdr>
        </w:div>
        <w:div w:id="608002771">
          <w:marLeft w:val="0"/>
          <w:marRight w:val="0"/>
          <w:marTop w:val="0"/>
          <w:marBottom w:val="0"/>
          <w:divBdr>
            <w:top w:val="none" w:sz="0" w:space="0" w:color="auto"/>
            <w:left w:val="none" w:sz="0" w:space="0" w:color="auto"/>
            <w:bottom w:val="none" w:sz="0" w:space="0" w:color="auto"/>
            <w:right w:val="none" w:sz="0" w:space="0" w:color="auto"/>
          </w:divBdr>
        </w:div>
        <w:div w:id="1324776051">
          <w:marLeft w:val="0"/>
          <w:marRight w:val="0"/>
          <w:marTop w:val="0"/>
          <w:marBottom w:val="0"/>
          <w:divBdr>
            <w:top w:val="none" w:sz="0" w:space="0" w:color="auto"/>
            <w:left w:val="none" w:sz="0" w:space="0" w:color="auto"/>
            <w:bottom w:val="none" w:sz="0" w:space="0" w:color="auto"/>
            <w:right w:val="none" w:sz="0" w:space="0" w:color="auto"/>
          </w:divBdr>
        </w:div>
        <w:div w:id="839540167">
          <w:marLeft w:val="0"/>
          <w:marRight w:val="0"/>
          <w:marTop w:val="0"/>
          <w:marBottom w:val="0"/>
          <w:divBdr>
            <w:top w:val="none" w:sz="0" w:space="0" w:color="auto"/>
            <w:left w:val="none" w:sz="0" w:space="0" w:color="auto"/>
            <w:bottom w:val="none" w:sz="0" w:space="0" w:color="auto"/>
            <w:right w:val="none" w:sz="0" w:space="0" w:color="auto"/>
          </w:divBdr>
        </w:div>
        <w:div w:id="1289553773">
          <w:marLeft w:val="0"/>
          <w:marRight w:val="0"/>
          <w:marTop w:val="0"/>
          <w:marBottom w:val="0"/>
          <w:divBdr>
            <w:top w:val="none" w:sz="0" w:space="0" w:color="auto"/>
            <w:left w:val="none" w:sz="0" w:space="0" w:color="auto"/>
            <w:bottom w:val="none" w:sz="0" w:space="0" w:color="auto"/>
            <w:right w:val="none" w:sz="0" w:space="0" w:color="auto"/>
          </w:divBdr>
        </w:div>
        <w:div w:id="1508979127">
          <w:marLeft w:val="0"/>
          <w:marRight w:val="0"/>
          <w:marTop w:val="0"/>
          <w:marBottom w:val="0"/>
          <w:divBdr>
            <w:top w:val="none" w:sz="0" w:space="0" w:color="auto"/>
            <w:left w:val="none" w:sz="0" w:space="0" w:color="auto"/>
            <w:bottom w:val="none" w:sz="0" w:space="0" w:color="auto"/>
            <w:right w:val="none" w:sz="0" w:space="0" w:color="auto"/>
          </w:divBdr>
        </w:div>
        <w:div w:id="1081441790">
          <w:marLeft w:val="0"/>
          <w:marRight w:val="0"/>
          <w:marTop w:val="0"/>
          <w:marBottom w:val="0"/>
          <w:divBdr>
            <w:top w:val="none" w:sz="0" w:space="0" w:color="auto"/>
            <w:left w:val="none" w:sz="0" w:space="0" w:color="auto"/>
            <w:bottom w:val="none" w:sz="0" w:space="0" w:color="auto"/>
            <w:right w:val="none" w:sz="0" w:space="0" w:color="auto"/>
          </w:divBdr>
        </w:div>
        <w:div w:id="944774766">
          <w:marLeft w:val="0"/>
          <w:marRight w:val="0"/>
          <w:marTop w:val="0"/>
          <w:marBottom w:val="0"/>
          <w:divBdr>
            <w:top w:val="none" w:sz="0" w:space="0" w:color="auto"/>
            <w:left w:val="none" w:sz="0" w:space="0" w:color="auto"/>
            <w:bottom w:val="none" w:sz="0" w:space="0" w:color="auto"/>
            <w:right w:val="none" w:sz="0" w:space="0" w:color="auto"/>
          </w:divBdr>
        </w:div>
        <w:div w:id="1652753370">
          <w:marLeft w:val="0"/>
          <w:marRight w:val="0"/>
          <w:marTop w:val="0"/>
          <w:marBottom w:val="0"/>
          <w:divBdr>
            <w:top w:val="none" w:sz="0" w:space="0" w:color="auto"/>
            <w:left w:val="none" w:sz="0" w:space="0" w:color="auto"/>
            <w:bottom w:val="none" w:sz="0" w:space="0" w:color="auto"/>
            <w:right w:val="none" w:sz="0" w:space="0" w:color="auto"/>
          </w:divBdr>
        </w:div>
        <w:div w:id="1471676467">
          <w:marLeft w:val="0"/>
          <w:marRight w:val="0"/>
          <w:marTop w:val="0"/>
          <w:marBottom w:val="0"/>
          <w:divBdr>
            <w:top w:val="none" w:sz="0" w:space="0" w:color="auto"/>
            <w:left w:val="none" w:sz="0" w:space="0" w:color="auto"/>
            <w:bottom w:val="none" w:sz="0" w:space="0" w:color="auto"/>
            <w:right w:val="none" w:sz="0" w:space="0" w:color="auto"/>
          </w:divBdr>
        </w:div>
        <w:div w:id="605238864">
          <w:marLeft w:val="0"/>
          <w:marRight w:val="0"/>
          <w:marTop w:val="0"/>
          <w:marBottom w:val="0"/>
          <w:divBdr>
            <w:top w:val="none" w:sz="0" w:space="0" w:color="auto"/>
            <w:left w:val="none" w:sz="0" w:space="0" w:color="auto"/>
            <w:bottom w:val="none" w:sz="0" w:space="0" w:color="auto"/>
            <w:right w:val="none" w:sz="0" w:space="0" w:color="auto"/>
          </w:divBdr>
        </w:div>
        <w:div w:id="833952556">
          <w:marLeft w:val="0"/>
          <w:marRight w:val="0"/>
          <w:marTop w:val="0"/>
          <w:marBottom w:val="0"/>
          <w:divBdr>
            <w:top w:val="none" w:sz="0" w:space="0" w:color="auto"/>
            <w:left w:val="none" w:sz="0" w:space="0" w:color="auto"/>
            <w:bottom w:val="none" w:sz="0" w:space="0" w:color="auto"/>
            <w:right w:val="none" w:sz="0" w:space="0" w:color="auto"/>
          </w:divBdr>
        </w:div>
        <w:div w:id="59405742">
          <w:marLeft w:val="0"/>
          <w:marRight w:val="0"/>
          <w:marTop w:val="0"/>
          <w:marBottom w:val="0"/>
          <w:divBdr>
            <w:top w:val="none" w:sz="0" w:space="0" w:color="auto"/>
            <w:left w:val="none" w:sz="0" w:space="0" w:color="auto"/>
            <w:bottom w:val="none" w:sz="0" w:space="0" w:color="auto"/>
            <w:right w:val="none" w:sz="0" w:space="0" w:color="auto"/>
          </w:divBdr>
        </w:div>
        <w:div w:id="961812176">
          <w:marLeft w:val="0"/>
          <w:marRight w:val="0"/>
          <w:marTop w:val="0"/>
          <w:marBottom w:val="0"/>
          <w:divBdr>
            <w:top w:val="none" w:sz="0" w:space="0" w:color="auto"/>
            <w:left w:val="none" w:sz="0" w:space="0" w:color="auto"/>
            <w:bottom w:val="none" w:sz="0" w:space="0" w:color="auto"/>
            <w:right w:val="none" w:sz="0" w:space="0" w:color="auto"/>
          </w:divBdr>
        </w:div>
        <w:div w:id="782576371">
          <w:marLeft w:val="0"/>
          <w:marRight w:val="0"/>
          <w:marTop w:val="0"/>
          <w:marBottom w:val="0"/>
          <w:divBdr>
            <w:top w:val="none" w:sz="0" w:space="0" w:color="auto"/>
            <w:left w:val="none" w:sz="0" w:space="0" w:color="auto"/>
            <w:bottom w:val="none" w:sz="0" w:space="0" w:color="auto"/>
            <w:right w:val="none" w:sz="0" w:space="0" w:color="auto"/>
          </w:divBdr>
        </w:div>
        <w:div w:id="1066495051">
          <w:marLeft w:val="0"/>
          <w:marRight w:val="0"/>
          <w:marTop w:val="0"/>
          <w:marBottom w:val="0"/>
          <w:divBdr>
            <w:top w:val="none" w:sz="0" w:space="0" w:color="auto"/>
            <w:left w:val="none" w:sz="0" w:space="0" w:color="auto"/>
            <w:bottom w:val="none" w:sz="0" w:space="0" w:color="auto"/>
            <w:right w:val="none" w:sz="0" w:space="0" w:color="auto"/>
          </w:divBdr>
        </w:div>
        <w:div w:id="482432119">
          <w:marLeft w:val="0"/>
          <w:marRight w:val="0"/>
          <w:marTop w:val="0"/>
          <w:marBottom w:val="0"/>
          <w:divBdr>
            <w:top w:val="none" w:sz="0" w:space="0" w:color="auto"/>
            <w:left w:val="none" w:sz="0" w:space="0" w:color="auto"/>
            <w:bottom w:val="none" w:sz="0" w:space="0" w:color="auto"/>
            <w:right w:val="none" w:sz="0" w:space="0" w:color="auto"/>
          </w:divBdr>
        </w:div>
        <w:div w:id="99230173">
          <w:marLeft w:val="0"/>
          <w:marRight w:val="0"/>
          <w:marTop w:val="0"/>
          <w:marBottom w:val="0"/>
          <w:divBdr>
            <w:top w:val="none" w:sz="0" w:space="0" w:color="auto"/>
            <w:left w:val="none" w:sz="0" w:space="0" w:color="auto"/>
            <w:bottom w:val="none" w:sz="0" w:space="0" w:color="auto"/>
            <w:right w:val="none" w:sz="0" w:space="0" w:color="auto"/>
          </w:divBdr>
        </w:div>
        <w:div w:id="711538869">
          <w:marLeft w:val="0"/>
          <w:marRight w:val="0"/>
          <w:marTop w:val="0"/>
          <w:marBottom w:val="0"/>
          <w:divBdr>
            <w:top w:val="none" w:sz="0" w:space="0" w:color="auto"/>
            <w:left w:val="none" w:sz="0" w:space="0" w:color="auto"/>
            <w:bottom w:val="none" w:sz="0" w:space="0" w:color="auto"/>
            <w:right w:val="none" w:sz="0" w:space="0" w:color="auto"/>
          </w:divBdr>
        </w:div>
        <w:div w:id="498152618">
          <w:marLeft w:val="0"/>
          <w:marRight w:val="0"/>
          <w:marTop w:val="0"/>
          <w:marBottom w:val="0"/>
          <w:divBdr>
            <w:top w:val="none" w:sz="0" w:space="0" w:color="auto"/>
            <w:left w:val="none" w:sz="0" w:space="0" w:color="auto"/>
            <w:bottom w:val="none" w:sz="0" w:space="0" w:color="auto"/>
            <w:right w:val="none" w:sz="0" w:space="0" w:color="auto"/>
          </w:divBdr>
        </w:div>
        <w:div w:id="2139370342">
          <w:marLeft w:val="0"/>
          <w:marRight w:val="0"/>
          <w:marTop w:val="0"/>
          <w:marBottom w:val="0"/>
          <w:divBdr>
            <w:top w:val="none" w:sz="0" w:space="0" w:color="auto"/>
            <w:left w:val="none" w:sz="0" w:space="0" w:color="auto"/>
            <w:bottom w:val="none" w:sz="0" w:space="0" w:color="auto"/>
            <w:right w:val="none" w:sz="0" w:space="0" w:color="auto"/>
          </w:divBdr>
        </w:div>
        <w:div w:id="1900826735">
          <w:marLeft w:val="0"/>
          <w:marRight w:val="0"/>
          <w:marTop w:val="0"/>
          <w:marBottom w:val="0"/>
          <w:divBdr>
            <w:top w:val="none" w:sz="0" w:space="0" w:color="auto"/>
            <w:left w:val="none" w:sz="0" w:space="0" w:color="auto"/>
            <w:bottom w:val="none" w:sz="0" w:space="0" w:color="auto"/>
            <w:right w:val="none" w:sz="0" w:space="0" w:color="auto"/>
          </w:divBdr>
        </w:div>
        <w:div w:id="1662388653">
          <w:marLeft w:val="0"/>
          <w:marRight w:val="0"/>
          <w:marTop w:val="0"/>
          <w:marBottom w:val="0"/>
          <w:divBdr>
            <w:top w:val="none" w:sz="0" w:space="0" w:color="auto"/>
            <w:left w:val="none" w:sz="0" w:space="0" w:color="auto"/>
            <w:bottom w:val="none" w:sz="0" w:space="0" w:color="auto"/>
            <w:right w:val="none" w:sz="0" w:space="0" w:color="auto"/>
          </w:divBdr>
        </w:div>
        <w:div w:id="1333724739">
          <w:marLeft w:val="0"/>
          <w:marRight w:val="0"/>
          <w:marTop w:val="0"/>
          <w:marBottom w:val="0"/>
          <w:divBdr>
            <w:top w:val="none" w:sz="0" w:space="0" w:color="auto"/>
            <w:left w:val="none" w:sz="0" w:space="0" w:color="auto"/>
            <w:bottom w:val="none" w:sz="0" w:space="0" w:color="auto"/>
            <w:right w:val="none" w:sz="0" w:space="0" w:color="auto"/>
          </w:divBdr>
        </w:div>
        <w:div w:id="1343120216">
          <w:marLeft w:val="0"/>
          <w:marRight w:val="0"/>
          <w:marTop w:val="0"/>
          <w:marBottom w:val="0"/>
          <w:divBdr>
            <w:top w:val="none" w:sz="0" w:space="0" w:color="auto"/>
            <w:left w:val="none" w:sz="0" w:space="0" w:color="auto"/>
            <w:bottom w:val="none" w:sz="0" w:space="0" w:color="auto"/>
            <w:right w:val="none" w:sz="0" w:space="0" w:color="auto"/>
          </w:divBdr>
        </w:div>
        <w:div w:id="1241984040">
          <w:marLeft w:val="0"/>
          <w:marRight w:val="0"/>
          <w:marTop w:val="0"/>
          <w:marBottom w:val="0"/>
          <w:divBdr>
            <w:top w:val="none" w:sz="0" w:space="0" w:color="auto"/>
            <w:left w:val="none" w:sz="0" w:space="0" w:color="auto"/>
            <w:bottom w:val="none" w:sz="0" w:space="0" w:color="auto"/>
            <w:right w:val="none" w:sz="0" w:space="0" w:color="auto"/>
          </w:divBdr>
        </w:div>
        <w:div w:id="51581738">
          <w:marLeft w:val="0"/>
          <w:marRight w:val="0"/>
          <w:marTop w:val="0"/>
          <w:marBottom w:val="0"/>
          <w:divBdr>
            <w:top w:val="none" w:sz="0" w:space="0" w:color="auto"/>
            <w:left w:val="none" w:sz="0" w:space="0" w:color="auto"/>
            <w:bottom w:val="none" w:sz="0" w:space="0" w:color="auto"/>
            <w:right w:val="none" w:sz="0" w:space="0" w:color="auto"/>
          </w:divBdr>
        </w:div>
        <w:div w:id="981227241">
          <w:marLeft w:val="0"/>
          <w:marRight w:val="0"/>
          <w:marTop w:val="0"/>
          <w:marBottom w:val="0"/>
          <w:divBdr>
            <w:top w:val="none" w:sz="0" w:space="0" w:color="auto"/>
            <w:left w:val="none" w:sz="0" w:space="0" w:color="auto"/>
            <w:bottom w:val="none" w:sz="0" w:space="0" w:color="auto"/>
            <w:right w:val="none" w:sz="0" w:space="0" w:color="auto"/>
          </w:divBdr>
        </w:div>
        <w:div w:id="1513953127">
          <w:marLeft w:val="0"/>
          <w:marRight w:val="0"/>
          <w:marTop w:val="0"/>
          <w:marBottom w:val="0"/>
          <w:divBdr>
            <w:top w:val="none" w:sz="0" w:space="0" w:color="auto"/>
            <w:left w:val="none" w:sz="0" w:space="0" w:color="auto"/>
            <w:bottom w:val="none" w:sz="0" w:space="0" w:color="auto"/>
            <w:right w:val="none" w:sz="0" w:space="0" w:color="auto"/>
          </w:divBdr>
        </w:div>
        <w:div w:id="1252276099">
          <w:marLeft w:val="0"/>
          <w:marRight w:val="0"/>
          <w:marTop w:val="0"/>
          <w:marBottom w:val="0"/>
          <w:divBdr>
            <w:top w:val="none" w:sz="0" w:space="0" w:color="auto"/>
            <w:left w:val="none" w:sz="0" w:space="0" w:color="auto"/>
            <w:bottom w:val="none" w:sz="0" w:space="0" w:color="auto"/>
            <w:right w:val="none" w:sz="0" w:space="0" w:color="auto"/>
          </w:divBdr>
        </w:div>
        <w:div w:id="852576202">
          <w:marLeft w:val="0"/>
          <w:marRight w:val="0"/>
          <w:marTop w:val="0"/>
          <w:marBottom w:val="0"/>
          <w:divBdr>
            <w:top w:val="none" w:sz="0" w:space="0" w:color="auto"/>
            <w:left w:val="none" w:sz="0" w:space="0" w:color="auto"/>
            <w:bottom w:val="none" w:sz="0" w:space="0" w:color="auto"/>
            <w:right w:val="none" w:sz="0" w:space="0" w:color="auto"/>
          </w:divBdr>
        </w:div>
        <w:div w:id="500855594">
          <w:marLeft w:val="0"/>
          <w:marRight w:val="0"/>
          <w:marTop w:val="0"/>
          <w:marBottom w:val="0"/>
          <w:divBdr>
            <w:top w:val="none" w:sz="0" w:space="0" w:color="auto"/>
            <w:left w:val="none" w:sz="0" w:space="0" w:color="auto"/>
            <w:bottom w:val="none" w:sz="0" w:space="0" w:color="auto"/>
            <w:right w:val="none" w:sz="0" w:space="0" w:color="auto"/>
          </w:divBdr>
        </w:div>
        <w:div w:id="1183284163">
          <w:marLeft w:val="0"/>
          <w:marRight w:val="0"/>
          <w:marTop w:val="0"/>
          <w:marBottom w:val="0"/>
          <w:divBdr>
            <w:top w:val="none" w:sz="0" w:space="0" w:color="auto"/>
            <w:left w:val="none" w:sz="0" w:space="0" w:color="auto"/>
            <w:bottom w:val="none" w:sz="0" w:space="0" w:color="auto"/>
            <w:right w:val="none" w:sz="0" w:space="0" w:color="auto"/>
          </w:divBdr>
        </w:div>
        <w:div w:id="182089087">
          <w:marLeft w:val="0"/>
          <w:marRight w:val="0"/>
          <w:marTop w:val="0"/>
          <w:marBottom w:val="0"/>
          <w:divBdr>
            <w:top w:val="none" w:sz="0" w:space="0" w:color="auto"/>
            <w:left w:val="none" w:sz="0" w:space="0" w:color="auto"/>
            <w:bottom w:val="none" w:sz="0" w:space="0" w:color="auto"/>
            <w:right w:val="none" w:sz="0" w:space="0" w:color="auto"/>
          </w:divBdr>
        </w:div>
        <w:div w:id="808741113">
          <w:marLeft w:val="0"/>
          <w:marRight w:val="0"/>
          <w:marTop w:val="0"/>
          <w:marBottom w:val="0"/>
          <w:divBdr>
            <w:top w:val="none" w:sz="0" w:space="0" w:color="auto"/>
            <w:left w:val="none" w:sz="0" w:space="0" w:color="auto"/>
            <w:bottom w:val="none" w:sz="0" w:space="0" w:color="auto"/>
            <w:right w:val="none" w:sz="0" w:space="0" w:color="auto"/>
          </w:divBdr>
        </w:div>
        <w:div w:id="1005744587">
          <w:marLeft w:val="0"/>
          <w:marRight w:val="0"/>
          <w:marTop w:val="0"/>
          <w:marBottom w:val="0"/>
          <w:divBdr>
            <w:top w:val="none" w:sz="0" w:space="0" w:color="auto"/>
            <w:left w:val="none" w:sz="0" w:space="0" w:color="auto"/>
            <w:bottom w:val="none" w:sz="0" w:space="0" w:color="auto"/>
            <w:right w:val="none" w:sz="0" w:space="0" w:color="auto"/>
          </w:divBdr>
        </w:div>
        <w:div w:id="477576849">
          <w:marLeft w:val="0"/>
          <w:marRight w:val="0"/>
          <w:marTop w:val="0"/>
          <w:marBottom w:val="0"/>
          <w:divBdr>
            <w:top w:val="none" w:sz="0" w:space="0" w:color="auto"/>
            <w:left w:val="none" w:sz="0" w:space="0" w:color="auto"/>
            <w:bottom w:val="none" w:sz="0" w:space="0" w:color="auto"/>
            <w:right w:val="none" w:sz="0" w:space="0" w:color="auto"/>
          </w:divBdr>
        </w:div>
        <w:div w:id="1675110306">
          <w:marLeft w:val="0"/>
          <w:marRight w:val="0"/>
          <w:marTop w:val="0"/>
          <w:marBottom w:val="0"/>
          <w:divBdr>
            <w:top w:val="none" w:sz="0" w:space="0" w:color="auto"/>
            <w:left w:val="none" w:sz="0" w:space="0" w:color="auto"/>
            <w:bottom w:val="none" w:sz="0" w:space="0" w:color="auto"/>
            <w:right w:val="none" w:sz="0" w:space="0" w:color="auto"/>
          </w:divBdr>
        </w:div>
        <w:div w:id="1971324887">
          <w:marLeft w:val="0"/>
          <w:marRight w:val="0"/>
          <w:marTop w:val="0"/>
          <w:marBottom w:val="0"/>
          <w:divBdr>
            <w:top w:val="none" w:sz="0" w:space="0" w:color="auto"/>
            <w:left w:val="none" w:sz="0" w:space="0" w:color="auto"/>
            <w:bottom w:val="none" w:sz="0" w:space="0" w:color="auto"/>
            <w:right w:val="none" w:sz="0" w:space="0" w:color="auto"/>
          </w:divBdr>
        </w:div>
        <w:div w:id="1527064752">
          <w:marLeft w:val="0"/>
          <w:marRight w:val="0"/>
          <w:marTop w:val="0"/>
          <w:marBottom w:val="0"/>
          <w:divBdr>
            <w:top w:val="none" w:sz="0" w:space="0" w:color="auto"/>
            <w:left w:val="none" w:sz="0" w:space="0" w:color="auto"/>
            <w:bottom w:val="none" w:sz="0" w:space="0" w:color="auto"/>
            <w:right w:val="none" w:sz="0" w:space="0" w:color="auto"/>
          </w:divBdr>
        </w:div>
        <w:div w:id="57025012">
          <w:marLeft w:val="0"/>
          <w:marRight w:val="0"/>
          <w:marTop w:val="0"/>
          <w:marBottom w:val="0"/>
          <w:divBdr>
            <w:top w:val="none" w:sz="0" w:space="0" w:color="auto"/>
            <w:left w:val="none" w:sz="0" w:space="0" w:color="auto"/>
            <w:bottom w:val="none" w:sz="0" w:space="0" w:color="auto"/>
            <w:right w:val="none" w:sz="0" w:space="0" w:color="auto"/>
          </w:divBdr>
        </w:div>
        <w:div w:id="448164741">
          <w:marLeft w:val="0"/>
          <w:marRight w:val="0"/>
          <w:marTop w:val="0"/>
          <w:marBottom w:val="0"/>
          <w:divBdr>
            <w:top w:val="none" w:sz="0" w:space="0" w:color="auto"/>
            <w:left w:val="none" w:sz="0" w:space="0" w:color="auto"/>
            <w:bottom w:val="none" w:sz="0" w:space="0" w:color="auto"/>
            <w:right w:val="none" w:sz="0" w:space="0" w:color="auto"/>
          </w:divBdr>
        </w:div>
        <w:div w:id="1505702122">
          <w:marLeft w:val="0"/>
          <w:marRight w:val="0"/>
          <w:marTop w:val="0"/>
          <w:marBottom w:val="0"/>
          <w:divBdr>
            <w:top w:val="none" w:sz="0" w:space="0" w:color="auto"/>
            <w:left w:val="none" w:sz="0" w:space="0" w:color="auto"/>
            <w:bottom w:val="none" w:sz="0" w:space="0" w:color="auto"/>
            <w:right w:val="none" w:sz="0" w:space="0" w:color="auto"/>
          </w:divBdr>
        </w:div>
        <w:div w:id="144011874">
          <w:marLeft w:val="0"/>
          <w:marRight w:val="0"/>
          <w:marTop w:val="0"/>
          <w:marBottom w:val="0"/>
          <w:divBdr>
            <w:top w:val="none" w:sz="0" w:space="0" w:color="auto"/>
            <w:left w:val="none" w:sz="0" w:space="0" w:color="auto"/>
            <w:bottom w:val="none" w:sz="0" w:space="0" w:color="auto"/>
            <w:right w:val="none" w:sz="0" w:space="0" w:color="auto"/>
          </w:divBdr>
        </w:div>
        <w:div w:id="1415277696">
          <w:marLeft w:val="0"/>
          <w:marRight w:val="0"/>
          <w:marTop w:val="0"/>
          <w:marBottom w:val="0"/>
          <w:divBdr>
            <w:top w:val="none" w:sz="0" w:space="0" w:color="auto"/>
            <w:left w:val="none" w:sz="0" w:space="0" w:color="auto"/>
            <w:bottom w:val="none" w:sz="0" w:space="0" w:color="auto"/>
            <w:right w:val="none" w:sz="0" w:space="0" w:color="auto"/>
          </w:divBdr>
        </w:div>
        <w:div w:id="30500834">
          <w:marLeft w:val="0"/>
          <w:marRight w:val="0"/>
          <w:marTop w:val="0"/>
          <w:marBottom w:val="0"/>
          <w:divBdr>
            <w:top w:val="none" w:sz="0" w:space="0" w:color="auto"/>
            <w:left w:val="none" w:sz="0" w:space="0" w:color="auto"/>
            <w:bottom w:val="none" w:sz="0" w:space="0" w:color="auto"/>
            <w:right w:val="none" w:sz="0" w:space="0" w:color="auto"/>
          </w:divBdr>
        </w:div>
        <w:div w:id="1965849608">
          <w:marLeft w:val="0"/>
          <w:marRight w:val="0"/>
          <w:marTop w:val="0"/>
          <w:marBottom w:val="0"/>
          <w:divBdr>
            <w:top w:val="none" w:sz="0" w:space="0" w:color="auto"/>
            <w:left w:val="none" w:sz="0" w:space="0" w:color="auto"/>
            <w:bottom w:val="none" w:sz="0" w:space="0" w:color="auto"/>
            <w:right w:val="none" w:sz="0" w:space="0" w:color="auto"/>
          </w:divBdr>
        </w:div>
        <w:div w:id="1623072452">
          <w:marLeft w:val="0"/>
          <w:marRight w:val="0"/>
          <w:marTop w:val="0"/>
          <w:marBottom w:val="0"/>
          <w:divBdr>
            <w:top w:val="none" w:sz="0" w:space="0" w:color="auto"/>
            <w:left w:val="none" w:sz="0" w:space="0" w:color="auto"/>
            <w:bottom w:val="none" w:sz="0" w:space="0" w:color="auto"/>
            <w:right w:val="none" w:sz="0" w:space="0" w:color="auto"/>
          </w:divBdr>
        </w:div>
        <w:div w:id="1221332810">
          <w:marLeft w:val="0"/>
          <w:marRight w:val="0"/>
          <w:marTop w:val="0"/>
          <w:marBottom w:val="0"/>
          <w:divBdr>
            <w:top w:val="none" w:sz="0" w:space="0" w:color="auto"/>
            <w:left w:val="none" w:sz="0" w:space="0" w:color="auto"/>
            <w:bottom w:val="none" w:sz="0" w:space="0" w:color="auto"/>
            <w:right w:val="none" w:sz="0" w:space="0" w:color="auto"/>
          </w:divBdr>
        </w:div>
        <w:div w:id="281427125">
          <w:marLeft w:val="0"/>
          <w:marRight w:val="0"/>
          <w:marTop w:val="0"/>
          <w:marBottom w:val="0"/>
          <w:divBdr>
            <w:top w:val="none" w:sz="0" w:space="0" w:color="auto"/>
            <w:left w:val="none" w:sz="0" w:space="0" w:color="auto"/>
            <w:bottom w:val="none" w:sz="0" w:space="0" w:color="auto"/>
            <w:right w:val="none" w:sz="0" w:space="0" w:color="auto"/>
          </w:divBdr>
        </w:div>
        <w:div w:id="373046639">
          <w:marLeft w:val="0"/>
          <w:marRight w:val="0"/>
          <w:marTop w:val="0"/>
          <w:marBottom w:val="0"/>
          <w:divBdr>
            <w:top w:val="none" w:sz="0" w:space="0" w:color="auto"/>
            <w:left w:val="none" w:sz="0" w:space="0" w:color="auto"/>
            <w:bottom w:val="none" w:sz="0" w:space="0" w:color="auto"/>
            <w:right w:val="none" w:sz="0" w:space="0" w:color="auto"/>
          </w:divBdr>
        </w:div>
        <w:div w:id="1441029983">
          <w:marLeft w:val="0"/>
          <w:marRight w:val="0"/>
          <w:marTop w:val="0"/>
          <w:marBottom w:val="0"/>
          <w:divBdr>
            <w:top w:val="none" w:sz="0" w:space="0" w:color="auto"/>
            <w:left w:val="none" w:sz="0" w:space="0" w:color="auto"/>
            <w:bottom w:val="none" w:sz="0" w:space="0" w:color="auto"/>
            <w:right w:val="none" w:sz="0" w:space="0" w:color="auto"/>
          </w:divBdr>
        </w:div>
        <w:div w:id="1452741800">
          <w:marLeft w:val="0"/>
          <w:marRight w:val="0"/>
          <w:marTop w:val="0"/>
          <w:marBottom w:val="0"/>
          <w:divBdr>
            <w:top w:val="none" w:sz="0" w:space="0" w:color="auto"/>
            <w:left w:val="none" w:sz="0" w:space="0" w:color="auto"/>
            <w:bottom w:val="none" w:sz="0" w:space="0" w:color="auto"/>
            <w:right w:val="none" w:sz="0" w:space="0" w:color="auto"/>
          </w:divBdr>
        </w:div>
        <w:div w:id="2106611625">
          <w:marLeft w:val="0"/>
          <w:marRight w:val="0"/>
          <w:marTop w:val="0"/>
          <w:marBottom w:val="0"/>
          <w:divBdr>
            <w:top w:val="none" w:sz="0" w:space="0" w:color="auto"/>
            <w:left w:val="none" w:sz="0" w:space="0" w:color="auto"/>
            <w:bottom w:val="none" w:sz="0" w:space="0" w:color="auto"/>
            <w:right w:val="none" w:sz="0" w:space="0" w:color="auto"/>
          </w:divBdr>
        </w:div>
        <w:div w:id="103576457">
          <w:marLeft w:val="0"/>
          <w:marRight w:val="0"/>
          <w:marTop w:val="0"/>
          <w:marBottom w:val="0"/>
          <w:divBdr>
            <w:top w:val="none" w:sz="0" w:space="0" w:color="auto"/>
            <w:left w:val="none" w:sz="0" w:space="0" w:color="auto"/>
            <w:bottom w:val="none" w:sz="0" w:space="0" w:color="auto"/>
            <w:right w:val="none" w:sz="0" w:space="0" w:color="auto"/>
          </w:divBdr>
        </w:div>
        <w:div w:id="2042125017">
          <w:marLeft w:val="0"/>
          <w:marRight w:val="0"/>
          <w:marTop w:val="0"/>
          <w:marBottom w:val="0"/>
          <w:divBdr>
            <w:top w:val="none" w:sz="0" w:space="0" w:color="auto"/>
            <w:left w:val="none" w:sz="0" w:space="0" w:color="auto"/>
            <w:bottom w:val="none" w:sz="0" w:space="0" w:color="auto"/>
            <w:right w:val="none" w:sz="0" w:space="0" w:color="auto"/>
          </w:divBdr>
        </w:div>
        <w:div w:id="1563446532">
          <w:marLeft w:val="0"/>
          <w:marRight w:val="0"/>
          <w:marTop w:val="0"/>
          <w:marBottom w:val="0"/>
          <w:divBdr>
            <w:top w:val="none" w:sz="0" w:space="0" w:color="auto"/>
            <w:left w:val="none" w:sz="0" w:space="0" w:color="auto"/>
            <w:bottom w:val="none" w:sz="0" w:space="0" w:color="auto"/>
            <w:right w:val="none" w:sz="0" w:space="0" w:color="auto"/>
          </w:divBdr>
        </w:div>
        <w:div w:id="817576448">
          <w:marLeft w:val="0"/>
          <w:marRight w:val="0"/>
          <w:marTop w:val="0"/>
          <w:marBottom w:val="0"/>
          <w:divBdr>
            <w:top w:val="none" w:sz="0" w:space="0" w:color="auto"/>
            <w:left w:val="none" w:sz="0" w:space="0" w:color="auto"/>
            <w:bottom w:val="none" w:sz="0" w:space="0" w:color="auto"/>
            <w:right w:val="none" w:sz="0" w:space="0" w:color="auto"/>
          </w:divBdr>
        </w:div>
        <w:div w:id="656307959">
          <w:marLeft w:val="0"/>
          <w:marRight w:val="0"/>
          <w:marTop w:val="0"/>
          <w:marBottom w:val="0"/>
          <w:divBdr>
            <w:top w:val="none" w:sz="0" w:space="0" w:color="auto"/>
            <w:left w:val="none" w:sz="0" w:space="0" w:color="auto"/>
            <w:bottom w:val="none" w:sz="0" w:space="0" w:color="auto"/>
            <w:right w:val="none" w:sz="0" w:space="0" w:color="auto"/>
          </w:divBdr>
        </w:div>
        <w:div w:id="363947949">
          <w:marLeft w:val="0"/>
          <w:marRight w:val="0"/>
          <w:marTop w:val="0"/>
          <w:marBottom w:val="0"/>
          <w:divBdr>
            <w:top w:val="none" w:sz="0" w:space="0" w:color="auto"/>
            <w:left w:val="none" w:sz="0" w:space="0" w:color="auto"/>
            <w:bottom w:val="none" w:sz="0" w:space="0" w:color="auto"/>
            <w:right w:val="none" w:sz="0" w:space="0" w:color="auto"/>
          </w:divBdr>
        </w:div>
        <w:div w:id="109517542">
          <w:marLeft w:val="0"/>
          <w:marRight w:val="0"/>
          <w:marTop w:val="0"/>
          <w:marBottom w:val="0"/>
          <w:divBdr>
            <w:top w:val="none" w:sz="0" w:space="0" w:color="auto"/>
            <w:left w:val="none" w:sz="0" w:space="0" w:color="auto"/>
            <w:bottom w:val="none" w:sz="0" w:space="0" w:color="auto"/>
            <w:right w:val="none" w:sz="0" w:space="0" w:color="auto"/>
          </w:divBdr>
        </w:div>
        <w:div w:id="2118786992">
          <w:marLeft w:val="0"/>
          <w:marRight w:val="0"/>
          <w:marTop w:val="0"/>
          <w:marBottom w:val="0"/>
          <w:divBdr>
            <w:top w:val="none" w:sz="0" w:space="0" w:color="auto"/>
            <w:left w:val="none" w:sz="0" w:space="0" w:color="auto"/>
            <w:bottom w:val="none" w:sz="0" w:space="0" w:color="auto"/>
            <w:right w:val="none" w:sz="0" w:space="0" w:color="auto"/>
          </w:divBdr>
        </w:div>
        <w:div w:id="965157498">
          <w:marLeft w:val="0"/>
          <w:marRight w:val="0"/>
          <w:marTop w:val="0"/>
          <w:marBottom w:val="0"/>
          <w:divBdr>
            <w:top w:val="none" w:sz="0" w:space="0" w:color="auto"/>
            <w:left w:val="none" w:sz="0" w:space="0" w:color="auto"/>
            <w:bottom w:val="none" w:sz="0" w:space="0" w:color="auto"/>
            <w:right w:val="none" w:sz="0" w:space="0" w:color="auto"/>
          </w:divBdr>
        </w:div>
        <w:div w:id="641891280">
          <w:marLeft w:val="0"/>
          <w:marRight w:val="0"/>
          <w:marTop w:val="0"/>
          <w:marBottom w:val="0"/>
          <w:divBdr>
            <w:top w:val="none" w:sz="0" w:space="0" w:color="auto"/>
            <w:left w:val="none" w:sz="0" w:space="0" w:color="auto"/>
            <w:bottom w:val="none" w:sz="0" w:space="0" w:color="auto"/>
            <w:right w:val="none" w:sz="0" w:space="0" w:color="auto"/>
          </w:divBdr>
        </w:div>
        <w:div w:id="290551013">
          <w:marLeft w:val="0"/>
          <w:marRight w:val="0"/>
          <w:marTop w:val="0"/>
          <w:marBottom w:val="0"/>
          <w:divBdr>
            <w:top w:val="none" w:sz="0" w:space="0" w:color="auto"/>
            <w:left w:val="none" w:sz="0" w:space="0" w:color="auto"/>
            <w:bottom w:val="none" w:sz="0" w:space="0" w:color="auto"/>
            <w:right w:val="none" w:sz="0" w:space="0" w:color="auto"/>
          </w:divBdr>
        </w:div>
        <w:div w:id="710496920">
          <w:marLeft w:val="0"/>
          <w:marRight w:val="0"/>
          <w:marTop w:val="0"/>
          <w:marBottom w:val="0"/>
          <w:divBdr>
            <w:top w:val="none" w:sz="0" w:space="0" w:color="auto"/>
            <w:left w:val="none" w:sz="0" w:space="0" w:color="auto"/>
            <w:bottom w:val="none" w:sz="0" w:space="0" w:color="auto"/>
            <w:right w:val="none" w:sz="0" w:space="0" w:color="auto"/>
          </w:divBdr>
        </w:div>
        <w:div w:id="586307787">
          <w:marLeft w:val="0"/>
          <w:marRight w:val="0"/>
          <w:marTop w:val="0"/>
          <w:marBottom w:val="0"/>
          <w:divBdr>
            <w:top w:val="none" w:sz="0" w:space="0" w:color="auto"/>
            <w:left w:val="none" w:sz="0" w:space="0" w:color="auto"/>
            <w:bottom w:val="none" w:sz="0" w:space="0" w:color="auto"/>
            <w:right w:val="none" w:sz="0" w:space="0" w:color="auto"/>
          </w:divBdr>
        </w:div>
        <w:div w:id="144981344">
          <w:marLeft w:val="0"/>
          <w:marRight w:val="0"/>
          <w:marTop w:val="0"/>
          <w:marBottom w:val="0"/>
          <w:divBdr>
            <w:top w:val="none" w:sz="0" w:space="0" w:color="auto"/>
            <w:left w:val="none" w:sz="0" w:space="0" w:color="auto"/>
            <w:bottom w:val="none" w:sz="0" w:space="0" w:color="auto"/>
            <w:right w:val="none" w:sz="0" w:space="0" w:color="auto"/>
          </w:divBdr>
        </w:div>
        <w:div w:id="805201634">
          <w:marLeft w:val="0"/>
          <w:marRight w:val="0"/>
          <w:marTop w:val="0"/>
          <w:marBottom w:val="0"/>
          <w:divBdr>
            <w:top w:val="none" w:sz="0" w:space="0" w:color="auto"/>
            <w:left w:val="none" w:sz="0" w:space="0" w:color="auto"/>
            <w:bottom w:val="none" w:sz="0" w:space="0" w:color="auto"/>
            <w:right w:val="none" w:sz="0" w:space="0" w:color="auto"/>
          </w:divBdr>
        </w:div>
        <w:div w:id="363214658">
          <w:marLeft w:val="0"/>
          <w:marRight w:val="0"/>
          <w:marTop w:val="0"/>
          <w:marBottom w:val="0"/>
          <w:divBdr>
            <w:top w:val="none" w:sz="0" w:space="0" w:color="auto"/>
            <w:left w:val="none" w:sz="0" w:space="0" w:color="auto"/>
            <w:bottom w:val="none" w:sz="0" w:space="0" w:color="auto"/>
            <w:right w:val="none" w:sz="0" w:space="0" w:color="auto"/>
          </w:divBdr>
        </w:div>
        <w:div w:id="1795555622">
          <w:marLeft w:val="0"/>
          <w:marRight w:val="0"/>
          <w:marTop w:val="0"/>
          <w:marBottom w:val="0"/>
          <w:divBdr>
            <w:top w:val="none" w:sz="0" w:space="0" w:color="auto"/>
            <w:left w:val="none" w:sz="0" w:space="0" w:color="auto"/>
            <w:bottom w:val="none" w:sz="0" w:space="0" w:color="auto"/>
            <w:right w:val="none" w:sz="0" w:space="0" w:color="auto"/>
          </w:divBdr>
        </w:div>
        <w:div w:id="576600747">
          <w:marLeft w:val="0"/>
          <w:marRight w:val="0"/>
          <w:marTop w:val="0"/>
          <w:marBottom w:val="0"/>
          <w:divBdr>
            <w:top w:val="none" w:sz="0" w:space="0" w:color="auto"/>
            <w:left w:val="none" w:sz="0" w:space="0" w:color="auto"/>
            <w:bottom w:val="none" w:sz="0" w:space="0" w:color="auto"/>
            <w:right w:val="none" w:sz="0" w:space="0" w:color="auto"/>
          </w:divBdr>
        </w:div>
        <w:div w:id="1269117677">
          <w:marLeft w:val="0"/>
          <w:marRight w:val="0"/>
          <w:marTop w:val="0"/>
          <w:marBottom w:val="0"/>
          <w:divBdr>
            <w:top w:val="none" w:sz="0" w:space="0" w:color="auto"/>
            <w:left w:val="none" w:sz="0" w:space="0" w:color="auto"/>
            <w:bottom w:val="none" w:sz="0" w:space="0" w:color="auto"/>
            <w:right w:val="none" w:sz="0" w:space="0" w:color="auto"/>
          </w:divBdr>
        </w:div>
      </w:divsChild>
    </w:div>
    <w:div w:id="601256389">
      <w:bodyDiv w:val="1"/>
      <w:marLeft w:val="0"/>
      <w:marRight w:val="0"/>
      <w:marTop w:val="0"/>
      <w:marBottom w:val="0"/>
      <w:divBdr>
        <w:top w:val="none" w:sz="0" w:space="0" w:color="auto"/>
        <w:left w:val="none" w:sz="0" w:space="0" w:color="auto"/>
        <w:bottom w:val="none" w:sz="0" w:space="0" w:color="auto"/>
        <w:right w:val="none" w:sz="0" w:space="0" w:color="auto"/>
      </w:divBdr>
      <w:divsChild>
        <w:div w:id="1768504117">
          <w:marLeft w:val="0"/>
          <w:marRight w:val="0"/>
          <w:marTop w:val="0"/>
          <w:marBottom w:val="0"/>
          <w:divBdr>
            <w:top w:val="none" w:sz="0" w:space="0" w:color="auto"/>
            <w:left w:val="none" w:sz="0" w:space="0" w:color="auto"/>
            <w:bottom w:val="none" w:sz="0" w:space="0" w:color="auto"/>
            <w:right w:val="none" w:sz="0" w:space="0" w:color="auto"/>
          </w:divBdr>
        </w:div>
        <w:div w:id="147330959">
          <w:marLeft w:val="0"/>
          <w:marRight w:val="0"/>
          <w:marTop w:val="0"/>
          <w:marBottom w:val="0"/>
          <w:divBdr>
            <w:top w:val="none" w:sz="0" w:space="0" w:color="auto"/>
            <w:left w:val="none" w:sz="0" w:space="0" w:color="auto"/>
            <w:bottom w:val="none" w:sz="0" w:space="0" w:color="auto"/>
            <w:right w:val="none" w:sz="0" w:space="0" w:color="auto"/>
          </w:divBdr>
        </w:div>
        <w:div w:id="1710454454">
          <w:marLeft w:val="0"/>
          <w:marRight w:val="0"/>
          <w:marTop w:val="0"/>
          <w:marBottom w:val="0"/>
          <w:divBdr>
            <w:top w:val="none" w:sz="0" w:space="0" w:color="auto"/>
            <w:left w:val="none" w:sz="0" w:space="0" w:color="auto"/>
            <w:bottom w:val="none" w:sz="0" w:space="0" w:color="auto"/>
            <w:right w:val="none" w:sz="0" w:space="0" w:color="auto"/>
          </w:divBdr>
        </w:div>
        <w:div w:id="1426265720">
          <w:marLeft w:val="0"/>
          <w:marRight w:val="0"/>
          <w:marTop w:val="0"/>
          <w:marBottom w:val="0"/>
          <w:divBdr>
            <w:top w:val="none" w:sz="0" w:space="0" w:color="auto"/>
            <w:left w:val="none" w:sz="0" w:space="0" w:color="auto"/>
            <w:bottom w:val="none" w:sz="0" w:space="0" w:color="auto"/>
            <w:right w:val="none" w:sz="0" w:space="0" w:color="auto"/>
          </w:divBdr>
        </w:div>
        <w:div w:id="315914343">
          <w:marLeft w:val="0"/>
          <w:marRight w:val="0"/>
          <w:marTop w:val="0"/>
          <w:marBottom w:val="0"/>
          <w:divBdr>
            <w:top w:val="none" w:sz="0" w:space="0" w:color="auto"/>
            <w:left w:val="none" w:sz="0" w:space="0" w:color="auto"/>
            <w:bottom w:val="none" w:sz="0" w:space="0" w:color="auto"/>
            <w:right w:val="none" w:sz="0" w:space="0" w:color="auto"/>
          </w:divBdr>
        </w:div>
        <w:div w:id="694575609">
          <w:marLeft w:val="0"/>
          <w:marRight w:val="0"/>
          <w:marTop w:val="0"/>
          <w:marBottom w:val="0"/>
          <w:divBdr>
            <w:top w:val="none" w:sz="0" w:space="0" w:color="auto"/>
            <w:left w:val="none" w:sz="0" w:space="0" w:color="auto"/>
            <w:bottom w:val="none" w:sz="0" w:space="0" w:color="auto"/>
            <w:right w:val="none" w:sz="0" w:space="0" w:color="auto"/>
          </w:divBdr>
        </w:div>
        <w:div w:id="649596762">
          <w:marLeft w:val="0"/>
          <w:marRight w:val="0"/>
          <w:marTop w:val="0"/>
          <w:marBottom w:val="0"/>
          <w:divBdr>
            <w:top w:val="none" w:sz="0" w:space="0" w:color="auto"/>
            <w:left w:val="none" w:sz="0" w:space="0" w:color="auto"/>
            <w:bottom w:val="none" w:sz="0" w:space="0" w:color="auto"/>
            <w:right w:val="none" w:sz="0" w:space="0" w:color="auto"/>
          </w:divBdr>
        </w:div>
        <w:div w:id="1921215117">
          <w:marLeft w:val="0"/>
          <w:marRight w:val="0"/>
          <w:marTop w:val="0"/>
          <w:marBottom w:val="0"/>
          <w:divBdr>
            <w:top w:val="none" w:sz="0" w:space="0" w:color="auto"/>
            <w:left w:val="none" w:sz="0" w:space="0" w:color="auto"/>
            <w:bottom w:val="none" w:sz="0" w:space="0" w:color="auto"/>
            <w:right w:val="none" w:sz="0" w:space="0" w:color="auto"/>
          </w:divBdr>
        </w:div>
        <w:div w:id="1371301519">
          <w:marLeft w:val="0"/>
          <w:marRight w:val="0"/>
          <w:marTop w:val="0"/>
          <w:marBottom w:val="0"/>
          <w:divBdr>
            <w:top w:val="none" w:sz="0" w:space="0" w:color="auto"/>
            <w:left w:val="none" w:sz="0" w:space="0" w:color="auto"/>
            <w:bottom w:val="none" w:sz="0" w:space="0" w:color="auto"/>
            <w:right w:val="none" w:sz="0" w:space="0" w:color="auto"/>
          </w:divBdr>
        </w:div>
        <w:div w:id="350573141">
          <w:marLeft w:val="0"/>
          <w:marRight w:val="0"/>
          <w:marTop w:val="0"/>
          <w:marBottom w:val="0"/>
          <w:divBdr>
            <w:top w:val="none" w:sz="0" w:space="0" w:color="auto"/>
            <w:left w:val="none" w:sz="0" w:space="0" w:color="auto"/>
            <w:bottom w:val="none" w:sz="0" w:space="0" w:color="auto"/>
            <w:right w:val="none" w:sz="0" w:space="0" w:color="auto"/>
          </w:divBdr>
        </w:div>
        <w:div w:id="981496674">
          <w:marLeft w:val="0"/>
          <w:marRight w:val="0"/>
          <w:marTop w:val="0"/>
          <w:marBottom w:val="0"/>
          <w:divBdr>
            <w:top w:val="none" w:sz="0" w:space="0" w:color="auto"/>
            <w:left w:val="none" w:sz="0" w:space="0" w:color="auto"/>
            <w:bottom w:val="none" w:sz="0" w:space="0" w:color="auto"/>
            <w:right w:val="none" w:sz="0" w:space="0" w:color="auto"/>
          </w:divBdr>
        </w:div>
        <w:div w:id="315500025">
          <w:marLeft w:val="0"/>
          <w:marRight w:val="0"/>
          <w:marTop w:val="0"/>
          <w:marBottom w:val="0"/>
          <w:divBdr>
            <w:top w:val="none" w:sz="0" w:space="0" w:color="auto"/>
            <w:left w:val="none" w:sz="0" w:space="0" w:color="auto"/>
            <w:bottom w:val="none" w:sz="0" w:space="0" w:color="auto"/>
            <w:right w:val="none" w:sz="0" w:space="0" w:color="auto"/>
          </w:divBdr>
        </w:div>
        <w:div w:id="1333801664">
          <w:marLeft w:val="0"/>
          <w:marRight w:val="0"/>
          <w:marTop w:val="0"/>
          <w:marBottom w:val="0"/>
          <w:divBdr>
            <w:top w:val="none" w:sz="0" w:space="0" w:color="auto"/>
            <w:left w:val="none" w:sz="0" w:space="0" w:color="auto"/>
            <w:bottom w:val="none" w:sz="0" w:space="0" w:color="auto"/>
            <w:right w:val="none" w:sz="0" w:space="0" w:color="auto"/>
          </w:divBdr>
        </w:div>
        <w:div w:id="2080126868">
          <w:marLeft w:val="0"/>
          <w:marRight w:val="0"/>
          <w:marTop w:val="0"/>
          <w:marBottom w:val="0"/>
          <w:divBdr>
            <w:top w:val="none" w:sz="0" w:space="0" w:color="auto"/>
            <w:left w:val="none" w:sz="0" w:space="0" w:color="auto"/>
            <w:bottom w:val="none" w:sz="0" w:space="0" w:color="auto"/>
            <w:right w:val="none" w:sz="0" w:space="0" w:color="auto"/>
          </w:divBdr>
        </w:div>
        <w:div w:id="1169519208">
          <w:marLeft w:val="0"/>
          <w:marRight w:val="0"/>
          <w:marTop w:val="0"/>
          <w:marBottom w:val="0"/>
          <w:divBdr>
            <w:top w:val="none" w:sz="0" w:space="0" w:color="auto"/>
            <w:left w:val="none" w:sz="0" w:space="0" w:color="auto"/>
            <w:bottom w:val="none" w:sz="0" w:space="0" w:color="auto"/>
            <w:right w:val="none" w:sz="0" w:space="0" w:color="auto"/>
          </w:divBdr>
        </w:div>
        <w:div w:id="929196249">
          <w:marLeft w:val="0"/>
          <w:marRight w:val="0"/>
          <w:marTop w:val="0"/>
          <w:marBottom w:val="0"/>
          <w:divBdr>
            <w:top w:val="none" w:sz="0" w:space="0" w:color="auto"/>
            <w:left w:val="none" w:sz="0" w:space="0" w:color="auto"/>
            <w:bottom w:val="none" w:sz="0" w:space="0" w:color="auto"/>
            <w:right w:val="none" w:sz="0" w:space="0" w:color="auto"/>
          </w:divBdr>
        </w:div>
        <w:div w:id="65077803">
          <w:marLeft w:val="0"/>
          <w:marRight w:val="0"/>
          <w:marTop w:val="0"/>
          <w:marBottom w:val="0"/>
          <w:divBdr>
            <w:top w:val="none" w:sz="0" w:space="0" w:color="auto"/>
            <w:left w:val="none" w:sz="0" w:space="0" w:color="auto"/>
            <w:bottom w:val="none" w:sz="0" w:space="0" w:color="auto"/>
            <w:right w:val="none" w:sz="0" w:space="0" w:color="auto"/>
          </w:divBdr>
        </w:div>
        <w:div w:id="820539919">
          <w:marLeft w:val="0"/>
          <w:marRight w:val="0"/>
          <w:marTop w:val="0"/>
          <w:marBottom w:val="0"/>
          <w:divBdr>
            <w:top w:val="none" w:sz="0" w:space="0" w:color="auto"/>
            <w:left w:val="none" w:sz="0" w:space="0" w:color="auto"/>
            <w:bottom w:val="none" w:sz="0" w:space="0" w:color="auto"/>
            <w:right w:val="none" w:sz="0" w:space="0" w:color="auto"/>
          </w:divBdr>
        </w:div>
        <w:div w:id="1259486922">
          <w:marLeft w:val="0"/>
          <w:marRight w:val="0"/>
          <w:marTop w:val="0"/>
          <w:marBottom w:val="0"/>
          <w:divBdr>
            <w:top w:val="none" w:sz="0" w:space="0" w:color="auto"/>
            <w:left w:val="none" w:sz="0" w:space="0" w:color="auto"/>
            <w:bottom w:val="none" w:sz="0" w:space="0" w:color="auto"/>
            <w:right w:val="none" w:sz="0" w:space="0" w:color="auto"/>
          </w:divBdr>
        </w:div>
        <w:div w:id="2027712202">
          <w:marLeft w:val="0"/>
          <w:marRight w:val="0"/>
          <w:marTop w:val="0"/>
          <w:marBottom w:val="0"/>
          <w:divBdr>
            <w:top w:val="none" w:sz="0" w:space="0" w:color="auto"/>
            <w:left w:val="none" w:sz="0" w:space="0" w:color="auto"/>
            <w:bottom w:val="none" w:sz="0" w:space="0" w:color="auto"/>
            <w:right w:val="none" w:sz="0" w:space="0" w:color="auto"/>
          </w:divBdr>
        </w:div>
        <w:div w:id="1718314806">
          <w:marLeft w:val="0"/>
          <w:marRight w:val="0"/>
          <w:marTop w:val="0"/>
          <w:marBottom w:val="0"/>
          <w:divBdr>
            <w:top w:val="none" w:sz="0" w:space="0" w:color="auto"/>
            <w:left w:val="none" w:sz="0" w:space="0" w:color="auto"/>
            <w:bottom w:val="none" w:sz="0" w:space="0" w:color="auto"/>
            <w:right w:val="none" w:sz="0" w:space="0" w:color="auto"/>
          </w:divBdr>
        </w:div>
        <w:div w:id="782656516">
          <w:marLeft w:val="0"/>
          <w:marRight w:val="0"/>
          <w:marTop w:val="0"/>
          <w:marBottom w:val="0"/>
          <w:divBdr>
            <w:top w:val="none" w:sz="0" w:space="0" w:color="auto"/>
            <w:left w:val="none" w:sz="0" w:space="0" w:color="auto"/>
            <w:bottom w:val="none" w:sz="0" w:space="0" w:color="auto"/>
            <w:right w:val="none" w:sz="0" w:space="0" w:color="auto"/>
          </w:divBdr>
        </w:div>
        <w:div w:id="501119659">
          <w:marLeft w:val="0"/>
          <w:marRight w:val="0"/>
          <w:marTop w:val="0"/>
          <w:marBottom w:val="0"/>
          <w:divBdr>
            <w:top w:val="none" w:sz="0" w:space="0" w:color="auto"/>
            <w:left w:val="none" w:sz="0" w:space="0" w:color="auto"/>
            <w:bottom w:val="none" w:sz="0" w:space="0" w:color="auto"/>
            <w:right w:val="none" w:sz="0" w:space="0" w:color="auto"/>
          </w:divBdr>
        </w:div>
        <w:div w:id="356779639">
          <w:marLeft w:val="0"/>
          <w:marRight w:val="0"/>
          <w:marTop w:val="0"/>
          <w:marBottom w:val="0"/>
          <w:divBdr>
            <w:top w:val="none" w:sz="0" w:space="0" w:color="auto"/>
            <w:left w:val="none" w:sz="0" w:space="0" w:color="auto"/>
            <w:bottom w:val="none" w:sz="0" w:space="0" w:color="auto"/>
            <w:right w:val="none" w:sz="0" w:space="0" w:color="auto"/>
          </w:divBdr>
        </w:div>
        <w:div w:id="391395742">
          <w:marLeft w:val="0"/>
          <w:marRight w:val="0"/>
          <w:marTop w:val="0"/>
          <w:marBottom w:val="0"/>
          <w:divBdr>
            <w:top w:val="none" w:sz="0" w:space="0" w:color="auto"/>
            <w:left w:val="none" w:sz="0" w:space="0" w:color="auto"/>
            <w:bottom w:val="none" w:sz="0" w:space="0" w:color="auto"/>
            <w:right w:val="none" w:sz="0" w:space="0" w:color="auto"/>
          </w:divBdr>
        </w:div>
        <w:div w:id="106898569">
          <w:marLeft w:val="0"/>
          <w:marRight w:val="0"/>
          <w:marTop w:val="0"/>
          <w:marBottom w:val="0"/>
          <w:divBdr>
            <w:top w:val="none" w:sz="0" w:space="0" w:color="auto"/>
            <w:left w:val="none" w:sz="0" w:space="0" w:color="auto"/>
            <w:bottom w:val="none" w:sz="0" w:space="0" w:color="auto"/>
            <w:right w:val="none" w:sz="0" w:space="0" w:color="auto"/>
          </w:divBdr>
        </w:div>
        <w:div w:id="1029798255">
          <w:marLeft w:val="0"/>
          <w:marRight w:val="0"/>
          <w:marTop w:val="0"/>
          <w:marBottom w:val="0"/>
          <w:divBdr>
            <w:top w:val="none" w:sz="0" w:space="0" w:color="auto"/>
            <w:left w:val="none" w:sz="0" w:space="0" w:color="auto"/>
            <w:bottom w:val="none" w:sz="0" w:space="0" w:color="auto"/>
            <w:right w:val="none" w:sz="0" w:space="0" w:color="auto"/>
          </w:divBdr>
        </w:div>
        <w:div w:id="1202670830">
          <w:marLeft w:val="0"/>
          <w:marRight w:val="0"/>
          <w:marTop w:val="0"/>
          <w:marBottom w:val="0"/>
          <w:divBdr>
            <w:top w:val="none" w:sz="0" w:space="0" w:color="auto"/>
            <w:left w:val="none" w:sz="0" w:space="0" w:color="auto"/>
            <w:bottom w:val="none" w:sz="0" w:space="0" w:color="auto"/>
            <w:right w:val="none" w:sz="0" w:space="0" w:color="auto"/>
          </w:divBdr>
        </w:div>
        <w:div w:id="1568420027">
          <w:marLeft w:val="0"/>
          <w:marRight w:val="0"/>
          <w:marTop w:val="0"/>
          <w:marBottom w:val="0"/>
          <w:divBdr>
            <w:top w:val="none" w:sz="0" w:space="0" w:color="auto"/>
            <w:left w:val="none" w:sz="0" w:space="0" w:color="auto"/>
            <w:bottom w:val="none" w:sz="0" w:space="0" w:color="auto"/>
            <w:right w:val="none" w:sz="0" w:space="0" w:color="auto"/>
          </w:divBdr>
        </w:div>
        <w:div w:id="275987060">
          <w:marLeft w:val="0"/>
          <w:marRight w:val="0"/>
          <w:marTop w:val="0"/>
          <w:marBottom w:val="0"/>
          <w:divBdr>
            <w:top w:val="none" w:sz="0" w:space="0" w:color="auto"/>
            <w:left w:val="none" w:sz="0" w:space="0" w:color="auto"/>
            <w:bottom w:val="none" w:sz="0" w:space="0" w:color="auto"/>
            <w:right w:val="none" w:sz="0" w:space="0" w:color="auto"/>
          </w:divBdr>
        </w:div>
        <w:div w:id="458381057">
          <w:marLeft w:val="0"/>
          <w:marRight w:val="0"/>
          <w:marTop w:val="0"/>
          <w:marBottom w:val="0"/>
          <w:divBdr>
            <w:top w:val="none" w:sz="0" w:space="0" w:color="auto"/>
            <w:left w:val="none" w:sz="0" w:space="0" w:color="auto"/>
            <w:bottom w:val="none" w:sz="0" w:space="0" w:color="auto"/>
            <w:right w:val="none" w:sz="0" w:space="0" w:color="auto"/>
          </w:divBdr>
        </w:div>
        <w:div w:id="1351175964">
          <w:marLeft w:val="0"/>
          <w:marRight w:val="0"/>
          <w:marTop w:val="0"/>
          <w:marBottom w:val="0"/>
          <w:divBdr>
            <w:top w:val="none" w:sz="0" w:space="0" w:color="auto"/>
            <w:left w:val="none" w:sz="0" w:space="0" w:color="auto"/>
            <w:bottom w:val="none" w:sz="0" w:space="0" w:color="auto"/>
            <w:right w:val="none" w:sz="0" w:space="0" w:color="auto"/>
          </w:divBdr>
        </w:div>
        <w:div w:id="1968968513">
          <w:marLeft w:val="0"/>
          <w:marRight w:val="0"/>
          <w:marTop w:val="0"/>
          <w:marBottom w:val="0"/>
          <w:divBdr>
            <w:top w:val="none" w:sz="0" w:space="0" w:color="auto"/>
            <w:left w:val="none" w:sz="0" w:space="0" w:color="auto"/>
            <w:bottom w:val="none" w:sz="0" w:space="0" w:color="auto"/>
            <w:right w:val="none" w:sz="0" w:space="0" w:color="auto"/>
          </w:divBdr>
        </w:div>
        <w:div w:id="1017342637">
          <w:marLeft w:val="0"/>
          <w:marRight w:val="0"/>
          <w:marTop w:val="0"/>
          <w:marBottom w:val="0"/>
          <w:divBdr>
            <w:top w:val="none" w:sz="0" w:space="0" w:color="auto"/>
            <w:left w:val="none" w:sz="0" w:space="0" w:color="auto"/>
            <w:bottom w:val="none" w:sz="0" w:space="0" w:color="auto"/>
            <w:right w:val="none" w:sz="0" w:space="0" w:color="auto"/>
          </w:divBdr>
        </w:div>
        <w:div w:id="327562305">
          <w:marLeft w:val="0"/>
          <w:marRight w:val="0"/>
          <w:marTop w:val="0"/>
          <w:marBottom w:val="0"/>
          <w:divBdr>
            <w:top w:val="none" w:sz="0" w:space="0" w:color="auto"/>
            <w:left w:val="none" w:sz="0" w:space="0" w:color="auto"/>
            <w:bottom w:val="none" w:sz="0" w:space="0" w:color="auto"/>
            <w:right w:val="none" w:sz="0" w:space="0" w:color="auto"/>
          </w:divBdr>
        </w:div>
        <w:div w:id="1134979433">
          <w:marLeft w:val="0"/>
          <w:marRight w:val="0"/>
          <w:marTop w:val="0"/>
          <w:marBottom w:val="0"/>
          <w:divBdr>
            <w:top w:val="none" w:sz="0" w:space="0" w:color="auto"/>
            <w:left w:val="none" w:sz="0" w:space="0" w:color="auto"/>
            <w:bottom w:val="none" w:sz="0" w:space="0" w:color="auto"/>
            <w:right w:val="none" w:sz="0" w:space="0" w:color="auto"/>
          </w:divBdr>
        </w:div>
        <w:div w:id="2080983550">
          <w:marLeft w:val="0"/>
          <w:marRight w:val="0"/>
          <w:marTop w:val="0"/>
          <w:marBottom w:val="0"/>
          <w:divBdr>
            <w:top w:val="none" w:sz="0" w:space="0" w:color="auto"/>
            <w:left w:val="none" w:sz="0" w:space="0" w:color="auto"/>
            <w:bottom w:val="none" w:sz="0" w:space="0" w:color="auto"/>
            <w:right w:val="none" w:sz="0" w:space="0" w:color="auto"/>
          </w:divBdr>
        </w:div>
        <w:div w:id="1012874604">
          <w:marLeft w:val="0"/>
          <w:marRight w:val="0"/>
          <w:marTop w:val="0"/>
          <w:marBottom w:val="0"/>
          <w:divBdr>
            <w:top w:val="none" w:sz="0" w:space="0" w:color="auto"/>
            <w:left w:val="none" w:sz="0" w:space="0" w:color="auto"/>
            <w:bottom w:val="none" w:sz="0" w:space="0" w:color="auto"/>
            <w:right w:val="none" w:sz="0" w:space="0" w:color="auto"/>
          </w:divBdr>
        </w:div>
        <w:div w:id="95518375">
          <w:marLeft w:val="0"/>
          <w:marRight w:val="0"/>
          <w:marTop w:val="0"/>
          <w:marBottom w:val="0"/>
          <w:divBdr>
            <w:top w:val="none" w:sz="0" w:space="0" w:color="auto"/>
            <w:left w:val="none" w:sz="0" w:space="0" w:color="auto"/>
            <w:bottom w:val="none" w:sz="0" w:space="0" w:color="auto"/>
            <w:right w:val="none" w:sz="0" w:space="0" w:color="auto"/>
          </w:divBdr>
        </w:div>
        <w:div w:id="184365117">
          <w:marLeft w:val="0"/>
          <w:marRight w:val="0"/>
          <w:marTop w:val="0"/>
          <w:marBottom w:val="0"/>
          <w:divBdr>
            <w:top w:val="none" w:sz="0" w:space="0" w:color="auto"/>
            <w:left w:val="none" w:sz="0" w:space="0" w:color="auto"/>
            <w:bottom w:val="none" w:sz="0" w:space="0" w:color="auto"/>
            <w:right w:val="none" w:sz="0" w:space="0" w:color="auto"/>
          </w:divBdr>
        </w:div>
        <w:div w:id="588736427">
          <w:marLeft w:val="0"/>
          <w:marRight w:val="0"/>
          <w:marTop w:val="0"/>
          <w:marBottom w:val="0"/>
          <w:divBdr>
            <w:top w:val="none" w:sz="0" w:space="0" w:color="auto"/>
            <w:left w:val="none" w:sz="0" w:space="0" w:color="auto"/>
            <w:bottom w:val="none" w:sz="0" w:space="0" w:color="auto"/>
            <w:right w:val="none" w:sz="0" w:space="0" w:color="auto"/>
          </w:divBdr>
        </w:div>
        <w:div w:id="907348068">
          <w:marLeft w:val="0"/>
          <w:marRight w:val="0"/>
          <w:marTop w:val="0"/>
          <w:marBottom w:val="0"/>
          <w:divBdr>
            <w:top w:val="none" w:sz="0" w:space="0" w:color="auto"/>
            <w:left w:val="none" w:sz="0" w:space="0" w:color="auto"/>
            <w:bottom w:val="none" w:sz="0" w:space="0" w:color="auto"/>
            <w:right w:val="none" w:sz="0" w:space="0" w:color="auto"/>
          </w:divBdr>
        </w:div>
        <w:div w:id="1578635447">
          <w:marLeft w:val="0"/>
          <w:marRight w:val="0"/>
          <w:marTop w:val="0"/>
          <w:marBottom w:val="0"/>
          <w:divBdr>
            <w:top w:val="none" w:sz="0" w:space="0" w:color="auto"/>
            <w:left w:val="none" w:sz="0" w:space="0" w:color="auto"/>
            <w:bottom w:val="none" w:sz="0" w:space="0" w:color="auto"/>
            <w:right w:val="none" w:sz="0" w:space="0" w:color="auto"/>
          </w:divBdr>
        </w:div>
        <w:div w:id="1128665838">
          <w:marLeft w:val="0"/>
          <w:marRight w:val="0"/>
          <w:marTop w:val="0"/>
          <w:marBottom w:val="0"/>
          <w:divBdr>
            <w:top w:val="none" w:sz="0" w:space="0" w:color="auto"/>
            <w:left w:val="none" w:sz="0" w:space="0" w:color="auto"/>
            <w:bottom w:val="none" w:sz="0" w:space="0" w:color="auto"/>
            <w:right w:val="none" w:sz="0" w:space="0" w:color="auto"/>
          </w:divBdr>
        </w:div>
        <w:div w:id="1272592844">
          <w:marLeft w:val="0"/>
          <w:marRight w:val="0"/>
          <w:marTop w:val="0"/>
          <w:marBottom w:val="0"/>
          <w:divBdr>
            <w:top w:val="none" w:sz="0" w:space="0" w:color="auto"/>
            <w:left w:val="none" w:sz="0" w:space="0" w:color="auto"/>
            <w:bottom w:val="none" w:sz="0" w:space="0" w:color="auto"/>
            <w:right w:val="none" w:sz="0" w:space="0" w:color="auto"/>
          </w:divBdr>
        </w:div>
        <w:div w:id="1731226159">
          <w:marLeft w:val="0"/>
          <w:marRight w:val="0"/>
          <w:marTop w:val="0"/>
          <w:marBottom w:val="0"/>
          <w:divBdr>
            <w:top w:val="none" w:sz="0" w:space="0" w:color="auto"/>
            <w:left w:val="none" w:sz="0" w:space="0" w:color="auto"/>
            <w:bottom w:val="none" w:sz="0" w:space="0" w:color="auto"/>
            <w:right w:val="none" w:sz="0" w:space="0" w:color="auto"/>
          </w:divBdr>
        </w:div>
        <w:div w:id="899092894">
          <w:marLeft w:val="0"/>
          <w:marRight w:val="0"/>
          <w:marTop w:val="0"/>
          <w:marBottom w:val="0"/>
          <w:divBdr>
            <w:top w:val="none" w:sz="0" w:space="0" w:color="auto"/>
            <w:left w:val="none" w:sz="0" w:space="0" w:color="auto"/>
            <w:bottom w:val="none" w:sz="0" w:space="0" w:color="auto"/>
            <w:right w:val="none" w:sz="0" w:space="0" w:color="auto"/>
          </w:divBdr>
        </w:div>
        <w:div w:id="1520117686">
          <w:marLeft w:val="0"/>
          <w:marRight w:val="0"/>
          <w:marTop w:val="0"/>
          <w:marBottom w:val="0"/>
          <w:divBdr>
            <w:top w:val="none" w:sz="0" w:space="0" w:color="auto"/>
            <w:left w:val="none" w:sz="0" w:space="0" w:color="auto"/>
            <w:bottom w:val="none" w:sz="0" w:space="0" w:color="auto"/>
            <w:right w:val="none" w:sz="0" w:space="0" w:color="auto"/>
          </w:divBdr>
        </w:div>
        <w:div w:id="250552417">
          <w:marLeft w:val="0"/>
          <w:marRight w:val="0"/>
          <w:marTop w:val="0"/>
          <w:marBottom w:val="0"/>
          <w:divBdr>
            <w:top w:val="none" w:sz="0" w:space="0" w:color="auto"/>
            <w:left w:val="none" w:sz="0" w:space="0" w:color="auto"/>
            <w:bottom w:val="none" w:sz="0" w:space="0" w:color="auto"/>
            <w:right w:val="none" w:sz="0" w:space="0" w:color="auto"/>
          </w:divBdr>
        </w:div>
        <w:div w:id="1056053006">
          <w:marLeft w:val="0"/>
          <w:marRight w:val="0"/>
          <w:marTop w:val="0"/>
          <w:marBottom w:val="0"/>
          <w:divBdr>
            <w:top w:val="none" w:sz="0" w:space="0" w:color="auto"/>
            <w:left w:val="none" w:sz="0" w:space="0" w:color="auto"/>
            <w:bottom w:val="none" w:sz="0" w:space="0" w:color="auto"/>
            <w:right w:val="none" w:sz="0" w:space="0" w:color="auto"/>
          </w:divBdr>
        </w:div>
        <w:div w:id="186916842">
          <w:marLeft w:val="0"/>
          <w:marRight w:val="0"/>
          <w:marTop w:val="0"/>
          <w:marBottom w:val="0"/>
          <w:divBdr>
            <w:top w:val="none" w:sz="0" w:space="0" w:color="auto"/>
            <w:left w:val="none" w:sz="0" w:space="0" w:color="auto"/>
            <w:bottom w:val="none" w:sz="0" w:space="0" w:color="auto"/>
            <w:right w:val="none" w:sz="0" w:space="0" w:color="auto"/>
          </w:divBdr>
        </w:div>
        <w:div w:id="1834879458">
          <w:marLeft w:val="0"/>
          <w:marRight w:val="0"/>
          <w:marTop w:val="0"/>
          <w:marBottom w:val="0"/>
          <w:divBdr>
            <w:top w:val="none" w:sz="0" w:space="0" w:color="auto"/>
            <w:left w:val="none" w:sz="0" w:space="0" w:color="auto"/>
            <w:bottom w:val="none" w:sz="0" w:space="0" w:color="auto"/>
            <w:right w:val="none" w:sz="0" w:space="0" w:color="auto"/>
          </w:divBdr>
        </w:div>
        <w:div w:id="1028988324">
          <w:marLeft w:val="0"/>
          <w:marRight w:val="0"/>
          <w:marTop w:val="0"/>
          <w:marBottom w:val="0"/>
          <w:divBdr>
            <w:top w:val="none" w:sz="0" w:space="0" w:color="auto"/>
            <w:left w:val="none" w:sz="0" w:space="0" w:color="auto"/>
            <w:bottom w:val="none" w:sz="0" w:space="0" w:color="auto"/>
            <w:right w:val="none" w:sz="0" w:space="0" w:color="auto"/>
          </w:divBdr>
        </w:div>
        <w:div w:id="470025111">
          <w:marLeft w:val="0"/>
          <w:marRight w:val="0"/>
          <w:marTop w:val="0"/>
          <w:marBottom w:val="0"/>
          <w:divBdr>
            <w:top w:val="none" w:sz="0" w:space="0" w:color="auto"/>
            <w:left w:val="none" w:sz="0" w:space="0" w:color="auto"/>
            <w:bottom w:val="none" w:sz="0" w:space="0" w:color="auto"/>
            <w:right w:val="none" w:sz="0" w:space="0" w:color="auto"/>
          </w:divBdr>
        </w:div>
        <w:div w:id="969552220">
          <w:marLeft w:val="0"/>
          <w:marRight w:val="0"/>
          <w:marTop w:val="0"/>
          <w:marBottom w:val="0"/>
          <w:divBdr>
            <w:top w:val="none" w:sz="0" w:space="0" w:color="auto"/>
            <w:left w:val="none" w:sz="0" w:space="0" w:color="auto"/>
            <w:bottom w:val="none" w:sz="0" w:space="0" w:color="auto"/>
            <w:right w:val="none" w:sz="0" w:space="0" w:color="auto"/>
          </w:divBdr>
        </w:div>
        <w:div w:id="512306492">
          <w:marLeft w:val="0"/>
          <w:marRight w:val="0"/>
          <w:marTop w:val="0"/>
          <w:marBottom w:val="0"/>
          <w:divBdr>
            <w:top w:val="none" w:sz="0" w:space="0" w:color="auto"/>
            <w:left w:val="none" w:sz="0" w:space="0" w:color="auto"/>
            <w:bottom w:val="none" w:sz="0" w:space="0" w:color="auto"/>
            <w:right w:val="none" w:sz="0" w:space="0" w:color="auto"/>
          </w:divBdr>
        </w:div>
        <w:div w:id="2135099370">
          <w:marLeft w:val="0"/>
          <w:marRight w:val="0"/>
          <w:marTop w:val="0"/>
          <w:marBottom w:val="0"/>
          <w:divBdr>
            <w:top w:val="none" w:sz="0" w:space="0" w:color="auto"/>
            <w:left w:val="none" w:sz="0" w:space="0" w:color="auto"/>
            <w:bottom w:val="none" w:sz="0" w:space="0" w:color="auto"/>
            <w:right w:val="none" w:sz="0" w:space="0" w:color="auto"/>
          </w:divBdr>
        </w:div>
        <w:div w:id="400492447">
          <w:marLeft w:val="0"/>
          <w:marRight w:val="0"/>
          <w:marTop w:val="0"/>
          <w:marBottom w:val="0"/>
          <w:divBdr>
            <w:top w:val="none" w:sz="0" w:space="0" w:color="auto"/>
            <w:left w:val="none" w:sz="0" w:space="0" w:color="auto"/>
            <w:bottom w:val="none" w:sz="0" w:space="0" w:color="auto"/>
            <w:right w:val="none" w:sz="0" w:space="0" w:color="auto"/>
          </w:divBdr>
        </w:div>
        <w:div w:id="1705593200">
          <w:marLeft w:val="0"/>
          <w:marRight w:val="0"/>
          <w:marTop w:val="0"/>
          <w:marBottom w:val="0"/>
          <w:divBdr>
            <w:top w:val="none" w:sz="0" w:space="0" w:color="auto"/>
            <w:left w:val="none" w:sz="0" w:space="0" w:color="auto"/>
            <w:bottom w:val="none" w:sz="0" w:space="0" w:color="auto"/>
            <w:right w:val="none" w:sz="0" w:space="0" w:color="auto"/>
          </w:divBdr>
        </w:div>
        <w:div w:id="1843010308">
          <w:marLeft w:val="0"/>
          <w:marRight w:val="0"/>
          <w:marTop w:val="0"/>
          <w:marBottom w:val="0"/>
          <w:divBdr>
            <w:top w:val="none" w:sz="0" w:space="0" w:color="auto"/>
            <w:left w:val="none" w:sz="0" w:space="0" w:color="auto"/>
            <w:bottom w:val="none" w:sz="0" w:space="0" w:color="auto"/>
            <w:right w:val="none" w:sz="0" w:space="0" w:color="auto"/>
          </w:divBdr>
        </w:div>
        <w:div w:id="1785272567">
          <w:marLeft w:val="0"/>
          <w:marRight w:val="0"/>
          <w:marTop w:val="0"/>
          <w:marBottom w:val="0"/>
          <w:divBdr>
            <w:top w:val="none" w:sz="0" w:space="0" w:color="auto"/>
            <w:left w:val="none" w:sz="0" w:space="0" w:color="auto"/>
            <w:bottom w:val="none" w:sz="0" w:space="0" w:color="auto"/>
            <w:right w:val="none" w:sz="0" w:space="0" w:color="auto"/>
          </w:divBdr>
        </w:div>
        <w:div w:id="1480221384">
          <w:marLeft w:val="0"/>
          <w:marRight w:val="0"/>
          <w:marTop w:val="0"/>
          <w:marBottom w:val="0"/>
          <w:divBdr>
            <w:top w:val="none" w:sz="0" w:space="0" w:color="auto"/>
            <w:left w:val="none" w:sz="0" w:space="0" w:color="auto"/>
            <w:bottom w:val="none" w:sz="0" w:space="0" w:color="auto"/>
            <w:right w:val="none" w:sz="0" w:space="0" w:color="auto"/>
          </w:divBdr>
        </w:div>
        <w:div w:id="680081798">
          <w:marLeft w:val="0"/>
          <w:marRight w:val="0"/>
          <w:marTop w:val="0"/>
          <w:marBottom w:val="0"/>
          <w:divBdr>
            <w:top w:val="none" w:sz="0" w:space="0" w:color="auto"/>
            <w:left w:val="none" w:sz="0" w:space="0" w:color="auto"/>
            <w:bottom w:val="none" w:sz="0" w:space="0" w:color="auto"/>
            <w:right w:val="none" w:sz="0" w:space="0" w:color="auto"/>
          </w:divBdr>
        </w:div>
        <w:div w:id="1798793699">
          <w:marLeft w:val="0"/>
          <w:marRight w:val="0"/>
          <w:marTop w:val="0"/>
          <w:marBottom w:val="0"/>
          <w:divBdr>
            <w:top w:val="none" w:sz="0" w:space="0" w:color="auto"/>
            <w:left w:val="none" w:sz="0" w:space="0" w:color="auto"/>
            <w:bottom w:val="none" w:sz="0" w:space="0" w:color="auto"/>
            <w:right w:val="none" w:sz="0" w:space="0" w:color="auto"/>
          </w:divBdr>
        </w:div>
        <w:div w:id="1128625620">
          <w:marLeft w:val="0"/>
          <w:marRight w:val="0"/>
          <w:marTop w:val="0"/>
          <w:marBottom w:val="0"/>
          <w:divBdr>
            <w:top w:val="none" w:sz="0" w:space="0" w:color="auto"/>
            <w:left w:val="none" w:sz="0" w:space="0" w:color="auto"/>
            <w:bottom w:val="none" w:sz="0" w:space="0" w:color="auto"/>
            <w:right w:val="none" w:sz="0" w:space="0" w:color="auto"/>
          </w:divBdr>
        </w:div>
        <w:div w:id="2074891653">
          <w:marLeft w:val="0"/>
          <w:marRight w:val="0"/>
          <w:marTop w:val="0"/>
          <w:marBottom w:val="0"/>
          <w:divBdr>
            <w:top w:val="none" w:sz="0" w:space="0" w:color="auto"/>
            <w:left w:val="none" w:sz="0" w:space="0" w:color="auto"/>
            <w:bottom w:val="none" w:sz="0" w:space="0" w:color="auto"/>
            <w:right w:val="none" w:sz="0" w:space="0" w:color="auto"/>
          </w:divBdr>
        </w:div>
        <w:div w:id="1787965200">
          <w:marLeft w:val="0"/>
          <w:marRight w:val="0"/>
          <w:marTop w:val="0"/>
          <w:marBottom w:val="0"/>
          <w:divBdr>
            <w:top w:val="none" w:sz="0" w:space="0" w:color="auto"/>
            <w:left w:val="none" w:sz="0" w:space="0" w:color="auto"/>
            <w:bottom w:val="none" w:sz="0" w:space="0" w:color="auto"/>
            <w:right w:val="none" w:sz="0" w:space="0" w:color="auto"/>
          </w:divBdr>
        </w:div>
        <w:div w:id="273906577">
          <w:marLeft w:val="0"/>
          <w:marRight w:val="0"/>
          <w:marTop w:val="0"/>
          <w:marBottom w:val="0"/>
          <w:divBdr>
            <w:top w:val="none" w:sz="0" w:space="0" w:color="auto"/>
            <w:left w:val="none" w:sz="0" w:space="0" w:color="auto"/>
            <w:bottom w:val="none" w:sz="0" w:space="0" w:color="auto"/>
            <w:right w:val="none" w:sz="0" w:space="0" w:color="auto"/>
          </w:divBdr>
        </w:div>
        <w:div w:id="663972888">
          <w:marLeft w:val="0"/>
          <w:marRight w:val="0"/>
          <w:marTop w:val="0"/>
          <w:marBottom w:val="0"/>
          <w:divBdr>
            <w:top w:val="none" w:sz="0" w:space="0" w:color="auto"/>
            <w:left w:val="none" w:sz="0" w:space="0" w:color="auto"/>
            <w:bottom w:val="none" w:sz="0" w:space="0" w:color="auto"/>
            <w:right w:val="none" w:sz="0" w:space="0" w:color="auto"/>
          </w:divBdr>
        </w:div>
        <w:div w:id="2119908767">
          <w:marLeft w:val="0"/>
          <w:marRight w:val="0"/>
          <w:marTop w:val="0"/>
          <w:marBottom w:val="0"/>
          <w:divBdr>
            <w:top w:val="none" w:sz="0" w:space="0" w:color="auto"/>
            <w:left w:val="none" w:sz="0" w:space="0" w:color="auto"/>
            <w:bottom w:val="none" w:sz="0" w:space="0" w:color="auto"/>
            <w:right w:val="none" w:sz="0" w:space="0" w:color="auto"/>
          </w:divBdr>
        </w:div>
        <w:div w:id="421297679">
          <w:marLeft w:val="0"/>
          <w:marRight w:val="0"/>
          <w:marTop w:val="0"/>
          <w:marBottom w:val="0"/>
          <w:divBdr>
            <w:top w:val="none" w:sz="0" w:space="0" w:color="auto"/>
            <w:left w:val="none" w:sz="0" w:space="0" w:color="auto"/>
            <w:bottom w:val="none" w:sz="0" w:space="0" w:color="auto"/>
            <w:right w:val="none" w:sz="0" w:space="0" w:color="auto"/>
          </w:divBdr>
        </w:div>
        <w:div w:id="1079402340">
          <w:marLeft w:val="0"/>
          <w:marRight w:val="0"/>
          <w:marTop w:val="0"/>
          <w:marBottom w:val="0"/>
          <w:divBdr>
            <w:top w:val="none" w:sz="0" w:space="0" w:color="auto"/>
            <w:left w:val="none" w:sz="0" w:space="0" w:color="auto"/>
            <w:bottom w:val="none" w:sz="0" w:space="0" w:color="auto"/>
            <w:right w:val="none" w:sz="0" w:space="0" w:color="auto"/>
          </w:divBdr>
        </w:div>
        <w:div w:id="772170296">
          <w:marLeft w:val="0"/>
          <w:marRight w:val="0"/>
          <w:marTop w:val="0"/>
          <w:marBottom w:val="0"/>
          <w:divBdr>
            <w:top w:val="none" w:sz="0" w:space="0" w:color="auto"/>
            <w:left w:val="none" w:sz="0" w:space="0" w:color="auto"/>
            <w:bottom w:val="none" w:sz="0" w:space="0" w:color="auto"/>
            <w:right w:val="none" w:sz="0" w:space="0" w:color="auto"/>
          </w:divBdr>
        </w:div>
        <w:div w:id="441071332">
          <w:marLeft w:val="0"/>
          <w:marRight w:val="0"/>
          <w:marTop w:val="0"/>
          <w:marBottom w:val="0"/>
          <w:divBdr>
            <w:top w:val="none" w:sz="0" w:space="0" w:color="auto"/>
            <w:left w:val="none" w:sz="0" w:space="0" w:color="auto"/>
            <w:bottom w:val="none" w:sz="0" w:space="0" w:color="auto"/>
            <w:right w:val="none" w:sz="0" w:space="0" w:color="auto"/>
          </w:divBdr>
        </w:div>
        <w:div w:id="1438868623">
          <w:marLeft w:val="0"/>
          <w:marRight w:val="0"/>
          <w:marTop w:val="0"/>
          <w:marBottom w:val="0"/>
          <w:divBdr>
            <w:top w:val="none" w:sz="0" w:space="0" w:color="auto"/>
            <w:left w:val="none" w:sz="0" w:space="0" w:color="auto"/>
            <w:bottom w:val="none" w:sz="0" w:space="0" w:color="auto"/>
            <w:right w:val="none" w:sz="0" w:space="0" w:color="auto"/>
          </w:divBdr>
        </w:div>
        <w:div w:id="1618367873">
          <w:marLeft w:val="0"/>
          <w:marRight w:val="0"/>
          <w:marTop w:val="0"/>
          <w:marBottom w:val="0"/>
          <w:divBdr>
            <w:top w:val="none" w:sz="0" w:space="0" w:color="auto"/>
            <w:left w:val="none" w:sz="0" w:space="0" w:color="auto"/>
            <w:bottom w:val="none" w:sz="0" w:space="0" w:color="auto"/>
            <w:right w:val="none" w:sz="0" w:space="0" w:color="auto"/>
          </w:divBdr>
        </w:div>
        <w:div w:id="1386418374">
          <w:marLeft w:val="0"/>
          <w:marRight w:val="0"/>
          <w:marTop w:val="0"/>
          <w:marBottom w:val="0"/>
          <w:divBdr>
            <w:top w:val="none" w:sz="0" w:space="0" w:color="auto"/>
            <w:left w:val="none" w:sz="0" w:space="0" w:color="auto"/>
            <w:bottom w:val="none" w:sz="0" w:space="0" w:color="auto"/>
            <w:right w:val="none" w:sz="0" w:space="0" w:color="auto"/>
          </w:divBdr>
        </w:div>
        <w:div w:id="393045786">
          <w:marLeft w:val="0"/>
          <w:marRight w:val="0"/>
          <w:marTop w:val="0"/>
          <w:marBottom w:val="0"/>
          <w:divBdr>
            <w:top w:val="none" w:sz="0" w:space="0" w:color="auto"/>
            <w:left w:val="none" w:sz="0" w:space="0" w:color="auto"/>
            <w:bottom w:val="none" w:sz="0" w:space="0" w:color="auto"/>
            <w:right w:val="none" w:sz="0" w:space="0" w:color="auto"/>
          </w:divBdr>
        </w:div>
        <w:div w:id="131751027">
          <w:marLeft w:val="0"/>
          <w:marRight w:val="0"/>
          <w:marTop w:val="0"/>
          <w:marBottom w:val="0"/>
          <w:divBdr>
            <w:top w:val="none" w:sz="0" w:space="0" w:color="auto"/>
            <w:left w:val="none" w:sz="0" w:space="0" w:color="auto"/>
            <w:bottom w:val="none" w:sz="0" w:space="0" w:color="auto"/>
            <w:right w:val="none" w:sz="0" w:space="0" w:color="auto"/>
          </w:divBdr>
        </w:div>
        <w:div w:id="1110710517">
          <w:marLeft w:val="0"/>
          <w:marRight w:val="0"/>
          <w:marTop w:val="0"/>
          <w:marBottom w:val="0"/>
          <w:divBdr>
            <w:top w:val="none" w:sz="0" w:space="0" w:color="auto"/>
            <w:left w:val="none" w:sz="0" w:space="0" w:color="auto"/>
            <w:bottom w:val="none" w:sz="0" w:space="0" w:color="auto"/>
            <w:right w:val="none" w:sz="0" w:space="0" w:color="auto"/>
          </w:divBdr>
        </w:div>
        <w:div w:id="60494769">
          <w:marLeft w:val="0"/>
          <w:marRight w:val="0"/>
          <w:marTop w:val="0"/>
          <w:marBottom w:val="0"/>
          <w:divBdr>
            <w:top w:val="none" w:sz="0" w:space="0" w:color="auto"/>
            <w:left w:val="none" w:sz="0" w:space="0" w:color="auto"/>
            <w:bottom w:val="none" w:sz="0" w:space="0" w:color="auto"/>
            <w:right w:val="none" w:sz="0" w:space="0" w:color="auto"/>
          </w:divBdr>
        </w:div>
        <w:div w:id="34932745">
          <w:marLeft w:val="0"/>
          <w:marRight w:val="0"/>
          <w:marTop w:val="0"/>
          <w:marBottom w:val="0"/>
          <w:divBdr>
            <w:top w:val="none" w:sz="0" w:space="0" w:color="auto"/>
            <w:left w:val="none" w:sz="0" w:space="0" w:color="auto"/>
            <w:bottom w:val="none" w:sz="0" w:space="0" w:color="auto"/>
            <w:right w:val="none" w:sz="0" w:space="0" w:color="auto"/>
          </w:divBdr>
        </w:div>
        <w:div w:id="1136678430">
          <w:marLeft w:val="0"/>
          <w:marRight w:val="0"/>
          <w:marTop w:val="0"/>
          <w:marBottom w:val="0"/>
          <w:divBdr>
            <w:top w:val="none" w:sz="0" w:space="0" w:color="auto"/>
            <w:left w:val="none" w:sz="0" w:space="0" w:color="auto"/>
            <w:bottom w:val="none" w:sz="0" w:space="0" w:color="auto"/>
            <w:right w:val="none" w:sz="0" w:space="0" w:color="auto"/>
          </w:divBdr>
        </w:div>
        <w:div w:id="1298101059">
          <w:marLeft w:val="0"/>
          <w:marRight w:val="0"/>
          <w:marTop w:val="0"/>
          <w:marBottom w:val="0"/>
          <w:divBdr>
            <w:top w:val="none" w:sz="0" w:space="0" w:color="auto"/>
            <w:left w:val="none" w:sz="0" w:space="0" w:color="auto"/>
            <w:bottom w:val="none" w:sz="0" w:space="0" w:color="auto"/>
            <w:right w:val="none" w:sz="0" w:space="0" w:color="auto"/>
          </w:divBdr>
        </w:div>
        <w:div w:id="2009625470">
          <w:marLeft w:val="0"/>
          <w:marRight w:val="0"/>
          <w:marTop w:val="0"/>
          <w:marBottom w:val="0"/>
          <w:divBdr>
            <w:top w:val="none" w:sz="0" w:space="0" w:color="auto"/>
            <w:left w:val="none" w:sz="0" w:space="0" w:color="auto"/>
            <w:bottom w:val="none" w:sz="0" w:space="0" w:color="auto"/>
            <w:right w:val="none" w:sz="0" w:space="0" w:color="auto"/>
          </w:divBdr>
        </w:div>
        <w:div w:id="1109400037">
          <w:marLeft w:val="0"/>
          <w:marRight w:val="0"/>
          <w:marTop w:val="0"/>
          <w:marBottom w:val="0"/>
          <w:divBdr>
            <w:top w:val="none" w:sz="0" w:space="0" w:color="auto"/>
            <w:left w:val="none" w:sz="0" w:space="0" w:color="auto"/>
            <w:bottom w:val="none" w:sz="0" w:space="0" w:color="auto"/>
            <w:right w:val="none" w:sz="0" w:space="0" w:color="auto"/>
          </w:divBdr>
        </w:div>
        <w:div w:id="2069717021">
          <w:marLeft w:val="0"/>
          <w:marRight w:val="0"/>
          <w:marTop w:val="0"/>
          <w:marBottom w:val="0"/>
          <w:divBdr>
            <w:top w:val="none" w:sz="0" w:space="0" w:color="auto"/>
            <w:left w:val="none" w:sz="0" w:space="0" w:color="auto"/>
            <w:bottom w:val="none" w:sz="0" w:space="0" w:color="auto"/>
            <w:right w:val="none" w:sz="0" w:space="0" w:color="auto"/>
          </w:divBdr>
        </w:div>
        <w:div w:id="1813256396">
          <w:marLeft w:val="0"/>
          <w:marRight w:val="0"/>
          <w:marTop w:val="0"/>
          <w:marBottom w:val="0"/>
          <w:divBdr>
            <w:top w:val="none" w:sz="0" w:space="0" w:color="auto"/>
            <w:left w:val="none" w:sz="0" w:space="0" w:color="auto"/>
            <w:bottom w:val="none" w:sz="0" w:space="0" w:color="auto"/>
            <w:right w:val="none" w:sz="0" w:space="0" w:color="auto"/>
          </w:divBdr>
        </w:div>
        <w:div w:id="1298953918">
          <w:marLeft w:val="0"/>
          <w:marRight w:val="0"/>
          <w:marTop w:val="0"/>
          <w:marBottom w:val="0"/>
          <w:divBdr>
            <w:top w:val="none" w:sz="0" w:space="0" w:color="auto"/>
            <w:left w:val="none" w:sz="0" w:space="0" w:color="auto"/>
            <w:bottom w:val="none" w:sz="0" w:space="0" w:color="auto"/>
            <w:right w:val="none" w:sz="0" w:space="0" w:color="auto"/>
          </w:divBdr>
        </w:div>
        <w:div w:id="198326875">
          <w:marLeft w:val="0"/>
          <w:marRight w:val="0"/>
          <w:marTop w:val="0"/>
          <w:marBottom w:val="0"/>
          <w:divBdr>
            <w:top w:val="none" w:sz="0" w:space="0" w:color="auto"/>
            <w:left w:val="none" w:sz="0" w:space="0" w:color="auto"/>
            <w:bottom w:val="none" w:sz="0" w:space="0" w:color="auto"/>
            <w:right w:val="none" w:sz="0" w:space="0" w:color="auto"/>
          </w:divBdr>
        </w:div>
        <w:div w:id="1361782896">
          <w:marLeft w:val="0"/>
          <w:marRight w:val="0"/>
          <w:marTop w:val="0"/>
          <w:marBottom w:val="0"/>
          <w:divBdr>
            <w:top w:val="none" w:sz="0" w:space="0" w:color="auto"/>
            <w:left w:val="none" w:sz="0" w:space="0" w:color="auto"/>
            <w:bottom w:val="none" w:sz="0" w:space="0" w:color="auto"/>
            <w:right w:val="none" w:sz="0" w:space="0" w:color="auto"/>
          </w:divBdr>
        </w:div>
        <w:div w:id="1897007823">
          <w:marLeft w:val="0"/>
          <w:marRight w:val="0"/>
          <w:marTop w:val="0"/>
          <w:marBottom w:val="0"/>
          <w:divBdr>
            <w:top w:val="none" w:sz="0" w:space="0" w:color="auto"/>
            <w:left w:val="none" w:sz="0" w:space="0" w:color="auto"/>
            <w:bottom w:val="none" w:sz="0" w:space="0" w:color="auto"/>
            <w:right w:val="none" w:sz="0" w:space="0" w:color="auto"/>
          </w:divBdr>
        </w:div>
        <w:div w:id="844322682">
          <w:marLeft w:val="0"/>
          <w:marRight w:val="0"/>
          <w:marTop w:val="0"/>
          <w:marBottom w:val="0"/>
          <w:divBdr>
            <w:top w:val="none" w:sz="0" w:space="0" w:color="auto"/>
            <w:left w:val="none" w:sz="0" w:space="0" w:color="auto"/>
            <w:bottom w:val="none" w:sz="0" w:space="0" w:color="auto"/>
            <w:right w:val="none" w:sz="0" w:space="0" w:color="auto"/>
          </w:divBdr>
        </w:div>
        <w:div w:id="1929463402">
          <w:marLeft w:val="0"/>
          <w:marRight w:val="0"/>
          <w:marTop w:val="0"/>
          <w:marBottom w:val="0"/>
          <w:divBdr>
            <w:top w:val="none" w:sz="0" w:space="0" w:color="auto"/>
            <w:left w:val="none" w:sz="0" w:space="0" w:color="auto"/>
            <w:bottom w:val="none" w:sz="0" w:space="0" w:color="auto"/>
            <w:right w:val="none" w:sz="0" w:space="0" w:color="auto"/>
          </w:divBdr>
        </w:div>
        <w:div w:id="1785005185">
          <w:marLeft w:val="0"/>
          <w:marRight w:val="0"/>
          <w:marTop w:val="0"/>
          <w:marBottom w:val="0"/>
          <w:divBdr>
            <w:top w:val="none" w:sz="0" w:space="0" w:color="auto"/>
            <w:left w:val="none" w:sz="0" w:space="0" w:color="auto"/>
            <w:bottom w:val="none" w:sz="0" w:space="0" w:color="auto"/>
            <w:right w:val="none" w:sz="0" w:space="0" w:color="auto"/>
          </w:divBdr>
        </w:div>
        <w:div w:id="1107239233">
          <w:marLeft w:val="0"/>
          <w:marRight w:val="0"/>
          <w:marTop w:val="0"/>
          <w:marBottom w:val="0"/>
          <w:divBdr>
            <w:top w:val="none" w:sz="0" w:space="0" w:color="auto"/>
            <w:left w:val="none" w:sz="0" w:space="0" w:color="auto"/>
            <w:bottom w:val="none" w:sz="0" w:space="0" w:color="auto"/>
            <w:right w:val="none" w:sz="0" w:space="0" w:color="auto"/>
          </w:divBdr>
        </w:div>
        <w:div w:id="1537037809">
          <w:marLeft w:val="0"/>
          <w:marRight w:val="0"/>
          <w:marTop w:val="0"/>
          <w:marBottom w:val="0"/>
          <w:divBdr>
            <w:top w:val="none" w:sz="0" w:space="0" w:color="auto"/>
            <w:left w:val="none" w:sz="0" w:space="0" w:color="auto"/>
            <w:bottom w:val="none" w:sz="0" w:space="0" w:color="auto"/>
            <w:right w:val="none" w:sz="0" w:space="0" w:color="auto"/>
          </w:divBdr>
        </w:div>
        <w:div w:id="438381825">
          <w:marLeft w:val="0"/>
          <w:marRight w:val="0"/>
          <w:marTop w:val="0"/>
          <w:marBottom w:val="0"/>
          <w:divBdr>
            <w:top w:val="none" w:sz="0" w:space="0" w:color="auto"/>
            <w:left w:val="none" w:sz="0" w:space="0" w:color="auto"/>
            <w:bottom w:val="none" w:sz="0" w:space="0" w:color="auto"/>
            <w:right w:val="none" w:sz="0" w:space="0" w:color="auto"/>
          </w:divBdr>
        </w:div>
        <w:div w:id="465975325">
          <w:marLeft w:val="0"/>
          <w:marRight w:val="0"/>
          <w:marTop w:val="0"/>
          <w:marBottom w:val="0"/>
          <w:divBdr>
            <w:top w:val="none" w:sz="0" w:space="0" w:color="auto"/>
            <w:left w:val="none" w:sz="0" w:space="0" w:color="auto"/>
            <w:bottom w:val="none" w:sz="0" w:space="0" w:color="auto"/>
            <w:right w:val="none" w:sz="0" w:space="0" w:color="auto"/>
          </w:divBdr>
        </w:div>
        <w:div w:id="1062680884">
          <w:marLeft w:val="0"/>
          <w:marRight w:val="0"/>
          <w:marTop w:val="0"/>
          <w:marBottom w:val="0"/>
          <w:divBdr>
            <w:top w:val="none" w:sz="0" w:space="0" w:color="auto"/>
            <w:left w:val="none" w:sz="0" w:space="0" w:color="auto"/>
            <w:bottom w:val="none" w:sz="0" w:space="0" w:color="auto"/>
            <w:right w:val="none" w:sz="0" w:space="0" w:color="auto"/>
          </w:divBdr>
        </w:div>
        <w:div w:id="695890177">
          <w:marLeft w:val="0"/>
          <w:marRight w:val="0"/>
          <w:marTop w:val="0"/>
          <w:marBottom w:val="0"/>
          <w:divBdr>
            <w:top w:val="none" w:sz="0" w:space="0" w:color="auto"/>
            <w:left w:val="none" w:sz="0" w:space="0" w:color="auto"/>
            <w:bottom w:val="none" w:sz="0" w:space="0" w:color="auto"/>
            <w:right w:val="none" w:sz="0" w:space="0" w:color="auto"/>
          </w:divBdr>
        </w:div>
        <w:div w:id="1383866499">
          <w:marLeft w:val="0"/>
          <w:marRight w:val="0"/>
          <w:marTop w:val="0"/>
          <w:marBottom w:val="0"/>
          <w:divBdr>
            <w:top w:val="none" w:sz="0" w:space="0" w:color="auto"/>
            <w:left w:val="none" w:sz="0" w:space="0" w:color="auto"/>
            <w:bottom w:val="none" w:sz="0" w:space="0" w:color="auto"/>
            <w:right w:val="none" w:sz="0" w:space="0" w:color="auto"/>
          </w:divBdr>
        </w:div>
        <w:div w:id="1488401248">
          <w:marLeft w:val="0"/>
          <w:marRight w:val="0"/>
          <w:marTop w:val="0"/>
          <w:marBottom w:val="0"/>
          <w:divBdr>
            <w:top w:val="none" w:sz="0" w:space="0" w:color="auto"/>
            <w:left w:val="none" w:sz="0" w:space="0" w:color="auto"/>
            <w:bottom w:val="none" w:sz="0" w:space="0" w:color="auto"/>
            <w:right w:val="none" w:sz="0" w:space="0" w:color="auto"/>
          </w:divBdr>
        </w:div>
        <w:div w:id="1928003598">
          <w:marLeft w:val="0"/>
          <w:marRight w:val="0"/>
          <w:marTop w:val="0"/>
          <w:marBottom w:val="0"/>
          <w:divBdr>
            <w:top w:val="none" w:sz="0" w:space="0" w:color="auto"/>
            <w:left w:val="none" w:sz="0" w:space="0" w:color="auto"/>
            <w:bottom w:val="none" w:sz="0" w:space="0" w:color="auto"/>
            <w:right w:val="none" w:sz="0" w:space="0" w:color="auto"/>
          </w:divBdr>
        </w:div>
        <w:div w:id="735319613">
          <w:marLeft w:val="0"/>
          <w:marRight w:val="0"/>
          <w:marTop w:val="0"/>
          <w:marBottom w:val="0"/>
          <w:divBdr>
            <w:top w:val="none" w:sz="0" w:space="0" w:color="auto"/>
            <w:left w:val="none" w:sz="0" w:space="0" w:color="auto"/>
            <w:bottom w:val="none" w:sz="0" w:space="0" w:color="auto"/>
            <w:right w:val="none" w:sz="0" w:space="0" w:color="auto"/>
          </w:divBdr>
        </w:div>
        <w:div w:id="874004954">
          <w:marLeft w:val="0"/>
          <w:marRight w:val="0"/>
          <w:marTop w:val="0"/>
          <w:marBottom w:val="0"/>
          <w:divBdr>
            <w:top w:val="none" w:sz="0" w:space="0" w:color="auto"/>
            <w:left w:val="none" w:sz="0" w:space="0" w:color="auto"/>
            <w:bottom w:val="none" w:sz="0" w:space="0" w:color="auto"/>
            <w:right w:val="none" w:sz="0" w:space="0" w:color="auto"/>
          </w:divBdr>
        </w:div>
        <w:div w:id="1788936443">
          <w:marLeft w:val="0"/>
          <w:marRight w:val="0"/>
          <w:marTop w:val="0"/>
          <w:marBottom w:val="0"/>
          <w:divBdr>
            <w:top w:val="none" w:sz="0" w:space="0" w:color="auto"/>
            <w:left w:val="none" w:sz="0" w:space="0" w:color="auto"/>
            <w:bottom w:val="none" w:sz="0" w:space="0" w:color="auto"/>
            <w:right w:val="none" w:sz="0" w:space="0" w:color="auto"/>
          </w:divBdr>
        </w:div>
        <w:div w:id="426972322">
          <w:marLeft w:val="0"/>
          <w:marRight w:val="0"/>
          <w:marTop w:val="0"/>
          <w:marBottom w:val="0"/>
          <w:divBdr>
            <w:top w:val="none" w:sz="0" w:space="0" w:color="auto"/>
            <w:left w:val="none" w:sz="0" w:space="0" w:color="auto"/>
            <w:bottom w:val="none" w:sz="0" w:space="0" w:color="auto"/>
            <w:right w:val="none" w:sz="0" w:space="0" w:color="auto"/>
          </w:divBdr>
        </w:div>
        <w:div w:id="536888988">
          <w:marLeft w:val="0"/>
          <w:marRight w:val="0"/>
          <w:marTop w:val="0"/>
          <w:marBottom w:val="0"/>
          <w:divBdr>
            <w:top w:val="none" w:sz="0" w:space="0" w:color="auto"/>
            <w:left w:val="none" w:sz="0" w:space="0" w:color="auto"/>
            <w:bottom w:val="none" w:sz="0" w:space="0" w:color="auto"/>
            <w:right w:val="none" w:sz="0" w:space="0" w:color="auto"/>
          </w:divBdr>
        </w:div>
        <w:div w:id="1538348347">
          <w:marLeft w:val="0"/>
          <w:marRight w:val="0"/>
          <w:marTop w:val="0"/>
          <w:marBottom w:val="0"/>
          <w:divBdr>
            <w:top w:val="none" w:sz="0" w:space="0" w:color="auto"/>
            <w:left w:val="none" w:sz="0" w:space="0" w:color="auto"/>
            <w:bottom w:val="none" w:sz="0" w:space="0" w:color="auto"/>
            <w:right w:val="none" w:sz="0" w:space="0" w:color="auto"/>
          </w:divBdr>
        </w:div>
        <w:div w:id="1749034914">
          <w:marLeft w:val="0"/>
          <w:marRight w:val="0"/>
          <w:marTop w:val="0"/>
          <w:marBottom w:val="0"/>
          <w:divBdr>
            <w:top w:val="none" w:sz="0" w:space="0" w:color="auto"/>
            <w:left w:val="none" w:sz="0" w:space="0" w:color="auto"/>
            <w:bottom w:val="none" w:sz="0" w:space="0" w:color="auto"/>
            <w:right w:val="none" w:sz="0" w:space="0" w:color="auto"/>
          </w:divBdr>
        </w:div>
        <w:div w:id="172845739">
          <w:marLeft w:val="0"/>
          <w:marRight w:val="0"/>
          <w:marTop w:val="0"/>
          <w:marBottom w:val="0"/>
          <w:divBdr>
            <w:top w:val="none" w:sz="0" w:space="0" w:color="auto"/>
            <w:left w:val="none" w:sz="0" w:space="0" w:color="auto"/>
            <w:bottom w:val="none" w:sz="0" w:space="0" w:color="auto"/>
            <w:right w:val="none" w:sz="0" w:space="0" w:color="auto"/>
          </w:divBdr>
        </w:div>
        <w:div w:id="1040474260">
          <w:marLeft w:val="0"/>
          <w:marRight w:val="0"/>
          <w:marTop w:val="0"/>
          <w:marBottom w:val="0"/>
          <w:divBdr>
            <w:top w:val="none" w:sz="0" w:space="0" w:color="auto"/>
            <w:left w:val="none" w:sz="0" w:space="0" w:color="auto"/>
            <w:bottom w:val="none" w:sz="0" w:space="0" w:color="auto"/>
            <w:right w:val="none" w:sz="0" w:space="0" w:color="auto"/>
          </w:divBdr>
        </w:div>
        <w:div w:id="900286400">
          <w:marLeft w:val="0"/>
          <w:marRight w:val="0"/>
          <w:marTop w:val="0"/>
          <w:marBottom w:val="0"/>
          <w:divBdr>
            <w:top w:val="none" w:sz="0" w:space="0" w:color="auto"/>
            <w:left w:val="none" w:sz="0" w:space="0" w:color="auto"/>
            <w:bottom w:val="none" w:sz="0" w:space="0" w:color="auto"/>
            <w:right w:val="none" w:sz="0" w:space="0" w:color="auto"/>
          </w:divBdr>
        </w:div>
        <w:div w:id="1022323371">
          <w:marLeft w:val="0"/>
          <w:marRight w:val="0"/>
          <w:marTop w:val="0"/>
          <w:marBottom w:val="0"/>
          <w:divBdr>
            <w:top w:val="none" w:sz="0" w:space="0" w:color="auto"/>
            <w:left w:val="none" w:sz="0" w:space="0" w:color="auto"/>
            <w:bottom w:val="none" w:sz="0" w:space="0" w:color="auto"/>
            <w:right w:val="none" w:sz="0" w:space="0" w:color="auto"/>
          </w:divBdr>
        </w:div>
        <w:div w:id="937565870">
          <w:marLeft w:val="0"/>
          <w:marRight w:val="0"/>
          <w:marTop w:val="0"/>
          <w:marBottom w:val="0"/>
          <w:divBdr>
            <w:top w:val="none" w:sz="0" w:space="0" w:color="auto"/>
            <w:left w:val="none" w:sz="0" w:space="0" w:color="auto"/>
            <w:bottom w:val="none" w:sz="0" w:space="0" w:color="auto"/>
            <w:right w:val="none" w:sz="0" w:space="0" w:color="auto"/>
          </w:divBdr>
        </w:div>
        <w:div w:id="466819935">
          <w:marLeft w:val="0"/>
          <w:marRight w:val="0"/>
          <w:marTop w:val="0"/>
          <w:marBottom w:val="0"/>
          <w:divBdr>
            <w:top w:val="none" w:sz="0" w:space="0" w:color="auto"/>
            <w:left w:val="none" w:sz="0" w:space="0" w:color="auto"/>
            <w:bottom w:val="none" w:sz="0" w:space="0" w:color="auto"/>
            <w:right w:val="none" w:sz="0" w:space="0" w:color="auto"/>
          </w:divBdr>
        </w:div>
        <w:div w:id="322664747">
          <w:marLeft w:val="0"/>
          <w:marRight w:val="0"/>
          <w:marTop w:val="0"/>
          <w:marBottom w:val="0"/>
          <w:divBdr>
            <w:top w:val="none" w:sz="0" w:space="0" w:color="auto"/>
            <w:left w:val="none" w:sz="0" w:space="0" w:color="auto"/>
            <w:bottom w:val="none" w:sz="0" w:space="0" w:color="auto"/>
            <w:right w:val="none" w:sz="0" w:space="0" w:color="auto"/>
          </w:divBdr>
        </w:div>
        <w:div w:id="116992723">
          <w:marLeft w:val="0"/>
          <w:marRight w:val="0"/>
          <w:marTop w:val="0"/>
          <w:marBottom w:val="0"/>
          <w:divBdr>
            <w:top w:val="none" w:sz="0" w:space="0" w:color="auto"/>
            <w:left w:val="none" w:sz="0" w:space="0" w:color="auto"/>
            <w:bottom w:val="none" w:sz="0" w:space="0" w:color="auto"/>
            <w:right w:val="none" w:sz="0" w:space="0" w:color="auto"/>
          </w:divBdr>
        </w:div>
        <w:div w:id="1694651419">
          <w:marLeft w:val="0"/>
          <w:marRight w:val="0"/>
          <w:marTop w:val="0"/>
          <w:marBottom w:val="0"/>
          <w:divBdr>
            <w:top w:val="none" w:sz="0" w:space="0" w:color="auto"/>
            <w:left w:val="none" w:sz="0" w:space="0" w:color="auto"/>
            <w:bottom w:val="none" w:sz="0" w:space="0" w:color="auto"/>
            <w:right w:val="none" w:sz="0" w:space="0" w:color="auto"/>
          </w:divBdr>
        </w:div>
        <w:div w:id="623460941">
          <w:marLeft w:val="0"/>
          <w:marRight w:val="0"/>
          <w:marTop w:val="0"/>
          <w:marBottom w:val="0"/>
          <w:divBdr>
            <w:top w:val="none" w:sz="0" w:space="0" w:color="auto"/>
            <w:left w:val="none" w:sz="0" w:space="0" w:color="auto"/>
            <w:bottom w:val="none" w:sz="0" w:space="0" w:color="auto"/>
            <w:right w:val="none" w:sz="0" w:space="0" w:color="auto"/>
          </w:divBdr>
        </w:div>
        <w:div w:id="317266845">
          <w:marLeft w:val="0"/>
          <w:marRight w:val="0"/>
          <w:marTop w:val="0"/>
          <w:marBottom w:val="0"/>
          <w:divBdr>
            <w:top w:val="none" w:sz="0" w:space="0" w:color="auto"/>
            <w:left w:val="none" w:sz="0" w:space="0" w:color="auto"/>
            <w:bottom w:val="none" w:sz="0" w:space="0" w:color="auto"/>
            <w:right w:val="none" w:sz="0" w:space="0" w:color="auto"/>
          </w:divBdr>
        </w:div>
        <w:div w:id="1744795292">
          <w:marLeft w:val="0"/>
          <w:marRight w:val="0"/>
          <w:marTop w:val="0"/>
          <w:marBottom w:val="0"/>
          <w:divBdr>
            <w:top w:val="none" w:sz="0" w:space="0" w:color="auto"/>
            <w:left w:val="none" w:sz="0" w:space="0" w:color="auto"/>
            <w:bottom w:val="none" w:sz="0" w:space="0" w:color="auto"/>
            <w:right w:val="none" w:sz="0" w:space="0" w:color="auto"/>
          </w:divBdr>
        </w:div>
        <w:div w:id="1841844045">
          <w:marLeft w:val="0"/>
          <w:marRight w:val="0"/>
          <w:marTop w:val="0"/>
          <w:marBottom w:val="0"/>
          <w:divBdr>
            <w:top w:val="none" w:sz="0" w:space="0" w:color="auto"/>
            <w:left w:val="none" w:sz="0" w:space="0" w:color="auto"/>
            <w:bottom w:val="none" w:sz="0" w:space="0" w:color="auto"/>
            <w:right w:val="none" w:sz="0" w:space="0" w:color="auto"/>
          </w:divBdr>
        </w:div>
        <w:div w:id="1441683482">
          <w:marLeft w:val="0"/>
          <w:marRight w:val="0"/>
          <w:marTop w:val="0"/>
          <w:marBottom w:val="0"/>
          <w:divBdr>
            <w:top w:val="none" w:sz="0" w:space="0" w:color="auto"/>
            <w:left w:val="none" w:sz="0" w:space="0" w:color="auto"/>
            <w:bottom w:val="none" w:sz="0" w:space="0" w:color="auto"/>
            <w:right w:val="none" w:sz="0" w:space="0" w:color="auto"/>
          </w:divBdr>
        </w:div>
        <w:div w:id="2031369572">
          <w:marLeft w:val="0"/>
          <w:marRight w:val="0"/>
          <w:marTop w:val="0"/>
          <w:marBottom w:val="0"/>
          <w:divBdr>
            <w:top w:val="none" w:sz="0" w:space="0" w:color="auto"/>
            <w:left w:val="none" w:sz="0" w:space="0" w:color="auto"/>
            <w:bottom w:val="none" w:sz="0" w:space="0" w:color="auto"/>
            <w:right w:val="none" w:sz="0" w:space="0" w:color="auto"/>
          </w:divBdr>
        </w:div>
        <w:div w:id="833377850">
          <w:marLeft w:val="0"/>
          <w:marRight w:val="0"/>
          <w:marTop w:val="0"/>
          <w:marBottom w:val="0"/>
          <w:divBdr>
            <w:top w:val="none" w:sz="0" w:space="0" w:color="auto"/>
            <w:left w:val="none" w:sz="0" w:space="0" w:color="auto"/>
            <w:bottom w:val="none" w:sz="0" w:space="0" w:color="auto"/>
            <w:right w:val="none" w:sz="0" w:space="0" w:color="auto"/>
          </w:divBdr>
        </w:div>
        <w:div w:id="298153497">
          <w:marLeft w:val="0"/>
          <w:marRight w:val="0"/>
          <w:marTop w:val="0"/>
          <w:marBottom w:val="0"/>
          <w:divBdr>
            <w:top w:val="none" w:sz="0" w:space="0" w:color="auto"/>
            <w:left w:val="none" w:sz="0" w:space="0" w:color="auto"/>
            <w:bottom w:val="none" w:sz="0" w:space="0" w:color="auto"/>
            <w:right w:val="none" w:sz="0" w:space="0" w:color="auto"/>
          </w:divBdr>
        </w:div>
        <w:div w:id="969215045">
          <w:marLeft w:val="0"/>
          <w:marRight w:val="0"/>
          <w:marTop w:val="0"/>
          <w:marBottom w:val="0"/>
          <w:divBdr>
            <w:top w:val="none" w:sz="0" w:space="0" w:color="auto"/>
            <w:left w:val="none" w:sz="0" w:space="0" w:color="auto"/>
            <w:bottom w:val="none" w:sz="0" w:space="0" w:color="auto"/>
            <w:right w:val="none" w:sz="0" w:space="0" w:color="auto"/>
          </w:divBdr>
        </w:div>
        <w:div w:id="964507445">
          <w:marLeft w:val="0"/>
          <w:marRight w:val="0"/>
          <w:marTop w:val="0"/>
          <w:marBottom w:val="0"/>
          <w:divBdr>
            <w:top w:val="none" w:sz="0" w:space="0" w:color="auto"/>
            <w:left w:val="none" w:sz="0" w:space="0" w:color="auto"/>
            <w:bottom w:val="none" w:sz="0" w:space="0" w:color="auto"/>
            <w:right w:val="none" w:sz="0" w:space="0" w:color="auto"/>
          </w:divBdr>
        </w:div>
        <w:div w:id="284043522">
          <w:marLeft w:val="0"/>
          <w:marRight w:val="0"/>
          <w:marTop w:val="0"/>
          <w:marBottom w:val="0"/>
          <w:divBdr>
            <w:top w:val="none" w:sz="0" w:space="0" w:color="auto"/>
            <w:left w:val="none" w:sz="0" w:space="0" w:color="auto"/>
            <w:bottom w:val="none" w:sz="0" w:space="0" w:color="auto"/>
            <w:right w:val="none" w:sz="0" w:space="0" w:color="auto"/>
          </w:divBdr>
        </w:div>
        <w:div w:id="1454250814">
          <w:marLeft w:val="0"/>
          <w:marRight w:val="0"/>
          <w:marTop w:val="0"/>
          <w:marBottom w:val="0"/>
          <w:divBdr>
            <w:top w:val="none" w:sz="0" w:space="0" w:color="auto"/>
            <w:left w:val="none" w:sz="0" w:space="0" w:color="auto"/>
            <w:bottom w:val="none" w:sz="0" w:space="0" w:color="auto"/>
            <w:right w:val="none" w:sz="0" w:space="0" w:color="auto"/>
          </w:divBdr>
        </w:div>
        <w:div w:id="383989391">
          <w:marLeft w:val="0"/>
          <w:marRight w:val="0"/>
          <w:marTop w:val="0"/>
          <w:marBottom w:val="0"/>
          <w:divBdr>
            <w:top w:val="none" w:sz="0" w:space="0" w:color="auto"/>
            <w:left w:val="none" w:sz="0" w:space="0" w:color="auto"/>
            <w:bottom w:val="none" w:sz="0" w:space="0" w:color="auto"/>
            <w:right w:val="none" w:sz="0" w:space="0" w:color="auto"/>
          </w:divBdr>
        </w:div>
        <w:div w:id="606423366">
          <w:marLeft w:val="0"/>
          <w:marRight w:val="0"/>
          <w:marTop w:val="0"/>
          <w:marBottom w:val="0"/>
          <w:divBdr>
            <w:top w:val="none" w:sz="0" w:space="0" w:color="auto"/>
            <w:left w:val="none" w:sz="0" w:space="0" w:color="auto"/>
            <w:bottom w:val="none" w:sz="0" w:space="0" w:color="auto"/>
            <w:right w:val="none" w:sz="0" w:space="0" w:color="auto"/>
          </w:divBdr>
        </w:div>
        <w:div w:id="671835319">
          <w:marLeft w:val="0"/>
          <w:marRight w:val="0"/>
          <w:marTop w:val="0"/>
          <w:marBottom w:val="0"/>
          <w:divBdr>
            <w:top w:val="none" w:sz="0" w:space="0" w:color="auto"/>
            <w:left w:val="none" w:sz="0" w:space="0" w:color="auto"/>
            <w:bottom w:val="none" w:sz="0" w:space="0" w:color="auto"/>
            <w:right w:val="none" w:sz="0" w:space="0" w:color="auto"/>
          </w:divBdr>
        </w:div>
        <w:div w:id="1954944865">
          <w:marLeft w:val="0"/>
          <w:marRight w:val="0"/>
          <w:marTop w:val="0"/>
          <w:marBottom w:val="0"/>
          <w:divBdr>
            <w:top w:val="none" w:sz="0" w:space="0" w:color="auto"/>
            <w:left w:val="none" w:sz="0" w:space="0" w:color="auto"/>
            <w:bottom w:val="none" w:sz="0" w:space="0" w:color="auto"/>
            <w:right w:val="none" w:sz="0" w:space="0" w:color="auto"/>
          </w:divBdr>
        </w:div>
        <w:div w:id="1991518859">
          <w:marLeft w:val="0"/>
          <w:marRight w:val="0"/>
          <w:marTop w:val="0"/>
          <w:marBottom w:val="0"/>
          <w:divBdr>
            <w:top w:val="none" w:sz="0" w:space="0" w:color="auto"/>
            <w:left w:val="none" w:sz="0" w:space="0" w:color="auto"/>
            <w:bottom w:val="none" w:sz="0" w:space="0" w:color="auto"/>
            <w:right w:val="none" w:sz="0" w:space="0" w:color="auto"/>
          </w:divBdr>
        </w:div>
        <w:div w:id="558712675">
          <w:marLeft w:val="0"/>
          <w:marRight w:val="0"/>
          <w:marTop w:val="0"/>
          <w:marBottom w:val="0"/>
          <w:divBdr>
            <w:top w:val="none" w:sz="0" w:space="0" w:color="auto"/>
            <w:left w:val="none" w:sz="0" w:space="0" w:color="auto"/>
            <w:bottom w:val="none" w:sz="0" w:space="0" w:color="auto"/>
            <w:right w:val="none" w:sz="0" w:space="0" w:color="auto"/>
          </w:divBdr>
        </w:div>
        <w:div w:id="908033847">
          <w:marLeft w:val="0"/>
          <w:marRight w:val="0"/>
          <w:marTop w:val="0"/>
          <w:marBottom w:val="0"/>
          <w:divBdr>
            <w:top w:val="none" w:sz="0" w:space="0" w:color="auto"/>
            <w:left w:val="none" w:sz="0" w:space="0" w:color="auto"/>
            <w:bottom w:val="none" w:sz="0" w:space="0" w:color="auto"/>
            <w:right w:val="none" w:sz="0" w:space="0" w:color="auto"/>
          </w:divBdr>
        </w:div>
        <w:div w:id="518664971">
          <w:marLeft w:val="0"/>
          <w:marRight w:val="0"/>
          <w:marTop w:val="0"/>
          <w:marBottom w:val="0"/>
          <w:divBdr>
            <w:top w:val="none" w:sz="0" w:space="0" w:color="auto"/>
            <w:left w:val="none" w:sz="0" w:space="0" w:color="auto"/>
            <w:bottom w:val="none" w:sz="0" w:space="0" w:color="auto"/>
            <w:right w:val="none" w:sz="0" w:space="0" w:color="auto"/>
          </w:divBdr>
        </w:div>
        <w:div w:id="1202935984">
          <w:marLeft w:val="0"/>
          <w:marRight w:val="0"/>
          <w:marTop w:val="0"/>
          <w:marBottom w:val="0"/>
          <w:divBdr>
            <w:top w:val="none" w:sz="0" w:space="0" w:color="auto"/>
            <w:left w:val="none" w:sz="0" w:space="0" w:color="auto"/>
            <w:bottom w:val="none" w:sz="0" w:space="0" w:color="auto"/>
            <w:right w:val="none" w:sz="0" w:space="0" w:color="auto"/>
          </w:divBdr>
        </w:div>
        <w:div w:id="1883666353">
          <w:marLeft w:val="0"/>
          <w:marRight w:val="0"/>
          <w:marTop w:val="0"/>
          <w:marBottom w:val="0"/>
          <w:divBdr>
            <w:top w:val="none" w:sz="0" w:space="0" w:color="auto"/>
            <w:left w:val="none" w:sz="0" w:space="0" w:color="auto"/>
            <w:bottom w:val="none" w:sz="0" w:space="0" w:color="auto"/>
            <w:right w:val="none" w:sz="0" w:space="0" w:color="auto"/>
          </w:divBdr>
        </w:div>
        <w:div w:id="743714">
          <w:marLeft w:val="0"/>
          <w:marRight w:val="0"/>
          <w:marTop w:val="0"/>
          <w:marBottom w:val="0"/>
          <w:divBdr>
            <w:top w:val="none" w:sz="0" w:space="0" w:color="auto"/>
            <w:left w:val="none" w:sz="0" w:space="0" w:color="auto"/>
            <w:bottom w:val="none" w:sz="0" w:space="0" w:color="auto"/>
            <w:right w:val="none" w:sz="0" w:space="0" w:color="auto"/>
          </w:divBdr>
        </w:div>
        <w:div w:id="533662822">
          <w:marLeft w:val="0"/>
          <w:marRight w:val="0"/>
          <w:marTop w:val="0"/>
          <w:marBottom w:val="0"/>
          <w:divBdr>
            <w:top w:val="none" w:sz="0" w:space="0" w:color="auto"/>
            <w:left w:val="none" w:sz="0" w:space="0" w:color="auto"/>
            <w:bottom w:val="none" w:sz="0" w:space="0" w:color="auto"/>
            <w:right w:val="none" w:sz="0" w:space="0" w:color="auto"/>
          </w:divBdr>
        </w:div>
        <w:div w:id="609514666">
          <w:marLeft w:val="0"/>
          <w:marRight w:val="0"/>
          <w:marTop w:val="0"/>
          <w:marBottom w:val="0"/>
          <w:divBdr>
            <w:top w:val="none" w:sz="0" w:space="0" w:color="auto"/>
            <w:left w:val="none" w:sz="0" w:space="0" w:color="auto"/>
            <w:bottom w:val="none" w:sz="0" w:space="0" w:color="auto"/>
            <w:right w:val="none" w:sz="0" w:space="0" w:color="auto"/>
          </w:divBdr>
        </w:div>
        <w:div w:id="1385251180">
          <w:marLeft w:val="0"/>
          <w:marRight w:val="0"/>
          <w:marTop w:val="0"/>
          <w:marBottom w:val="0"/>
          <w:divBdr>
            <w:top w:val="none" w:sz="0" w:space="0" w:color="auto"/>
            <w:left w:val="none" w:sz="0" w:space="0" w:color="auto"/>
            <w:bottom w:val="none" w:sz="0" w:space="0" w:color="auto"/>
            <w:right w:val="none" w:sz="0" w:space="0" w:color="auto"/>
          </w:divBdr>
        </w:div>
        <w:div w:id="1899317381">
          <w:marLeft w:val="0"/>
          <w:marRight w:val="0"/>
          <w:marTop w:val="0"/>
          <w:marBottom w:val="0"/>
          <w:divBdr>
            <w:top w:val="none" w:sz="0" w:space="0" w:color="auto"/>
            <w:left w:val="none" w:sz="0" w:space="0" w:color="auto"/>
            <w:bottom w:val="none" w:sz="0" w:space="0" w:color="auto"/>
            <w:right w:val="none" w:sz="0" w:space="0" w:color="auto"/>
          </w:divBdr>
        </w:div>
        <w:div w:id="561522123">
          <w:marLeft w:val="0"/>
          <w:marRight w:val="0"/>
          <w:marTop w:val="0"/>
          <w:marBottom w:val="0"/>
          <w:divBdr>
            <w:top w:val="none" w:sz="0" w:space="0" w:color="auto"/>
            <w:left w:val="none" w:sz="0" w:space="0" w:color="auto"/>
            <w:bottom w:val="none" w:sz="0" w:space="0" w:color="auto"/>
            <w:right w:val="none" w:sz="0" w:space="0" w:color="auto"/>
          </w:divBdr>
        </w:div>
        <w:div w:id="1589804866">
          <w:marLeft w:val="0"/>
          <w:marRight w:val="0"/>
          <w:marTop w:val="0"/>
          <w:marBottom w:val="0"/>
          <w:divBdr>
            <w:top w:val="none" w:sz="0" w:space="0" w:color="auto"/>
            <w:left w:val="none" w:sz="0" w:space="0" w:color="auto"/>
            <w:bottom w:val="none" w:sz="0" w:space="0" w:color="auto"/>
            <w:right w:val="none" w:sz="0" w:space="0" w:color="auto"/>
          </w:divBdr>
        </w:div>
        <w:div w:id="1069842201">
          <w:marLeft w:val="0"/>
          <w:marRight w:val="0"/>
          <w:marTop w:val="0"/>
          <w:marBottom w:val="0"/>
          <w:divBdr>
            <w:top w:val="none" w:sz="0" w:space="0" w:color="auto"/>
            <w:left w:val="none" w:sz="0" w:space="0" w:color="auto"/>
            <w:bottom w:val="none" w:sz="0" w:space="0" w:color="auto"/>
            <w:right w:val="none" w:sz="0" w:space="0" w:color="auto"/>
          </w:divBdr>
        </w:div>
        <w:div w:id="169492350">
          <w:marLeft w:val="0"/>
          <w:marRight w:val="0"/>
          <w:marTop w:val="0"/>
          <w:marBottom w:val="0"/>
          <w:divBdr>
            <w:top w:val="none" w:sz="0" w:space="0" w:color="auto"/>
            <w:left w:val="none" w:sz="0" w:space="0" w:color="auto"/>
            <w:bottom w:val="none" w:sz="0" w:space="0" w:color="auto"/>
            <w:right w:val="none" w:sz="0" w:space="0" w:color="auto"/>
          </w:divBdr>
        </w:div>
        <w:div w:id="1851409227">
          <w:marLeft w:val="0"/>
          <w:marRight w:val="0"/>
          <w:marTop w:val="0"/>
          <w:marBottom w:val="0"/>
          <w:divBdr>
            <w:top w:val="none" w:sz="0" w:space="0" w:color="auto"/>
            <w:left w:val="none" w:sz="0" w:space="0" w:color="auto"/>
            <w:bottom w:val="none" w:sz="0" w:space="0" w:color="auto"/>
            <w:right w:val="none" w:sz="0" w:space="0" w:color="auto"/>
          </w:divBdr>
        </w:div>
        <w:div w:id="1020088791">
          <w:marLeft w:val="0"/>
          <w:marRight w:val="0"/>
          <w:marTop w:val="0"/>
          <w:marBottom w:val="0"/>
          <w:divBdr>
            <w:top w:val="none" w:sz="0" w:space="0" w:color="auto"/>
            <w:left w:val="none" w:sz="0" w:space="0" w:color="auto"/>
            <w:bottom w:val="none" w:sz="0" w:space="0" w:color="auto"/>
            <w:right w:val="none" w:sz="0" w:space="0" w:color="auto"/>
          </w:divBdr>
        </w:div>
        <w:div w:id="1290817408">
          <w:marLeft w:val="0"/>
          <w:marRight w:val="0"/>
          <w:marTop w:val="0"/>
          <w:marBottom w:val="0"/>
          <w:divBdr>
            <w:top w:val="none" w:sz="0" w:space="0" w:color="auto"/>
            <w:left w:val="none" w:sz="0" w:space="0" w:color="auto"/>
            <w:bottom w:val="none" w:sz="0" w:space="0" w:color="auto"/>
            <w:right w:val="none" w:sz="0" w:space="0" w:color="auto"/>
          </w:divBdr>
        </w:div>
        <w:div w:id="44915041">
          <w:marLeft w:val="0"/>
          <w:marRight w:val="0"/>
          <w:marTop w:val="0"/>
          <w:marBottom w:val="0"/>
          <w:divBdr>
            <w:top w:val="none" w:sz="0" w:space="0" w:color="auto"/>
            <w:left w:val="none" w:sz="0" w:space="0" w:color="auto"/>
            <w:bottom w:val="none" w:sz="0" w:space="0" w:color="auto"/>
            <w:right w:val="none" w:sz="0" w:space="0" w:color="auto"/>
          </w:divBdr>
        </w:div>
        <w:div w:id="174272563">
          <w:marLeft w:val="0"/>
          <w:marRight w:val="0"/>
          <w:marTop w:val="0"/>
          <w:marBottom w:val="0"/>
          <w:divBdr>
            <w:top w:val="none" w:sz="0" w:space="0" w:color="auto"/>
            <w:left w:val="none" w:sz="0" w:space="0" w:color="auto"/>
            <w:bottom w:val="none" w:sz="0" w:space="0" w:color="auto"/>
            <w:right w:val="none" w:sz="0" w:space="0" w:color="auto"/>
          </w:divBdr>
        </w:div>
        <w:div w:id="610473596">
          <w:marLeft w:val="0"/>
          <w:marRight w:val="0"/>
          <w:marTop w:val="0"/>
          <w:marBottom w:val="0"/>
          <w:divBdr>
            <w:top w:val="none" w:sz="0" w:space="0" w:color="auto"/>
            <w:left w:val="none" w:sz="0" w:space="0" w:color="auto"/>
            <w:bottom w:val="none" w:sz="0" w:space="0" w:color="auto"/>
            <w:right w:val="none" w:sz="0" w:space="0" w:color="auto"/>
          </w:divBdr>
        </w:div>
        <w:div w:id="566496019">
          <w:marLeft w:val="0"/>
          <w:marRight w:val="0"/>
          <w:marTop w:val="0"/>
          <w:marBottom w:val="0"/>
          <w:divBdr>
            <w:top w:val="none" w:sz="0" w:space="0" w:color="auto"/>
            <w:left w:val="none" w:sz="0" w:space="0" w:color="auto"/>
            <w:bottom w:val="none" w:sz="0" w:space="0" w:color="auto"/>
            <w:right w:val="none" w:sz="0" w:space="0" w:color="auto"/>
          </w:divBdr>
        </w:div>
        <w:div w:id="1486699162">
          <w:marLeft w:val="0"/>
          <w:marRight w:val="0"/>
          <w:marTop w:val="0"/>
          <w:marBottom w:val="0"/>
          <w:divBdr>
            <w:top w:val="none" w:sz="0" w:space="0" w:color="auto"/>
            <w:left w:val="none" w:sz="0" w:space="0" w:color="auto"/>
            <w:bottom w:val="none" w:sz="0" w:space="0" w:color="auto"/>
            <w:right w:val="none" w:sz="0" w:space="0" w:color="auto"/>
          </w:divBdr>
        </w:div>
        <w:div w:id="1033385147">
          <w:marLeft w:val="0"/>
          <w:marRight w:val="0"/>
          <w:marTop w:val="0"/>
          <w:marBottom w:val="0"/>
          <w:divBdr>
            <w:top w:val="none" w:sz="0" w:space="0" w:color="auto"/>
            <w:left w:val="none" w:sz="0" w:space="0" w:color="auto"/>
            <w:bottom w:val="none" w:sz="0" w:space="0" w:color="auto"/>
            <w:right w:val="none" w:sz="0" w:space="0" w:color="auto"/>
          </w:divBdr>
        </w:div>
        <w:div w:id="221602604">
          <w:marLeft w:val="0"/>
          <w:marRight w:val="0"/>
          <w:marTop w:val="0"/>
          <w:marBottom w:val="0"/>
          <w:divBdr>
            <w:top w:val="none" w:sz="0" w:space="0" w:color="auto"/>
            <w:left w:val="none" w:sz="0" w:space="0" w:color="auto"/>
            <w:bottom w:val="none" w:sz="0" w:space="0" w:color="auto"/>
            <w:right w:val="none" w:sz="0" w:space="0" w:color="auto"/>
          </w:divBdr>
        </w:div>
        <w:div w:id="656302853">
          <w:marLeft w:val="0"/>
          <w:marRight w:val="0"/>
          <w:marTop w:val="0"/>
          <w:marBottom w:val="0"/>
          <w:divBdr>
            <w:top w:val="none" w:sz="0" w:space="0" w:color="auto"/>
            <w:left w:val="none" w:sz="0" w:space="0" w:color="auto"/>
            <w:bottom w:val="none" w:sz="0" w:space="0" w:color="auto"/>
            <w:right w:val="none" w:sz="0" w:space="0" w:color="auto"/>
          </w:divBdr>
        </w:div>
        <w:div w:id="1504395785">
          <w:marLeft w:val="0"/>
          <w:marRight w:val="0"/>
          <w:marTop w:val="0"/>
          <w:marBottom w:val="0"/>
          <w:divBdr>
            <w:top w:val="none" w:sz="0" w:space="0" w:color="auto"/>
            <w:left w:val="none" w:sz="0" w:space="0" w:color="auto"/>
            <w:bottom w:val="none" w:sz="0" w:space="0" w:color="auto"/>
            <w:right w:val="none" w:sz="0" w:space="0" w:color="auto"/>
          </w:divBdr>
        </w:div>
        <w:div w:id="1806964219">
          <w:marLeft w:val="0"/>
          <w:marRight w:val="0"/>
          <w:marTop w:val="0"/>
          <w:marBottom w:val="0"/>
          <w:divBdr>
            <w:top w:val="none" w:sz="0" w:space="0" w:color="auto"/>
            <w:left w:val="none" w:sz="0" w:space="0" w:color="auto"/>
            <w:bottom w:val="none" w:sz="0" w:space="0" w:color="auto"/>
            <w:right w:val="none" w:sz="0" w:space="0" w:color="auto"/>
          </w:divBdr>
        </w:div>
        <w:div w:id="1240140122">
          <w:marLeft w:val="0"/>
          <w:marRight w:val="0"/>
          <w:marTop w:val="0"/>
          <w:marBottom w:val="0"/>
          <w:divBdr>
            <w:top w:val="none" w:sz="0" w:space="0" w:color="auto"/>
            <w:left w:val="none" w:sz="0" w:space="0" w:color="auto"/>
            <w:bottom w:val="none" w:sz="0" w:space="0" w:color="auto"/>
            <w:right w:val="none" w:sz="0" w:space="0" w:color="auto"/>
          </w:divBdr>
        </w:div>
      </w:divsChild>
    </w:div>
    <w:div w:id="664239804">
      <w:bodyDiv w:val="1"/>
      <w:marLeft w:val="0"/>
      <w:marRight w:val="0"/>
      <w:marTop w:val="0"/>
      <w:marBottom w:val="0"/>
      <w:divBdr>
        <w:top w:val="none" w:sz="0" w:space="0" w:color="auto"/>
        <w:left w:val="none" w:sz="0" w:space="0" w:color="auto"/>
        <w:bottom w:val="none" w:sz="0" w:space="0" w:color="auto"/>
        <w:right w:val="none" w:sz="0" w:space="0" w:color="auto"/>
      </w:divBdr>
      <w:divsChild>
        <w:div w:id="834682452">
          <w:marLeft w:val="0"/>
          <w:marRight w:val="0"/>
          <w:marTop w:val="0"/>
          <w:marBottom w:val="0"/>
          <w:divBdr>
            <w:top w:val="none" w:sz="0" w:space="0" w:color="auto"/>
            <w:left w:val="none" w:sz="0" w:space="0" w:color="auto"/>
            <w:bottom w:val="none" w:sz="0" w:space="0" w:color="auto"/>
            <w:right w:val="none" w:sz="0" w:space="0" w:color="auto"/>
          </w:divBdr>
        </w:div>
      </w:divsChild>
    </w:div>
    <w:div w:id="836501655">
      <w:bodyDiv w:val="1"/>
      <w:marLeft w:val="0"/>
      <w:marRight w:val="0"/>
      <w:marTop w:val="0"/>
      <w:marBottom w:val="0"/>
      <w:divBdr>
        <w:top w:val="none" w:sz="0" w:space="0" w:color="auto"/>
        <w:left w:val="none" w:sz="0" w:space="0" w:color="auto"/>
        <w:bottom w:val="none" w:sz="0" w:space="0" w:color="auto"/>
        <w:right w:val="none" w:sz="0" w:space="0" w:color="auto"/>
      </w:divBdr>
    </w:div>
    <w:div w:id="850488146">
      <w:bodyDiv w:val="1"/>
      <w:marLeft w:val="0"/>
      <w:marRight w:val="0"/>
      <w:marTop w:val="0"/>
      <w:marBottom w:val="0"/>
      <w:divBdr>
        <w:top w:val="none" w:sz="0" w:space="0" w:color="auto"/>
        <w:left w:val="none" w:sz="0" w:space="0" w:color="auto"/>
        <w:bottom w:val="none" w:sz="0" w:space="0" w:color="auto"/>
        <w:right w:val="none" w:sz="0" w:space="0" w:color="auto"/>
      </w:divBdr>
    </w:div>
    <w:div w:id="958146316">
      <w:bodyDiv w:val="1"/>
      <w:marLeft w:val="0"/>
      <w:marRight w:val="0"/>
      <w:marTop w:val="0"/>
      <w:marBottom w:val="0"/>
      <w:divBdr>
        <w:top w:val="none" w:sz="0" w:space="0" w:color="auto"/>
        <w:left w:val="none" w:sz="0" w:space="0" w:color="auto"/>
        <w:bottom w:val="none" w:sz="0" w:space="0" w:color="auto"/>
        <w:right w:val="none" w:sz="0" w:space="0" w:color="auto"/>
      </w:divBdr>
      <w:divsChild>
        <w:div w:id="888952675">
          <w:marLeft w:val="0"/>
          <w:marRight w:val="0"/>
          <w:marTop w:val="0"/>
          <w:marBottom w:val="0"/>
          <w:divBdr>
            <w:top w:val="none" w:sz="0" w:space="0" w:color="auto"/>
            <w:left w:val="none" w:sz="0" w:space="0" w:color="auto"/>
            <w:bottom w:val="none" w:sz="0" w:space="0" w:color="auto"/>
            <w:right w:val="none" w:sz="0" w:space="0" w:color="auto"/>
          </w:divBdr>
        </w:div>
        <w:div w:id="32922836">
          <w:marLeft w:val="0"/>
          <w:marRight w:val="0"/>
          <w:marTop w:val="0"/>
          <w:marBottom w:val="0"/>
          <w:divBdr>
            <w:top w:val="none" w:sz="0" w:space="0" w:color="auto"/>
            <w:left w:val="none" w:sz="0" w:space="0" w:color="auto"/>
            <w:bottom w:val="none" w:sz="0" w:space="0" w:color="auto"/>
            <w:right w:val="none" w:sz="0" w:space="0" w:color="auto"/>
          </w:divBdr>
        </w:div>
        <w:div w:id="1270623803">
          <w:marLeft w:val="0"/>
          <w:marRight w:val="0"/>
          <w:marTop w:val="0"/>
          <w:marBottom w:val="0"/>
          <w:divBdr>
            <w:top w:val="none" w:sz="0" w:space="0" w:color="auto"/>
            <w:left w:val="none" w:sz="0" w:space="0" w:color="auto"/>
            <w:bottom w:val="none" w:sz="0" w:space="0" w:color="auto"/>
            <w:right w:val="none" w:sz="0" w:space="0" w:color="auto"/>
          </w:divBdr>
        </w:div>
      </w:divsChild>
    </w:div>
    <w:div w:id="1047029729">
      <w:bodyDiv w:val="1"/>
      <w:marLeft w:val="0"/>
      <w:marRight w:val="0"/>
      <w:marTop w:val="0"/>
      <w:marBottom w:val="0"/>
      <w:divBdr>
        <w:top w:val="none" w:sz="0" w:space="0" w:color="auto"/>
        <w:left w:val="none" w:sz="0" w:space="0" w:color="auto"/>
        <w:bottom w:val="none" w:sz="0" w:space="0" w:color="auto"/>
        <w:right w:val="none" w:sz="0" w:space="0" w:color="auto"/>
      </w:divBdr>
      <w:divsChild>
        <w:div w:id="1385257773">
          <w:marLeft w:val="0"/>
          <w:marRight w:val="0"/>
          <w:marTop w:val="0"/>
          <w:marBottom w:val="0"/>
          <w:divBdr>
            <w:top w:val="none" w:sz="0" w:space="0" w:color="auto"/>
            <w:left w:val="none" w:sz="0" w:space="0" w:color="auto"/>
            <w:bottom w:val="none" w:sz="0" w:space="0" w:color="auto"/>
            <w:right w:val="none" w:sz="0" w:space="0" w:color="auto"/>
          </w:divBdr>
        </w:div>
        <w:div w:id="1598640318">
          <w:marLeft w:val="0"/>
          <w:marRight w:val="0"/>
          <w:marTop w:val="0"/>
          <w:marBottom w:val="0"/>
          <w:divBdr>
            <w:top w:val="none" w:sz="0" w:space="0" w:color="auto"/>
            <w:left w:val="none" w:sz="0" w:space="0" w:color="auto"/>
            <w:bottom w:val="none" w:sz="0" w:space="0" w:color="auto"/>
            <w:right w:val="none" w:sz="0" w:space="0" w:color="auto"/>
          </w:divBdr>
        </w:div>
        <w:div w:id="690684145">
          <w:marLeft w:val="0"/>
          <w:marRight w:val="0"/>
          <w:marTop w:val="0"/>
          <w:marBottom w:val="0"/>
          <w:divBdr>
            <w:top w:val="none" w:sz="0" w:space="0" w:color="auto"/>
            <w:left w:val="none" w:sz="0" w:space="0" w:color="auto"/>
            <w:bottom w:val="none" w:sz="0" w:space="0" w:color="auto"/>
            <w:right w:val="none" w:sz="0" w:space="0" w:color="auto"/>
          </w:divBdr>
        </w:div>
        <w:div w:id="774524379">
          <w:marLeft w:val="0"/>
          <w:marRight w:val="0"/>
          <w:marTop w:val="0"/>
          <w:marBottom w:val="0"/>
          <w:divBdr>
            <w:top w:val="none" w:sz="0" w:space="0" w:color="auto"/>
            <w:left w:val="none" w:sz="0" w:space="0" w:color="auto"/>
            <w:bottom w:val="none" w:sz="0" w:space="0" w:color="auto"/>
            <w:right w:val="none" w:sz="0" w:space="0" w:color="auto"/>
          </w:divBdr>
        </w:div>
        <w:div w:id="2022077470">
          <w:marLeft w:val="0"/>
          <w:marRight w:val="0"/>
          <w:marTop w:val="0"/>
          <w:marBottom w:val="0"/>
          <w:divBdr>
            <w:top w:val="none" w:sz="0" w:space="0" w:color="auto"/>
            <w:left w:val="none" w:sz="0" w:space="0" w:color="auto"/>
            <w:bottom w:val="none" w:sz="0" w:space="0" w:color="auto"/>
            <w:right w:val="none" w:sz="0" w:space="0" w:color="auto"/>
          </w:divBdr>
        </w:div>
        <w:div w:id="1463498823">
          <w:marLeft w:val="0"/>
          <w:marRight w:val="0"/>
          <w:marTop w:val="0"/>
          <w:marBottom w:val="0"/>
          <w:divBdr>
            <w:top w:val="none" w:sz="0" w:space="0" w:color="auto"/>
            <w:left w:val="none" w:sz="0" w:space="0" w:color="auto"/>
            <w:bottom w:val="none" w:sz="0" w:space="0" w:color="auto"/>
            <w:right w:val="none" w:sz="0" w:space="0" w:color="auto"/>
          </w:divBdr>
        </w:div>
        <w:div w:id="573855213">
          <w:marLeft w:val="0"/>
          <w:marRight w:val="0"/>
          <w:marTop w:val="0"/>
          <w:marBottom w:val="0"/>
          <w:divBdr>
            <w:top w:val="none" w:sz="0" w:space="0" w:color="auto"/>
            <w:left w:val="none" w:sz="0" w:space="0" w:color="auto"/>
            <w:bottom w:val="none" w:sz="0" w:space="0" w:color="auto"/>
            <w:right w:val="none" w:sz="0" w:space="0" w:color="auto"/>
          </w:divBdr>
        </w:div>
        <w:div w:id="2024014348">
          <w:marLeft w:val="0"/>
          <w:marRight w:val="0"/>
          <w:marTop w:val="0"/>
          <w:marBottom w:val="0"/>
          <w:divBdr>
            <w:top w:val="none" w:sz="0" w:space="0" w:color="auto"/>
            <w:left w:val="none" w:sz="0" w:space="0" w:color="auto"/>
            <w:bottom w:val="none" w:sz="0" w:space="0" w:color="auto"/>
            <w:right w:val="none" w:sz="0" w:space="0" w:color="auto"/>
          </w:divBdr>
        </w:div>
        <w:div w:id="192157807">
          <w:marLeft w:val="0"/>
          <w:marRight w:val="0"/>
          <w:marTop w:val="0"/>
          <w:marBottom w:val="0"/>
          <w:divBdr>
            <w:top w:val="none" w:sz="0" w:space="0" w:color="auto"/>
            <w:left w:val="none" w:sz="0" w:space="0" w:color="auto"/>
            <w:bottom w:val="none" w:sz="0" w:space="0" w:color="auto"/>
            <w:right w:val="none" w:sz="0" w:space="0" w:color="auto"/>
          </w:divBdr>
        </w:div>
        <w:div w:id="1912498577">
          <w:marLeft w:val="0"/>
          <w:marRight w:val="0"/>
          <w:marTop w:val="0"/>
          <w:marBottom w:val="0"/>
          <w:divBdr>
            <w:top w:val="none" w:sz="0" w:space="0" w:color="auto"/>
            <w:left w:val="none" w:sz="0" w:space="0" w:color="auto"/>
            <w:bottom w:val="none" w:sz="0" w:space="0" w:color="auto"/>
            <w:right w:val="none" w:sz="0" w:space="0" w:color="auto"/>
          </w:divBdr>
        </w:div>
        <w:div w:id="1978560882">
          <w:marLeft w:val="0"/>
          <w:marRight w:val="0"/>
          <w:marTop w:val="0"/>
          <w:marBottom w:val="0"/>
          <w:divBdr>
            <w:top w:val="none" w:sz="0" w:space="0" w:color="auto"/>
            <w:left w:val="none" w:sz="0" w:space="0" w:color="auto"/>
            <w:bottom w:val="none" w:sz="0" w:space="0" w:color="auto"/>
            <w:right w:val="none" w:sz="0" w:space="0" w:color="auto"/>
          </w:divBdr>
        </w:div>
        <w:div w:id="1483887365">
          <w:marLeft w:val="0"/>
          <w:marRight w:val="0"/>
          <w:marTop w:val="0"/>
          <w:marBottom w:val="0"/>
          <w:divBdr>
            <w:top w:val="none" w:sz="0" w:space="0" w:color="auto"/>
            <w:left w:val="none" w:sz="0" w:space="0" w:color="auto"/>
            <w:bottom w:val="none" w:sz="0" w:space="0" w:color="auto"/>
            <w:right w:val="none" w:sz="0" w:space="0" w:color="auto"/>
          </w:divBdr>
        </w:div>
        <w:div w:id="352417263">
          <w:marLeft w:val="0"/>
          <w:marRight w:val="0"/>
          <w:marTop w:val="0"/>
          <w:marBottom w:val="0"/>
          <w:divBdr>
            <w:top w:val="none" w:sz="0" w:space="0" w:color="auto"/>
            <w:left w:val="none" w:sz="0" w:space="0" w:color="auto"/>
            <w:bottom w:val="none" w:sz="0" w:space="0" w:color="auto"/>
            <w:right w:val="none" w:sz="0" w:space="0" w:color="auto"/>
          </w:divBdr>
        </w:div>
        <w:div w:id="2121681495">
          <w:marLeft w:val="0"/>
          <w:marRight w:val="0"/>
          <w:marTop w:val="0"/>
          <w:marBottom w:val="0"/>
          <w:divBdr>
            <w:top w:val="none" w:sz="0" w:space="0" w:color="auto"/>
            <w:left w:val="none" w:sz="0" w:space="0" w:color="auto"/>
            <w:bottom w:val="none" w:sz="0" w:space="0" w:color="auto"/>
            <w:right w:val="none" w:sz="0" w:space="0" w:color="auto"/>
          </w:divBdr>
        </w:div>
        <w:div w:id="2052222406">
          <w:marLeft w:val="0"/>
          <w:marRight w:val="0"/>
          <w:marTop w:val="0"/>
          <w:marBottom w:val="0"/>
          <w:divBdr>
            <w:top w:val="none" w:sz="0" w:space="0" w:color="auto"/>
            <w:left w:val="none" w:sz="0" w:space="0" w:color="auto"/>
            <w:bottom w:val="none" w:sz="0" w:space="0" w:color="auto"/>
            <w:right w:val="none" w:sz="0" w:space="0" w:color="auto"/>
          </w:divBdr>
        </w:div>
        <w:div w:id="1986425918">
          <w:marLeft w:val="0"/>
          <w:marRight w:val="0"/>
          <w:marTop w:val="0"/>
          <w:marBottom w:val="0"/>
          <w:divBdr>
            <w:top w:val="none" w:sz="0" w:space="0" w:color="auto"/>
            <w:left w:val="none" w:sz="0" w:space="0" w:color="auto"/>
            <w:bottom w:val="none" w:sz="0" w:space="0" w:color="auto"/>
            <w:right w:val="none" w:sz="0" w:space="0" w:color="auto"/>
          </w:divBdr>
        </w:div>
        <w:div w:id="398944246">
          <w:marLeft w:val="0"/>
          <w:marRight w:val="0"/>
          <w:marTop w:val="0"/>
          <w:marBottom w:val="0"/>
          <w:divBdr>
            <w:top w:val="none" w:sz="0" w:space="0" w:color="auto"/>
            <w:left w:val="none" w:sz="0" w:space="0" w:color="auto"/>
            <w:bottom w:val="none" w:sz="0" w:space="0" w:color="auto"/>
            <w:right w:val="none" w:sz="0" w:space="0" w:color="auto"/>
          </w:divBdr>
        </w:div>
        <w:div w:id="1649673065">
          <w:marLeft w:val="0"/>
          <w:marRight w:val="0"/>
          <w:marTop w:val="0"/>
          <w:marBottom w:val="0"/>
          <w:divBdr>
            <w:top w:val="none" w:sz="0" w:space="0" w:color="auto"/>
            <w:left w:val="none" w:sz="0" w:space="0" w:color="auto"/>
            <w:bottom w:val="none" w:sz="0" w:space="0" w:color="auto"/>
            <w:right w:val="none" w:sz="0" w:space="0" w:color="auto"/>
          </w:divBdr>
        </w:div>
        <w:div w:id="1384208338">
          <w:marLeft w:val="0"/>
          <w:marRight w:val="0"/>
          <w:marTop w:val="0"/>
          <w:marBottom w:val="0"/>
          <w:divBdr>
            <w:top w:val="none" w:sz="0" w:space="0" w:color="auto"/>
            <w:left w:val="none" w:sz="0" w:space="0" w:color="auto"/>
            <w:bottom w:val="none" w:sz="0" w:space="0" w:color="auto"/>
            <w:right w:val="none" w:sz="0" w:space="0" w:color="auto"/>
          </w:divBdr>
        </w:div>
        <w:div w:id="921060372">
          <w:marLeft w:val="0"/>
          <w:marRight w:val="0"/>
          <w:marTop w:val="0"/>
          <w:marBottom w:val="0"/>
          <w:divBdr>
            <w:top w:val="none" w:sz="0" w:space="0" w:color="auto"/>
            <w:left w:val="none" w:sz="0" w:space="0" w:color="auto"/>
            <w:bottom w:val="none" w:sz="0" w:space="0" w:color="auto"/>
            <w:right w:val="none" w:sz="0" w:space="0" w:color="auto"/>
          </w:divBdr>
        </w:div>
        <w:div w:id="1446464904">
          <w:marLeft w:val="0"/>
          <w:marRight w:val="0"/>
          <w:marTop w:val="0"/>
          <w:marBottom w:val="0"/>
          <w:divBdr>
            <w:top w:val="none" w:sz="0" w:space="0" w:color="auto"/>
            <w:left w:val="none" w:sz="0" w:space="0" w:color="auto"/>
            <w:bottom w:val="none" w:sz="0" w:space="0" w:color="auto"/>
            <w:right w:val="none" w:sz="0" w:space="0" w:color="auto"/>
          </w:divBdr>
        </w:div>
        <w:div w:id="2017728883">
          <w:marLeft w:val="0"/>
          <w:marRight w:val="0"/>
          <w:marTop w:val="0"/>
          <w:marBottom w:val="0"/>
          <w:divBdr>
            <w:top w:val="none" w:sz="0" w:space="0" w:color="auto"/>
            <w:left w:val="none" w:sz="0" w:space="0" w:color="auto"/>
            <w:bottom w:val="none" w:sz="0" w:space="0" w:color="auto"/>
            <w:right w:val="none" w:sz="0" w:space="0" w:color="auto"/>
          </w:divBdr>
        </w:div>
        <w:div w:id="1700544648">
          <w:marLeft w:val="0"/>
          <w:marRight w:val="0"/>
          <w:marTop w:val="0"/>
          <w:marBottom w:val="0"/>
          <w:divBdr>
            <w:top w:val="none" w:sz="0" w:space="0" w:color="auto"/>
            <w:left w:val="none" w:sz="0" w:space="0" w:color="auto"/>
            <w:bottom w:val="none" w:sz="0" w:space="0" w:color="auto"/>
            <w:right w:val="none" w:sz="0" w:space="0" w:color="auto"/>
          </w:divBdr>
        </w:div>
        <w:div w:id="1126191730">
          <w:marLeft w:val="0"/>
          <w:marRight w:val="0"/>
          <w:marTop w:val="0"/>
          <w:marBottom w:val="0"/>
          <w:divBdr>
            <w:top w:val="none" w:sz="0" w:space="0" w:color="auto"/>
            <w:left w:val="none" w:sz="0" w:space="0" w:color="auto"/>
            <w:bottom w:val="none" w:sz="0" w:space="0" w:color="auto"/>
            <w:right w:val="none" w:sz="0" w:space="0" w:color="auto"/>
          </w:divBdr>
        </w:div>
        <w:div w:id="167405335">
          <w:marLeft w:val="0"/>
          <w:marRight w:val="0"/>
          <w:marTop w:val="0"/>
          <w:marBottom w:val="0"/>
          <w:divBdr>
            <w:top w:val="none" w:sz="0" w:space="0" w:color="auto"/>
            <w:left w:val="none" w:sz="0" w:space="0" w:color="auto"/>
            <w:bottom w:val="none" w:sz="0" w:space="0" w:color="auto"/>
            <w:right w:val="none" w:sz="0" w:space="0" w:color="auto"/>
          </w:divBdr>
        </w:div>
        <w:div w:id="326785830">
          <w:marLeft w:val="0"/>
          <w:marRight w:val="0"/>
          <w:marTop w:val="0"/>
          <w:marBottom w:val="0"/>
          <w:divBdr>
            <w:top w:val="none" w:sz="0" w:space="0" w:color="auto"/>
            <w:left w:val="none" w:sz="0" w:space="0" w:color="auto"/>
            <w:bottom w:val="none" w:sz="0" w:space="0" w:color="auto"/>
            <w:right w:val="none" w:sz="0" w:space="0" w:color="auto"/>
          </w:divBdr>
        </w:div>
        <w:div w:id="1676494114">
          <w:marLeft w:val="0"/>
          <w:marRight w:val="0"/>
          <w:marTop w:val="0"/>
          <w:marBottom w:val="0"/>
          <w:divBdr>
            <w:top w:val="none" w:sz="0" w:space="0" w:color="auto"/>
            <w:left w:val="none" w:sz="0" w:space="0" w:color="auto"/>
            <w:bottom w:val="none" w:sz="0" w:space="0" w:color="auto"/>
            <w:right w:val="none" w:sz="0" w:space="0" w:color="auto"/>
          </w:divBdr>
        </w:div>
        <w:div w:id="1046366696">
          <w:marLeft w:val="0"/>
          <w:marRight w:val="0"/>
          <w:marTop w:val="0"/>
          <w:marBottom w:val="0"/>
          <w:divBdr>
            <w:top w:val="none" w:sz="0" w:space="0" w:color="auto"/>
            <w:left w:val="none" w:sz="0" w:space="0" w:color="auto"/>
            <w:bottom w:val="none" w:sz="0" w:space="0" w:color="auto"/>
            <w:right w:val="none" w:sz="0" w:space="0" w:color="auto"/>
          </w:divBdr>
        </w:div>
        <w:div w:id="1962496160">
          <w:marLeft w:val="0"/>
          <w:marRight w:val="0"/>
          <w:marTop w:val="0"/>
          <w:marBottom w:val="0"/>
          <w:divBdr>
            <w:top w:val="none" w:sz="0" w:space="0" w:color="auto"/>
            <w:left w:val="none" w:sz="0" w:space="0" w:color="auto"/>
            <w:bottom w:val="none" w:sz="0" w:space="0" w:color="auto"/>
            <w:right w:val="none" w:sz="0" w:space="0" w:color="auto"/>
          </w:divBdr>
        </w:div>
        <w:div w:id="426200208">
          <w:marLeft w:val="0"/>
          <w:marRight w:val="0"/>
          <w:marTop w:val="0"/>
          <w:marBottom w:val="0"/>
          <w:divBdr>
            <w:top w:val="none" w:sz="0" w:space="0" w:color="auto"/>
            <w:left w:val="none" w:sz="0" w:space="0" w:color="auto"/>
            <w:bottom w:val="none" w:sz="0" w:space="0" w:color="auto"/>
            <w:right w:val="none" w:sz="0" w:space="0" w:color="auto"/>
          </w:divBdr>
        </w:div>
        <w:div w:id="1414861654">
          <w:marLeft w:val="0"/>
          <w:marRight w:val="0"/>
          <w:marTop w:val="0"/>
          <w:marBottom w:val="0"/>
          <w:divBdr>
            <w:top w:val="none" w:sz="0" w:space="0" w:color="auto"/>
            <w:left w:val="none" w:sz="0" w:space="0" w:color="auto"/>
            <w:bottom w:val="none" w:sz="0" w:space="0" w:color="auto"/>
            <w:right w:val="none" w:sz="0" w:space="0" w:color="auto"/>
          </w:divBdr>
        </w:div>
        <w:div w:id="1367870060">
          <w:marLeft w:val="0"/>
          <w:marRight w:val="0"/>
          <w:marTop w:val="0"/>
          <w:marBottom w:val="0"/>
          <w:divBdr>
            <w:top w:val="none" w:sz="0" w:space="0" w:color="auto"/>
            <w:left w:val="none" w:sz="0" w:space="0" w:color="auto"/>
            <w:bottom w:val="none" w:sz="0" w:space="0" w:color="auto"/>
            <w:right w:val="none" w:sz="0" w:space="0" w:color="auto"/>
          </w:divBdr>
        </w:div>
        <w:div w:id="1778064686">
          <w:marLeft w:val="0"/>
          <w:marRight w:val="0"/>
          <w:marTop w:val="0"/>
          <w:marBottom w:val="0"/>
          <w:divBdr>
            <w:top w:val="none" w:sz="0" w:space="0" w:color="auto"/>
            <w:left w:val="none" w:sz="0" w:space="0" w:color="auto"/>
            <w:bottom w:val="none" w:sz="0" w:space="0" w:color="auto"/>
            <w:right w:val="none" w:sz="0" w:space="0" w:color="auto"/>
          </w:divBdr>
        </w:div>
        <w:div w:id="33164194">
          <w:marLeft w:val="0"/>
          <w:marRight w:val="0"/>
          <w:marTop w:val="0"/>
          <w:marBottom w:val="0"/>
          <w:divBdr>
            <w:top w:val="none" w:sz="0" w:space="0" w:color="auto"/>
            <w:left w:val="none" w:sz="0" w:space="0" w:color="auto"/>
            <w:bottom w:val="none" w:sz="0" w:space="0" w:color="auto"/>
            <w:right w:val="none" w:sz="0" w:space="0" w:color="auto"/>
          </w:divBdr>
        </w:div>
        <w:div w:id="1543788616">
          <w:marLeft w:val="0"/>
          <w:marRight w:val="0"/>
          <w:marTop w:val="0"/>
          <w:marBottom w:val="0"/>
          <w:divBdr>
            <w:top w:val="none" w:sz="0" w:space="0" w:color="auto"/>
            <w:left w:val="none" w:sz="0" w:space="0" w:color="auto"/>
            <w:bottom w:val="none" w:sz="0" w:space="0" w:color="auto"/>
            <w:right w:val="none" w:sz="0" w:space="0" w:color="auto"/>
          </w:divBdr>
        </w:div>
        <w:div w:id="1990591585">
          <w:marLeft w:val="0"/>
          <w:marRight w:val="0"/>
          <w:marTop w:val="0"/>
          <w:marBottom w:val="0"/>
          <w:divBdr>
            <w:top w:val="none" w:sz="0" w:space="0" w:color="auto"/>
            <w:left w:val="none" w:sz="0" w:space="0" w:color="auto"/>
            <w:bottom w:val="none" w:sz="0" w:space="0" w:color="auto"/>
            <w:right w:val="none" w:sz="0" w:space="0" w:color="auto"/>
          </w:divBdr>
        </w:div>
        <w:div w:id="339740388">
          <w:marLeft w:val="0"/>
          <w:marRight w:val="0"/>
          <w:marTop w:val="0"/>
          <w:marBottom w:val="0"/>
          <w:divBdr>
            <w:top w:val="none" w:sz="0" w:space="0" w:color="auto"/>
            <w:left w:val="none" w:sz="0" w:space="0" w:color="auto"/>
            <w:bottom w:val="none" w:sz="0" w:space="0" w:color="auto"/>
            <w:right w:val="none" w:sz="0" w:space="0" w:color="auto"/>
          </w:divBdr>
        </w:div>
        <w:div w:id="1812556630">
          <w:marLeft w:val="0"/>
          <w:marRight w:val="0"/>
          <w:marTop w:val="0"/>
          <w:marBottom w:val="0"/>
          <w:divBdr>
            <w:top w:val="none" w:sz="0" w:space="0" w:color="auto"/>
            <w:left w:val="none" w:sz="0" w:space="0" w:color="auto"/>
            <w:bottom w:val="none" w:sz="0" w:space="0" w:color="auto"/>
            <w:right w:val="none" w:sz="0" w:space="0" w:color="auto"/>
          </w:divBdr>
        </w:div>
        <w:div w:id="2051804638">
          <w:marLeft w:val="0"/>
          <w:marRight w:val="0"/>
          <w:marTop w:val="0"/>
          <w:marBottom w:val="0"/>
          <w:divBdr>
            <w:top w:val="none" w:sz="0" w:space="0" w:color="auto"/>
            <w:left w:val="none" w:sz="0" w:space="0" w:color="auto"/>
            <w:bottom w:val="none" w:sz="0" w:space="0" w:color="auto"/>
            <w:right w:val="none" w:sz="0" w:space="0" w:color="auto"/>
          </w:divBdr>
        </w:div>
        <w:div w:id="474957615">
          <w:marLeft w:val="0"/>
          <w:marRight w:val="0"/>
          <w:marTop w:val="0"/>
          <w:marBottom w:val="0"/>
          <w:divBdr>
            <w:top w:val="none" w:sz="0" w:space="0" w:color="auto"/>
            <w:left w:val="none" w:sz="0" w:space="0" w:color="auto"/>
            <w:bottom w:val="none" w:sz="0" w:space="0" w:color="auto"/>
            <w:right w:val="none" w:sz="0" w:space="0" w:color="auto"/>
          </w:divBdr>
        </w:div>
        <w:div w:id="1691368832">
          <w:marLeft w:val="0"/>
          <w:marRight w:val="0"/>
          <w:marTop w:val="0"/>
          <w:marBottom w:val="0"/>
          <w:divBdr>
            <w:top w:val="none" w:sz="0" w:space="0" w:color="auto"/>
            <w:left w:val="none" w:sz="0" w:space="0" w:color="auto"/>
            <w:bottom w:val="none" w:sz="0" w:space="0" w:color="auto"/>
            <w:right w:val="none" w:sz="0" w:space="0" w:color="auto"/>
          </w:divBdr>
        </w:div>
        <w:div w:id="1844928821">
          <w:marLeft w:val="0"/>
          <w:marRight w:val="0"/>
          <w:marTop w:val="0"/>
          <w:marBottom w:val="0"/>
          <w:divBdr>
            <w:top w:val="none" w:sz="0" w:space="0" w:color="auto"/>
            <w:left w:val="none" w:sz="0" w:space="0" w:color="auto"/>
            <w:bottom w:val="none" w:sz="0" w:space="0" w:color="auto"/>
            <w:right w:val="none" w:sz="0" w:space="0" w:color="auto"/>
          </w:divBdr>
        </w:div>
        <w:div w:id="1434201660">
          <w:marLeft w:val="0"/>
          <w:marRight w:val="0"/>
          <w:marTop w:val="0"/>
          <w:marBottom w:val="0"/>
          <w:divBdr>
            <w:top w:val="none" w:sz="0" w:space="0" w:color="auto"/>
            <w:left w:val="none" w:sz="0" w:space="0" w:color="auto"/>
            <w:bottom w:val="none" w:sz="0" w:space="0" w:color="auto"/>
            <w:right w:val="none" w:sz="0" w:space="0" w:color="auto"/>
          </w:divBdr>
        </w:div>
        <w:div w:id="1096705779">
          <w:marLeft w:val="0"/>
          <w:marRight w:val="0"/>
          <w:marTop w:val="0"/>
          <w:marBottom w:val="0"/>
          <w:divBdr>
            <w:top w:val="none" w:sz="0" w:space="0" w:color="auto"/>
            <w:left w:val="none" w:sz="0" w:space="0" w:color="auto"/>
            <w:bottom w:val="none" w:sz="0" w:space="0" w:color="auto"/>
            <w:right w:val="none" w:sz="0" w:space="0" w:color="auto"/>
          </w:divBdr>
        </w:div>
        <w:div w:id="748428272">
          <w:marLeft w:val="0"/>
          <w:marRight w:val="0"/>
          <w:marTop w:val="0"/>
          <w:marBottom w:val="0"/>
          <w:divBdr>
            <w:top w:val="none" w:sz="0" w:space="0" w:color="auto"/>
            <w:left w:val="none" w:sz="0" w:space="0" w:color="auto"/>
            <w:bottom w:val="none" w:sz="0" w:space="0" w:color="auto"/>
            <w:right w:val="none" w:sz="0" w:space="0" w:color="auto"/>
          </w:divBdr>
        </w:div>
        <w:div w:id="1529564636">
          <w:marLeft w:val="0"/>
          <w:marRight w:val="0"/>
          <w:marTop w:val="0"/>
          <w:marBottom w:val="0"/>
          <w:divBdr>
            <w:top w:val="none" w:sz="0" w:space="0" w:color="auto"/>
            <w:left w:val="none" w:sz="0" w:space="0" w:color="auto"/>
            <w:bottom w:val="none" w:sz="0" w:space="0" w:color="auto"/>
            <w:right w:val="none" w:sz="0" w:space="0" w:color="auto"/>
          </w:divBdr>
        </w:div>
        <w:div w:id="73205795">
          <w:marLeft w:val="0"/>
          <w:marRight w:val="0"/>
          <w:marTop w:val="0"/>
          <w:marBottom w:val="0"/>
          <w:divBdr>
            <w:top w:val="none" w:sz="0" w:space="0" w:color="auto"/>
            <w:left w:val="none" w:sz="0" w:space="0" w:color="auto"/>
            <w:bottom w:val="none" w:sz="0" w:space="0" w:color="auto"/>
            <w:right w:val="none" w:sz="0" w:space="0" w:color="auto"/>
          </w:divBdr>
        </w:div>
        <w:div w:id="738671466">
          <w:marLeft w:val="0"/>
          <w:marRight w:val="0"/>
          <w:marTop w:val="0"/>
          <w:marBottom w:val="0"/>
          <w:divBdr>
            <w:top w:val="none" w:sz="0" w:space="0" w:color="auto"/>
            <w:left w:val="none" w:sz="0" w:space="0" w:color="auto"/>
            <w:bottom w:val="none" w:sz="0" w:space="0" w:color="auto"/>
            <w:right w:val="none" w:sz="0" w:space="0" w:color="auto"/>
          </w:divBdr>
        </w:div>
        <w:div w:id="2114158000">
          <w:marLeft w:val="0"/>
          <w:marRight w:val="0"/>
          <w:marTop w:val="0"/>
          <w:marBottom w:val="0"/>
          <w:divBdr>
            <w:top w:val="none" w:sz="0" w:space="0" w:color="auto"/>
            <w:left w:val="none" w:sz="0" w:space="0" w:color="auto"/>
            <w:bottom w:val="none" w:sz="0" w:space="0" w:color="auto"/>
            <w:right w:val="none" w:sz="0" w:space="0" w:color="auto"/>
          </w:divBdr>
        </w:div>
        <w:div w:id="1997027019">
          <w:marLeft w:val="0"/>
          <w:marRight w:val="0"/>
          <w:marTop w:val="0"/>
          <w:marBottom w:val="0"/>
          <w:divBdr>
            <w:top w:val="none" w:sz="0" w:space="0" w:color="auto"/>
            <w:left w:val="none" w:sz="0" w:space="0" w:color="auto"/>
            <w:bottom w:val="none" w:sz="0" w:space="0" w:color="auto"/>
            <w:right w:val="none" w:sz="0" w:space="0" w:color="auto"/>
          </w:divBdr>
        </w:div>
        <w:div w:id="343090476">
          <w:marLeft w:val="0"/>
          <w:marRight w:val="0"/>
          <w:marTop w:val="0"/>
          <w:marBottom w:val="0"/>
          <w:divBdr>
            <w:top w:val="none" w:sz="0" w:space="0" w:color="auto"/>
            <w:left w:val="none" w:sz="0" w:space="0" w:color="auto"/>
            <w:bottom w:val="none" w:sz="0" w:space="0" w:color="auto"/>
            <w:right w:val="none" w:sz="0" w:space="0" w:color="auto"/>
          </w:divBdr>
        </w:div>
        <w:div w:id="403722120">
          <w:marLeft w:val="0"/>
          <w:marRight w:val="0"/>
          <w:marTop w:val="0"/>
          <w:marBottom w:val="0"/>
          <w:divBdr>
            <w:top w:val="none" w:sz="0" w:space="0" w:color="auto"/>
            <w:left w:val="none" w:sz="0" w:space="0" w:color="auto"/>
            <w:bottom w:val="none" w:sz="0" w:space="0" w:color="auto"/>
            <w:right w:val="none" w:sz="0" w:space="0" w:color="auto"/>
          </w:divBdr>
        </w:div>
        <w:div w:id="647321473">
          <w:marLeft w:val="0"/>
          <w:marRight w:val="0"/>
          <w:marTop w:val="0"/>
          <w:marBottom w:val="0"/>
          <w:divBdr>
            <w:top w:val="none" w:sz="0" w:space="0" w:color="auto"/>
            <w:left w:val="none" w:sz="0" w:space="0" w:color="auto"/>
            <w:bottom w:val="none" w:sz="0" w:space="0" w:color="auto"/>
            <w:right w:val="none" w:sz="0" w:space="0" w:color="auto"/>
          </w:divBdr>
        </w:div>
        <w:div w:id="594897394">
          <w:marLeft w:val="0"/>
          <w:marRight w:val="0"/>
          <w:marTop w:val="0"/>
          <w:marBottom w:val="0"/>
          <w:divBdr>
            <w:top w:val="none" w:sz="0" w:space="0" w:color="auto"/>
            <w:left w:val="none" w:sz="0" w:space="0" w:color="auto"/>
            <w:bottom w:val="none" w:sz="0" w:space="0" w:color="auto"/>
            <w:right w:val="none" w:sz="0" w:space="0" w:color="auto"/>
          </w:divBdr>
        </w:div>
        <w:div w:id="61293924">
          <w:marLeft w:val="0"/>
          <w:marRight w:val="0"/>
          <w:marTop w:val="0"/>
          <w:marBottom w:val="0"/>
          <w:divBdr>
            <w:top w:val="none" w:sz="0" w:space="0" w:color="auto"/>
            <w:left w:val="none" w:sz="0" w:space="0" w:color="auto"/>
            <w:bottom w:val="none" w:sz="0" w:space="0" w:color="auto"/>
            <w:right w:val="none" w:sz="0" w:space="0" w:color="auto"/>
          </w:divBdr>
        </w:div>
        <w:div w:id="917055470">
          <w:marLeft w:val="0"/>
          <w:marRight w:val="0"/>
          <w:marTop w:val="0"/>
          <w:marBottom w:val="0"/>
          <w:divBdr>
            <w:top w:val="none" w:sz="0" w:space="0" w:color="auto"/>
            <w:left w:val="none" w:sz="0" w:space="0" w:color="auto"/>
            <w:bottom w:val="none" w:sz="0" w:space="0" w:color="auto"/>
            <w:right w:val="none" w:sz="0" w:space="0" w:color="auto"/>
          </w:divBdr>
        </w:div>
        <w:div w:id="1975990053">
          <w:marLeft w:val="0"/>
          <w:marRight w:val="0"/>
          <w:marTop w:val="0"/>
          <w:marBottom w:val="0"/>
          <w:divBdr>
            <w:top w:val="none" w:sz="0" w:space="0" w:color="auto"/>
            <w:left w:val="none" w:sz="0" w:space="0" w:color="auto"/>
            <w:bottom w:val="none" w:sz="0" w:space="0" w:color="auto"/>
            <w:right w:val="none" w:sz="0" w:space="0" w:color="auto"/>
          </w:divBdr>
        </w:div>
        <w:div w:id="205261490">
          <w:marLeft w:val="0"/>
          <w:marRight w:val="0"/>
          <w:marTop w:val="0"/>
          <w:marBottom w:val="0"/>
          <w:divBdr>
            <w:top w:val="none" w:sz="0" w:space="0" w:color="auto"/>
            <w:left w:val="none" w:sz="0" w:space="0" w:color="auto"/>
            <w:bottom w:val="none" w:sz="0" w:space="0" w:color="auto"/>
            <w:right w:val="none" w:sz="0" w:space="0" w:color="auto"/>
          </w:divBdr>
        </w:div>
        <w:div w:id="1771272061">
          <w:marLeft w:val="0"/>
          <w:marRight w:val="0"/>
          <w:marTop w:val="0"/>
          <w:marBottom w:val="0"/>
          <w:divBdr>
            <w:top w:val="none" w:sz="0" w:space="0" w:color="auto"/>
            <w:left w:val="none" w:sz="0" w:space="0" w:color="auto"/>
            <w:bottom w:val="none" w:sz="0" w:space="0" w:color="auto"/>
            <w:right w:val="none" w:sz="0" w:space="0" w:color="auto"/>
          </w:divBdr>
        </w:div>
        <w:div w:id="831943906">
          <w:marLeft w:val="0"/>
          <w:marRight w:val="0"/>
          <w:marTop w:val="0"/>
          <w:marBottom w:val="0"/>
          <w:divBdr>
            <w:top w:val="none" w:sz="0" w:space="0" w:color="auto"/>
            <w:left w:val="none" w:sz="0" w:space="0" w:color="auto"/>
            <w:bottom w:val="none" w:sz="0" w:space="0" w:color="auto"/>
            <w:right w:val="none" w:sz="0" w:space="0" w:color="auto"/>
          </w:divBdr>
        </w:div>
        <w:div w:id="619386124">
          <w:marLeft w:val="0"/>
          <w:marRight w:val="0"/>
          <w:marTop w:val="0"/>
          <w:marBottom w:val="0"/>
          <w:divBdr>
            <w:top w:val="none" w:sz="0" w:space="0" w:color="auto"/>
            <w:left w:val="none" w:sz="0" w:space="0" w:color="auto"/>
            <w:bottom w:val="none" w:sz="0" w:space="0" w:color="auto"/>
            <w:right w:val="none" w:sz="0" w:space="0" w:color="auto"/>
          </w:divBdr>
        </w:div>
        <w:div w:id="1877620740">
          <w:marLeft w:val="0"/>
          <w:marRight w:val="0"/>
          <w:marTop w:val="0"/>
          <w:marBottom w:val="0"/>
          <w:divBdr>
            <w:top w:val="none" w:sz="0" w:space="0" w:color="auto"/>
            <w:left w:val="none" w:sz="0" w:space="0" w:color="auto"/>
            <w:bottom w:val="none" w:sz="0" w:space="0" w:color="auto"/>
            <w:right w:val="none" w:sz="0" w:space="0" w:color="auto"/>
          </w:divBdr>
        </w:div>
        <w:div w:id="2126805386">
          <w:marLeft w:val="0"/>
          <w:marRight w:val="0"/>
          <w:marTop w:val="0"/>
          <w:marBottom w:val="0"/>
          <w:divBdr>
            <w:top w:val="none" w:sz="0" w:space="0" w:color="auto"/>
            <w:left w:val="none" w:sz="0" w:space="0" w:color="auto"/>
            <w:bottom w:val="none" w:sz="0" w:space="0" w:color="auto"/>
            <w:right w:val="none" w:sz="0" w:space="0" w:color="auto"/>
          </w:divBdr>
        </w:div>
        <w:div w:id="1597327878">
          <w:marLeft w:val="0"/>
          <w:marRight w:val="0"/>
          <w:marTop w:val="0"/>
          <w:marBottom w:val="0"/>
          <w:divBdr>
            <w:top w:val="none" w:sz="0" w:space="0" w:color="auto"/>
            <w:left w:val="none" w:sz="0" w:space="0" w:color="auto"/>
            <w:bottom w:val="none" w:sz="0" w:space="0" w:color="auto"/>
            <w:right w:val="none" w:sz="0" w:space="0" w:color="auto"/>
          </w:divBdr>
        </w:div>
        <w:div w:id="1444030982">
          <w:marLeft w:val="0"/>
          <w:marRight w:val="0"/>
          <w:marTop w:val="0"/>
          <w:marBottom w:val="0"/>
          <w:divBdr>
            <w:top w:val="none" w:sz="0" w:space="0" w:color="auto"/>
            <w:left w:val="none" w:sz="0" w:space="0" w:color="auto"/>
            <w:bottom w:val="none" w:sz="0" w:space="0" w:color="auto"/>
            <w:right w:val="none" w:sz="0" w:space="0" w:color="auto"/>
          </w:divBdr>
        </w:div>
        <w:div w:id="804156760">
          <w:marLeft w:val="0"/>
          <w:marRight w:val="0"/>
          <w:marTop w:val="0"/>
          <w:marBottom w:val="0"/>
          <w:divBdr>
            <w:top w:val="none" w:sz="0" w:space="0" w:color="auto"/>
            <w:left w:val="none" w:sz="0" w:space="0" w:color="auto"/>
            <w:bottom w:val="none" w:sz="0" w:space="0" w:color="auto"/>
            <w:right w:val="none" w:sz="0" w:space="0" w:color="auto"/>
          </w:divBdr>
        </w:div>
        <w:div w:id="1650863969">
          <w:marLeft w:val="0"/>
          <w:marRight w:val="0"/>
          <w:marTop w:val="0"/>
          <w:marBottom w:val="0"/>
          <w:divBdr>
            <w:top w:val="none" w:sz="0" w:space="0" w:color="auto"/>
            <w:left w:val="none" w:sz="0" w:space="0" w:color="auto"/>
            <w:bottom w:val="none" w:sz="0" w:space="0" w:color="auto"/>
            <w:right w:val="none" w:sz="0" w:space="0" w:color="auto"/>
          </w:divBdr>
        </w:div>
        <w:div w:id="955792659">
          <w:marLeft w:val="0"/>
          <w:marRight w:val="0"/>
          <w:marTop w:val="0"/>
          <w:marBottom w:val="0"/>
          <w:divBdr>
            <w:top w:val="none" w:sz="0" w:space="0" w:color="auto"/>
            <w:left w:val="none" w:sz="0" w:space="0" w:color="auto"/>
            <w:bottom w:val="none" w:sz="0" w:space="0" w:color="auto"/>
            <w:right w:val="none" w:sz="0" w:space="0" w:color="auto"/>
          </w:divBdr>
        </w:div>
        <w:div w:id="243343823">
          <w:marLeft w:val="0"/>
          <w:marRight w:val="0"/>
          <w:marTop w:val="0"/>
          <w:marBottom w:val="0"/>
          <w:divBdr>
            <w:top w:val="none" w:sz="0" w:space="0" w:color="auto"/>
            <w:left w:val="none" w:sz="0" w:space="0" w:color="auto"/>
            <w:bottom w:val="none" w:sz="0" w:space="0" w:color="auto"/>
            <w:right w:val="none" w:sz="0" w:space="0" w:color="auto"/>
          </w:divBdr>
        </w:div>
        <w:div w:id="612708033">
          <w:marLeft w:val="0"/>
          <w:marRight w:val="0"/>
          <w:marTop w:val="0"/>
          <w:marBottom w:val="0"/>
          <w:divBdr>
            <w:top w:val="none" w:sz="0" w:space="0" w:color="auto"/>
            <w:left w:val="none" w:sz="0" w:space="0" w:color="auto"/>
            <w:bottom w:val="none" w:sz="0" w:space="0" w:color="auto"/>
            <w:right w:val="none" w:sz="0" w:space="0" w:color="auto"/>
          </w:divBdr>
        </w:div>
        <w:div w:id="947852493">
          <w:marLeft w:val="0"/>
          <w:marRight w:val="0"/>
          <w:marTop w:val="0"/>
          <w:marBottom w:val="0"/>
          <w:divBdr>
            <w:top w:val="none" w:sz="0" w:space="0" w:color="auto"/>
            <w:left w:val="none" w:sz="0" w:space="0" w:color="auto"/>
            <w:bottom w:val="none" w:sz="0" w:space="0" w:color="auto"/>
            <w:right w:val="none" w:sz="0" w:space="0" w:color="auto"/>
          </w:divBdr>
        </w:div>
        <w:div w:id="330255433">
          <w:marLeft w:val="0"/>
          <w:marRight w:val="0"/>
          <w:marTop w:val="0"/>
          <w:marBottom w:val="0"/>
          <w:divBdr>
            <w:top w:val="none" w:sz="0" w:space="0" w:color="auto"/>
            <w:left w:val="none" w:sz="0" w:space="0" w:color="auto"/>
            <w:bottom w:val="none" w:sz="0" w:space="0" w:color="auto"/>
            <w:right w:val="none" w:sz="0" w:space="0" w:color="auto"/>
          </w:divBdr>
        </w:div>
        <w:div w:id="755054367">
          <w:marLeft w:val="0"/>
          <w:marRight w:val="0"/>
          <w:marTop w:val="0"/>
          <w:marBottom w:val="0"/>
          <w:divBdr>
            <w:top w:val="none" w:sz="0" w:space="0" w:color="auto"/>
            <w:left w:val="none" w:sz="0" w:space="0" w:color="auto"/>
            <w:bottom w:val="none" w:sz="0" w:space="0" w:color="auto"/>
            <w:right w:val="none" w:sz="0" w:space="0" w:color="auto"/>
          </w:divBdr>
        </w:div>
        <w:div w:id="890074941">
          <w:marLeft w:val="0"/>
          <w:marRight w:val="0"/>
          <w:marTop w:val="0"/>
          <w:marBottom w:val="0"/>
          <w:divBdr>
            <w:top w:val="none" w:sz="0" w:space="0" w:color="auto"/>
            <w:left w:val="none" w:sz="0" w:space="0" w:color="auto"/>
            <w:bottom w:val="none" w:sz="0" w:space="0" w:color="auto"/>
            <w:right w:val="none" w:sz="0" w:space="0" w:color="auto"/>
          </w:divBdr>
        </w:div>
        <w:div w:id="345450941">
          <w:marLeft w:val="0"/>
          <w:marRight w:val="0"/>
          <w:marTop w:val="0"/>
          <w:marBottom w:val="0"/>
          <w:divBdr>
            <w:top w:val="none" w:sz="0" w:space="0" w:color="auto"/>
            <w:left w:val="none" w:sz="0" w:space="0" w:color="auto"/>
            <w:bottom w:val="none" w:sz="0" w:space="0" w:color="auto"/>
            <w:right w:val="none" w:sz="0" w:space="0" w:color="auto"/>
          </w:divBdr>
        </w:div>
        <w:div w:id="1361512076">
          <w:marLeft w:val="0"/>
          <w:marRight w:val="0"/>
          <w:marTop w:val="0"/>
          <w:marBottom w:val="0"/>
          <w:divBdr>
            <w:top w:val="none" w:sz="0" w:space="0" w:color="auto"/>
            <w:left w:val="none" w:sz="0" w:space="0" w:color="auto"/>
            <w:bottom w:val="none" w:sz="0" w:space="0" w:color="auto"/>
            <w:right w:val="none" w:sz="0" w:space="0" w:color="auto"/>
          </w:divBdr>
        </w:div>
        <w:div w:id="615252258">
          <w:marLeft w:val="0"/>
          <w:marRight w:val="0"/>
          <w:marTop w:val="0"/>
          <w:marBottom w:val="0"/>
          <w:divBdr>
            <w:top w:val="none" w:sz="0" w:space="0" w:color="auto"/>
            <w:left w:val="none" w:sz="0" w:space="0" w:color="auto"/>
            <w:bottom w:val="none" w:sz="0" w:space="0" w:color="auto"/>
            <w:right w:val="none" w:sz="0" w:space="0" w:color="auto"/>
          </w:divBdr>
        </w:div>
        <w:div w:id="1940402843">
          <w:marLeft w:val="0"/>
          <w:marRight w:val="0"/>
          <w:marTop w:val="0"/>
          <w:marBottom w:val="0"/>
          <w:divBdr>
            <w:top w:val="none" w:sz="0" w:space="0" w:color="auto"/>
            <w:left w:val="none" w:sz="0" w:space="0" w:color="auto"/>
            <w:bottom w:val="none" w:sz="0" w:space="0" w:color="auto"/>
            <w:right w:val="none" w:sz="0" w:space="0" w:color="auto"/>
          </w:divBdr>
        </w:div>
        <w:div w:id="1968850203">
          <w:marLeft w:val="0"/>
          <w:marRight w:val="0"/>
          <w:marTop w:val="0"/>
          <w:marBottom w:val="0"/>
          <w:divBdr>
            <w:top w:val="none" w:sz="0" w:space="0" w:color="auto"/>
            <w:left w:val="none" w:sz="0" w:space="0" w:color="auto"/>
            <w:bottom w:val="none" w:sz="0" w:space="0" w:color="auto"/>
            <w:right w:val="none" w:sz="0" w:space="0" w:color="auto"/>
          </w:divBdr>
        </w:div>
        <w:div w:id="1173374910">
          <w:marLeft w:val="0"/>
          <w:marRight w:val="0"/>
          <w:marTop w:val="0"/>
          <w:marBottom w:val="0"/>
          <w:divBdr>
            <w:top w:val="none" w:sz="0" w:space="0" w:color="auto"/>
            <w:left w:val="none" w:sz="0" w:space="0" w:color="auto"/>
            <w:bottom w:val="none" w:sz="0" w:space="0" w:color="auto"/>
            <w:right w:val="none" w:sz="0" w:space="0" w:color="auto"/>
          </w:divBdr>
        </w:div>
        <w:div w:id="1584338635">
          <w:marLeft w:val="0"/>
          <w:marRight w:val="0"/>
          <w:marTop w:val="0"/>
          <w:marBottom w:val="0"/>
          <w:divBdr>
            <w:top w:val="none" w:sz="0" w:space="0" w:color="auto"/>
            <w:left w:val="none" w:sz="0" w:space="0" w:color="auto"/>
            <w:bottom w:val="none" w:sz="0" w:space="0" w:color="auto"/>
            <w:right w:val="none" w:sz="0" w:space="0" w:color="auto"/>
          </w:divBdr>
        </w:div>
        <w:div w:id="1978686298">
          <w:marLeft w:val="0"/>
          <w:marRight w:val="0"/>
          <w:marTop w:val="0"/>
          <w:marBottom w:val="0"/>
          <w:divBdr>
            <w:top w:val="none" w:sz="0" w:space="0" w:color="auto"/>
            <w:left w:val="none" w:sz="0" w:space="0" w:color="auto"/>
            <w:bottom w:val="none" w:sz="0" w:space="0" w:color="auto"/>
            <w:right w:val="none" w:sz="0" w:space="0" w:color="auto"/>
          </w:divBdr>
        </w:div>
        <w:div w:id="685207559">
          <w:marLeft w:val="0"/>
          <w:marRight w:val="0"/>
          <w:marTop w:val="0"/>
          <w:marBottom w:val="0"/>
          <w:divBdr>
            <w:top w:val="none" w:sz="0" w:space="0" w:color="auto"/>
            <w:left w:val="none" w:sz="0" w:space="0" w:color="auto"/>
            <w:bottom w:val="none" w:sz="0" w:space="0" w:color="auto"/>
            <w:right w:val="none" w:sz="0" w:space="0" w:color="auto"/>
          </w:divBdr>
        </w:div>
        <w:div w:id="1656376813">
          <w:marLeft w:val="0"/>
          <w:marRight w:val="0"/>
          <w:marTop w:val="0"/>
          <w:marBottom w:val="0"/>
          <w:divBdr>
            <w:top w:val="none" w:sz="0" w:space="0" w:color="auto"/>
            <w:left w:val="none" w:sz="0" w:space="0" w:color="auto"/>
            <w:bottom w:val="none" w:sz="0" w:space="0" w:color="auto"/>
            <w:right w:val="none" w:sz="0" w:space="0" w:color="auto"/>
          </w:divBdr>
        </w:div>
        <w:div w:id="693650109">
          <w:marLeft w:val="0"/>
          <w:marRight w:val="0"/>
          <w:marTop w:val="0"/>
          <w:marBottom w:val="0"/>
          <w:divBdr>
            <w:top w:val="none" w:sz="0" w:space="0" w:color="auto"/>
            <w:left w:val="none" w:sz="0" w:space="0" w:color="auto"/>
            <w:bottom w:val="none" w:sz="0" w:space="0" w:color="auto"/>
            <w:right w:val="none" w:sz="0" w:space="0" w:color="auto"/>
          </w:divBdr>
        </w:div>
        <w:div w:id="1459567519">
          <w:marLeft w:val="0"/>
          <w:marRight w:val="0"/>
          <w:marTop w:val="0"/>
          <w:marBottom w:val="0"/>
          <w:divBdr>
            <w:top w:val="none" w:sz="0" w:space="0" w:color="auto"/>
            <w:left w:val="none" w:sz="0" w:space="0" w:color="auto"/>
            <w:bottom w:val="none" w:sz="0" w:space="0" w:color="auto"/>
            <w:right w:val="none" w:sz="0" w:space="0" w:color="auto"/>
          </w:divBdr>
        </w:div>
        <w:div w:id="1281254734">
          <w:marLeft w:val="0"/>
          <w:marRight w:val="0"/>
          <w:marTop w:val="0"/>
          <w:marBottom w:val="0"/>
          <w:divBdr>
            <w:top w:val="none" w:sz="0" w:space="0" w:color="auto"/>
            <w:left w:val="none" w:sz="0" w:space="0" w:color="auto"/>
            <w:bottom w:val="none" w:sz="0" w:space="0" w:color="auto"/>
            <w:right w:val="none" w:sz="0" w:space="0" w:color="auto"/>
          </w:divBdr>
        </w:div>
        <w:div w:id="2053579483">
          <w:marLeft w:val="0"/>
          <w:marRight w:val="0"/>
          <w:marTop w:val="0"/>
          <w:marBottom w:val="0"/>
          <w:divBdr>
            <w:top w:val="none" w:sz="0" w:space="0" w:color="auto"/>
            <w:left w:val="none" w:sz="0" w:space="0" w:color="auto"/>
            <w:bottom w:val="none" w:sz="0" w:space="0" w:color="auto"/>
            <w:right w:val="none" w:sz="0" w:space="0" w:color="auto"/>
          </w:divBdr>
        </w:div>
        <w:div w:id="1266184170">
          <w:marLeft w:val="0"/>
          <w:marRight w:val="0"/>
          <w:marTop w:val="0"/>
          <w:marBottom w:val="0"/>
          <w:divBdr>
            <w:top w:val="none" w:sz="0" w:space="0" w:color="auto"/>
            <w:left w:val="none" w:sz="0" w:space="0" w:color="auto"/>
            <w:bottom w:val="none" w:sz="0" w:space="0" w:color="auto"/>
            <w:right w:val="none" w:sz="0" w:space="0" w:color="auto"/>
          </w:divBdr>
        </w:div>
        <w:div w:id="494346652">
          <w:marLeft w:val="0"/>
          <w:marRight w:val="0"/>
          <w:marTop w:val="0"/>
          <w:marBottom w:val="0"/>
          <w:divBdr>
            <w:top w:val="none" w:sz="0" w:space="0" w:color="auto"/>
            <w:left w:val="none" w:sz="0" w:space="0" w:color="auto"/>
            <w:bottom w:val="none" w:sz="0" w:space="0" w:color="auto"/>
            <w:right w:val="none" w:sz="0" w:space="0" w:color="auto"/>
          </w:divBdr>
        </w:div>
        <w:div w:id="1961762201">
          <w:marLeft w:val="0"/>
          <w:marRight w:val="0"/>
          <w:marTop w:val="0"/>
          <w:marBottom w:val="0"/>
          <w:divBdr>
            <w:top w:val="none" w:sz="0" w:space="0" w:color="auto"/>
            <w:left w:val="none" w:sz="0" w:space="0" w:color="auto"/>
            <w:bottom w:val="none" w:sz="0" w:space="0" w:color="auto"/>
            <w:right w:val="none" w:sz="0" w:space="0" w:color="auto"/>
          </w:divBdr>
        </w:div>
        <w:div w:id="29379938">
          <w:marLeft w:val="0"/>
          <w:marRight w:val="0"/>
          <w:marTop w:val="0"/>
          <w:marBottom w:val="0"/>
          <w:divBdr>
            <w:top w:val="none" w:sz="0" w:space="0" w:color="auto"/>
            <w:left w:val="none" w:sz="0" w:space="0" w:color="auto"/>
            <w:bottom w:val="none" w:sz="0" w:space="0" w:color="auto"/>
            <w:right w:val="none" w:sz="0" w:space="0" w:color="auto"/>
          </w:divBdr>
        </w:div>
        <w:div w:id="1011949681">
          <w:marLeft w:val="0"/>
          <w:marRight w:val="0"/>
          <w:marTop w:val="0"/>
          <w:marBottom w:val="0"/>
          <w:divBdr>
            <w:top w:val="none" w:sz="0" w:space="0" w:color="auto"/>
            <w:left w:val="none" w:sz="0" w:space="0" w:color="auto"/>
            <w:bottom w:val="none" w:sz="0" w:space="0" w:color="auto"/>
            <w:right w:val="none" w:sz="0" w:space="0" w:color="auto"/>
          </w:divBdr>
        </w:div>
        <w:div w:id="631518314">
          <w:marLeft w:val="0"/>
          <w:marRight w:val="0"/>
          <w:marTop w:val="0"/>
          <w:marBottom w:val="0"/>
          <w:divBdr>
            <w:top w:val="none" w:sz="0" w:space="0" w:color="auto"/>
            <w:left w:val="none" w:sz="0" w:space="0" w:color="auto"/>
            <w:bottom w:val="none" w:sz="0" w:space="0" w:color="auto"/>
            <w:right w:val="none" w:sz="0" w:space="0" w:color="auto"/>
          </w:divBdr>
        </w:div>
        <w:div w:id="1887258245">
          <w:marLeft w:val="0"/>
          <w:marRight w:val="0"/>
          <w:marTop w:val="0"/>
          <w:marBottom w:val="0"/>
          <w:divBdr>
            <w:top w:val="none" w:sz="0" w:space="0" w:color="auto"/>
            <w:left w:val="none" w:sz="0" w:space="0" w:color="auto"/>
            <w:bottom w:val="none" w:sz="0" w:space="0" w:color="auto"/>
            <w:right w:val="none" w:sz="0" w:space="0" w:color="auto"/>
          </w:divBdr>
        </w:div>
        <w:div w:id="81462140">
          <w:marLeft w:val="0"/>
          <w:marRight w:val="0"/>
          <w:marTop w:val="0"/>
          <w:marBottom w:val="0"/>
          <w:divBdr>
            <w:top w:val="none" w:sz="0" w:space="0" w:color="auto"/>
            <w:left w:val="none" w:sz="0" w:space="0" w:color="auto"/>
            <w:bottom w:val="none" w:sz="0" w:space="0" w:color="auto"/>
            <w:right w:val="none" w:sz="0" w:space="0" w:color="auto"/>
          </w:divBdr>
        </w:div>
        <w:div w:id="666402265">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988096229">
          <w:marLeft w:val="0"/>
          <w:marRight w:val="0"/>
          <w:marTop w:val="0"/>
          <w:marBottom w:val="0"/>
          <w:divBdr>
            <w:top w:val="none" w:sz="0" w:space="0" w:color="auto"/>
            <w:left w:val="none" w:sz="0" w:space="0" w:color="auto"/>
            <w:bottom w:val="none" w:sz="0" w:space="0" w:color="auto"/>
            <w:right w:val="none" w:sz="0" w:space="0" w:color="auto"/>
          </w:divBdr>
        </w:div>
        <w:div w:id="622347921">
          <w:marLeft w:val="0"/>
          <w:marRight w:val="0"/>
          <w:marTop w:val="0"/>
          <w:marBottom w:val="0"/>
          <w:divBdr>
            <w:top w:val="none" w:sz="0" w:space="0" w:color="auto"/>
            <w:left w:val="none" w:sz="0" w:space="0" w:color="auto"/>
            <w:bottom w:val="none" w:sz="0" w:space="0" w:color="auto"/>
            <w:right w:val="none" w:sz="0" w:space="0" w:color="auto"/>
          </w:divBdr>
        </w:div>
        <w:div w:id="1140072715">
          <w:marLeft w:val="0"/>
          <w:marRight w:val="0"/>
          <w:marTop w:val="0"/>
          <w:marBottom w:val="0"/>
          <w:divBdr>
            <w:top w:val="none" w:sz="0" w:space="0" w:color="auto"/>
            <w:left w:val="none" w:sz="0" w:space="0" w:color="auto"/>
            <w:bottom w:val="none" w:sz="0" w:space="0" w:color="auto"/>
            <w:right w:val="none" w:sz="0" w:space="0" w:color="auto"/>
          </w:divBdr>
        </w:div>
        <w:div w:id="567694808">
          <w:marLeft w:val="0"/>
          <w:marRight w:val="0"/>
          <w:marTop w:val="0"/>
          <w:marBottom w:val="0"/>
          <w:divBdr>
            <w:top w:val="none" w:sz="0" w:space="0" w:color="auto"/>
            <w:left w:val="none" w:sz="0" w:space="0" w:color="auto"/>
            <w:bottom w:val="none" w:sz="0" w:space="0" w:color="auto"/>
            <w:right w:val="none" w:sz="0" w:space="0" w:color="auto"/>
          </w:divBdr>
        </w:div>
        <w:div w:id="1933124727">
          <w:marLeft w:val="0"/>
          <w:marRight w:val="0"/>
          <w:marTop w:val="0"/>
          <w:marBottom w:val="0"/>
          <w:divBdr>
            <w:top w:val="none" w:sz="0" w:space="0" w:color="auto"/>
            <w:left w:val="none" w:sz="0" w:space="0" w:color="auto"/>
            <w:bottom w:val="none" w:sz="0" w:space="0" w:color="auto"/>
            <w:right w:val="none" w:sz="0" w:space="0" w:color="auto"/>
          </w:divBdr>
        </w:div>
        <w:div w:id="1921408149">
          <w:marLeft w:val="0"/>
          <w:marRight w:val="0"/>
          <w:marTop w:val="0"/>
          <w:marBottom w:val="0"/>
          <w:divBdr>
            <w:top w:val="none" w:sz="0" w:space="0" w:color="auto"/>
            <w:left w:val="none" w:sz="0" w:space="0" w:color="auto"/>
            <w:bottom w:val="none" w:sz="0" w:space="0" w:color="auto"/>
            <w:right w:val="none" w:sz="0" w:space="0" w:color="auto"/>
          </w:divBdr>
        </w:div>
        <w:div w:id="1677613136">
          <w:marLeft w:val="0"/>
          <w:marRight w:val="0"/>
          <w:marTop w:val="0"/>
          <w:marBottom w:val="0"/>
          <w:divBdr>
            <w:top w:val="none" w:sz="0" w:space="0" w:color="auto"/>
            <w:left w:val="none" w:sz="0" w:space="0" w:color="auto"/>
            <w:bottom w:val="none" w:sz="0" w:space="0" w:color="auto"/>
            <w:right w:val="none" w:sz="0" w:space="0" w:color="auto"/>
          </w:divBdr>
        </w:div>
        <w:div w:id="488134290">
          <w:marLeft w:val="0"/>
          <w:marRight w:val="0"/>
          <w:marTop w:val="0"/>
          <w:marBottom w:val="0"/>
          <w:divBdr>
            <w:top w:val="none" w:sz="0" w:space="0" w:color="auto"/>
            <w:left w:val="none" w:sz="0" w:space="0" w:color="auto"/>
            <w:bottom w:val="none" w:sz="0" w:space="0" w:color="auto"/>
            <w:right w:val="none" w:sz="0" w:space="0" w:color="auto"/>
          </w:divBdr>
        </w:div>
        <w:div w:id="794106817">
          <w:marLeft w:val="0"/>
          <w:marRight w:val="0"/>
          <w:marTop w:val="0"/>
          <w:marBottom w:val="0"/>
          <w:divBdr>
            <w:top w:val="none" w:sz="0" w:space="0" w:color="auto"/>
            <w:left w:val="none" w:sz="0" w:space="0" w:color="auto"/>
            <w:bottom w:val="none" w:sz="0" w:space="0" w:color="auto"/>
            <w:right w:val="none" w:sz="0" w:space="0" w:color="auto"/>
          </w:divBdr>
        </w:div>
        <w:div w:id="999845069">
          <w:marLeft w:val="0"/>
          <w:marRight w:val="0"/>
          <w:marTop w:val="0"/>
          <w:marBottom w:val="0"/>
          <w:divBdr>
            <w:top w:val="none" w:sz="0" w:space="0" w:color="auto"/>
            <w:left w:val="none" w:sz="0" w:space="0" w:color="auto"/>
            <w:bottom w:val="none" w:sz="0" w:space="0" w:color="auto"/>
            <w:right w:val="none" w:sz="0" w:space="0" w:color="auto"/>
          </w:divBdr>
        </w:div>
        <w:div w:id="803741945">
          <w:marLeft w:val="0"/>
          <w:marRight w:val="0"/>
          <w:marTop w:val="0"/>
          <w:marBottom w:val="0"/>
          <w:divBdr>
            <w:top w:val="none" w:sz="0" w:space="0" w:color="auto"/>
            <w:left w:val="none" w:sz="0" w:space="0" w:color="auto"/>
            <w:bottom w:val="none" w:sz="0" w:space="0" w:color="auto"/>
            <w:right w:val="none" w:sz="0" w:space="0" w:color="auto"/>
          </w:divBdr>
        </w:div>
        <w:div w:id="201793191">
          <w:marLeft w:val="0"/>
          <w:marRight w:val="0"/>
          <w:marTop w:val="0"/>
          <w:marBottom w:val="0"/>
          <w:divBdr>
            <w:top w:val="none" w:sz="0" w:space="0" w:color="auto"/>
            <w:left w:val="none" w:sz="0" w:space="0" w:color="auto"/>
            <w:bottom w:val="none" w:sz="0" w:space="0" w:color="auto"/>
            <w:right w:val="none" w:sz="0" w:space="0" w:color="auto"/>
          </w:divBdr>
        </w:div>
        <w:div w:id="105740220">
          <w:marLeft w:val="0"/>
          <w:marRight w:val="0"/>
          <w:marTop w:val="0"/>
          <w:marBottom w:val="0"/>
          <w:divBdr>
            <w:top w:val="none" w:sz="0" w:space="0" w:color="auto"/>
            <w:left w:val="none" w:sz="0" w:space="0" w:color="auto"/>
            <w:bottom w:val="none" w:sz="0" w:space="0" w:color="auto"/>
            <w:right w:val="none" w:sz="0" w:space="0" w:color="auto"/>
          </w:divBdr>
        </w:div>
        <w:div w:id="279075532">
          <w:marLeft w:val="0"/>
          <w:marRight w:val="0"/>
          <w:marTop w:val="0"/>
          <w:marBottom w:val="0"/>
          <w:divBdr>
            <w:top w:val="none" w:sz="0" w:space="0" w:color="auto"/>
            <w:left w:val="none" w:sz="0" w:space="0" w:color="auto"/>
            <w:bottom w:val="none" w:sz="0" w:space="0" w:color="auto"/>
            <w:right w:val="none" w:sz="0" w:space="0" w:color="auto"/>
          </w:divBdr>
        </w:div>
        <w:div w:id="1875189893">
          <w:marLeft w:val="0"/>
          <w:marRight w:val="0"/>
          <w:marTop w:val="0"/>
          <w:marBottom w:val="0"/>
          <w:divBdr>
            <w:top w:val="none" w:sz="0" w:space="0" w:color="auto"/>
            <w:left w:val="none" w:sz="0" w:space="0" w:color="auto"/>
            <w:bottom w:val="none" w:sz="0" w:space="0" w:color="auto"/>
            <w:right w:val="none" w:sz="0" w:space="0" w:color="auto"/>
          </w:divBdr>
        </w:div>
        <w:div w:id="716930867">
          <w:marLeft w:val="0"/>
          <w:marRight w:val="0"/>
          <w:marTop w:val="0"/>
          <w:marBottom w:val="0"/>
          <w:divBdr>
            <w:top w:val="none" w:sz="0" w:space="0" w:color="auto"/>
            <w:left w:val="none" w:sz="0" w:space="0" w:color="auto"/>
            <w:bottom w:val="none" w:sz="0" w:space="0" w:color="auto"/>
            <w:right w:val="none" w:sz="0" w:space="0" w:color="auto"/>
          </w:divBdr>
        </w:div>
        <w:div w:id="131293050">
          <w:marLeft w:val="0"/>
          <w:marRight w:val="0"/>
          <w:marTop w:val="0"/>
          <w:marBottom w:val="0"/>
          <w:divBdr>
            <w:top w:val="none" w:sz="0" w:space="0" w:color="auto"/>
            <w:left w:val="none" w:sz="0" w:space="0" w:color="auto"/>
            <w:bottom w:val="none" w:sz="0" w:space="0" w:color="auto"/>
            <w:right w:val="none" w:sz="0" w:space="0" w:color="auto"/>
          </w:divBdr>
        </w:div>
        <w:div w:id="1584413083">
          <w:marLeft w:val="0"/>
          <w:marRight w:val="0"/>
          <w:marTop w:val="0"/>
          <w:marBottom w:val="0"/>
          <w:divBdr>
            <w:top w:val="none" w:sz="0" w:space="0" w:color="auto"/>
            <w:left w:val="none" w:sz="0" w:space="0" w:color="auto"/>
            <w:bottom w:val="none" w:sz="0" w:space="0" w:color="auto"/>
            <w:right w:val="none" w:sz="0" w:space="0" w:color="auto"/>
          </w:divBdr>
        </w:div>
        <w:div w:id="64883742">
          <w:marLeft w:val="0"/>
          <w:marRight w:val="0"/>
          <w:marTop w:val="0"/>
          <w:marBottom w:val="0"/>
          <w:divBdr>
            <w:top w:val="none" w:sz="0" w:space="0" w:color="auto"/>
            <w:left w:val="none" w:sz="0" w:space="0" w:color="auto"/>
            <w:bottom w:val="none" w:sz="0" w:space="0" w:color="auto"/>
            <w:right w:val="none" w:sz="0" w:space="0" w:color="auto"/>
          </w:divBdr>
        </w:div>
        <w:div w:id="1900625060">
          <w:marLeft w:val="0"/>
          <w:marRight w:val="0"/>
          <w:marTop w:val="0"/>
          <w:marBottom w:val="0"/>
          <w:divBdr>
            <w:top w:val="none" w:sz="0" w:space="0" w:color="auto"/>
            <w:left w:val="none" w:sz="0" w:space="0" w:color="auto"/>
            <w:bottom w:val="none" w:sz="0" w:space="0" w:color="auto"/>
            <w:right w:val="none" w:sz="0" w:space="0" w:color="auto"/>
          </w:divBdr>
        </w:div>
        <w:div w:id="40793179">
          <w:marLeft w:val="0"/>
          <w:marRight w:val="0"/>
          <w:marTop w:val="0"/>
          <w:marBottom w:val="0"/>
          <w:divBdr>
            <w:top w:val="none" w:sz="0" w:space="0" w:color="auto"/>
            <w:left w:val="none" w:sz="0" w:space="0" w:color="auto"/>
            <w:bottom w:val="none" w:sz="0" w:space="0" w:color="auto"/>
            <w:right w:val="none" w:sz="0" w:space="0" w:color="auto"/>
          </w:divBdr>
        </w:div>
        <w:div w:id="1781141849">
          <w:marLeft w:val="0"/>
          <w:marRight w:val="0"/>
          <w:marTop w:val="0"/>
          <w:marBottom w:val="0"/>
          <w:divBdr>
            <w:top w:val="none" w:sz="0" w:space="0" w:color="auto"/>
            <w:left w:val="none" w:sz="0" w:space="0" w:color="auto"/>
            <w:bottom w:val="none" w:sz="0" w:space="0" w:color="auto"/>
            <w:right w:val="none" w:sz="0" w:space="0" w:color="auto"/>
          </w:divBdr>
        </w:div>
        <w:div w:id="254872527">
          <w:marLeft w:val="0"/>
          <w:marRight w:val="0"/>
          <w:marTop w:val="0"/>
          <w:marBottom w:val="0"/>
          <w:divBdr>
            <w:top w:val="none" w:sz="0" w:space="0" w:color="auto"/>
            <w:left w:val="none" w:sz="0" w:space="0" w:color="auto"/>
            <w:bottom w:val="none" w:sz="0" w:space="0" w:color="auto"/>
            <w:right w:val="none" w:sz="0" w:space="0" w:color="auto"/>
          </w:divBdr>
        </w:div>
        <w:div w:id="476578553">
          <w:marLeft w:val="0"/>
          <w:marRight w:val="0"/>
          <w:marTop w:val="0"/>
          <w:marBottom w:val="0"/>
          <w:divBdr>
            <w:top w:val="none" w:sz="0" w:space="0" w:color="auto"/>
            <w:left w:val="none" w:sz="0" w:space="0" w:color="auto"/>
            <w:bottom w:val="none" w:sz="0" w:space="0" w:color="auto"/>
            <w:right w:val="none" w:sz="0" w:space="0" w:color="auto"/>
          </w:divBdr>
        </w:div>
        <w:div w:id="498276231">
          <w:marLeft w:val="0"/>
          <w:marRight w:val="0"/>
          <w:marTop w:val="0"/>
          <w:marBottom w:val="0"/>
          <w:divBdr>
            <w:top w:val="none" w:sz="0" w:space="0" w:color="auto"/>
            <w:left w:val="none" w:sz="0" w:space="0" w:color="auto"/>
            <w:bottom w:val="none" w:sz="0" w:space="0" w:color="auto"/>
            <w:right w:val="none" w:sz="0" w:space="0" w:color="auto"/>
          </w:divBdr>
        </w:div>
        <w:div w:id="529300325">
          <w:marLeft w:val="0"/>
          <w:marRight w:val="0"/>
          <w:marTop w:val="0"/>
          <w:marBottom w:val="0"/>
          <w:divBdr>
            <w:top w:val="none" w:sz="0" w:space="0" w:color="auto"/>
            <w:left w:val="none" w:sz="0" w:space="0" w:color="auto"/>
            <w:bottom w:val="none" w:sz="0" w:space="0" w:color="auto"/>
            <w:right w:val="none" w:sz="0" w:space="0" w:color="auto"/>
          </w:divBdr>
        </w:div>
        <w:div w:id="148208970">
          <w:marLeft w:val="0"/>
          <w:marRight w:val="0"/>
          <w:marTop w:val="0"/>
          <w:marBottom w:val="0"/>
          <w:divBdr>
            <w:top w:val="none" w:sz="0" w:space="0" w:color="auto"/>
            <w:left w:val="none" w:sz="0" w:space="0" w:color="auto"/>
            <w:bottom w:val="none" w:sz="0" w:space="0" w:color="auto"/>
            <w:right w:val="none" w:sz="0" w:space="0" w:color="auto"/>
          </w:divBdr>
        </w:div>
        <w:div w:id="813716645">
          <w:marLeft w:val="0"/>
          <w:marRight w:val="0"/>
          <w:marTop w:val="0"/>
          <w:marBottom w:val="0"/>
          <w:divBdr>
            <w:top w:val="none" w:sz="0" w:space="0" w:color="auto"/>
            <w:left w:val="none" w:sz="0" w:space="0" w:color="auto"/>
            <w:bottom w:val="none" w:sz="0" w:space="0" w:color="auto"/>
            <w:right w:val="none" w:sz="0" w:space="0" w:color="auto"/>
          </w:divBdr>
        </w:div>
        <w:div w:id="1846094360">
          <w:marLeft w:val="0"/>
          <w:marRight w:val="0"/>
          <w:marTop w:val="0"/>
          <w:marBottom w:val="0"/>
          <w:divBdr>
            <w:top w:val="none" w:sz="0" w:space="0" w:color="auto"/>
            <w:left w:val="none" w:sz="0" w:space="0" w:color="auto"/>
            <w:bottom w:val="none" w:sz="0" w:space="0" w:color="auto"/>
            <w:right w:val="none" w:sz="0" w:space="0" w:color="auto"/>
          </w:divBdr>
        </w:div>
        <w:div w:id="1931964212">
          <w:marLeft w:val="0"/>
          <w:marRight w:val="0"/>
          <w:marTop w:val="0"/>
          <w:marBottom w:val="0"/>
          <w:divBdr>
            <w:top w:val="none" w:sz="0" w:space="0" w:color="auto"/>
            <w:left w:val="none" w:sz="0" w:space="0" w:color="auto"/>
            <w:bottom w:val="none" w:sz="0" w:space="0" w:color="auto"/>
            <w:right w:val="none" w:sz="0" w:space="0" w:color="auto"/>
          </w:divBdr>
        </w:div>
        <w:div w:id="1210069341">
          <w:marLeft w:val="0"/>
          <w:marRight w:val="0"/>
          <w:marTop w:val="0"/>
          <w:marBottom w:val="0"/>
          <w:divBdr>
            <w:top w:val="none" w:sz="0" w:space="0" w:color="auto"/>
            <w:left w:val="none" w:sz="0" w:space="0" w:color="auto"/>
            <w:bottom w:val="none" w:sz="0" w:space="0" w:color="auto"/>
            <w:right w:val="none" w:sz="0" w:space="0" w:color="auto"/>
          </w:divBdr>
        </w:div>
        <w:div w:id="1221794129">
          <w:marLeft w:val="0"/>
          <w:marRight w:val="0"/>
          <w:marTop w:val="0"/>
          <w:marBottom w:val="0"/>
          <w:divBdr>
            <w:top w:val="none" w:sz="0" w:space="0" w:color="auto"/>
            <w:left w:val="none" w:sz="0" w:space="0" w:color="auto"/>
            <w:bottom w:val="none" w:sz="0" w:space="0" w:color="auto"/>
            <w:right w:val="none" w:sz="0" w:space="0" w:color="auto"/>
          </w:divBdr>
        </w:div>
        <w:div w:id="1230457151">
          <w:marLeft w:val="0"/>
          <w:marRight w:val="0"/>
          <w:marTop w:val="0"/>
          <w:marBottom w:val="0"/>
          <w:divBdr>
            <w:top w:val="none" w:sz="0" w:space="0" w:color="auto"/>
            <w:left w:val="none" w:sz="0" w:space="0" w:color="auto"/>
            <w:bottom w:val="none" w:sz="0" w:space="0" w:color="auto"/>
            <w:right w:val="none" w:sz="0" w:space="0" w:color="auto"/>
          </w:divBdr>
        </w:div>
        <w:div w:id="621619289">
          <w:marLeft w:val="0"/>
          <w:marRight w:val="0"/>
          <w:marTop w:val="0"/>
          <w:marBottom w:val="0"/>
          <w:divBdr>
            <w:top w:val="none" w:sz="0" w:space="0" w:color="auto"/>
            <w:left w:val="none" w:sz="0" w:space="0" w:color="auto"/>
            <w:bottom w:val="none" w:sz="0" w:space="0" w:color="auto"/>
            <w:right w:val="none" w:sz="0" w:space="0" w:color="auto"/>
          </w:divBdr>
        </w:div>
        <w:div w:id="1854612031">
          <w:marLeft w:val="0"/>
          <w:marRight w:val="0"/>
          <w:marTop w:val="0"/>
          <w:marBottom w:val="0"/>
          <w:divBdr>
            <w:top w:val="none" w:sz="0" w:space="0" w:color="auto"/>
            <w:left w:val="none" w:sz="0" w:space="0" w:color="auto"/>
            <w:bottom w:val="none" w:sz="0" w:space="0" w:color="auto"/>
            <w:right w:val="none" w:sz="0" w:space="0" w:color="auto"/>
          </w:divBdr>
        </w:div>
        <w:div w:id="1320159073">
          <w:marLeft w:val="0"/>
          <w:marRight w:val="0"/>
          <w:marTop w:val="0"/>
          <w:marBottom w:val="0"/>
          <w:divBdr>
            <w:top w:val="none" w:sz="0" w:space="0" w:color="auto"/>
            <w:left w:val="none" w:sz="0" w:space="0" w:color="auto"/>
            <w:bottom w:val="none" w:sz="0" w:space="0" w:color="auto"/>
            <w:right w:val="none" w:sz="0" w:space="0" w:color="auto"/>
          </w:divBdr>
        </w:div>
        <w:div w:id="658188951">
          <w:marLeft w:val="0"/>
          <w:marRight w:val="0"/>
          <w:marTop w:val="0"/>
          <w:marBottom w:val="0"/>
          <w:divBdr>
            <w:top w:val="none" w:sz="0" w:space="0" w:color="auto"/>
            <w:left w:val="none" w:sz="0" w:space="0" w:color="auto"/>
            <w:bottom w:val="none" w:sz="0" w:space="0" w:color="auto"/>
            <w:right w:val="none" w:sz="0" w:space="0" w:color="auto"/>
          </w:divBdr>
        </w:div>
        <w:div w:id="2113283419">
          <w:marLeft w:val="0"/>
          <w:marRight w:val="0"/>
          <w:marTop w:val="0"/>
          <w:marBottom w:val="0"/>
          <w:divBdr>
            <w:top w:val="none" w:sz="0" w:space="0" w:color="auto"/>
            <w:left w:val="none" w:sz="0" w:space="0" w:color="auto"/>
            <w:bottom w:val="none" w:sz="0" w:space="0" w:color="auto"/>
            <w:right w:val="none" w:sz="0" w:space="0" w:color="auto"/>
          </w:divBdr>
        </w:div>
        <w:div w:id="399330378">
          <w:marLeft w:val="0"/>
          <w:marRight w:val="0"/>
          <w:marTop w:val="0"/>
          <w:marBottom w:val="0"/>
          <w:divBdr>
            <w:top w:val="none" w:sz="0" w:space="0" w:color="auto"/>
            <w:left w:val="none" w:sz="0" w:space="0" w:color="auto"/>
            <w:bottom w:val="none" w:sz="0" w:space="0" w:color="auto"/>
            <w:right w:val="none" w:sz="0" w:space="0" w:color="auto"/>
          </w:divBdr>
        </w:div>
        <w:div w:id="1331787636">
          <w:marLeft w:val="0"/>
          <w:marRight w:val="0"/>
          <w:marTop w:val="0"/>
          <w:marBottom w:val="0"/>
          <w:divBdr>
            <w:top w:val="none" w:sz="0" w:space="0" w:color="auto"/>
            <w:left w:val="none" w:sz="0" w:space="0" w:color="auto"/>
            <w:bottom w:val="none" w:sz="0" w:space="0" w:color="auto"/>
            <w:right w:val="none" w:sz="0" w:space="0" w:color="auto"/>
          </w:divBdr>
        </w:div>
        <w:div w:id="973291323">
          <w:marLeft w:val="0"/>
          <w:marRight w:val="0"/>
          <w:marTop w:val="0"/>
          <w:marBottom w:val="0"/>
          <w:divBdr>
            <w:top w:val="none" w:sz="0" w:space="0" w:color="auto"/>
            <w:left w:val="none" w:sz="0" w:space="0" w:color="auto"/>
            <w:bottom w:val="none" w:sz="0" w:space="0" w:color="auto"/>
            <w:right w:val="none" w:sz="0" w:space="0" w:color="auto"/>
          </w:divBdr>
        </w:div>
        <w:div w:id="1531064524">
          <w:marLeft w:val="0"/>
          <w:marRight w:val="0"/>
          <w:marTop w:val="0"/>
          <w:marBottom w:val="0"/>
          <w:divBdr>
            <w:top w:val="none" w:sz="0" w:space="0" w:color="auto"/>
            <w:left w:val="none" w:sz="0" w:space="0" w:color="auto"/>
            <w:bottom w:val="none" w:sz="0" w:space="0" w:color="auto"/>
            <w:right w:val="none" w:sz="0" w:space="0" w:color="auto"/>
          </w:divBdr>
        </w:div>
        <w:div w:id="104732125">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511648449">
          <w:marLeft w:val="0"/>
          <w:marRight w:val="0"/>
          <w:marTop w:val="0"/>
          <w:marBottom w:val="0"/>
          <w:divBdr>
            <w:top w:val="none" w:sz="0" w:space="0" w:color="auto"/>
            <w:left w:val="none" w:sz="0" w:space="0" w:color="auto"/>
            <w:bottom w:val="none" w:sz="0" w:space="0" w:color="auto"/>
            <w:right w:val="none" w:sz="0" w:space="0" w:color="auto"/>
          </w:divBdr>
        </w:div>
        <w:div w:id="1360936549">
          <w:marLeft w:val="0"/>
          <w:marRight w:val="0"/>
          <w:marTop w:val="0"/>
          <w:marBottom w:val="0"/>
          <w:divBdr>
            <w:top w:val="none" w:sz="0" w:space="0" w:color="auto"/>
            <w:left w:val="none" w:sz="0" w:space="0" w:color="auto"/>
            <w:bottom w:val="none" w:sz="0" w:space="0" w:color="auto"/>
            <w:right w:val="none" w:sz="0" w:space="0" w:color="auto"/>
          </w:divBdr>
        </w:div>
        <w:div w:id="1060665104">
          <w:marLeft w:val="0"/>
          <w:marRight w:val="0"/>
          <w:marTop w:val="0"/>
          <w:marBottom w:val="0"/>
          <w:divBdr>
            <w:top w:val="none" w:sz="0" w:space="0" w:color="auto"/>
            <w:left w:val="none" w:sz="0" w:space="0" w:color="auto"/>
            <w:bottom w:val="none" w:sz="0" w:space="0" w:color="auto"/>
            <w:right w:val="none" w:sz="0" w:space="0" w:color="auto"/>
          </w:divBdr>
        </w:div>
        <w:div w:id="1332903903">
          <w:marLeft w:val="0"/>
          <w:marRight w:val="0"/>
          <w:marTop w:val="0"/>
          <w:marBottom w:val="0"/>
          <w:divBdr>
            <w:top w:val="none" w:sz="0" w:space="0" w:color="auto"/>
            <w:left w:val="none" w:sz="0" w:space="0" w:color="auto"/>
            <w:bottom w:val="none" w:sz="0" w:space="0" w:color="auto"/>
            <w:right w:val="none" w:sz="0" w:space="0" w:color="auto"/>
          </w:divBdr>
        </w:div>
        <w:div w:id="1200701315">
          <w:marLeft w:val="0"/>
          <w:marRight w:val="0"/>
          <w:marTop w:val="0"/>
          <w:marBottom w:val="0"/>
          <w:divBdr>
            <w:top w:val="none" w:sz="0" w:space="0" w:color="auto"/>
            <w:left w:val="none" w:sz="0" w:space="0" w:color="auto"/>
            <w:bottom w:val="none" w:sz="0" w:space="0" w:color="auto"/>
            <w:right w:val="none" w:sz="0" w:space="0" w:color="auto"/>
          </w:divBdr>
        </w:div>
        <w:div w:id="244728081">
          <w:marLeft w:val="0"/>
          <w:marRight w:val="0"/>
          <w:marTop w:val="0"/>
          <w:marBottom w:val="0"/>
          <w:divBdr>
            <w:top w:val="none" w:sz="0" w:space="0" w:color="auto"/>
            <w:left w:val="none" w:sz="0" w:space="0" w:color="auto"/>
            <w:bottom w:val="none" w:sz="0" w:space="0" w:color="auto"/>
            <w:right w:val="none" w:sz="0" w:space="0" w:color="auto"/>
          </w:divBdr>
        </w:div>
        <w:div w:id="961233374">
          <w:marLeft w:val="0"/>
          <w:marRight w:val="0"/>
          <w:marTop w:val="0"/>
          <w:marBottom w:val="0"/>
          <w:divBdr>
            <w:top w:val="none" w:sz="0" w:space="0" w:color="auto"/>
            <w:left w:val="none" w:sz="0" w:space="0" w:color="auto"/>
            <w:bottom w:val="none" w:sz="0" w:space="0" w:color="auto"/>
            <w:right w:val="none" w:sz="0" w:space="0" w:color="auto"/>
          </w:divBdr>
        </w:div>
        <w:div w:id="223609922">
          <w:marLeft w:val="0"/>
          <w:marRight w:val="0"/>
          <w:marTop w:val="0"/>
          <w:marBottom w:val="0"/>
          <w:divBdr>
            <w:top w:val="none" w:sz="0" w:space="0" w:color="auto"/>
            <w:left w:val="none" w:sz="0" w:space="0" w:color="auto"/>
            <w:bottom w:val="none" w:sz="0" w:space="0" w:color="auto"/>
            <w:right w:val="none" w:sz="0" w:space="0" w:color="auto"/>
          </w:divBdr>
        </w:div>
        <w:div w:id="1781755203">
          <w:marLeft w:val="0"/>
          <w:marRight w:val="0"/>
          <w:marTop w:val="0"/>
          <w:marBottom w:val="0"/>
          <w:divBdr>
            <w:top w:val="none" w:sz="0" w:space="0" w:color="auto"/>
            <w:left w:val="none" w:sz="0" w:space="0" w:color="auto"/>
            <w:bottom w:val="none" w:sz="0" w:space="0" w:color="auto"/>
            <w:right w:val="none" w:sz="0" w:space="0" w:color="auto"/>
          </w:divBdr>
        </w:div>
        <w:div w:id="1060858217">
          <w:marLeft w:val="0"/>
          <w:marRight w:val="0"/>
          <w:marTop w:val="0"/>
          <w:marBottom w:val="0"/>
          <w:divBdr>
            <w:top w:val="none" w:sz="0" w:space="0" w:color="auto"/>
            <w:left w:val="none" w:sz="0" w:space="0" w:color="auto"/>
            <w:bottom w:val="none" w:sz="0" w:space="0" w:color="auto"/>
            <w:right w:val="none" w:sz="0" w:space="0" w:color="auto"/>
          </w:divBdr>
        </w:div>
        <w:div w:id="2085107332">
          <w:marLeft w:val="0"/>
          <w:marRight w:val="0"/>
          <w:marTop w:val="0"/>
          <w:marBottom w:val="0"/>
          <w:divBdr>
            <w:top w:val="none" w:sz="0" w:space="0" w:color="auto"/>
            <w:left w:val="none" w:sz="0" w:space="0" w:color="auto"/>
            <w:bottom w:val="none" w:sz="0" w:space="0" w:color="auto"/>
            <w:right w:val="none" w:sz="0" w:space="0" w:color="auto"/>
          </w:divBdr>
        </w:div>
        <w:div w:id="1937590540">
          <w:marLeft w:val="0"/>
          <w:marRight w:val="0"/>
          <w:marTop w:val="0"/>
          <w:marBottom w:val="0"/>
          <w:divBdr>
            <w:top w:val="none" w:sz="0" w:space="0" w:color="auto"/>
            <w:left w:val="none" w:sz="0" w:space="0" w:color="auto"/>
            <w:bottom w:val="none" w:sz="0" w:space="0" w:color="auto"/>
            <w:right w:val="none" w:sz="0" w:space="0" w:color="auto"/>
          </w:divBdr>
        </w:div>
        <w:div w:id="2041203812">
          <w:marLeft w:val="0"/>
          <w:marRight w:val="0"/>
          <w:marTop w:val="0"/>
          <w:marBottom w:val="0"/>
          <w:divBdr>
            <w:top w:val="none" w:sz="0" w:space="0" w:color="auto"/>
            <w:left w:val="none" w:sz="0" w:space="0" w:color="auto"/>
            <w:bottom w:val="none" w:sz="0" w:space="0" w:color="auto"/>
            <w:right w:val="none" w:sz="0" w:space="0" w:color="auto"/>
          </w:divBdr>
        </w:div>
        <w:div w:id="743063510">
          <w:marLeft w:val="0"/>
          <w:marRight w:val="0"/>
          <w:marTop w:val="0"/>
          <w:marBottom w:val="0"/>
          <w:divBdr>
            <w:top w:val="none" w:sz="0" w:space="0" w:color="auto"/>
            <w:left w:val="none" w:sz="0" w:space="0" w:color="auto"/>
            <w:bottom w:val="none" w:sz="0" w:space="0" w:color="auto"/>
            <w:right w:val="none" w:sz="0" w:space="0" w:color="auto"/>
          </w:divBdr>
        </w:div>
        <w:div w:id="96950597">
          <w:marLeft w:val="0"/>
          <w:marRight w:val="0"/>
          <w:marTop w:val="0"/>
          <w:marBottom w:val="0"/>
          <w:divBdr>
            <w:top w:val="none" w:sz="0" w:space="0" w:color="auto"/>
            <w:left w:val="none" w:sz="0" w:space="0" w:color="auto"/>
            <w:bottom w:val="none" w:sz="0" w:space="0" w:color="auto"/>
            <w:right w:val="none" w:sz="0" w:space="0" w:color="auto"/>
          </w:divBdr>
        </w:div>
        <w:div w:id="1098795022">
          <w:marLeft w:val="0"/>
          <w:marRight w:val="0"/>
          <w:marTop w:val="0"/>
          <w:marBottom w:val="0"/>
          <w:divBdr>
            <w:top w:val="none" w:sz="0" w:space="0" w:color="auto"/>
            <w:left w:val="none" w:sz="0" w:space="0" w:color="auto"/>
            <w:bottom w:val="none" w:sz="0" w:space="0" w:color="auto"/>
            <w:right w:val="none" w:sz="0" w:space="0" w:color="auto"/>
          </w:divBdr>
        </w:div>
        <w:div w:id="1363094450">
          <w:marLeft w:val="0"/>
          <w:marRight w:val="0"/>
          <w:marTop w:val="0"/>
          <w:marBottom w:val="0"/>
          <w:divBdr>
            <w:top w:val="none" w:sz="0" w:space="0" w:color="auto"/>
            <w:left w:val="none" w:sz="0" w:space="0" w:color="auto"/>
            <w:bottom w:val="none" w:sz="0" w:space="0" w:color="auto"/>
            <w:right w:val="none" w:sz="0" w:space="0" w:color="auto"/>
          </w:divBdr>
        </w:div>
        <w:div w:id="1661541879">
          <w:marLeft w:val="0"/>
          <w:marRight w:val="0"/>
          <w:marTop w:val="0"/>
          <w:marBottom w:val="0"/>
          <w:divBdr>
            <w:top w:val="none" w:sz="0" w:space="0" w:color="auto"/>
            <w:left w:val="none" w:sz="0" w:space="0" w:color="auto"/>
            <w:bottom w:val="none" w:sz="0" w:space="0" w:color="auto"/>
            <w:right w:val="none" w:sz="0" w:space="0" w:color="auto"/>
          </w:divBdr>
        </w:div>
        <w:div w:id="327563290">
          <w:marLeft w:val="0"/>
          <w:marRight w:val="0"/>
          <w:marTop w:val="0"/>
          <w:marBottom w:val="0"/>
          <w:divBdr>
            <w:top w:val="none" w:sz="0" w:space="0" w:color="auto"/>
            <w:left w:val="none" w:sz="0" w:space="0" w:color="auto"/>
            <w:bottom w:val="none" w:sz="0" w:space="0" w:color="auto"/>
            <w:right w:val="none" w:sz="0" w:space="0" w:color="auto"/>
          </w:divBdr>
        </w:div>
        <w:div w:id="1563977958">
          <w:marLeft w:val="0"/>
          <w:marRight w:val="0"/>
          <w:marTop w:val="0"/>
          <w:marBottom w:val="0"/>
          <w:divBdr>
            <w:top w:val="none" w:sz="0" w:space="0" w:color="auto"/>
            <w:left w:val="none" w:sz="0" w:space="0" w:color="auto"/>
            <w:bottom w:val="none" w:sz="0" w:space="0" w:color="auto"/>
            <w:right w:val="none" w:sz="0" w:space="0" w:color="auto"/>
          </w:divBdr>
        </w:div>
        <w:div w:id="1630823305">
          <w:marLeft w:val="0"/>
          <w:marRight w:val="0"/>
          <w:marTop w:val="0"/>
          <w:marBottom w:val="0"/>
          <w:divBdr>
            <w:top w:val="none" w:sz="0" w:space="0" w:color="auto"/>
            <w:left w:val="none" w:sz="0" w:space="0" w:color="auto"/>
            <w:bottom w:val="none" w:sz="0" w:space="0" w:color="auto"/>
            <w:right w:val="none" w:sz="0" w:space="0" w:color="auto"/>
          </w:divBdr>
        </w:div>
        <w:div w:id="433596554">
          <w:marLeft w:val="0"/>
          <w:marRight w:val="0"/>
          <w:marTop w:val="0"/>
          <w:marBottom w:val="0"/>
          <w:divBdr>
            <w:top w:val="none" w:sz="0" w:space="0" w:color="auto"/>
            <w:left w:val="none" w:sz="0" w:space="0" w:color="auto"/>
            <w:bottom w:val="none" w:sz="0" w:space="0" w:color="auto"/>
            <w:right w:val="none" w:sz="0" w:space="0" w:color="auto"/>
          </w:divBdr>
        </w:div>
        <w:div w:id="934898975">
          <w:marLeft w:val="0"/>
          <w:marRight w:val="0"/>
          <w:marTop w:val="0"/>
          <w:marBottom w:val="0"/>
          <w:divBdr>
            <w:top w:val="none" w:sz="0" w:space="0" w:color="auto"/>
            <w:left w:val="none" w:sz="0" w:space="0" w:color="auto"/>
            <w:bottom w:val="none" w:sz="0" w:space="0" w:color="auto"/>
            <w:right w:val="none" w:sz="0" w:space="0" w:color="auto"/>
          </w:divBdr>
        </w:div>
        <w:div w:id="1695767939">
          <w:marLeft w:val="0"/>
          <w:marRight w:val="0"/>
          <w:marTop w:val="0"/>
          <w:marBottom w:val="0"/>
          <w:divBdr>
            <w:top w:val="none" w:sz="0" w:space="0" w:color="auto"/>
            <w:left w:val="none" w:sz="0" w:space="0" w:color="auto"/>
            <w:bottom w:val="none" w:sz="0" w:space="0" w:color="auto"/>
            <w:right w:val="none" w:sz="0" w:space="0" w:color="auto"/>
          </w:divBdr>
        </w:div>
        <w:div w:id="2143379829">
          <w:marLeft w:val="0"/>
          <w:marRight w:val="0"/>
          <w:marTop w:val="0"/>
          <w:marBottom w:val="0"/>
          <w:divBdr>
            <w:top w:val="none" w:sz="0" w:space="0" w:color="auto"/>
            <w:left w:val="none" w:sz="0" w:space="0" w:color="auto"/>
            <w:bottom w:val="none" w:sz="0" w:space="0" w:color="auto"/>
            <w:right w:val="none" w:sz="0" w:space="0" w:color="auto"/>
          </w:divBdr>
        </w:div>
        <w:div w:id="1668242303">
          <w:marLeft w:val="0"/>
          <w:marRight w:val="0"/>
          <w:marTop w:val="0"/>
          <w:marBottom w:val="0"/>
          <w:divBdr>
            <w:top w:val="none" w:sz="0" w:space="0" w:color="auto"/>
            <w:left w:val="none" w:sz="0" w:space="0" w:color="auto"/>
            <w:bottom w:val="none" w:sz="0" w:space="0" w:color="auto"/>
            <w:right w:val="none" w:sz="0" w:space="0" w:color="auto"/>
          </w:divBdr>
        </w:div>
        <w:div w:id="1031304410">
          <w:marLeft w:val="0"/>
          <w:marRight w:val="0"/>
          <w:marTop w:val="0"/>
          <w:marBottom w:val="0"/>
          <w:divBdr>
            <w:top w:val="none" w:sz="0" w:space="0" w:color="auto"/>
            <w:left w:val="none" w:sz="0" w:space="0" w:color="auto"/>
            <w:bottom w:val="none" w:sz="0" w:space="0" w:color="auto"/>
            <w:right w:val="none" w:sz="0" w:space="0" w:color="auto"/>
          </w:divBdr>
        </w:div>
        <w:div w:id="146360599">
          <w:marLeft w:val="0"/>
          <w:marRight w:val="0"/>
          <w:marTop w:val="0"/>
          <w:marBottom w:val="0"/>
          <w:divBdr>
            <w:top w:val="none" w:sz="0" w:space="0" w:color="auto"/>
            <w:left w:val="none" w:sz="0" w:space="0" w:color="auto"/>
            <w:bottom w:val="none" w:sz="0" w:space="0" w:color="auto"/>
            <w:right w:val="none" w:sz="0" w:space="0" w:color="auto"/>
          </w:divBdr>
        </w:div>
        <w:div w:id="193230404">
          <w:marLeft w:val="0"/>
          <w:marRight w:val="0"/>
          <w:marTop w:val="0"/>
          <w:marBottom w:val="0"/>
          <w:divBdr>
            <w:top w:val="none" w:sz="0" w:space="0" w:color="auto"/>
            <w:left w:val="none" w:sz="0" w:space="0" w:color="auto"/>
            <w:bottom w:val="none" w:sz="0" w:space="0" w:color="auto"/>
            <w:right w:val="none" w:sz="0" w:space="0" w:color="auto"/>
          </w:divBdr>
        </w:div>
        <w:div w:id="1010646228">
          <w:marLeft w:val="0"/>
          <w:marRight w:val="0"/>
          <w:marTop w:val="0"/>
          <w:marBottom w:val="0"/>
          <w:divBdr>
            <w:top w:val="none" w:sz="0" w:space="0" w:color="auto"/>
            <w:left w:val="none" w:sz="0" w:space="0" w:color="auto"/>
            <w:bottom w:val="none" w:sz="0" w:space="0" w:color="auto"/>
            <w:right w:val="none" w:sz="0" w:space="0" w:color="auto"/>
          </w:divBdr>
        </w:div>
        <w:div w:id="639968730">
          <w:marLeft w:val="0"/>
          <w:marRight w:val="0"/>
          <w:marTop w:val="0"/>
          <w:marBottom w:val="0"/>
          <w:divBdr>
            <w:top w:val="none" w:sz="0" w:space="0" w:color="auto"/>
            <w:left w:val="none" w:sz="0" w:space="0" w:color="auto"/>
            <w:bottom w:val="none" w:sz="0" w:space="0" w:color="auto"/>
            <w:right w:val="none" w:sz="0" w:space="0" w:color="auto"/>
          </w:divBdr>
        </w:div>
        <w:div w:id="686247342">
          <w:marLeft w:val="0"/>
          <w:marRight w:val="0"/>
          <w:marTop w:val="0"/>
          <w:marBottom w:val="0"/>
          <w:divBdr>
            <w:top w:val="none" w:sz="0" w:space="0" w:color="auto"/>
            <w:left w:val="none" w:sz="0" w:space="0" w:color="auto"/>
            <w:bottom w:val="none" w:sz="0" w:space="0" w:color="auto"/>
            <w:right w:val="none" w:sz="0" w:space="0" w:color="auto"/>
          </w:divBdr>
        </w:div>
        <w:div w:id="832918069">
          <w:marLeft w:val="0"/>
          <w:marRight w:val="0"/>
          <w:marTop w:val="0"/>
          <w:marBottom w:val="0"/>
          <w:divBdr>
            <w:top w:val="none" w:sz="0" w:space="0" w:color="auto"/>
            <w:left w:val="none" w:sz="0" w:space="0" w:color="auto"/>
            <w:bottom w:val="none" w:sz="0" w:space="0" w:color="auto"/>
            <w:right w:val="none" w:sz="0" w:space="0" w:color="auto"/>
          </w:divBdr>
        </w:div>
        <w:div w:id="1366250856">
          <w:marLeft w:val="0"/>
          <w:marRight w:val="0"/>
          <w:marTop w:val="0"/>
          <w:marBottom w:val="0"/>
          <w:divBdr>
            <w:top w:val="none" w:sz="0" w:space="0" w:color="auto"/>
            <w:left w:val="none" w:sz="0" w:space="0" w:color="auto"/>
            <w:bottom w:val="none" w:sz="0" w:space="0" w:color="auto"/>
            <w:right w:val="none" w:sz="0" w:space="0" w:color="auto"/>
          </w:divBdr>
        </w:div>
        <w:div w:id="214239031">
          <w:marLeft w:val="0"/>
          <w:marRight w:val="0"/>
          <w:marTop w:val="0"/>
          <w:marBottom w:val="0"/>
          <w:divBdr>
            <w:top w:val="none" w:sz="0" w:space="0" w:color="auto"/>
            <w:left w:val="none" w:sz="0" w:space="0" w:color="auto"/>
            <w:bottom w:val="none" w:sz="0" w:space="0" w:color="auto"/>
            <w:right w:val="none" w:sz="0" w:space="0" w:color="auto"/>
          </w:divBdr>
        </w:div>
        <w:div w:id="1453596680">
          <w:marLeft w:val="0"/>
          <w:marRight w:val="0"/>
          <w:marTop w:val="0"/>
          <w:marBottom w:val="0"/>
          <w:divBdr>
            <w:top w:val="none" w:sz="0" w:space="0" w:color="auto"/>
            <w:left w:val="none" w:sz="0" w:space="0" w:color="auto"/>
            <w:bottom w:val="none" w:sz="0" w:space="0" w:color="auto"/>
            <w:right w:val="none" w:sz="0" w:space="0" w:color="auto"/>
          </w:divBdr>
        </w:div>
        <w:div w:id="1450390385">
          <w:marLeft w:val="0"/>
          <w:marRight w:val="0"/>
          <w:marTop w:val="0"/>
          <w:marBottom w:val="0"/>
          <w:divBdr>
            <w:top w:val="none" w:sz="0" w:space="0" w:color="auto"/>
            <w:left w:val="none" w:sz="0" w:space="0" w:color="auto"/>
            <w:bottom w:val="none" w:sz="0" w:space="0" w:color="auto"/>
            <w:right w:val="none" w:sz="0" w:space="0" w:color="auto"/>
          </w:divBdr>
        </w:div>
        <w:div w:id="544561286">
          <w:marLeft w:val="0"/>
          <w:marRight w:val="0"/>
          <w:marTop w:val="0"/>
          <w:marBottom w:val="0"/>
          <w:divBdr>
            <w:top w:val="none" w:sz="0" w:space="0" w:color="auto"/>
            <w:left w:val="none" w:sz="0" w:space="0" w:color="auto"/>
            <w:bottom w:val="none" w:sz="0" w:space="0" w:color="auto"/>
            <w:right w:val="none" w:sz="0" w:space="0" w:color="auto"/>
          </w:divBdr>
        </w:div>
        <w:div w:id="1089235982">
          <w:marLeft w:val="0"/>
          <w:marRight w:val="0"/>
          <w:marTop w:val="0"/>
          <w:marBottom w:val="0"/>
          <w:divBdr>
            <w:top w:val="none" w:sz="0" w:space="0" w:color="auto"/>
            <w:left w:val="none" w:sz="0" w:space="0" w:color="auto"/>
            <w:bottom w:val="none" w:sz="0" w:space="0" w:color="auto"/>
            <w:right w:val="none" w:sz="0" w:space="0" w:color="auto"/>
          </w:divBdr>
        </w:div>
        <w:div w:id="1873153900">
          <w:marLeft w:val="0"/>
          <w:marRight w:val="0"/>
          <w:marTop w:val="0"/>
          <w:marBottom w:val="0"/>
          <w:divBdr>
            <w:top w:val="none" w:sz="0" w:space="0" w:color="auto"/>
            <w:left w:val="none" w:sz="0" w:space="0" w:color="auto"/>
            <w:bottom w:val="none" w:sz="0" w:space="0" w:color="auto"/>
            <w:right w:val="none" w:sz="0" w:space="0" w:color="auto"/>
          </w:divBdr>
        </w:div>
        <w:div w:id="905838832">
          <w:marLeft w:val="0"/>
          <w:marRight w:val="0"/>
          <w:marTop w:val="0"/>
          <w:marBottom w:val="0"/>
          <w:divBdr>
            <w:top w:val="none" w:sz="0" w:space="0" w:color="auto"/>
            <w:left w:val="none" w:sz="0" w:space="0" w:color="auto"/>
            <w:bottom w:val="none" w:sz="0" w:space="0" w:color="auto"/>
            <w:right w:val="none" w:sz="0" w:space="0" w:color="auto"/>
          </w:divBdr>
        </w:div>
        <w:div w:id="1886259076">
          <w:marLeft w:val="0"/>
          <w:marRight w:val="0"/>
          <w:marTop w:val="0"/>
          <w:marBottom w:val="0"/>
          <w:divBdr>
            <w:top w:val="none" w:sz="0" w:space="0" w:color="auto"/>
            <w:left w:val="none" w:sz="0" w:space="0" w:color="auto"/>
            <w:bottom w:val="none" w:sz="0" w:space="0" w:color="auto"/>
            <w:right w:val="none" w:sz="0" w:space="0" w:color="auto"/>
          </w:divBdr>
        </w:div>
        <w:div w:id="1813449947">
          <w:marLeft w:val="0"/>
          <w:marRight w:val="0"/>
          <w:marTop w:val="0"/>
          <w:marBottom w:val="0"/>
          <w:divBdr>
            <w:top w:val="none" w:sz="0" w:space="0" w:color="auto"/>
            <w:left w:val="none" w:sz="0" w:space="0" w:color="auto"/>
            <w:bottom w:val="none" w:sz="0" w:space="0" w:color="auto"/>
            <w:right w:val="none" w:sz="0" w:space="0" w:color="auto"/>
          </w:divBdr>
        </w:div>
        <w:div w:id="938870187">
          <w:marLeft w:val="0"/>
          <w:marRight w:val="0"/>
          <w:marTop w:val="0"/>
          <w:marBottom w:val="0"/>
          <w:divBdr>
            <w:top w:val="none" w:sz="0" w:space="0" w:color="auto"/>
            <w:left w:val="none" w:sz="0" w:space="0" w:color="auto"/>
            <w:bottom w:val="none" w:sz="0" w:space="0" w:color="auto"/>
            <w:right w:val="none" w:sz="0" w:space="0" w:color="auto"/>
          </w:divBdr>
        </w:div>
        <w:div w:id="193809208">
          <w:marLeft w:val="0"/>
          <w:marRight w:val="0"/>
          <w:marTop w:val="0"/>
          <w:marBottom w:val="0"/>
          <w:divBdr>
            <w:top w:val="none" w:sz="0" w:space="0" w:color="auto"/>
            <w:left w:val="none" w:sz="0" w:space="0" w:color="auto"/>
            <w:bottom w:val="none" w:sz="0" w:space="0" w:color="auto"/>
            <w:right w:val="none" w:sz="0" w:space="0" w:color="auto"/>
          </w:divBdr>
        </w:div>
        <w:div w:id="1097410450">
          <w:marLeft w:val="0"/>
          <w:marRight w:val="0"/>
          <w:marTop w:val="0"/>
          <w:marBottom w:val="0"/>
          <w:divBdr>
            <w:top w:val="none" w:sz="0" w:space="0" w:color="auto"/>
            <w:left w:val="none" w:sz="0" w:space="0" w:color="auto"/>
            <w:bottom w:val="none" w:sz="0" w:space="0" w:color="auto"/>
            <w:right w:val="none" w:sz="0" w:space="0" w:color="auto"/>
          </w:divBdr>
        </w:div>
        <w:div w:id="226649659">
          <w:marLeft w:val="0"/>
          <w:marRight w:val="0"/>
          <w:marTop w:val="0"/>
          <w:marBottom w:val="0"/>
          <w:divBdr>
            <w:top w:val="none" w:sz="0" w:space="0" w:color="auto"/>
            <w:left w:val="none" w:sz="0" w:space="0" w:color="auto"/>
            <w:bottom w:val="none" w:sz="0" w:space="0" w:color="auto"/>
            <w:right w:val="none" w:sz="0" w:space="0" w:color="auto"/>
          </w:divBdr>
        </w:div>
        <w:div w:id="248469652">
          <w:marLeft w:val="0"/>
          <w:marRight w:val="0"/>
          <w:marTop w:val="0"/>
          <w:marBottom w:val="0"/>
          <w:divBdr>
            <w:top w:val="none" w:sz="0" w:space="0" w:color="auto"/>
            <w:left w:val="none" w:sz="0" w:space="0" w:color="auto"/>
            <w:bottom w:val="none" w:sz="0" w:space="0" w:color="auto"/>
            <w:right w:val="none" w:sz="0" w:space="0" w:color="auto"/>
          </w:divBdr>
        </w:div>
        <w:div w:id="986779817">
          <w:marLeft w:val="0"/>
          <w:marRight w:val="0"/>
          <w:marTop w:val="0"/>
          <w:marBottom w:val="0"/>
          <w:divBdr>
            <w:top w:val="none" w:sz="0" w:space="0" w:color="auto"/>
            <w:left w:val="none" w:sz="0" w:space="0" w:color="auto"/>
            <w:bottom w:val="none" w:sz="0" w:space="0" w:color="auto"/>
            <w:right w:val="none" w:sz="0" w:space="0" w:color="auto"/>
          </w:divBdr>
        </w:div>
        <w:div w:id="852035535">
          <w:marLeft w:val="0"/>
          <w:marRight w:val="0"/>
          <w:marTop w:val="0"/>
          <w:marBottom w:val="0"/>
          <w:divBdr>
            <w:top w:val="none" w:sz="0" w:space="0" w:color="auto"/>
            <w:left w:val="none" w:sz="0" w:space="0" w:color="auto"/>
            <w:bottom w:val="none" w:sz="0" w:space="0" w:color="auto"/>
            <w:right w:val="none" w:sz="0" w:space="0" w:color="auto"/>
          </w:divBdr>
        </w:div>
        <w:div w:id="468859211">
          <w:marLeft w:val="0"/>
          <w:marRight w:val="0"/>
          <w:marTop w:val="0"/>
          <w:marBottom w:val="0"/>
          <w:divBdr>
            <w:top w:val="none" w:sz="0" w:space="0" w:color="auto"/>
            <w:left w:val="none" w:sz="0" w:space="0" w:color="auto"/>
            <w:bottom w:val="none" w:sz="0" w:space="0" w:color="auto"/>
            <w:right w:val="none" w:sz="0" w:space="0" w:color="auto"/>
          </w:divBdr>
        </w:div>
        <w:div w:id="96217419">
          <w:marLeft w:val="0"/>
          <w:marRight w:val="0"/>
          <w:marTop w:val="0"/>
          <w:marBottom w:val="0"/>
          <w:divBdr>
            <w:top w:val="none" w:sz="0" w:space="0" w:color="auto"/>
            <w:left w:val="none" w:sz="0" w:space="0" w:color="auto"/>
            <w:bottom w:val="none" w:sz="0" w:space="0" w:color="auto"/>
            <w:right w:val="none" w:sz="0" w:space="0" w:color="auto"/>
          </w:divBdr>
        </w:div>
        <w:div w:id="627708620">
          <w:marLeft w:val="0"/>
          <w:marRight w:val="0"/>
          <w:marTop w:val="0"/>
          <w:marBottom w:val="0"/>
          <w:divBdr>
            <w:top w:val="none" w:sz="0" w:space="0" w:color="auto"/>
            <w:left w:val="none" w:sz="0" w:space="0" w:color="auto"/>
            <w:bottom w:val="none" w:sz="0" w:space="0" w:color="auto"/>
            <w:right w:val="none" w:sz="0" w:space="0" w:color="auto"/>
          </w:divBdr>
        </w:div>
        <w:div w:id="582956277">
          <w:marLeft w:val="0"/>
          <w:marRight w:val="0"/>
          <w:marTop w:val="0"/>
          <w:marBottom w:val="0"/>
          <w:divBdr>
            <w:top w:val="none" w:sz="0" w:space="0" w:color="auto"/>
            <w:left w:val="none" w:sz="0" w:space="0" w:color="auto"/>
            <w:bottom w:val="none" w:sz="0" w:space="0" w:color="auto"/>
            <w:right w:val="none" w:sz="0" w:space="0" w:color="auto"/>
          </w:divBdr>
        </w:div>
        <w:div w:id="714692547">
          <w:marLeft w:val="0"/>
          <w:marRight w:val="0"/>
          <w:marTop w:val="0"/>
          <w:marBottom w:val="0"/>
          <w:divBdr>
            <w:top w:val="none" w:sz="0" w:space="0" w:color="auto"/>
            <w:left w:val="none" w:sz="0" w:space="0" w:color="auto"/>
            <w:bottom w:val="none" w:sz="0" w:space="0" w:color="auto"/>
            <w:right w:val="none" w:sz="0" w:space="0" w:color="auto"/>
          </w:divBdr>
        </w:div>
        <w:div w:id="109665892">
          <w:marLeft w:val="0"/>
          <w:marRight w:val="0"/>
          <w:marTop w:val="0"/>
          <w:marBottom w:val="0"/>
          <w:divBdr>
            <w:top w:val="none" w:sz="0" w:space="0" w:color="auto"/>
            <w:left w:val="none" w:sz="0" w:space="0" w:color="auto"/>
            <w:bottom w:val="none" w:sz="0" w:space="0" w:color="auto"/>
            <w:right w:val="none" w:sz="0" w:space="0" w:color="auto"/>
          </w:divBdr>
        </w:div>
        <w:div w:id="1385372053">
          <w:marLeft w:val="0"/>
          <w:marRight w:val="0"/>
          <w:marTop w:val="0"/>
          <w:marBottom w:val="0"/>
          <w:divBdr>
            <w:top w:val="none" w:sz="0" w:space="0" w:color="auto"/>
            <w:left w:val="none" w:sz="0" w:space="0" w:color="auto"/>
            <w:bottom w:val="none" w:sz="0" w:space="0" w:color="auto"/>
            <w:right w:val="none" w:sz="0" w:space="0" w:color="auto"/>
          </w:divBdr>
        </w:div>
        <w:div w:id="122814478">
          <w:marLeft w:val="0"/>
          <w:marRight w:val="0"/>
          <w:marTop w:val="0"/>
          <w:marBottom w:val="0"/>
          <w:divBdr>
            <w:top w:val="none" w:sz="0" w:space="0" w:color="auto"/>
            <w:left w:val="none" w:sz="0" w:space="0" w:color="auto"/>
            <w:bottom w:val="none" w:sz="0" w:space="0" w:color="auto"/>
            <w:right w:val="none" w:sz="0" w:space="0" w:color="auto"/>
          </w:divBdr>
        </w:div>
        <w:div w:id="670793024">
          <w:marLeft w:val="0"/>
          <w:marRight w:val="0"/>
          <w:marTop w:val="0"/>
          <w:marBottom w:val="0"/>
          <w:divBdr>
            <w:top w:val="none" w:sz="0" w:space="0" w:color="auto"/>
            <w:left w:val="none" w:sz="0" w:space="0" w:color="auto"/>
            <w:bottom w:val="none" w:sz="0" w:space="0" w:color="auto"/>
            <w:right w:val="none" w:sz="0" w:space="0" w:color="auto"/>
          </w:divBdr>
        </w:div>
        <w:div w:id="451479600">
          <w:marLeft w:val="0"/>
          <w:marRight w:val="0"/>
          <w:marTop w:val="0"/>
          <w:marBottom w:val="0"/>
          <w:divBdr>
            <w:top w:val="none" w:sz="0" w:space="0" w:color="auto"/>
            <w:left w:val="none" w:sz="0" w:space="0" w:color="auto"/>
            <w:bottom w:val="none" w:sz="0" w:space="0" w:color="auto"/>
            <w:right w:val="none" w:sz="0" w:space="0" w:color="auto"/>
          </w:divBdr>
        </w:div>
        <w:div w:id="700860045">
          <w:marLeft w:val="0"/>
          <w:marRight w:val="0"/>
          <w:marTop w:val="0"/>
          <w:marBottom w:val="0"/>
          <w:divBdr>
            <w:top w:val="none" w:sz="0" w:space="0" w:color="auto"/>
            <w:left w:val="none" w:sz="0" w:space="0" w:color="auto"/>
            <w:bottom w:val="none" w:sz="0" w:space="0" w:color="auto"/>
            <w:right w:val="none" w:sz="0" w:space="0" w:color="auto"/>
          </w:divBdr>
        </w:div>
        <w:div w:id="836380778">
          <w:marLeft w:val="0"/>
          <w:marRight w:val="0"/>
          <w:marTop w:val="0"/>
          <w:marBottom w:val="0"/>
          <w:divBdr>
            <w:top w:val="none" w:sz="0" w:space="0" w:color="auto"/>
            <w:left w:val="none" w:sz="0" w:space="0" w:color="auto"/>
            <w:bottom w:val="none" w:sz="0" w:space="0" w:color="auto"/>
            <w:right w:val="none" w:sz="0" w:space="0" w:color="auto"/>
          </w:divBdr>
        </w:div>
        <w:div w:id="1825320582">
          <w:marLeft w:val="0"/>
          <w:marRight w:val="0"/>
          <w:marTop w:val="0"/>
          <w:marBottom w:val="0"/>
          <w:divBdr>
            <w:top w:val="none" w:sz="0" w:space="0" w:color="auto"/>
            <w:left w:val="none" w:sz="0" w:space="0" w:color="auto"/>
            <w:bottom w:val="none" w:sz="0" w:space="0" w:color="auto"/>
            <w:right w:val="none" w:sz="0" w:space="0" w:color="auto"/>
          </w:divBdr>
        </w:div>
        <w:div w:id="1353724848">
          <w:marLeft w:val="0"/>
          <w:marRight w:val="0"/>
          <w:marTop w:val="0"/>
          <w:marBottom w:val="0"/>
          <w:divBdr>
            <w:top w:val="none" w:sz="0" w:space="0" w:color="auto"/>
            <w:left w:val="none" w:sz="0" w:space="0" w:color="auto"/>
            <w:bottom w:val="none" w:sz="0" w:space="0" w:color="auto"/>
            <w:right w:val="none" w:sz="0" w:space="0" w:color="auto"/>
          </w:divBdr>
        </w:div>
        <w:div w:id="173998549">
          <w:marLeft w:val="0"/>
          <w:marRight w:val="0"/>
          <w:marTop w:val="0"/>
          <w:marBottom w:val="0"/>
          <w:divBdr>
            <w:top w:val="none" w:sz="0" w:space="0" w:color="auto"/>
            <w:left w:val="none" w:sz="0" w:space="0" w:color="auto"/>
            <w:bottom w:val="none" w:sz="0" w:space="0" w:color="auto"/>
            <w:right w:val="none" w:sz="0" w:space="0" w:color="auto"/>
          </w:divBdr>
        </w:div>
        <w:div w:id="1349452666">
          <w:marLeft w:val="0"/>
          <w:marRight w:val="0"/>
          <w:marTop w:val="0"/>
          <w:marBottom w:val="0"/>
          <w:divBdr>
            <w:top w:val="none" w:sz="0" w:space="0" w:color="auto"/>
            <w:left w:val="none" w:sz="0" w:space="0" w:color="auto"/>
            <w:bottom w:val="none" w:sz="0" w:space="0" w:color="auto"/>
            <w:right w:val="none" w:sz="0" w:space="0" w:color="auto"/>
          </w:divBdr>
        </w:div>
        <w:div w:id="1856075618">
          <w:marLeft w:val="0"/>
          <w:marRight w:val="0"/>
          <w:marTop w:val="0"/>
          <w:marBottom w:val="0"/>
          <w:divBdr>
            <w:top w:val="none" w:sz="0" w:space="0" w:color="auto"/>
            <w:left w:val="none" w:sz="0" w:space="0" w:color="auto"/>
            <w:bottom w:val="none" w:sz="0" w:space="0" w:color="auto"/>
            <w:right w:val="none" w:sz="0" w:space="0" w:color="auto"/>
          </w:divBdr>
        </w:div>
        <w:div w:id="215438660">
          <w:marLeft w:val="0"/>
          <w:marRight w:val="0"/>
          <w:marTop w:val="0"/>
          <w:marBottom w:val="0"/>
          <w:divBdr>
            <w:top w:val="none" w:sz="0" w:space="0" w:color="auto"/>
            <w:left w:val="none" w:sz="0" w:space="0" w:color="auto"/>
            <w:bottom w:val="none" w:sz="0" w:space="0" w:color="auto"/>
            <w:right w:val="none" w:sz="0" w:space="0" w:color="auto"/>
          </w:divBdr>
        </w:div>
        <w:div w:id="794063382">
          <w:marLeft w:val="0"/>
          <w:marRight w:val="0"/>
          <w:marTop w:val="0"/>
          <w:marBottom w:val="0"/>
          <w:divBdr>
            <w:top w:val="none" w:sz="0" w:space="0" w:color="auto"/>
            <w:left w:val="none" w:sz="0" w:space="0" w:color="auto"/>
            <w:bottom w:val="none" w:sz="0" w:space="0" w:color="auto"/>
            <w:right w:val="none" w:sz="0" w:space="0" w:color="auto"/>
          </w:divBdr>
        </w:div>
        <w:div w:id="1526289133">
          <w:marLeft w:val="0"/>
          <w:marRight w:val="0"/>
          <w:marTop w:val="0"/>
          <w:marBottom w:val="0"/>
          <w:divBdr>
            <w:top w:val="none" w:sz="0" w:space="0" w:color="auto"/>
            <w:left w:val="none" w:sz="0" w:space="0" w:color="auto"/>
            <w:bottom w:val="none" w:sz="0" w:space="0" w:color="auto"/>
            <w:right w:val="none" w:sz="0" w:space="0" w:color="auto"/>
          </w:divBdr>
        </w:div>
        <w:div w:id="5598803">
          <w:marLeft w:val="0"/>
          <w:marRight w:val="0"/>
          <w:marTop w:val="0"/>
          <w:marBottom w:val="0"/>
          <w:divBdr>
            <w:top w:val="none" w:sz="0" w:space="0" w:color="auto"/>
            <w:left w:val="none" w:sz="0" w:space="0" w:color="auto"/>
            <w:bottom w:val="none" w:sz="0" w:space="0" w:color="auto"/>
            <w:right w:val="none" w:sz="0" w:space="0" w:color="auto"/>
          </w:divBdr>
        </w:div>
        <w:div w:id="308556535">
          <w:marLeft w:val="0"/>
          <w:marRight w:val="0"/>
          <w:marTop w:val="0"/>
          <w:marBottom w:val="0"/>
          <w:divBdr>
            <w:top w:val="none" w:sz="0" w:space="0" w:color="auto"/>
            <w:left w:val="none" w:sz="0" w:space="0" w:color="auto"/>
            <w:bottom w:val="none" w:sz="0" w:space="0" w:color="auto"/>
            <w:right w:val="none" w:sz="0" w:space="0" w:color="auto"/>
          </w:divBdr>
        </w:div>
        <w:div w:id="1139611824">
          <w:marLeft w:val="0"/>
          <w:marRight w:val="0"/>
          <w:marTop w:val="0"/>
          <w:marBottom w:val="0"/>
          <w:divBdr>
            <w:top w:val="none" w:sz="0" w:space="0" w:color="auto"/>
            <w:left w:val="none" w:sz="0" w:space="0" w:color="auto"/>
            <w:bottom w:val="none" w:sz="0" w:space="0" w:color="auto"/>
            <w:right w:val="none" w:sz="0" w:space="0" w:color="auto"/>
          </w:divBdr>
        </w:div>
        <w:div w:id="595551757">
          <w:marLeft w:val="0"/>
          <w:marRight w:val="0"/>
          <w:marTop w:val="0"/>
          <w:marBottom w:val="0"/>
          <w:divBdr>
            <w:top w:val="none" w:sz="0" w:space="0" w:color="auto"/>
            <w:left w:val="none" w:sz="0" w:space="0" w:color="auto"/>
            <w:bottom w:val="none" w:sz="0" w:space="0" w:color="auto"/>
            <w:right w:val="none" w:sz="0" w:space="0" w:color="auto"/>
          </w:divBdr>
        </w:div>
        <w:div w:id="627853307">
          <w:marLeft w:val="0"/>
          <w:marRight w:val="0"/>
          <w:marTop w:val="0"/>
          <w:marBottom w:val="0"/>
          <w:divBdr>
            <w:top w:val="none" w:sz="0" w:space="0" w:color="auto"/>
            <w:left w:val="none" w:sz="0" w:space="0" w:color="auto"/>
            <w:bottom w:val="none" w:sz="0" w:space="0" w:color="auto"/>
            <w:right w:val="none" w:sz="0" w:space="0" w:color="auto"/>
          </w:divBdr>
        </w:div>
        <w:div w:id="349113846">
          <w:marLeft w:val="0"/>
          <w:marRight w:val="0"/>
          <w:marTop w:val="0"/>
          <w:marBottom w:val="0"/>
          <w:divBdr>
            <w:top w:val="none" w:sz="0" w:space="0" w:color="auto"/>
            <w:left w:val="none" w:sz="0" w:space="0" w:color="auto"/>
            <w:bottom w:val="none" w:sz="0" w:space="0" w:color="auto"/>
            <w:right w:val="none" w:sz="0" w:space="0" w:color="auto"/>
          </w:divBdr>
        </w:div>
        <w:div w:id="737870971">
          <w:marLeft w:val="0"/>
          <w:marRight w:val="0"/>
          <w:marTop w:val="0"/>
          <w:marBottom w:val="0"/>
          <w:divBdr>
            <w:top w:val="none" w:sz="0" w:space="0" w:color="auto"/>
            <w:left w:val="none" w:sz="0" w:space="0" w:color="auto"/>
            <w:bottom w:val="none" w:sz="0" w:space="0" w:color="auto"/>
            <w:right w:val="none" w:sz="0" w:space="0" w:color="auto"/>
          </w:divBdr>
        </w:div>
        <w:div w:id="1651053383">
          <w:marLeft w:val="0"/>
          <w:marRight w:val="0"/>
          <w:marTop w:val="0"/>
          <w:marBottom w:val="0"/>
          <w:divBdr>
            <w:top w:val="none" w:sz="0" w:space="0" w:color="auto"/>
            <w:left w:val="none" w:sz="0" w:space="0" w:color="auto"/>
            <w:bottom w:val="none" w:sz="0" w:space="0" w:color="auto"/>
            <w:right w:val="none" w:sz="0" w:space="0" w:color="auto"/>
          </w:divBdr>
        </w:div>
        <w:div w:id="179125780">
          <w:marLeft w:val="0"/>
          <w:marRight w:val="0"/>
          <w:marTop w:val="0"/>
          <w:marBottom w:val="0"/>
          <w:divBdr>
            <w:top w:val="none" w:sz="0" w:space="0" w:color="auto"/>
            <w:left w:val="none" w:sz="0" w:space="0" w:color="auto"/>
            <w:bottom w:val="none" w:sz="0" w:space="0" w:color="auto"/>
            <w:right w:val="none" w:sz="0" w:space="0" w:color="auto"/>
          </w:divBdr>
        </w:div>
        <w:div w:id="302391028">
          <w:marLeft w:val="0"/>
          <w:marRight w:val="0"/>
          <w:marTop w:val="0"/>
          <w:marBottom w:val="0"/>
          <w:divBdr>
            <w:top w:val="none" w:sz="0" w:space="0" w:color="auto"/>
            <w:left w:val="none" w:sz="0" w:space="0" w:color="auto"/>
            <w:bottom w:val="none" w:sz="0" w:space="0" w:color="auto"/>
            <w:right w:val="none" w:sz="0" w:space="0" w:color="auto"/>
          </w:divBdr>
        </w:div>
        <w:div w:id="2133668334">
          <w:marLeft w:val="0"/>
          <w:marRight w:val="0"/>
          <w:marTop w:val="0"/>
          <w:marBottom w:val="0"/>
          <w:divBdr>
            <w:top w:val="none" w:sz="0" w:space="0" w:color="auto"/>
            <w:left w:val="none" w:sz="0" w:space="0" w:color="auto"/>
            <w:bottom w:val="none" w:sz="0" w:space="0" w:color="auto"/>
            <w:right w:val="none" w:sz="0" w:space="0" w:color="auto"/>
          </w:divBdr>
        </w:div>
        <w:div w:id="19208880">
          <w:marLeft w:val="0"/>
          <w:marRight w:val="0"/>
          <w:marTop w:val="0"/>
          <w:marBottom w:val="0"/>
          <w:divBdr>
            <w:top w:val="none" w:sz="0" w:space="0" w:color="auto"/>
            <w:left w:val="none" w:sz="0" w:space="0" w:color="auto"/>
            <w:bottom w:val="none" w:sz="0" w:space="0" w:color="auto"/>
            <w:right w:val="none" w:sz="0" w:space="0" w:color="auto"/>
          </w:divBdr>
        </w:div>
        <w:div w:id="1889225957">
          <w:marLeft w:val="0"/>
          <w:marRight w:val="0"/>
          <w:marTop w:val="0"/>
          <w:marBottom w:val="0"/>
          <w:divBdr>
            <w:top w:val="none" w:sz="0" w:space="0" w:color="auto"/>
            <w:left w:val="none" w:sz="0" w:space="0" w:color="auto"/>
            <w:bottom w:val="none" w:sz="0" w:space="0" w:color="auto"/>
            <w:right w:val="none" w:sz="0" w:space="0" w:color="auto"/>
          </w:divBdr>
        </w:div>
        <w:div w:id="2071880776">
          <w:marLeft w:val="0"/>
          <w:marRight w:val="0"/>
          <w:marTop w:val="0"/>
          <w:marBottom w:val="0"/>
          <w:divBdr>
            <w:top w:val="none" w:sz="0" w:space="0" w:color="auto"/>
            <w:left w:val="none" w:sz="0" w:space="0" w:color="auto"/>
            <w:bottom w:val="none" w:sz="0" w:space="0" w:color="auto"/>
            <w:right w:val="none" w:sz="0" w:space="0" w:color="auto"/>
          </w:divBdr>
        </w:div>
        <w:div w:id="1263150401">
          <w:marLeft w:val="0"/>
          <w:marRight w:val="0"/>
          <w:marTop w:val="0"/>
          <w:marBottom w:val="0"/>
          <w:divBdr>
            <w:top w:val="none" w:sz="0" w:space="0" w:color="auto"/>
            <w:left w:val="none" w:sz="0" w:space="0" w:color="auto"/>
            <w:bottom w:val="none" w:sz="0" w:space="0" w:color="auto"/>
            <w:right w:val="none" w:sz="0" w:space="0" w:color="auto"/>
          </w:divBdr>
        </w:div>
        <w:div w:id="1317303298">
          <w:marLeft w:val="0"/>
          <w:marRight w:val="0"/>
          <w:marTop w:val="0"/>
          <w:marBottom w:val="0"/>
          <w:divBdr>
            <w:top w:val="none" w:sz="0" w:space="0" w:color="auto"/>
            <w:left w:val="none" w:sz="0" w:space="0" w:color="auto"/>
            <w:bottom w:val="none" w:sz="0" w:space="0" w:color="auto"/>
            <w:right w:val="none" w:sz="0" w:space="0" w:color="auto"/>
          </w:divBdr>
        </w:div>
        <w:div w:id="533538543">
          <w:marLeft w:val="0"/>
          <w:marRight w:val="0"/>
          <w:marTop w:val="0"/>
          <w:marBottom w:val="0"/>
          <w:divBdr>
            <w:top w:val="none" w:sz="0" w:space="0" w:color="auto"/>
            <w:left w:val="none" w:sz="0" w:space="0" w:color="auto"/>
            <w:bottom w:val="none" w:sz="0" w:space="0" w:color="auto"/>
            <w:right w:val="none" w:sz="0" w:space="0" w:color="auto"/>
          </w:divBdr>
        </w:div>
        <w:div w:id="599534715">
          <w:marLeft w:val="0"/>
          <w:marRight w:val="0"/>
          <w:marTop w:val="0"/>
          <w:marBottom w:val="0"/>
          <w:divBdr>
            <w:top w:val="none" w:sz="0" w:space="0" w:color="auto"/>
            <w:left w:val="none" w:sz="0" w:space="0" w:color="auto"/>
            <w:bottom w:val="none" w:sz="0" w:space="0" w:color="auto"/>
            <w:right w:val="none" w:sz="0" w:space="0" w:color="auto"/>
          </w:divBdr>
        </w:div>
        <w:div w:id="1988629917">
          <w:marLeft w:val="0"/>
          <w:marRight w:val="0"/>
          <w:marTop w:val="0"/>
          <w:marBottom w:val="0"/>
          <w:divBdr>
            <w:top w:val="none" w:sz="0" w:space="0" w:color="auto"/>
            <w:left w:val="none" w:sz="0" w:space="0" w:color="auto"/>
            <w:bottom w:val="none" w:sz="0" w:space="0" w:color="auto"/>
            <w:right w:val="none" w:sz="0" w:space="0" w:color="auto"/>
          </w:divBdr>
        </w:div>
        <w:div w:id="739450122">
          <w:marLeft w:val="0"/>
          <w:marRight w:val="0"/>
          <w:marTop w:val="0"/>
          <w:marBottom w:val="0"/>
          <w:divBdr>
            <w:top w:val="none" w:sz="0" w:space="0" w:color="auto"/>
            <w:left w:val="none" w:sz="0" w:space="0" w:color="auto"/>
            <w:bottom w:val="none" w:sz="0" w:space="0" w:color="auto"/>
            <w:right w:val="none" w:sz="0" w:space="0" w:color="auto"/>
          </w:divBdr>
        </w:div>
        <w:div w:id="548996320">
          <w:marLeft w:val="0"/>
          <w:marRight w:val="0"/>
          <w:marTop w:val="0"/>
          <w:marBottom w:val="0"/>
          <w:divBdr>
            <w:top w:val="none" w:sz="0" w:space="0" w:color="auto"/>
            <w:left w:val="none" w:sz="0" w:space="0" w:color="auto"/>
            <w:bottom w:val="none" w:sz="0" w:space="0" w:color="auto"/>
            <w:right w:val="none" w:sz="0" w:space="0" w:color="auto"/>
          </w:divBdr>
        </w:div>
        <w:div w:id="170603189">
          <w:marLeft w:val="0"/>
          <w:marRight w:val="0"/>
          <w:marTop w:val="0"/>
          <w:marBottom w:val="0"/>
          <w:divBdr>
            <w:top w:val="none" w:sz="0" w:space="0" w:color="auto"/>
            <w:left w:val="none" w:sz="0" w:space="0" w:color="auto"/>
            <w:bottom w:val="none" w:sz="0" w:space="0" w:color="auto"/>
            <w:right w:val="none" w:sz="0" w:space="0" w:color="auto"/>
          </w:divBdr>
        </w:div>
        <w:div w:id="1789423939">
          <w:marLeft w:val="0"/>
          <w:marRight w:val="0"/>
          <w:marTop w:val="0"/>
          <w:marBottom w:val="0"/>
          <w:divBdr>
            <w:top w:val="none" w:sz="0" w:space="0" w:color="auto"/>
            <w:left w:val="none" w:sz="0" w:space="0" w:color="auto"/>
            <w:bottom w:val="none" w:sz="0" w:space="0" w:color="auto"/>
            <w:right w:val="none" w:sz="0" w:space="0" w:color="auto"/>
          </w:divBdr>
        </w:div>
        <w:div w:id="883447886">
          <w:marLeft w:val="0"/>
          <w:marRight w:val="0"/>
          <w:marTop w:val="0"/>
          <w:marBottom w:val="0"/>
          <w:divBdr>
            <w:top w:val="none" w:sz="0" w:space="0" w:color="auto"/>
            <w:left w:val="none" w:sz="0" w:space="0" w:color="auto"/>
            <w:bottom w:val="none" w:sz="0" w:space="0" w:color="auto"/>
            <w:right w:val="none" w:sz="0" w:space="0" w:color="auto"/>
          </w:divBdr>
        </w:div>
        <w:div w:id="1160275369">
          <w:marLeft w:val="0"/>
          <w:marRight w:val="0"/>
          <w:marTop w:val="0"/>
          <w:marBottom w:val="0"/>
          <w:divBdr>
            <w:top w:val="none" w:sz="0" w:space="0" w:color="auto"/>
            <w:left w:val="none" w:sz="0" w:space="0" w:color="auto"/>
            <w:bottom w:val="none" w:sz="0" w:space="0" w:color="auto"/>
            <w:right w:val="none" w:sz="0" w:space="0" w:color="auto"/>
          </w:divBdr>
        </w:div>
        <w:div w:id="980578380">
          <w:marLeft w:val="0"/>
          <w:marRight w:val="0"/>
          <w:marTop w:val="0"/>
          <w:marBottom w:val="0"/>
          <w:divBdr>
            <w:top w:val="none" w:sz="0" w:space="0" w:color="auto"/>
            <w:left w:val="none" w:sz="0" w:space="0" w:color="auto"/>
            <w:bottom w:val="none" w:sz="0" w:space="0" w:color="auto"/>
            <w:right w:val="none" w:sz="0" w:space="0" w:color="auto"/>
          </w:divBdr>
        </w:div>
        <w:div w:id="1327325703">
          <w:marLeft w:val="0"/>
          <w:marRight w:val="0"/>
          <w:marTop w:val="0"/>
          <w:marBottom w:val="0"/>
          <w:divBdr>
            <w:top w:val="none" w:sz="0" w:space="0" w:color="auto"/>
            <w:left w:val="none" w:sz="0" w:space="0" w:color="auto"/>
            <w:bottom w:val="none" w:sz="0" w:space="0" w:color="auto"/>
            <w:right w:val="none" w:sz="0" w:space="0" w:color="auto"/>
          </w:divBdr>
        </w:div>
        <w:div w:id="1418600876">
          <w:marLeft w:val="0"/>
          <w:marRight w:val="0"/>
          <w:marTop w:val="0"/>
          <w:marBottom w:val="0"/>
          <w:divBdr>
            <w:top w:val="none" w:sz="0" w:space="0" w:color="auto"/>
            <w:left w:val="none" w:sz="0" w:space="0" w:color="auto"/>
            <w:bottom w:val="none" w:sz="0" w:space="0" w:color="auto"/>
            <w:right w:val="none" w:sz="0" w:space="0" w:color="auto"/>
          </w:divBdr>
        </w:div>
        <w:div w:id="1489858095">
          <w:marLeft w:val="0"/>
          <w:marRight w:val="0"/>
          <w:marTop w:val="0"/>
          <w:marBottom w:val="0"/>
          <w:divBdr>
            <w:top w:val="none" w:sz="0" w:space="0" w:color="auto"/>
            <w:left w:val="none" w:sz="0" w:space="0" w:color="auto"/>
            <w:bottom w:val="none" w:sz="0" w:space="0" w:color="auto"/>
            <w:right w:val="none" w:sz="0" w:space="0" w:color="auto"/>
          </w:divBdr>
        </w:div>
        <w:div w:id="754744095">
          <w:marLeft w:val="0"/>
          <w:marRight w:val="0"/>
          <w:marTop w:val="0"/>
          <w:marBottom w:val="0"/>
          <w:divBdr>
            <w:top w:val="none" w:sz="0" w:space="0" w:color="auto"/>
            <w:left w:val="none" w:sz="0" w:space="0" w:color="auto"/>
            <w:bottom w:val="none" w:sz="0" w:space="0" w:color="auto"/>
            <w:right w:val="none" w:sz="0" w:space="0" w:color="auto"/>
          </w:divBdr>
        </w:div>
        <w:div w:id="1950352996">
          <w:marLeft w:val="0"/>
          <w:marRight w:val="0"/>
          <w:marTop w:val="0"/>
          <w:marBottom w:val="0"/>
          <w:divBdr>
            <w:top w:val="none" w:sz="0" w:space="0" w:color="auto"/>
            <w:left w:val="none" w:sz="0" w:space="0" w:color="auto"/>
            <w:bottom w:val="none" w:sz="0" w:space="0" w:color="auto"/>
            <w:right w:val="none" w:sz="0" w:space="0" w:color="auto"/>
          </w:divBdr>
        </w:div>
        <w:div w:id="1110010631">
          <w:marLeft w:val="0"/>
          <w:marRight w:val="0"/>
          <w:marTop w:val="0"/>
          <w:marBottom w:val="0"/>
          <w:divBdr>
            <w:top w:val="none" w:sz="0" w:space="0" w:color="auto"/>
            <w:left w:val="none" w:sz="0" w:space="0" w:color="auto"/>
            <w:bottom w:val="none" w:sz="0" w:space="0" w:color="auto"/>
            <w:right w:val="none" w:sz="0" w:space="0" w:color="auto"/>
          </w:divBdr>
        </w:div>
        <w:div w:id="351801651">
          <w:marLeft w:val="0"/>
          <w:marRight w:val="0"/>
          <w:marTop w:val="0"/>
          <w:marBottom w:val="0"/>
          <w:divBdr>
            <w:top w:val="none" w:sz="0" w:space="0" w:color="auto"/>
            <w:left w:val="none" w:sz="0" w:space="0" w:color="auto"/>
            <w:bottom w:val="none" w:sz="0" w:space="0" w:color="auto"/>
            <w:right w:val="none" w:sz="0" w:space="0" w:color="auto"/>
          </w:divBdr>
        </w:div>
        <w:div w:id="1878200394">
          <w:marLeft w:val="0"/>
          <w:marRight w:val="0"/>
          <w:marTop w:val="0"/>
          <w:marBottom w:val="0"/>
          <w:divBdr>
            <w:top w:val="none" w:sz="0" w:space="0" w:color="auto"/>
            <w:left w:val="none" w:sz="0" w:space="0" w:color="auto"/>
            <w:bottom w:val="none" w:sz="0" w:space="0" w:color="auto"/>
            <w:right w:val="none" w:sz="0" w:space="0" w:color="auto"/>
          </w:divBdr>
        </w:div>
        <w:div w:id="1656180219">
          <w:marLeft w:val="0"/>
          <w:marRight w:val="0"/>
          <w:marTop w:val="0"/>
          <w:marBottom w:val="0"/>
          <w:divBdr>
            <w:top w:val="none" w:sz="0" w:space="0" w:color="auto"/>
            <w:left w:val="none" w:sz="0" w:space="0" w:color="auto"/>
            <w:bottom w:val="none" w:sz="0" w:space="0" w:color="auto"/>
            <w:right w:val="none" w:sz="0" w:space="0" w:color="auto"/>
          </w:divBdr>
        </w:div>
        <w:div w:id="837312609">
          <w:marLeft w:val="0"/>
          <w:marRight w:val="0"/>
          <w:marTop w:val="0"/>
          <w:marBottom w:val="0"/>
          <w:divBdr>
            <w:top w:val="none" w:sz="0" w:space="0" w:color="auto"/>
            <w:left w:val="none" w:sz="0" w:space="0" w:color="auto"/>
            <w:bottom w:val="none" w:sz="0" w:space="0" w:color="auto"/>
            <w:right w:val="none" w:sz="0" w:space="0" w:color="auto"/>
          </w:divBdr>
        </w:div>
        <w:div w:id="329406389">
          <w:marLeft w:val="0"/>
          <w:marRight w:val="0"/>
          <w:marTop w:val="0"/>
          <w:marBottom w:val="0"/>
          <w:divBdr>
            <w:top w:val="none" w:sz="0" w:space="0" w:color="auto"/>
            <w:left w:val="none" w:sz="0" w:space="0" w:color="auto"/>
            <w:bottom w:val="none" w:sz="0" w:space="0" w:color="auto"/>
            <w:right w:val="none" w:sz="0" w:space="0" w:color="auto"/>
          </w:divBdr>
        </w:div>
        <w:div w:id="1431243731">
          <w:marLeft w:val="0"/>
          <w:marRight w:val="0"/>
          <w:marTop w:val="0"/>
          <w:marBottom w:val="0"/>
          <w:divBdr>
            <w:top w:val="none" w:sz="0" w:space="0" w:color="auto"/>
            <w:left w:val="none" w:sz="0" w:space="0" w:color="auto"/>
            <w:bottom w:val="none" w:sz="0" w:space="0" w:color="auto"/>
            <w:right w:val="none" w:sz="0" w:space="0" w:color="auto"/>
          </w:divBdr>
        </w:div>
        <w:div w:id="788160795">
          <w:marLeft w:val="0"/>
          <w:marRight w:val="0"/>
          <w:marTop w:val="0"/>
          <w:marBottom w:val="0"/>
          <w:divBdr>
            <w:top w:val="none" w:sz="0" w:space="0" w:color="auto"/>
            <w:left w:val="none" w:sz="0" w:space="0" w:color="auto"/>
            <w:bottom w:val="none" w:sz="0" w:space="0" w:color="auto"/>
            <w:right w:val="none" w:sz="0" w:space="0" w:color="auto"/>
          </w:divBdr>
        </w:div>
        <w:div w:id="1968662940">
          <w:marLeft w:val="0"/>
          <w:marRight w:val="0"/>
          <w:marTop w:val="0"/>
          <w:marBottom w:val="0"/>
          <w:divBdr>
            <w:top w:val="none" w:sz="0" w:space="0" w:color="auto"/>
            <w:left w:val="none" w:sz="0" w:space="0" w:color="auto"/>
            <w:bottom w:val="none" w:sz="0" w:space="0" w:color="auto"/>
            <w:right w:val="none" w:sz="0" w:space="0" w:color="auto"/>
          </w:divBdr>
        </w:div>
        <w:div w:id="1016536513">
          <w:marLeft w:val="0"/>
          <w:marRight w:val="0"/>
          <w:marTop w:val="0"/>
          <w:marBottom w:val="0"/>
          <w:divBdr>
            <w:top w:val="none" w:sz="0" w:space="0" w:color="auto"/>
            <w:left w:val="none" w:sz="0" w:space="0" w:color="auto"/>
            <w:bottom w:val="none" w:sz="0" w:space="0" w:color="auto"/>
            <w:right w:val="none" w:sz="0" w:space="0" w:color="auto"/>
          </w:divBdr>
        </w:div>
        <w:div w:id="354423333">
          <w:marLeft w:val="0"/>
          <w:marRight w:val="0"/>
          <w:marTop w:val="0"/>
          <w:marBottom w:val="0"/>
          <w:divBdr>
            <w:top w:val="none" w:sz="0" w:space="0" w:color="auto"/>
            <w:left w:val="none" w:sz="0" w:space="0" w:color="auto"/>
            <w:bottom w:val="none" w:sz="0" w:space="0" w:color="auto"/>
            <w:right w:val="none" w:sz="0" w:space="0" w:color="auto"/>
          </w:divBdr>
        </w:div>
        <w:div w:id="574049887">
          <w:marLeft w:val="0"/>
          <w:marRight w:val="0"/>
          <w:marTop w:val="0"/>
          <w:marBottom w:val="0"/>
          <w:divBdr>
            <w:top w:val="none" w:sz="0" w:space="0" w:color="auto"/>
            <w:left w:val="none" w:sz="0" w:space="0" w:color="auto"/>
            <w:bottom w:val="none" w:sz="0" w:space="0" w:color="auto"/>
            <w:right w:val="none" w:sz="0" w:space="0" w:color="auto"/>
          </w:divBdr>
        </w:div>
        <w:div w:id="858159624">
          <w:marLeft w:val="0"/>
          <w:marRight w:val="0"/>
          <w:marTop w:val="0"/>
          <w:marBottom w:val="0"/>
          <w:divBdr>
            <w:top w:val="none" w:sz="0" w:space="0" w:color="auto"/>
            <w:left w:val="none" w:sz="0" w:space="0" w:color="auto"/>
            <w:bottom w:val="none" w:sz="0" w:space="0" w:color="auto"/>
            <w:right w:val="none" w:sz="0" w:space="0" w:color="auto"/>
          </w:divBdr>
        </w:div>
        <w:div w:id="1000737426">
          <w:marLeft w:val="0"/>
          <w:marRight w:val="0"/>
          <w:marTop w:val="0"/>
          <w:marBottom w:val="0"/>
          <w:divBdr>
            <w:top w:val="none" w:sz="0" w:space="0" w:color="auto"/>
            <w:left w:val="none" w:sz="0" w:space="0" w:color="auto"/>
            <w:bottom w:val="none" w:sz="0" w:space="0" w:color="auto"/>
            <w:right w:val="none" w:sz="0" w:space="0" w:color="auto"/>
          </w:divBdr>
        </w:div>
        <w:div w:id="75595760">
          <w:marLeft w:val="0"/>
          <w:marRight w:val="0"/>
          <w:marTop w:val="0"/>
          <w:marBottom w:val="0"/>
          <w:divBdr>
            <w:top w:val="none" w:sz="0" w:space="0" w:color="auto"/>
            <w:left w:val="none" w:sz="0" w:space="0" w:color="auto"/>
            <w:bottom w:val="none" w:sz="0" w:space="0" w:color="auto"/>
            <w:right w:val="none" w:sz="0" w:space="0" w:color="auto"/>
          </w:divBdr>
        </w:div>
        <w:div w:id="1212577974">
          <w:marLeft w:val="0"/>
          <w:marRight w:val="0"/>
          <w:marTop w:val="0"/>
          <w:marBottom w:val="0"/>
          <w:divBdr>
            <w:top w:val="none" w:sz="0" w:space="0" w:color="auto"/>
            <w:left w:val="none" w:sz="0" w:space="0" w:color="auto"/>
            <w:bottom w:val="none" w:sz="0" w:space="0" w:color="auto"/>
            <w:right w:val="none" w:sz="0" w:space="0" w:color="auto"/>
          </w:divBdr>
        </w:div>
        <w:div w:id="485634884">
          <w:marLeft w:val="0"/>
          <w:marRight w:val="0"/>
          <w:marTop w:val="0"/>
          <w:marBottom w:val="0"/>
          <w:divBdr>
            <w:top w:val="none" w:sz="0" w:space="0" w:color="auto"/>
            <w:left w:val="none" w:sz="0" w:space="0" w:color="auto"/>
            <w:bottom w:val="none" w:sz="0" w:space="0" w:color="auto"/>
            <w:right w:val="none" w:sz="0" w:space="0" w:color="auto"/>
          </w:divBdr>
        </w:div>
        <w:div w:id="1249078848">
          <w:marLeft w:val="0"/>
          <w:marRight w:val="0"/>
          <w:marTop w:val="0"/>
          <w:marBottom w:val="0"/>
          <w:divBdr>
            <w:top w:val="none" w:sz="0" w:space="0" w:color="auto"/>
            <w:left w:val="none" w:sz="0" w:space="0" w:color="auto"/>
            <w:bottom w:val="none" w:sz="0" w:space="0" w:color="auto"/>
            <w:right w:val="none" w:sz="0" w:space="0" w:color="auto"/>
          </w:divBdr>
        </w:div>
        <w:div w:id="1191183252">
          <w:marLeft w:val="0"/>
          <w:marRight w:val="0"/>
          <w:marTop w:val="0"/>
          <w:marBottom w:val="0"/>
          <w:divBdr>
            <w:top w:val="none" w:sz="0" w:space="0" w:color="auto"/>
            <w:left w:val="none" w:sz="0" w:space="0" w:color="auto"/>
            <w:bottom w:val="none" w:sz="0" w:space="0" w:color="auto"/>
            <w:right w:val="none" w:sz="0" w:space="0" w:color="auto"/>
          </w:divBdr>
        </w:div>
        <w:div w:id="1325746710">
          <w:marLeft w:val="0"/>
          <w:marRight w:val="0"/>
          <w:marTop w:val="0"/>
          <w:marBottom w:val="0"/>
          <w:divBdr>
            <w:top w:val="none" w:sz="0" w:space="0" w:color="auto"/>
            <w:left w:val="none" w:sz="0" w:space="0" w:color="auto"/>
            <w:bottom w:val="none" w:sz="0" w:space="0" w:color="auto"/>
            <w:right w:val="none" w:sz="0" w:space="0" w:color="auto"/>
          </w:divBdr>
        </w:div>
        <w:div w:id="1423911957">
          <w:marLeft w:val="0"/>
          <w:marRight w:val="0"/>
          <w:marTop w:val="0"/>
          <w:marBottom w:val="0"/>
          <w:divBdr>
            <w:top w:val="none" w:sz="0" w:space="0" w:color="auto"/>
            <w:left w:val="none" w:sz="0" w:space="0" w:color="auto"/>
            <w:bottom w:val="none" w:sz="0" w:space="0" w:color="auto"/>
            <w:right w:val="none" w:sz="0" w:space="0" w:color="auto"/>
          </w:divBdr>
        </w:div>
        <w:div w:id="1110320826">
          <w:marLeft w:val="0"/>
          <w:marRight w:val="0"/>
          <w:marTop w:val="0"/>
          <w:marBottom w:val="0"/>
          <w:divBdr>
            <w:top w:val="none" w:sz="0" w:space="0" w:color="auto"/>
            <w:left w:val="none" w:sz="0" w:space="0" w:color="auto"/>
            <w:bottom w:val="none" w:sz="0" w:space="0" w:color="auto"/>
            <w:right w:val="none" w:sz="0" w:space="0" w:color="auto"/>
          </w:divBdr>
        </w:div>
        <w:div w:id="905261212">
          <w:marLeft w:val="0"/>
          <w:marRight w:val="0"/>
          <w:marTop w:val="0"/>
          <w:marBottom w:val="0"/>
          <w:divBdr>
            <w:top w:val="none" w:sz="0" w:space="0" w:color="auto"/>
            <w:left w:val="none" w:sz="0" w:space="0" w:color="auto"/>
            <w:bottom w:val="none" w:sz="0" w:space="0" w:color="auto"/>
            <w:right w:val="none" w:sz="0" w:space="0" w:color="auto"/>
          </w:divBdr>
        </w:div>
        <w:div w:id="1783920747">
          <w:marLeft w:val="0"/>
          <w:marRight w:val="0"/>
          <w:marTop w:val="0"/>
          <w:marBottom w:val="0"/>
          <w:divBdr>
            <w:top w:val="none" w:sz="0" w:space="0" w:color="auto"/>
            <w:left w:val="none" w:sz="0" w:space="0" w:color="auto"/>
            <w:bottom w:val="none" w:sz="0" w:space="0" w:color="auto"/>
            <w:right w:val="none" w:sz="0" w:space="0" w:color="auto"/>
          </w:divBdr>
        </w:div>
        <w:div w:id="1211502849">
          <w:marLeft w:val="0"/>
          <w:marRight w:val="0"/>
          <w:marTop w:val="0"/>
          <w:marBottom w:val="0"/>
          <w:divBdr>
            <w:top w:val="none" w:sz="0" w:space="0" w:color="auto"/>
            <w:left w:val="none" w:sz="0" w:space="0" w:color="auto"/>
            <w:bottom w:val="none" w:sz="0" w:space="0" w:color="auto"/>
            <w:right w:val="none" w:sz="0" w:space="0" w:color="auto"/>
          </w:divBdr>
        </w:div>
        <w:div w:id="1570534807">
          <w:marLeft w:val="0"/>
          <w:marRight w:val="0"/>
          <w:marTop w:val="0"/>
          <w:marBottom w:val="0"/>
          <w:divBdr>
            <w:top w:val="none" w:sz="0" w:space="0" w:color="auto"/>
            <w:left w:val="none" w:sz="0" w:space="0" w:color="auto"/>
            <w:bottom w:val="none" w:sz="0" w:space="0" w:color="auto"/>
            <w:right w:val="none" w:sz="0" w:space="0" w:color="auto"/>
          </w:divBdr>
        </w:div>
        <w:div w:id="1518038728">
          <w:marLeft w:val="0"/>
          <w:marRight w:val="0"/>
          <w:marTop w:val="0"/>
          <w:marBottom w:val="0"/>
          <w:divBdr>
            <w:top w:val="none" w:sz="0" w:space="0" w:color="auto"/>
            <w:left w:val="none" w:sz="0" w:space="0" w:color="auto"/>
            <w:bottom w:val="none" w:sz="0" w:space="0" w:color="auto"/>
            <w:right w:val="none" w:sz="0" w:space="0" w:color="auto"/>
          </w:divBdr>
        </w:div>
        <w:div w:id="600844549">
          <w:marLeft w:val="0"/>
          <w:marRight w:val="0"/>
          <w:marTop w:val="0"/>
          <w:marBottom w:val="0"/>
          <w:divBdr>
            <w:top w:val="none" w:sz="0" w:space="0" w:color="auto"/>
            <w:left w:val="none" w:sz="0" w:space="0" w:color="auto"/>
            <w:bottom w:val="none" w:sz="0" w:space="0" w:color="auto"/>
            <w:right w:val="none" w:sz="0" w:space="0" w:color="auto"/>
          </w:divBdr>
        </w:div>
        <w:div w:id="722873819">
          <w:marLeft w:val="0"/>
          <w:marRight w:val="0"/>
          <w:marTop w:val="0"/>
          <w:marBottom w:val="0"/>
          <w:divBdr>
            <w:top w:val="none" w:sz="0" w:space="0" w:color="auto"/>
            <w:left w:val="none" w:sz="0" w:space="0" w:color="auto"/>
            <w:bottom w:val="none" w:sz="0" w:space="0" w:color="auto"/>
            <w:right w:val="none" w:sz="0" w:space="0" w:color="auto"/>
          </w:divBdr>
        </w:div>
        <w:div w:id="840775259">
          <w:marLeft w:val="0"/>
          <w:marRight w:val="0"/>
          <w:marTop w:val="0"/>
          <w:marBottom w:val="0"/>
          <w:divBdr>
            <w:top w:val="none" w:sz="0" w:space="0" w:color="auto"/>
            <w:left w:val="none" w:sz="0" w:space="0" w:color="auto"/>
            <w:bottom w:val="none" w:sz="0" w:space="0" w:color="auto"/>
            <w:right w:val="none" w:sz="0" w:space="0" w:color="auto"/>
          </w:divBdr>
        </w:div>
        <w:div w:id="1587807013">
          <w:marLeft w:val="0"/>
          <w:marRight w:val="0"/>
          <w:marTop w:val="0"/>
          <w:marBottom w:val="0"/>
          <w:divBdr>
            <w:top w:val="none" w:sz="0" w:space="0" w:color="auto"/>
            <w:left w:val="none" w:sz="0" w:space="0" w:color="auto"/>
            <w:bottom w:val="none" w:sz="0" w:space="0" w:color="auto"/>
            <w:right w:val="none" w:sz="0" w:space="0" w:color="auto"/>
          </w:divBdr>
        </w:div>
        <w:div w:id="999574730">
          <w:marLeft w:val="0"/>
          <w:marRight w:val="0"/>
          <w:marTop w:val="0"/>
          <w:marBottom w:val="0"/>
          <w:divBdr>
            <w:top w:val="none" w:sz="0" w:space="0" w:color="auto"/>
            <w:left w:val="none" w:sz="0" w:space="0" w:color="auto"/>
            <w:bottom w:val="none" w:sz="0" w:space="0" w:color="auto"/>
            <w:right w:val="none" w:sz="0" w:space="0" w:color="auto"/>
          </w:divBdr>
        </w:div>
        <w:div w:id="2108189625">
          <w:marLeft w:val="0"/>
          <w:marRight w:val="0"/>
          <w:marTop w:val="0"/>
          <w:marBottom w:val="0"/>
          <w:divBdr>
            <w:top w:val="none" w:sz="0" w:space="0" w:color="auto"/>
            <w:left w:val="none" w:sz="0" w:space="0" w:color="auto"/>
            <w:bottom w:val="none" w:sz="0" w:space="0" w:color="auto"/>
            <w:right w:val="none" w:sz="0" w:space="0" w:color="auto"/>
          </w:divBdr>
        </w:div>
        <w:div w:id="1334842650">
          <w:marLeft w:val="0"/>
          <w:marRight w:val="0"/>
          <w:marTop w:val="0"/>
          <w:marBottom w:val="0"/>
          <w:divBdr>
            <w:top w:val="none" w:sz="0" w:space="0" w:color="auto"/>
            <w:left w:val="none" w:sz="0" w:space="0" w:color="auto"/>
            <w:bottom w:val="none" w:sz="0" w:space="0" w:color="auto"/>
            <w:right w:val="none" w:sz="0" w:space="0" w:color="auto"/>
          </w:divBdr>
        </w:div>
        <w:div w:id="252013130">
          <w:marLeft w:val="0"/>
          <w:marRight w:val="0"/>
          <w:marTop w:val="0"/>
          <w:marBottom w:val="0"/>
          <w:divBdr>
            <w:top w:val="none" w:sz="0" w:space="0" w:color="auto"/>
            <w:left w:val="none" w:sz="0" w:space="0" w:color="auto"/>
            <w:bottom w:val="none" w:sz="0" w:space="0" w:color="auto"/>
            <w:right w:val="none" w:sz="0" w:space="0" w:color="auto"/>
          </w:divBdr>
        </w:div>
        <w:div w:id="978728447">
          <w:marLeft w:val="0"/>
          <w:marRight w:val="0"/>
          <w:marTop w:val="0"/>
          <w:marBottom w:val="0"/>
          <w:divBdr>
            <w:top w:val="none" w:sz="0" w:space="0" w:color="auto"/>
            <w:left w:val="none" w:sz="0" w:space="0" w:color="auto"/>
            <w:bottom w:val="none" w:sz="0" w:space="0" w:color="auto"/>
            <w:right w:val="none" w:sz="0" w:space="0" w:color="auto"/>
          </w:divBdr>
        </w:div>
        <w:div w:id="78796291">
          <w:marLeft w:val="0"/>
          <w:marRight w:val="0"/>
          <w:marTop w:val="0"/>
          <w:marBottom w:val="0"/>
          <w:divBdr>
            <w:top w:val="none" w:sz="0" w:space="0" w:color="auto"/>
            <w:left w:val="none" w:sz="0" w:space="0" w:color="auto"/>
            <w:bottom w:val="none" w:sz="0" w:space="0" w:color="auto"/>
            <w:right w:val="none" w:sz="0" w:space="0" w:color="auto"/>
          </w:divBdr>
        </w:div>
        <w:div w:id="1483307956">
          <w:marLeft w:val="0"/>
          <w:marRight w:val="0"/>
          <w:marTop w:val="0"/>
          <w:marBottom w:val="0"/>
          <w:divBdr>
            <w:top w:val="none" w:sz="0" w:space="0" w:color="auto"/>
            <w:left w:val="none" w:sz="0" w:space="0" w:color="auto"/>
            <w:bottom w:val="none" w:sz="0" w:space="0" w:color="auto"/>
            <w:right w:val="none" w:sz="0" w:space="0" w:color="auto"/>
          </w:divBdr>
        </w:div>
        <w:div w:id="1378626414">
          <w:marLeft w:val="0"/>
          <w:marRight w:val="0"/>
          <w:marTop w:val="0"/>
          <w:marBottom w:val="0"/>
          <w:divBdr>
            <w:top w:val="none" w:sz="0" w:space="0" w:color="auto"/>
            <w:left w:val="none" w:sz="0" w:space="0" w:color="auto"/>
            <w:bottom w:val="none" w:sz="0" w:space="0" w:color="auto"/>
            <w:right w:val="none" w:sz="0" w:space="0" w:color="auto"/>
          </w:divBdr>
        </w:div>
        <w:div w:id="695229735">
          <w:marLeft w:val="0"/>
          <w:marRight w:val="0"/>
          <w:marTop w:val="0"/>
          <w:marBottom w:val="0"/>
          <w:divBdr>
            <w:top w:val="none" w:sz="0" w:space="0" w:color="auto"/>
            <w:left w:val="none" w:sz="0" w:space="0" w:color="auto"/>
            <w:bottom w:val="none" w:sz="0" w:space="0" w:color="auto"/>
            <w:right w:val="none" w:sz="0" w:space="0" w:color="auto"/>
          </w:divBdr>
        </w:div>
        <w:div w:id="1202280448">
          <w:marLeft w:val="0"/>
          <w:marRight w:val="0"/>
          <w:marTop w:val="0"/>
          <w:marBottom w:val="0"/>
          <w:divBdr>
            <w:top w:val="none" w:sz="0" w:space="0" w:color="auto"/>
            <w:left w:val="none" w:sz="0" w:space="0" w:color="auto"/>
            <w:bottom w:val="none" w:sz="0" w:space="0" w:color="auto"/>
            <w:right w:val="none" w:sz="0" w:space="0" w:color="auto"/>
          </w:divBdr>
        </w:div>
        <w:div w:id="430861481">
          <w:marLeft w:val="0"/>
          <w:marRight w:val="0"/>
          <w:marTop w:val="0"/>
          <w:marBottom w:val="0"/>
          <w:divBdr>
            <w:top w:val="none" w:sz="0" w:space="0" w:color="auto"/>
            <w:left w:val="none" w:sz="0" w:space="0" w:color="auto"/>
            <w:bottom w:val="none" w:sz="0" w:space="0" w:color="auto"/>
            <w:right w:val="none" w:sz="0" w:space="0" w:color="auto"/>
          </w:divBdr>
        </w:div>
        <w:div w:id="622811091">
          <w:marLeft w:val="0"/>
          <w:marRight w:val="0"/>
          <w:marTop w:val="0"/>
          <w:marBottom w:val="0"/>
          <w:divBdr>
            <w:top w:val="none" w:sz="0" w:space="0" w:color="auto"/>
            <w:left w:val="none" w:sz="0" w:space="0" w:color="auto"/>
            <w:bottom w:val="none" w:sz="0" w:space="0" w:color="auto"/>
            <w:right w:val="none" w:sz="0" w:space="0" w:color="auto"/>
          </w:divBdr>
        </w:div>
        <w:div w:id="1605577671">
          <w:marLeft w:val="0"/>
          <w:marRight w:val="0"/>
          <w:marTop w:val="0"/>
          <w:marBottom w:val="0"/>
          <w:divBdr>
            <w:top w:val="none" w:sz="0" w:space="0" w:color="auto"/>
            <w:left w:val="none" w:sz="0" w:space="0" w:color="auto"/>
            <w:bottom w:val="none" w:sz="0" w:space="0" w:color="auto"/>
            <w:right w:val="none" w:sz="0" w:space="0" w:color="auto"/>
          </w:divBdr>
        </w:div>
        <w:div w:id="155658501">
          <w:marLeft w:val="0"/>
          <w:marRight w:val="0"/>
          <w:marTop w:val="0"/>
          <w:marBottom w:val="0"/>
          <w:divBdr>
            <w:top w:val="none" w:sz="0" w:space="0" w:color="auto"/>
            <w:left w:val="none" w:sz="0" w:space="0" w:color="auto"/>
            <w:bottom w:val="none" w:sz="0" w:space="0" w:color="auto"/>
            <w:right w:val="none" w:sz="0" w:space="0" w:color="auto"/>
          </w:divBdr>
        </w:div>
        <w:div w:id="1214081487">
          <w:marLeft w:val="0"/>
          <w:marRight w:val="0"/>
          <w:marTop w:val="0"/>
          <w:marBottom w:val="0"/>
          <w:divBdr>
            <w:top w:val="none" w:sz="0" w:space="0" w:color="auto"/>
            <w:left w:val="none" w:sz="0" w:space="0" w:color="auto"/>
            <w:bottom w:val="none" w:sz="0" w:space="0" w:color="auto"/>
            <w:right w:val="none" w:sz="0" w:space="0" w:color="auto"/>
          </w:divBdr>
        </w:div>
        <w:div w:id="1306399716">
          <w:marLeft w:val="0"/>
          <w:marRight w:val="0"/>
          <w:marTop w:val="0"/>
          <w:marBottom w:val="0"/>
          <w:divBdr>
            <w:top w:val="none" w:sz="0" w:space="0" w:color="auto"/>
            <w:left w:val="none" w:sz="0" w:space="0" w:color="auto"/>
            <w:bottom w:val="none" w:sz="0" w:space="0" w:color="auto"/>
            <w:right w:val="none" w:sz="0" w:space="0" w:color="auto"/>
          </w:divBdr>
        </w:div>
        <w:div w:id="289020345">
          <w:marLeft w:val="0"/>
          <w:marRight w:val="0"/>
          <w:marTop w:val="0"/>
          <w:marBottom w:val="0"/>
          <w:divBdr>
            <w:top w:val="none" w:sz="0" w:space="0" w:color="auto"/>
            <w:left w:val="none" w:sz="0" w:space="0" w:color="auto"/>
            <w:bottom w:val="none" w:sz="0" w:space="0" w:color="auto"/>
            <w:right w:val="none" w:sz="0" w:space="0" w:color="auto"/>
          </w:divBdr>
        </w:div>
        <w:div w:id="1825077218">
          <w:marLeft w:val="0"/>
          <w:marRight w:val="0"/>
          <w:marTop w:val="0"/>
          <w:marBottom w:val="0"/>
          <w:divBdr>
            <w:top w:val="none" w:sz="0" w:space="0" w:color="auto"/>
            <w:left w:val="none" w:sz="0" w:space="0" w:color="auto"/>
            <w:bottom w:val="none" w:sz="0" w:space="0" w:color="auto"/>
            <w:right w:val="none" w:sz="0" w:space="0" w:color="auto"/>
          </w:divBdr>
        </w:div>
        <w:div w:id="1088960850">
          <w:marLeft w:val="0"/>
          <w:marRight w:val="0"/>
          <w:marTop w:val="0"/>
          <w:marBottom w:val="0"/>
          <w:divBdr>
            <w:top w:val="none" w:sz="0" w:space="0" w:color="auto"/>
            <w:left w:val="none" w:sz="0" w:space="0" w:color="auto"/>
            <w:bottom w:val="none" w:sz="0" w:space="0" w:color="auto"/>
            <w:right w:val="none" w:sz="0" w:space="0" w:color="auto"/>
          </w:divBdr>
        </w:div>
        <w:div w:id="478039331">
          <w:marLeft w:val="0"/>
          <w:marRight w:val="0"/>
          <w:marTop w:val="0"/>
          <w:marBottom w:val="0"/>
          <w:divBdr>
            <w:top w:val="none" w:sz="0" w:space="0" w:color="auto"/>
            <w:left w:val="none" w:sz="0" w:space="0" w:color="auto"/>
            <w:bottom w:val="none" w:sz="0" w:space="0" w:color="auto"/>
            <w:right w:val="none" w:sz="0" w:space="0" w:color="auto"/>
          </w:divBdr>
        </w:div>
        <w:div w:id="1487235482">
          <w:marLeft w:val="0"/>
          <w:marRight w:val="0"/>
          <w:marTop w:val="0"/>
          <w:marBottom w:val="0"/>
          <w:divBdr>
            <w:top w:val="none" w:sz="0" w:space="0" w:color="auto"/>
            <w:left w:val="none" w:sz="0" w:space="0" w:color="auto"/>
            <w:bottom w:val="none" w:sz="0" w:space="0" w:color="auto"/>
            <w:right w:val="none" w:sz="0" w:space="0" w:color="auto"/>
          </w:divBdr>
        </w:div>
        <w:div w:id="1780952046">
          <w:marLeft w:val="0"/>
          <w:marRight w:val="0"/>
          <w:marTop w:val="0"/>
          <w:marBottom w:val="0"/>
          <w:divBdr>
            <w:top w:val="none" w:sz="0" w:space="0" w:color="auto"/>
            <w:left w:val="none" w:sz="0" w:space="0" w:color="auto"/>
            <w:bottom w:val="none" w:sz="0" w:space="0" w:color="auto"/>
            <w:right w:val="none" w:sz="0" w:space="0" w:color="auto"/>
          </w:divBdr>
        </w:div>
        <w:div w:id="1641840047">
          <w:marLeft w:val="0"/>
          <w:marRight w:val="0"/>
          <w:marTop w:val="0"/>
          <w:marBottom w:val="0"/>
          <w:divBdr>
            <w:top w:val="none" w:sz="0" w:space="0" w:color="auto"/>
            <w:left w:val="none" w:sz="0" w:space="0" w:color="auto"/>
            <w:bottom w:val="none" w:sz="0" w:space="0" w:color="auto"/>
            <w:right w:val="none" w:sz="0" w:space="0" w:color="auto"/>
          </w:divBdr>
        </w:div>
        <w:div w:id="1601522858">
          <w:marLeft w:val="0"/>
          <w:marRight w:val="0"/>
          <w:marTop w:val="0"/>
          <w:marBottom w:val="0"/>
          <w:divBdr>
            <w:top w:val="none" w:sz="0" w:space="0" w:color="auto"/>
            <w:left w:val="none" w:sz="0" w:space="0" w:color="auto"/>
            <w:bottom w:val="none" w:sz="0" w:space="0" w:color="auto"/>
            <w:right w:val="none" w:sz="0" w:space="0" w:color="auto"/>
          </w:divBdr>
        </w:div>
        <w:div w:id="933319460">
          <w:marLeft w:val="0"/>
          <w:marRight w:val="0"/>
          <w:marTop w:val="0"/>
          <w:marBottom w:val="0"/>
          <w:divBdr>
            <w:top w:val="none" w:sz="0" w:space="0" w:color="auto"/>
            <w:left w:val="none" w:sz="0" w:space="0" w:color="auto"/>
            <w:bottom w:val="none" w:sz="0" w:space="0" w:color="auto"/>
            <w:right w:val="none" w:sz="0" w:space="0" w:color="auto"/>
          </w:divBdr>
        </w:div>
        <w:div w:id="1051074738">
          <w:marLeft w:val="0"/>
          <w:marRight w:val="0"/>
          <w:marTop w:val="0"/>
          <w:marBottom w:val="0"/>
          <w:divBdr>
            <w:top w:val="none" w:sz="0" w:space="0" w:color="auto"/>
            <w:left w:val="none" w:sz="0" w:space="0" w:color="auto"/>
            <w:bottom w:val="none" w:sz="0" w:space="0" w:color="auto"/>
            <w:right w:val="none" w:sz="0" w:space="0" w:color="auto"/>
          </w:divBdr>
        </w:div>
        <w:div w:id="1489056749">
          <w:marLeft w:val="0"/>
          <w:marRight w:val="0"/>
          <w:marTop w:val="0"/>
          <w:marBottom w:val="0"/>
          <w:divBdr>
            <w:top w:val="none" w:sz="0" w:space="0" w:color="auto"/>
            <w:left w:val="none" w:sz="0" w:space="0" w:color="auto"/>
            <w:bottom w:val="none" w:sz="0" w:space="0" w:color="auto"/>
            <w:right w:val="none" w:sz="0" w:space="0" w:color="auto"/>
          </w:divBdr>
        </w:div>
        <w:div w:id="753357640">
          <w:marLeft w:val="0"/>
          <w:marRight w:val="0"/>
          <w:marTop w:val="0"/>
          <w:marBottom w:val="0"/>
          <w:divBdr>
            <w:top w:val="none" w:sz="0" w:space="0" w:color="auto"/>
            <w:left w:val="none" w:sz="0" w:space="0" w:color="auto"/>
            <w:bottom w:val="none" w:sz="0" w:space="0" w:color="auto"/>
            <w:right w:val="none" w:sz="0" w:space="0" w:color="auto"/>
          </w:divBdr>
        </w:div>
        <w:div w:id="287248520">
          <w:marLeft w:val="0"/>
          <w:marRight w:val="0"/>
          <w:marTop w:val="0"/>
          <w:marBottom w:val="0"/>
          <w:divBdr>
            <w:top w:val="none" w:sz="0" w:space="0" w:color="auto"/>
            <w:left w:val="none" w:sz="0" w:space="0" w:color="auto"/>
            <w:bottom w:val="none" w:sz="0" w:space="0" w:color="auto"/>
            <w:right w:val="none" w:sz="0" w:space="0" w:color="auto"/>
          </w:divBdr>
        </w:div>
        <w:div w:id="1026098392">
          <w:marLeft w:val="0"/>
          <w:marRight w:val="0"/>
          <w:marTop w:val="0"/>
          <w:marBottom w:val="0"/>
          <w:divBdr>
            <w:top w:val="none" w:sz="0" w:space="0" w:color="auto"/>
            <w:left w:val="none" w:sz="0" w:space="0" w:color="auto"/>
            <w:bottom w:val="none" w:sz="0" w:space="0" w:color="auto"/>
            <w:right w:val="none" w:sz="0" w:space="0" w:color="auto"/>
          </w:divBdr>
        </w:div>
        <w:div w:id="1824736058">
          <w:marLeft w:val="0"/>
          <w:marRight w:val="0"/>
          <w:marTop w:val="0"/>
          <w:marBottom w:val="0"/>
          <w:divBdr>
            <w:top w:val="none" w:sz="0" w:space="0" w:color="auto"/>
            <w:left w:val="none" w:sz="0" w:space="0" w:color="auto"/>
            <w:bottom w:val="none" w:sz="0" w:space="0" w:color="auto"/>
            <w:right w:val="none" w:sz="0" w:space="0" w:color="auto"/>
          </w:divBdr>
        </w:div>
        <w:div w:id="924654585">
          <w:marLeft w:val="0"/>
          <w:marRight w:val="0"/>
          <w:marTop w:val="0"/>
          <w:marBottom w:val="0"/>
          <w:divBdr>
            <w:top w:val="none" w:sz="0" w:space="0" w:color="auto"/>
            <w:left w:val="none" w:sz="0" w:space="0" w:color="auto"/>
            <w:bottom w:val="none" w:sz="0" w:space="0" w:color="auto"/>
            <w:right w:val="none" w:sz="0" w:space="0" w:color="auto"/>
          </w:divBdr>
        </w:div>
        <w:div w:id="934482018">
          <w:marLeft w:val="0"/>
          <w:marRight w:val="0"/>
          <w:marTop w:val="0"/>
          <w:marBottom w:val="0"/>
          <w:divBdr>
            <w:top w:val="none" w:sz="0" w:space="0" w:color="auto"/>
            <w:left w:val="none" w:sz="0" w:space="0" w:color="auto"/>
            <w:bottom w:val="none" w:sz="0" w:space="0" w:color="auto"/>
            <w:right w:val="none" w:sz="0" w:space="0" w:color="auto"/>
          </w:divBdr>
        </w:div>
        <w:div w:id="180169743">
          <w:marLeft w:val="0"/>
          <w:marRight w:val="0"/>
          <w:marTop w:val="0"/>
          <w:marBottom w:val="0"/>
          <w:divBdr>
            <w:top w:val="none" w:sz="0" w:space="0" w:color="auto"/>
            <w:left w:val="none" w:sz="0" w:space="0" w:color="auto"/>
            <w:bottom w:val="none" w:sz="0" w:space="0" w:color="auto"/>
            <w:right w:val="none" w:sz="0" w:space="0" w:color="auto"/>
          </w:divBdr>
        </w:div>
        <w:div w:id="1156724875">
          <w:marLeft w:val="0"/>
          <w:marRight w:val="0"/>
          <w:marTop w:val="0"/>
          <w:marBottom w:val="0"/>
          <w:divBdr>
            <w:top w:val="none" w:sz="0" w:space="0" w:color="auto"/>
            <w:left w:val="none" w:sz="0" w:space="0" w:color="auto"/>
            <w:bottom w:val="none" w:sz="0" w:space="0" w:color="auto"/>
            <w:right w:val="none" w:sz="0" w:space="0" w:color="auto"/>
          </w:divBdr>
        </w:div>
        <w:div w:id="1068530532">
          <w:marLeft w:val="0"/>
          <w:marRight w:val="0"/>
          <w:marTop w:val="0"/>
          <w:marBottom w:val="0"/>
          <w:divBdr>
            <w:top w:val="none" w:sz="0" w:space="0" w:color="auto"/>
            <w:left w:val="none" w:sz="0" w:space="0" w:color="auto"/>
            <w:bottom w:val="none" w:sz="0" w:space="0" w:color="auto"/>
            <w:right w:val="none" w:sz="0" w:space="0" w:color="auto"/>
          </w:divBdr>
        </w:div>
        <w:div w:id="1175993345">
          <w:marLeft w:val="0"/>
          <w:marRight w:val="0"/>
          <w:marTop w:val="0"/>
          <w:marBottom w:val="0"/>
          <w:divBdr>
            <w:top w:val="none" w:sz="0" w:space="0" w:color="auto"/>
            <w:left w:val="none" w:sz="0" w:space="0" w:color="auto"/>
            <w:bottom w:val="none" w:sz="0" w:space="0" w:color="auto"/>
            <w:right w:val="none" w:sz="0" w:space="0" w:color="auto"/>
          </w:divBdr>
        </w:div>
        <w:div w:id="341204917">
          <w:marLeft w:val="0"/>
          <w:marRight w:val="0"/>
          <w:marTop w:val="0"/>
          <w:marBottom w:val="0"/>
          <w:divBdr>
            <w:top w:val="none" w:sz="0" w:space="0" w:color="auto"/>
            <w:left w:val="none" w:sz="0" w:space="0" w:color="auto"/>
            <w:bottom w:val="none" w:sz="0" w:space="0" w:color="auto"/>
            <w:right w:val="none" w:sz="0" w:space="0" w:color="auto"/>
          </w:divBdr>
        </w:div>
        <w:div w:id="1487824357">
          <w:marLeft w:val="0"/>
          <w:marRight w:val="0"/>
          <w:marTop w:val="0"/>
          <w:marBottom w:val="0"/>
          <w:divBdr>
            <w:top w:val="none" w:sz="0" w:space="0" w:color="auto"/>
            <w:left w:val="none" w:sz="0" w:space="0" w:color="auto"/>
            <w:bottom w:val="none" w:sz="0" w:space="0" w:color="auto"/>
            <w:right w:val="none" w:sz="0" w:space="0" w:color="auto"/>
          </w:divBdr>
        </w:div>
        <w:div w:id="829832416">
          <w:marLeft w:val="0"/>
          <w:marRight w:val="0"/>
          <w:marTop w:val="0"/>
          <w:marBottom w:val="0"/>
          <w:divBdr>
            <w:top w:val="none" w:sz="0" w:space="0" w:color="auto"/>
            <w:left w:val="none" w:sz="0" w:space="0" w:color="auto"/>
            <w:bottom w:val="none" w:sz="0" w:space="0" w:color="auto"/>
            <w:right w:val="none" w:sz="0" w:space="0" w:color="auto"/>
          </w:divBdr>
        </w:div>
        <w:div w:id="1716853964">
          <w:marLeft w:val="0"/>
          <w:marRight w:val="0"/>
          <w:marTop w:val="0"/>
          <w:marBottom w:val="0"/>
          <w:divBdr>
            <w:top w:val="none" w:sz="0" w:space="0" w:color="auto"/>
            <w:left w:val="none" w:sz="0" w:space="0" w:color="auto"/>
            <w:bottom w:val="none" w:sz="0" w:space="0" w:color="auto"/>
            <w:right w:val="none" w:sz="0" w:space="0" w:color="auto"/>
          </w:divBdr>
        </w:div>
        <w:div w:id="1547064369">
          <w:marLeft w:val="0"/>
          <w:marRight w:val="0"/>
          <w:marTop w:val="0"/>
          <w:marBottom w:val="0"/>
          <w:divBdr>
            <w:top w:val="none" w:sz="0" w:space="0" w:color="auto"/>
            <w:left w:val="none" w:sz="0" w:space="0" w:color="auto"/>
            <w:bottom w:val="none" w:sz="0" w:space="0" w:color="auto"/>
            <w:right w:val="none" w:sz="0" w:space="0" w:color="auto"/>
          </w:divBdr>
        </w:div>
        <w:div w:id="2043751049">
          <w:marLeft w:val="0"/>
          <w:marRight w:val="0"/>
          <w:marTop w:val="0"/>
          <w:marBottom w:val="0"/>
          <w:divBdr>
            <w:top w:val="none" w:sz="0" w:space="0" w:color="auto"/>
            <w:left w:val="none" w:sz="0" w:space="0" w:color="auto"/>
            <w:bottom w:val="none" w:sz="0" w:space="0" w:color="auto"/>
            <w:right w:val="none" w:sz="0" w:space="0" w:color="auto"/>
          </w:divBdr>
        </w:div>
        <w:div w:id="1654751151">
          <w:marLeft w:val="0"/>
          <w:marRight w:val="0"/>
          <w:marTop w:val="0"/>
          <w:marBottom w:val="0"/>
          <w:divBdr>
            <w:top w:val="none" w:sz="0" w:space="0" w:color="auto"/>
            <w:left w:val="none" w:sz="0" w:space="0" w:color="auto"/>
            <w:bottom w:val="none" w:sz="0" w:space="0" w:color="auto"/>
            <w:right w:val="none" w:sz="0" w:space="0" w:color="auto"/>
          </w:divBdr>
        </w:div>
        <w:div w:id="20473760">
          <w:marLeft w:val="0"/>
          <w:marRight w:val="0"/>
          <w:marTop w:val="0"/>
          <w:marBottom w:val="0"/>
          <w:divBdr>
            <w:top w:val="none" w:sz="0" w:space="0" w:color="auto"/>
            <w:left w:val="none" w:sz="0" w:space="0" w:color="auto"/>
            <w:bottom w:val="none" w:sz="0" w:space="0" w:color="auto"/>
            <w:right w:val="none" w:sz="0" w:space="0" w:color="auto"/>
          </w:divBdr>
        </w:div>
        <w:div w:id="43723976">
          <w:marLeft w:val="0"/>
          <w:marRight w:val="0"/>
          <w:marTop w:val="0"/>
          <w:marBottom w:val="0"/>
          <w:divBdr>
            <w:top w:val="none" w:sz="0" w:space="0" w:color="auto"/>
            <w:left w:val="none" w:sz="0" w:space="0" w:color="auto"/>
            <w:bottom w:val="none" w:sz="0" w:space="0" w:color="auto"/>
            <w:right w:val="none" w:sz="0" w:space="0" w:color="auto"/>
          </w:divBdr>
        </w:div>
        <w:div w:id="192619721">
          <w:marLeft w:val="0"/>
          <w:marRight w:val="0"/>
          <w:marTop w:val="0"/>
          <w:marBottom w:val="0"/>
          <w:divBdr>
            <w:top w:val="none" w:sz="0" w:space="0" w:color="auto"/>
            <w:left w:val="none" w:sz="0" w:space="0" w:color="auto"/>
            <w:bottom w:val="none" w:sz="0" w:space="0" w:color="auto"/>
            <w:right w:val="none" w:sz="0" w:space="0" w:color="auto"/>
          </w:divBdr>
        </w:div>
        <w:div w:id="1449816043">
          <w:marLeft w:val="0"/>
          <w:marRight w:val="0"/>
          <w:marTop w:val="0"/>
          <w:marBottom w:val="0"/>
          <w:divBdr>
            <w:top w:val="none" w:sz="0" w:space="0" w:color="auto"/>
            <w:left w:val="none" w:sz="0" w:space="0" w:color="auto"/>
            <w:bottom w:val="none" w:sz="0" w:space="0" w:color="auto"/>
            <w:right w:val="none" w:sz="0" w:space="0" w:color="auto"/>
          </w:divBdr>
        </w:div>
        <w:div w:id="1050105005">
          <w:marLeft w:val="0"/>
          <w:marRight w:val="0"/>
          <w:marTop w:val="0"/>
          <w:marBottom w:val="0"/>
          <w:divBdr>
            <w:top w:val="none" w:sz="0" w:space="0" w:color="auto"/>
            <w:left w:val="none" w:sz="0" w:space="0" w:color="auto"/>
            <w:bottom w:val="none" w:sz="0" w:space="0" w:color="auto"/>
            <w:right w:val="none" w:sz="0" w:space="0" w:color="auto"/>
          </w:divBdr>
        </w:div>
        <w:div w:id="235366439">
          <w:marLeft w:val="0"/>
          <w:marRight w:val="0"/>
          <w:marTop w:val="0"/>
          <w:marBottom w:val="0"/>
          <w:divBdr>
            <w:top w:val="none" w:sz="0" w:space="0" w:color="auto"/>
            <w:left w:val="none" w:sz="0" w:space="0" w:color="auto"/>
            <w:bottom w:val="none" w:sz="0" w:space="0" w:color="auto"/>
            <w:right w:val="none" w:sz="0" w:space="0" w:color="auto"/>
          </w:divBdr>
        </w:div>
        <w:div w:id="1415399643">
          <w:marLeft w:val="0"/>
          <w:marRight w:val="0"/>
          <w:marTop w:val="0"/>
          <w:marBottom w:val="0"/>
          <w:divBdr>
            <w:top w:val="none" w:sz="0" w:space="0" w:color="auto"/>
            <w:left w:val="none" w:sz="0" w:space="0" w:color="auto"/>
            <w:bottom w:val="none" w:sz="0" w:space="0" w:color="auto"/>
            <w:right w:val="none" w:sz="0" w:space="0" w:color="auto"/>
          </w:divBdr>
        </w:div>
        <w:div w:id="439493701">
          <w:marLeft w:val="0"/>
          <w:marRight w:val="0"/>
          <w:marTop w:val="0"/>
          <w:marBottom w:val="0"/>
          <w:divBdr>
            <w:top w:val="none" w:sz="0" w:space="0" w:color="auto"/>
            <w:left w:val="none" w:sz="0" w:space="0" w:color="auto"/>
            <w:bottom w:val="none" w:sz="0" w:space="0" w:color="auto"/>
            <w:right w:val="none" w:sz="0" w:space="0" w:color="auto"/>
          </w:divBdr>
        </w:div>
        <w:div w:id="1887985235">
          <w:marLeft w:val="0"/>
          <w:marRight w:val="0"/>
          <w:marTop w:val="0"/>
          <w:marBottom w:val="0"/>
          <w:divBdr>
            <w:top w:val="none" w:sz="0" w:space="0" w:color="auto"/>
            <w:left w:val="none" w:sz="0" w:space="0" w:color="auto"/>
            <w:bottom w:val="none" w:sz="0" w:space="0" w:color="auto"/>
            <w:right w:val="none" w:sz="0" w:space="0" w:color="auto"/>
          </w:divBdr>
        </w:div>
        <w:div w:id="886189266">
          <w:marLeft w:val="0"/>
          <w:marRight w:val="0"/>
          <w:marTop w:val="0"/>
          <w:marBottom w:val="0"/>
          <w:divBdr>
            <w:top w:val="none" w:sz="0" w:space="0" w:color="auto"/>
            <w:left w:val="none" w:sz="0" w:space="0" w:color="auto"/>
            <w:bottom w:val="none" w:sz="0" w:space="0" w:color="auto"/>
            <w:right w:val="none" w:sz="0" w:space="0" w:color="auto"/>
          </w:divBdr>
        </w:div>
        <w:div w:id="2041273034">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552278507">
          <w:marLeft w:val="0"/>
          <w:marRight w:val="0"/>
          <w:marTop w:val="0"/>
          <w:marBottom w:val="0"/>
          <w:divBdr>
            <w:top w:val="none" w:sz="0" w:space="0" w:color="auto"/>
            <w:left w:val="none" w:sz="0" w:space="0" w:color="auto"/>
            <w:bottom w:val="none" w:sz="0" w:space="0" w:color="auto"/>
            <w:right w:val="none" w:sz="0" w:space="0" w:color="auto"/>
          </w:divBdr>
        </w:div>
        <w:div w:id="1735352305">
          <w:marLeft w:val="0"/>
          <w:marRight w:val="0"/>
          <w:marTop w:val="0"/>
          <w:marBottom w:val="0"/>
          <w:divBdr>
            <w:top w:val="none" w:sz="0" w:space="0" w:color="auto"/>
            <w:left w:val="none" w:sz="0" w:space="0" w:color="auto"/>
            <w:bottom w:val="none" w:sz="0" w:space="0" w:color="auto"/>
            <w:right w:val="none" w:sz="0" w:space="0" w:color="auto"/>
          </w:divBdr>
        </w:div>
        <w:div w:id="1279794231">
          <w:marLeft w:val="0"/>
          <w:marRight w:val="0"/>
          <w:marTop w:val="0"/>
          <w:marBottom w:val="0"/>
          <w:divBdr>
            <w:top w:val="none" w:sz="0" w:space="0" w:color="auto"/>
            <w:left w:val="none" w:sz="0" w:space="0" w:color="auto"/>
            <w:bottom w:val="none" w:sz="0" w:space="0" w:color="auto"/>
            <w:right w:val="none" w:sz="0" w:space="0" w:color="auto"/>
          </w:divBdr>
        </w:div>
        <w:div w:id="2005162498">
          <w:marLeft w:val="0"/>
          <w:marRight w:val="0"/>
          <w:marTop w:val="0"/>
          <w:marBottom w:val="0"/>
          <w:divBdr>
            <w:top w:val="none" w:sz="0" w:space="0" w:color="auto"/>
            <w:left w:val="none" w:sz="0" w:space="0" w:color="auto"/>
            <w:bottom w:val="none" w:sz="0" w:space="0" w:color="auto"/>
            <w:right w:val="none" w:sz="0" w:space="0" w:color="auto"/>
          </w:divBdr>
        </w:div>
        <w:div w:id="340471385">
          <w:marLeft w:val="0"/>
          <w:marRight w:val="0"/>
          <w:marTop w:val="0"/>
          <w:marBottom w:val="0"/>
          <w:divBdr>
            <w:top w:val="none" w:sz="0" w:space="0" w:color="auto"/>
            <w:left w:val="none" w:sz="0" w:space="0" w:color="auto"/>
            <w:bottom w:val="none" w:sz="0" w:space="0" w:color="auto"/>
            <w:right w:val="none" w:sz="0" w:space="0" w:color="auto"/>
          </w:divBdr>
        </w:div>
        <w:div w:id="563025491">
          <w:marLeft w:val="0"/>
          <w:marRight w:val="0"/>
          <w:marTop w:val="0"/>
          <w:marBottom w:val="0"/>
          <w:divBdr>
            <w:top w:val="none" w:sz="0" w:space="0" w:color="auto"/>
            <w:left w:val="none" w:sz="0" w:space="0" w:color="auto"/>
            <w:bottom w:val="none" w:sz="0" w:space="0" w:color="auto"/>
            <w:right w:val="none" w:sz="0" w:space="0" w:color="auto"/>
          </w:divBdr>
        </w:div>
        <w:div w:id="49807966">
          <w:marLeft w:val="0"/>
          <w:marRight w:val="0"/>
          <w:marTop w:val="0"/>
          <w:marBottom w:val="0"/>
          <w:divBdr>
            <w:top w:val="none" w:sz="0" w:space="0" w:color="auto"/>
            <w:left w:val="none" w:sz="0" w:space="0" w:color="auto"/>
            <w:bottom w:val="none" w:sz="0" w:space="0" w:color="auto"/>
            <w:right w:val="none" w:sz="0" w:space="0" w:color="auto"/>
          </w:divBdr>
        </w:div>
        <w:div w:id="1416442043">
          <w:marLeft w:val="0"/>
          <w:marRight w:val="0"/>
          <w:marTop w:val="0"/>
          <w:marBottom w:val="0"/>
          <w:divBdr>
            <w:top w:val="none" w:sz="0" w:space="0" w:color="auto"/>
            <w:left w:val="none" w:sz="0" w:space="0" w:color="auto"/>
            <w:bottom w:val="none" w:sz="0" w:space="0" w:color="auto"/>
            <w:right w:val="none" w:sz="0" w:space="0" w:color="auto"/>
          </w:divBdr>
        </w:div>
        <w:div w:id="2144233117">
          <w:marLeft w:val="0"/>
          <w:marRight w:val="0"/>
          <w:marTop w:val="0"/>
          <w:marBottom w:val="0"/>
          <w:divBdr>
            <w:top w:val="none" w:sz="0" w:space="0" w:color="auto"/>
            <w:left w:val="none" w:sz="0" w:space="0" w:color="auto"/>
            <w:bottom w:val="none" w:sz="0" w:space="0" w:color="auto"/>
            <w:right w:val="none" w:sz="0" w:space="0" w:color="auto"/>
          </w:divBdr>
        </w:div>
        <w:div w:id="709039366">
          <w:marLeft w:val="0"/>
          <w:marRight w:val="0"/>
          <w:marTop w:val="0"/>
          <w:marBottom w:val="0"/>
          <w:divBdr>
            <w:top w:val="none" w:sz="0" w:space="0" w:color="auto"/>
            <w:left w:val="none" w:sz="0" w:space="0" w:color="auto"/>
            <w:bottom w:val="none" w:sz="0" w:space="0" w:color="auto"/>
            <w:right w:val="none" w:sz="0" w:space="0" w:color="auto"/>
          </w:divBdr>
        </w:div>
        <w:div w:id="103771627">
          <w:marLeft w:val="0"/>
          <w:marRight w:val="0"/>
          <w:marTop w:val="0"/>
          <w:marBottom w:val="0"/>
          <w:divBdr>
            <w:top w:val="none" w:sz="0" w:space="0" w:color="auto"/>
            <w:left w:val="none" w:sz="0" w:space="0" w:color="auto"/>
            <w:bottom w:val="none" w:sz="0" w:space="0" w:color="auto"/>
            <w:right w:val="none" w:sz="0" w:space="0" w:color="auto"/>
          </w:divBdr>
        </w:div>
        <w:div w:id="1865748981">
          <w:marLeft w:val="0"/>
          <w:marRight w:val="0"/>
          <w:marTop w:val="0"/>
          <w:marBottom w:val="0"/>
          <w:divBdr>
            <w:top w:val="none" w:sz="0" w:space="0" w:color="auto"/>
            <w:left w:val="none" w:sz="0" w:space="0" w:color="auto"/>
            <w:bottom w:val="none" w:sz="0" w:space="0" w:color="auto"/>
            <w:right w:val="none" w:sz="0" w:space="0" w:color="auto"/>
          </w:divBdr>
        </w:div>
        <w:div w:id="1870800367">
          <w:marLeft w:val="0"/>
          <w:marRight w:val="0"/>
          <w:marTop w:val="0"/>
          <w:marBottom w:val="0"/>
          <w:divBdr>
            <w:top w:val="none" w:sz="0" w:space="0" w:color="auto"/>
            <w:left w:val="none" w:sz="0" w:space="0" w:color="auto"/>
            <w:bottom w:val="none" w:sz="0" w:space="0" w:color="auto"/>
            <w:right w:val="none" w:sz="0" w:space="0" w:color="auto"/>
          </w:divBdr>
        </w:div>
        <w:div w:id="1619413988">
          <w:marLeft w:val="0"/>
          <w:marRight w:val="0"/>
          <w:marTop w:val="0"/>
          <w:marBottom w:val="0"/>
          <w:divBdr>
            <w:top w:val="none" w:sz="0" w:space="0" w:color="auto"/>
            <w:left w:val="none" w:sz="0" w:space="0" w:color="auto"/>
            <w:bottom w:val="none" w:sz="0" w:space="0" w:color="auto"/>
            <w:right w:val="none" w:sz="0" w:space="0" w:color="auto"/>
          </w:divBdr>
        </w:div>
        <w:div w:id="291988083">
          <w:marLeft w:val="0"/>
          <w:marRight w:val="0"/>
          <w:marTop w:val="0"/>
          <w:marBottom w:val="0"/>
          <w:divBdr>
            <w:top w:val="none" w:sz="0" w:space="0" w:color="auto"/>
            <w:left w:val="none" w:sz="0" w:space="0" w:color="auto"/>
            <w:bottom w:val="none" w:sz="0" w:space="0" w:color="auto"/>
            <w:right w:val="none" w:sz="0" w:space="0" w:color="auto"/>
          </w:divBdr>
        </w:div>
        <w:div w:id="2142651664">
          <w:marLeft w:val="0"/>
          <w:marRight w:val="0"/>
          <w:marTop w:val="0"/>
          <w:marBottom w:val="0"/>
          <w:divBdr>
            <w:top w:val="none" w:sz="0" w:space="0" w:color="auto"/>
            <w:left w:val="none" w:sz="0" w:space="0" w:color="auto"/>
            <w:bottom w:val="none" w:sz="0" w:space="0" w:color="auto"/>
            <w:right w:val="none" w:sz="0" w:space="0" w:color="auto"/>
          </w:divBdr>
        </w:div>
        <w:div w:id="75135263">
          <w:marLeft w:val="0"/>
          <w:marRight w:val="0"/>
          <w:marTop w:val="0"/>
          <w:marBottom w:val="0"/>
          <w:divBdr>
            <w:top w:val="none" w:sz="0" w:space="0" w:color="auto"/>
            <w:left w:val="none" w:sz="0" w:space="0" w:color="auto"/>
            <w:bottom w:val="none" w:sz="0" w:space="0" w:color="auto"/>
            <w:right w:val="none" w:sz="0" w:space="0" w:color="auto"/>
          </w:divBdr>
        </w:div>
        <w:div w:id="1428768152">
          <w:marLeft w:val="0"/>
          <w:marRight w:val="0"/>
          <w:marTop w:val="0"/>
          <w:marBottom w:val="0"/>
          <w:divBdr>
            <w:top w:val="none" w:sz="0" w:space="0" w:color="auto"/>
            <w:left w:val="none" w:sz="0" w:space="0" w:color="auto"/>
            <w:bottom w:val="none" w:sz="0" w:space="0" w:color="auto"/>
            <w:right w:val="none" w:sz="0" w:space="0" w:color="auto"/>
          </w:divBdr>
        </w:div>
        <w:div w:id="59599358">
          <w:marLeft w:val="0"/>
          <w:marRight w:val="0"/>
          <w:marTop w:val="0"/>
          <w:marBottom w:val="0"/>
          <w:divBdr>
            <w:top w:val="none" w:sz="0" w:space="0" w:color="auto"/>
            <w:left w:val="none" w:sz="0" w:space="0" w:color="auto"/>
            <w:bottom w:val="none" w:sz="0" w:space="0" w:color="auto"/>
            <w:right w:val="none" w:sz="0" w:space="0" w:color="auto"/>
          </w:divBdr>
        </w:div>
        <w:div w:id="1519544353">
          <w:marLeft w:val="0"/>
          <w:marRight w:val="0"/>
          <w:marTop w:val="0"/>
          <w:marBottom w:val="0"/>
          <w:divBdr>
            <w:top w:val="none" w:sz="0" w:space="0" w:color="auto"/>
            <w:left w:val="none" w:sz="0" w:space="0" w:color="auto"/>
            <w:bottom w:val="none" w:sz="0" w:space="0" w:color="auto"/>
            <w:right w:val="none" w:sz="0" w:space="0" w:color="auto"/>
          </w:divBdr>
        </w:div>
        <w:div w:id="1485197978">
          <w:marLeft w:val="0"/>
          <w:marRight w:val="0"/>
          <w:marTop w:val="0"/>
          <w:marBottom w:val="0"/>
          <w:divBdr>
            <w:top w:val="none" w:sz="0" w:space="0" w:color="auto"/>
            <w:left w:val="none" w:sz="0" w:space="0" w:color="auto"/>
            <w:bottom w:val="none" w:sz="0" w:space="0" w:color="auto"/>
            <w:right w:val="none" w:sz="0" w:space="0" w:color="auto"/>
          </w:divBdr>
        </w:div>
        <w:div w:id="24838379">
          <w:marLeft w:val="0"/>
          <w:marRight w:val="0"/>
          <w:marTop w:val="0"/>
          <w:marBottom w:val="0"/>
          <w:divBdr>
            <w:top w:val="none" w:sz="0" w:space="0" w:color="auto"/>
            <w:left w:val="none" w:sz="0" w:space="0" w:color="auto"/>
            <w:bottom w:val="none" w:sz="0" w:space="0" w:color="auto"/>
            <w:right w:val="none" w:sz="0" w:space="0" w:color="auto"/>
          </w:divBdr>
        </w:div>
        <w:div w:id="1027564466">
          <w:marLeft w:val="0"/>
          <w:marRight w:val="0"/>
          <w:marTop w:val="0"/>
          <w:marBottom w:val="0"/>
          <w:divBdr>
            <w:top w:val="none" w:sz="0" w:space="0" w:color="auto"/>
            <w:left w:val="none" w:sz="0" w:space="0" w:color="auto"/>
            <w:bottom w:val="none" w:sz="0" w:space="0" w:color="auto"/>
            <w:right w:val="none" w:sz="0" w:space="0" w:color="auto"/>
          </w:divBdr>
        </w:div>
        <w:div w:id="923297380">
          <w:marLeft w:val="0"/>
          <w:marRight w:val="0"/>
          <w:marTop w:val="0"/>
          <w:marBottom w:val="0"/>
          <w:divBdr>
            <w:top w:val="none" w:sz="0" w:space="0" w:color="auto"/>
            <w:left w:val="none" w:sz="0" w:space="0" w:color="auto"/>
            <w:bottom w:val="none" w:sz="0" w:space="0" w:color="auto"/>
            <w:right w:val="none" w:sz="0" w:space="0" w:color="auto"/>
          </w:divBdr>
        </w:div>
        <w:div w:id="994800264">
          <w:marLeft w:val="0"/>
          <w:marRight w:val="0"/>
          <w:marTop w:val="0"/>
          <w:marBottom w:val="0"/>
          <w:divBdr>
            <w:top w:val="none" w:sz="0" w:space="0" w:color="auto"/>
            <w:left w:val="none" w:sz="0" w:space="0" w:color="auto"/>
            <w:bottom w:val="none" w:sz="0" w:space="0" w:color="auto"/>
            <w:right w:val="none" w:sz="0" w:space="0" w:color="auto"/>
          </w:divBdr>
        </w:div>
        <w:div w:id="108163321">
          <w:marLeft w:val="0"/>
          <w:marRight w:val="0"/>
          <w:marTop w:val="0"/>
          <w:marBottom w:val="0"/>
          <w:divBdr>
            <w:top w:val="none" w:sz="0" w:space="0" w:color="auto"/>
            <w:left w:val="none" w:sz="0" w:space="0" w:color="auto"/>
            <w:bottom w:val="none" w:sz="0" w:space="0" w:color="auto"/>
            <w:right w:val="none" w:sz="0" w:space="0" w:color="auto"/>
          </w:divBdr>
        </w:div>
        <w:div w:id="689836428">
          <w:marLeft w:val="0"/>
          <w:marRight w:val="0"/>
          <w:marTop w:val="0"/>
          <w:marBottom w:val="0"/>
          <w:divBdr>
            <w:top w:val="none" w:sz="0" w:space="0" w:color="auto"/>
            <w:left w:val="none" w:sz="0" w:space="0" w:color="auto"/>
            <w:bottom w:val="none" w:sz="0" w:space="0" w:color="auto"/>
            <w:right w:val="none" w:sz="0" w:space="0" w:color="auto"/>
          </w:divBdr>
        </w:div>
        <w:div w:id="661465714">
          <w:marLeft w:val="0"/>
          <w:marRight w:val="0"/>
          <w:marTop w:val="0"/>
          <w:marBottom w:val="0"/>
          <w:divBdr>
            <w:top w:val="none" w:sz="0" w:space="0" w:color="auto"/>
            <w:left w:val="none" w:sz="0" w:space="0" w:color="auto"/>
            <w:bottom w:val="none" w:sz="0" w:space="0" w:color="auto"/>
            <w:right w:val="none" w:sz="0" w:space="0" w:color="auto"/>
          </w:divBdr>
        </w:div>
        <w:div w:id="1711370276">
          <w:marLeft w:val="0"/>
          <w:marRight w:val="0"/>
          <w:marTop w:val="0"/>
          <w:marBottom w:val="0"/>
          <w:divBdr>
            <w:top w:val="none" w:sz="0" w:space="0" w:color="auto"/>
            <w:left w:val="none" w:sz="0" w:space="0" w:color="auto"/>
            <w:bottom w:val="none" w:sz="0" w:space="0" w:color="auto"/>
            <w:right w:val="none" w:sz="0" w:space="0" w:color="auto"/>
          </w:divBdr>
        </w:div>
        <w:div w:id="1090929461">
          <w:marLeft w:val="0"/>
          <w:marRight w:val="0"/>
          <w:marTop w:val="0"/>
          <w:marBottom w:val="0"/>
          <w:divBdr>
            <w:top w:val="none" w:sz="0" w:space="0" w:color="auto"/>
            <w:left w:val="none" w:sz="0" w:space="0" w:color="auto"/>
            <w:bottom w:val="none" w:sz="0" w:space="0" w:color="auto"/>
            <w:right w:val="none" w:sz="0" w:space="0" w:color="auto"/>
          </w:divBdr>
        </w:div>
        <w:div w:id="1759016190">
          <w:marLeft w:val="0"/>
          <w:marRight w:val="0"/>
          <w:marTop w:val="0"/>
          <w:marBottom w:val="0"/>
          <w:divBdr>
            <w:top w:val="none" w:sz="0" w:space="0" w:color="auto"/>
            <w:left w:val="none" w:sz="0" w:space="0" w:color="auto"/>
            <w:bottom w:val="none" w:sz="0" w:space="0" w:color="auto"/>
            <w:right w:val="none" w:sz="0" w:space="0" w:color="auto"/>
          </w:divBdr>
        </w:div>
        <w:div w:id="1788155258">
          <w:marLeft w:val="0"/>
          <w:marRight w:val="0"/>
          <w:marTop w:val="0"/>
          <w:marBottom w:val="0"/>
          <w:divBdr>
            <w:top w:val="none" w:sz="0" w:space="0" w:color="auto"/>
            <w:left w:val="none" w:sz="0" w:space="0" w:color="auto"/>
            <w:bottom w:val="none" w:sz="0" w:space="0" w:color="auto"/>
            <w:right w:val="none" w:sz="0" w:space="0" w:color="auto"/>
          </w:divBdr>
        </w:div>
        <w:div w:id="1969504800">
          <w:marLeft w:val="0"/>
          <w:marRight w:val="0"/>
          <w:marTop w:val="0"/>
          <w:marBottom w:val="0"/>
          <w:divBdr>
            <w:top w:val="none" w:sz="0" w:space="0" w:color="auto"/>
            <w:left w:val="none" w:sz="0" w:space="0" w:color="auto"/>
            <w:bottom w:val="none" w:sz="0" w:space="0" w:color="auto"/>
            <w:right w:val="none" w:sz="0" w:space="0" w:color="auto"/>
          </w:divBdr>
        </w:div>
        <w:div w:id="1816095159">
          <w:marLeft w:val="0"/>
          <w:marRight w:val="0"/>
          <w:marTop w:val="0"/>
          <w:marBottom w:val="0"/>
          <w:divBdr>
            <w:top w:val="none" w:sz="0" w:space="0" w:color="auto"/>
            <w:left w:val="none" w:sz="0" w:space="0" w:color="auto"/>
            <w:bottom w:val="none" w:sz="0" w:space="0" w:color="auto"/>
            <w:right w:val="none" w:sz="0" w:space="0" w:color="auto"/>
          </w:divBdr>
        </w:div>
        <w:div w:id="1194347403">
          <w:marLeft w:val="0"/>
          <w:marRight w:val="0"/>
          <w:marTop w:val="0"/>
          <w:marBottom w:val="0"/>
          <w:divBdr>
            <w:top w:val="none" w:sz="0" w:space="0" w:color="auto"/>
            <w:left w:val="none" w:sz="0" w:space="0" w:color="auto"/>
            <w:bottom w:val="none" w:sz="0" w:space="0" w:color="auto"/>
            <w:right w:val="none" w:sz="0" w:space="0" w:color="auto"/>
          </w:divBdr>
        </w:div>
        <w:div w:id="670792940">
          <w:marLeft w:val="0"/>
          <w:marRight w:val="0"/>
          <w:marTop w:val="0"/>
          <w:marBottom w:val="0"/>
          <w:divBdr>
            <w:top w:val="none" w:sz="0" w:space="0" w:color="auto"/>
            <w:left w:val="none" w:sz="0" w:space="0" w:color="auto"/>
            <w:bottom w:val="none" w:sz="0" w:space="0" w:color="auto"/>
            <w:right w:val="none" w:sz="0" w:space="0" w:color="auto"/>
          </w:divBdr>
        </w:div>
        <w:div w:id="308872902">
          <w:marLeft w:val="0"/>
          <w:marRight w:val="0"/>
          <w:marTop w:val="0"/>
          <w:marBottom w:val="0"/>
          <w:divBdr>
            <w:top w:val="none" w:sz="0" w:space="0" w:color="auto"/>
            <w:left w:val="none" w:sz="0" w:space="0" w:color="auto"/>
            <w:bottom w:val="none" w:sz="0" w:space="0" w:color="auto"/>
            <w:right w:val="none" w:sz="0" w:space="0" w:color="auto"/>
          </w:divBdr>
        </w:div>
        <w:div w:id="1898739714">
          <w:marLeft w:val="0"/>
          <w:marRight w:val="0"/>
          <w:marTop w:val="0"/>
          <w:marBottom w:val="0"/>
          <w:divBdr>
            <w:top w:val="none" w:sz="0" w:space="0" w:color="auto"/>
            <w:left w:val="none" w:sz="0" w:space="0" w:color="auto"/>
            <w:bottom w:val="none" w:sz="0" w:space="0" w:color="auto"/>
            <w:right w:val="none" w:sz="0" w:space="0" w:color="auto"/>
          </w:divBdr>
        </w:div>
        <w:div w:id="198979583">
          <w:marLeft w:val="0"/>
          <w:marRight w:val="0"/>
          <w:marTop w:val="0"/>
          <w:marBottom w:val="0"/>
          <w:divBdr>
            <w:top w:val="none" w:sz="0" w:space="0" w:color="auto"/>
            <w:left w:val="none" w:sz="0" w:space="0" w:color="auto"/>
            <w:bottom w:val="none" w:sz="0" w:space="0" w:color="auto"/>
            <w:right w:val="none" w:sz="0" w:space="0" w:color="auto"/>
          </w:divBdr>
        </w:div>
        <w:div w:id="1534002952">
          <w:marLeft w:val="0"/>
          <w:marRight w:val="0"/>
          <w:marTop w:val="0"/>
          <w:marBottom w:val="0"/>
          <w:divBdr>
            <w:top w:val="none" w:sz="0" w:space="0" w:color="auto"/>
            <w:left w:val="none" w:sz="0" w:space="0" w:color="auto"/>
            <w:bottom w:val="none" w:sz="0" w:space="0" w:color="auto"/>
            <w:right w:val="none" w:sz="0" w:space="0" w:color="auto"/>
          </w:divBdr>
        </w:div>
        <w:div w:id="1480655975">
          <w:marLeft w:val="0"/>
          <w:marRight w:val="0"/>
          <w:marTop w:val="0"/>
          <w:marBottom w:val="0"/>
          <w:divBdr>
            <w:top w:val="none" w:sz="0" w:space="0" w:color="auto"/>
            <w:left w:val="none" w:sz="0" w:space="0" w:color="auto"/>
            <w:bottom w:val="none" w:sz="0" w:space="0" w:color="auto"/>
            <w:right w:val="none" w:sz="0" w:space="0" w:color="auto"/>
          </w:divBdr>
        </w:div>
        <w:div w:id="2018338442">
          <w:marLeft w:val="0"/>
          <w:marRight w:val="0"/>
          <w:marTop w:val="0"/>
          <w:marBottom w:val="0"/>
          <w:divBdr>
            <w:top w:val="none" w:sz="0" w:space="0" w:color="auto"/>
            <w:left w:val="none" w:sz="0" w:space="0" w:color="auto"/>
            <w:bottom w:val="none" w:sz="0" w:space="0" w:color="auto"/>
            <w:right w:val="none" w:sz="0" w:space="0" w:color="auto"/>
          </w:divBdr>
        </w:div>
        <w:div w:id="1923831054">
          <w:marLeft w:val="0"/>
          <w:marRight w:val="0"/>
          <w:marTop w:val="0"/>
          <w:marBottom w:val="0"/>
          <w:divBdr>
            <w:top w:val="none" w:sz="0" w:space="0" w:color="auto"/>
            <w:left w:val="none" w:sz="0" w:space="0" w:color="auto"/>
            <w:bottom w:val="none" w:sz="0" w:space="0" w:color="auto"/>
            <w:right w:val="none" w:sz="0" w:space="0" w:color="auto"/>
          </w:divBdr>
        </w:div>
        <w:div w:id="744230455">
          <w:marLeft w:val="0"/>
          <w:marRight w:val="0"/>
          <w:marTop w:val="0"/>
          <w:marBottom w:val="0"/>
          <w:divBdr>
            <w:top w:val="none" w:sz="0" w:space="0" w:color="auto"/>
            <w:left w:val="none" w:sz="0" w:space="0" w:color="auto"/>
            <w:bottom w:val="none" w:sz="0" w:space="0" w:color="auto"/>
            <w:right w:val="none" w:sz="0" w:space="0" w:color="auto"/>
          </w:divBdr>
        </w:div>
        <w:div w:id="1549150847">
          <w:marLeft w:val="0"/>
          <w:marRight w:val="0"/>
          <w:marTop w:val="0"/>
          <w:marBottom w:val="0"/>
          <w:divBdr>
            <w:top w:val="none" w:sz="0" w:space="0" w:color="auto"/>
            <w:left w:val="none" w:sz="0" w:space="0" w:color="auto"/>
            <w:bottom w:val="none" w:sz="0" w:space="0" w:color="auto"/>
            <w:right w:val="none" w:sz="0" w:space="0" w:color="auto"/>
          </w:divBdr>
        </w:div>
        <w:div w:id="1754161016">
          <w:marLeft w:val="0"/>
          <w:marRight w:val="0"/>
          <w:marTop w:val="0"/>
          <w:marBottom w:val="0"/>
          <w:divBdr>
            <w:top w:val="none" w:sz="0" w:space="0" w:color="auto"/>
            <w:left w:val="none" w:sz="0" w:space="0" w:color="auto"/>
            <w:bottom w:val="none" w:sz="0" w:space="0" w:color="auto"/>
            <w:right w:val="none" w:sz="0" w:space="0" w:color="auto"/>
          </w:divBdr>
        </w:div>
        <w:div w:id="383872650">
          <w:marLeft w:val="0"/>
          <w:marRight w:val="0"/>
          <w:marTop w:val="0"/>
          <w:marBottom w:val="0"/>
          <w:divBdr>
            <w:top w:val="none" w:sz="0" w:space="0" w:color="auto"/>
            <w:left w:val="none" w:sz="0" w:space="0" w:color="auto"/>
            <w:bottom w:val="none" w:sz="0" w:space="0" w:color="auto"/>
            <w:right w:val="none" w:sz="0" w:space="0" w:color="auto"/>
          </w:divBdr>
        </w:div>
        <w:div w:id="1400445314">
          <w:marLeft w:val="0"/>
          <w:marRight w:val="0"/>
          <w:marTop w:val="0"/>
          <w:marBottom w:val="0"/>
          <w:divBdr>
            <w:top w:val="none" w:sz="0" w:space="0" w:color="auto"/>
            <w:left w:val="none" w:sz="0" w:space="0" w:color="auto"/>
            <w:bottom w:val="none" w:sz="0" w:space="0" w:color="auto"/>
            <w:right w:val="none" w:sz="0" w:space="0" w:color="auto"/>
          </w:divBdr>
        </w:div>
        <w:div w:id="331226912">
          <w:marLeft w:val="0"/>
          <w:marRight w:val="0"/>
          <w:marTop w:val="0"/>
          <w:marBottom w:val="0"/>
          <w:divBdr>
            <w:top w:val="none" w:sz="0" w:space="0" w:color="auto"/>
            <w:left w:val="none" w:sz="0" w:space="0" w:color="auto"/>
            <w:bottom w:val="none" w:sz="0" w:space="0" w:color="auto"/>
            <w:right w:val="none" w:sz="0" w:space="0" w:color="auto"/>
          </w:divBdr>
        </w:div>
        <w:div w:id="852113940">
          <w:marLeft w:val="0"/>
          <w:marRight w:val="0"/>
          <w:marTop w:val="0"/>
          <w:marBottom w:val="0"/>
          <w:divBdr>
            <w:top w:val="none" w:sz="0" w:space="0" w:color="auto"/>
            <w:left w:val="none" w:sz="0" w:space="0" w:color="auto"/>
            <w:bottom w:val="none" w:sz="0" w:space="0" w:color="auto"/>
            <w:right w:val="none" w:sz="0" w:space="0" w:color="auto"/>
          </w:divBdr>
        </w:div>
        <w:div w:id="484317404">
          <w:marLeft w:val="0"/>
          <w:marRight w:val="0"/>
          <w:marTop w:val="0"/>
          <w:marBottom w:val="0"/>
          <w:divBdr>
            <w:top w:val="none" w:sz="0" w:space="0" w:color="auto"/>
            <w:left w:val="none" w:sz="0" w:space="0" w:color="auto"/>
            <w:bottom w:val="none" w:sz="0" w:space="0" w:color="auto"/>
            <w:right w:val="none" w:sz="0" w:space="0" w:color="auto"/>
          </w:divBdr>
        </w:div>
        <w:div w:id="1230271066">
          <w:marLeft w:val="0"/>
          <w:marRight w:val="0"/>
          <w:marTop w:val="0"/>
          <w:marBottom w:val="0"/>
          <w:divBdr>
            <w:top w:val="none" w:sz="0" w:space="0" w:color="auto"/>
            <w:left w:val="none" w:sz="0" w:space="0" w:color="auto"/>
            <w:bottom w:val="none" w:sz="0" w:space="0" w:color="auto"/>
            <w:right w:val="none" w:sz="0" w:space="0" w:color="auto"/>
          </w:divBdr>
        </w:div>
        <w:div w:id="2139452290">
          <w:marLeft w:val="0"/>
          <w:marRight w:val="0"/>
          <w:marTop w:val="0"/>
          <w:marBottom w:val="0"/>
          <w:divBdr>
            <w:top w:val="none" w:sz="0" w:space="0" w:color="auto"/>
            <w:left w:val="none" w:sz="0" w:space="0" w:color="auto"/>
            <w:bottom w:val="none" w:sz="0" w:space="0" w:color="auto"/>
            <w:right w:val="none" w:sz="0" w:space="0" w:color="auto"/>
          </w:divBdr>
        </w:div>
        <w:div w:id="1793015479">
          <w:marLeft w:val="0"/>
          <w:marRight w:val="0"/>
          <w:marTop w:val="0"/>
          <w:marBottom w:val="0"/>
          <w:divBdr>
            <w:top w:val="none" w:sz="0" w:space="0" w:color="auto"/>
            <w:left w:val="none" w:sz="0" w:space="0" w:color="auto"/>
            <w:bottom w:val="none" w:sz="0" w:space="0" w:color="auto"/>
            <w:right w:val="none" w:sz="0" w:space="0" w:color="auto"/>
          </w:divBdr>
        </w:div>
        <w:div w:id="510531573">
          <w:marLeft w:val="0"/>
          <w:marRight w:val="0"/>
          <w:marTop w:val="0"/>
          <w:marBottom w:val="0"/>
          <w:divBdr>
            <w:top w:val="none" w:sz="0" w:space="0" w:color="auto"/>
            <w:left w:val="none" w:sz="0" w:space="0" w:color="auto"/>
            <w:bottom w:val="none" w:sz="0" w:space="0" w:color="auto"/>
            <w:right w:val="none" w:sz="0" w:space="0" w:color="auto"/>
          </w:divBdr>
        </w:div>
        <w:div w:id="430784796">
          <w:marLeft w:val="0"/>
          <w:marRight w:val="0"/>
          <w:marTop w:val="0"/>
          <w:marBottom w:val="0"/>
          <w:divBdr>
            <w:top w:val="none" w:sz="0" w:space="0" w:color="auto"/>
            <w:left w:val="none" w:sz="0" w:space="0" w:color="auto"/>
            <w:bottom w:val="none" w:sz="0" w:space="0" w:color="auto"/>
            <w:right w:val="none" w:sz="0" w:space="0" w:color="auto"/>
          </w:divBdr>
        </w:div>
        <w:div w:id="1876310442">
          <w:marLeft w:val="0"/>
          <w:marRight w:val="0"/>
          <w:marTop w:val="0"/>
          <w:marBottom w:val="0"/>
          <w:divBdr>
            <w:top w:val="none" w:sz="0" w:space="0" w:color="auto"/>
            <w:left w:val="none" w:sz="0" w:space="0" w:color="auto"/>
            <w:bottom w:val="none" w:sz="0" w:space="0" w:color="auto"/>
            <w:right w:val="none" w:sz="0" w:space="0" w:color="auto"/>
          </w:divBdr>
        </w:div>
        <w:div w:id="1240823824">
          <w:marLeft w:val="0"/>
          <w:marRight w:val="0"/>
          <w:marTop w:val="0"/>
          <w:marBottom w:val="0"/>
          <w:divBdr>
            <w:top w:val="none" w:sz="0" w:space="0" w:color="auto"/>
            <w:left w:val="none" w:sz="0" w:space="0" w:color="auto"/>
            <w:bottom w:val="none" w:sz="0" w:space="0" w:color="auto"/>
            <w:right w:val="none" w:sz="0" w:space="0" w:color="auto"/>
          </w:divBdr>
        </w:div>
        <w:div w:id="764613688">
          <w:marLeft w:val="0"/>
          <w:marRight w:val="0"/>
          <w:marTop w:val="0"/>
          <w:marBottom w:val="0"/>
          <w:divBdr>
            <w:top w:val="none" w:sz="0" w:space="0" w:color="auto"/>
            <w:left w:val="none" w:sz="0" w:space="0" w:color="auto"/>
            <w:bottom w:val="none" w:sz="0" w:space="0" w:color="auto"/>
            <w:right w:val="none" w:sz="0" w:space="0" w:color="auto"/>
          </w:divBdr>
        </w:div>
        <w:div w:id="1144661775">
          <w:marLeft w:val="0"/>
          <w:marRight w:val="0"/>
          <w:marTop w:val="0"/>
          <w:marBottom w:val="0"/>
          <w:divBdr>
            <w:top w:val="none" w:sz="0" w:space="0" w:color="auto"/>
            <w:left w:val="none" w:sz="0" w:space="0" w:color="auto"/>
            <w:bottom w:val="none" w:sz="0" w:space="0" w:color="auto"/>
            <w:right w:val="none" w:sz="0" w:space="0" w:color="auto"/>
          </w:divBdr>
        </w:div>
      </w:divsChild>
    </w:div>
    <w:div w:id="1107506977">
      <w:bodyDiv w:val="1"/>
      <w:marLeft w:val="0"/>
      <w:marRight w:val="0"/>
      <w:marTop w:val="0"/>
      <w:marBottom w:val="0"/>
      <w:divBdr>
        <w:top w:val="none" w:sz="0" w:space="0" w:color="auto"/>
        <w:left w:val="none" w:sz="0" w:space="0" w:color="auto"/>
        <w:bottom w:val="none" w:sz="0" w:space="0" w:color="auto"/>
        <w:right w:val="none" w:sz="0" w:space="0" w:color="auto"/>
      </w:divBdr>
      <w:divsChild>
        <w:div w:id="75171603">
          <w:marLeft w:val="0"/>
          <w:marRight w:val="0"/>
          <w:marTop w:val="0"/>
          <w:marBottom w:val="0"/>
          <w:divBdr>
            <w:top w:val="none" w:sz="0" w:space="0" w:color="auto"/>
            <w:left w:val="none" w:sz="0" w:space="0" w:color="auto"/>
            <w:bottom w:val="none" w:sz="0" w:space="0" w:color="auto"/>
            <w:right w:val="none" w:sz="0" w:space="0" w:color="auto"/>
          </w:divBdr>
        </w:div>
        <w:div w:id="1750081400">
          <w:marLeft w:val="0"/>
          <w:marRight w:val="0"/>
          <w:marTop w:val="0"/>
          <w:marBottom w:val="0"/>
          <w:divBdr>
            <w:top w:val="none" w:sz="0" w:space="0" w:color="auto"/>
            <w:left w:val="none" w:sz="0" w:space="0" w:color="auto"/>
            <w:bottom w:val="none" w:sz="0" w:space="0" w:color="auto"/>
            <w:right w:val="none" w:sz="0" w:space="0" w:color="auto"/>
          </w:divBdr>
        </w:div>
        <w:div w:id="1266691387">
          <w:marLeft w:val="0"/>
          <w:marRight w:val="0"/>
          <w:marTop w:val="0"/>
          <w:marBottom w:val="0"/>
          <w:divBdr>
            <w:top w:val="none" w:sz="0" w:space="0" w:color="auto"/>
            <w:left w:val="none" w:sz="0" w:space="0" w:color="auto"/>
            <w:bottom w:val="none" w:sz="0" w:space="0" w:color="auto"/>
            <w:right w:val="none" w:sz="0" w:space="0" w:color="auto"/>
          </w:divBdr>
        </w:div>
        <w:div w:id="971442218">
          <w:marLeft w:val="0"/>
          <w:marRight w:val="0"/>
          <w:marTop w:val="0"/>
          <w:marBottom w:val="0"/>
          <w:divBdr>
            <w:top w:val="none" w:sz="0" w:space="0" w:color="auto"/>
            <w:left w:val="none" w:sz="0" w:space="0" w:color="auto"/>
            <w:bottom w:val="none" w:sz="0" w:space="0" w:color="auto"/>
            <w:right w:val="none" w:sz="0" w:space="0" w:color="auto"/>
          </w:divBdr>
        </w:div>
        <w:div w:id="1081636533">
          <w:marLeft w:val="0"/>
          <w:marRight w:val="0"/>
          <w:marTop w:val="0"/>
          <w:marBottom w:val="0"/>
          <w:divBdr>
            <w:top w:val="none" w:sz="0" w:space="0" w:color="auto"/>
            <w:left w:val="none" w:sz="0" w:space="0" w:color="auto"/>
            <w:bottom w:val="none" w:sz="0" w:space="0" w:color="auto"/>
            <w:right w:val="none" w:sz="0" w:space="0" w:color="auto"/>
          </w:divBdr>
        </w:div>
        <w:div w:id="816259790">
          <w:marLeft w:val="0"/>
          <w:marRight w:val="0"/>
          <w:marTop w:val="0"/>
          <w:marBottom w:val="0"/>
          <w:divBdr>
            <w:top w:val="none" w:sz="0" w:space="0" w:color="auto"/>
            <w:left w:val="none" w:sz="0" w:space="0" w:color="auto"/>
            <w:bottom w:val="none" w:sz="0" w:space="0" w:color="auto"/>
            <w:right w:val="none" w:sz="0" w:space="0" w:color="auto"/>
          </w:divBdr>
        </w:div>
        <w:div w:id="1177620444">
          <w:marLeft w:val="0"/>
          <w:marRight w:val="0"/>
          <w:marTop w:val="0"/>
          <w:marBottom w:val="0"/>
          <w:divBdr>
            <w:top w:val="none" w:sz="0" w:space="0" w:color="auto"/>
            <w:left w:val="none" w:sz="0" w:space="0" w:color="auto"/>
            <w:bottom w:val="none" w:sz="0" w:space="0" w:color="auto"/>
            <w:right w:val="none" w:sz="0" w:space="0" w:color="auto"/>
          </w:divBdr>
        </w:div>
        <w:div w:id="76096083">
          <w:marLeft w:val="0"/>
          <w:marRight w:val="0"/>
          <w:marTop w:val="0"/>
          <w:marBottom w:val="0"/>
          <w:divBdr>
            <w:top w:val="none" w:sz="0" w:space="0" w:color="auto"/>
            <w:left w:val="none" w:sz="0" w:space="0" w:color="auto"/>
            <w:bottom w:val="none" w:sz="0" w:space="0" w:color="auto"/>
            <w:right w:val="none" w:sz="0" w:space="0" w:color="auto"/>
          </w:divBdr>
        </w:div>
        <w:div w:id="1785731178">
          <w:marLeft w:val="0"/>
          <w:marRight w:val="0"/>
          <w:marTop w:val="0"/>
          <w:marBottom w:val="0"/>
          <w:divBdr>
            <w:top w:val="none" w:sz="0" w:space="0" w:color="auto"/>
            <w:left w:val="none" w:sz="0" w:space="0" w:color="auto"/>
            <w:bottom w:val="none" w:sz="0" w:space="0" w:color="auto"/>
            <w:right w:val="none" w:sz="0" w:space="0" w:color="auto"/>
          </w:divBdr>
        </w:div>
        <w:div w:id="978458103">
          <w:marLeft w:val="0"/>
          <w:marRight w:val="0"/>
          <w:marTop w:val="0"/>
          <w:marBottom w:val="0"/>
          <w:divBdr>
            <w:top w:val="none" w:sz="0" w:space="0" w:color="auto"/>
            <w:left w:val="none" w:sz="0" w:space="0" w:color="auto"/>
            <w:bottom w:val="none" w:sz="0" w:space="0" w:color="auto"/>
            <w:right w:val="none" w:sz="0" w:space="0" w:color="auto"/>
          </w:divBdr>
        </w:div>
        <w:div w:id="812141062">
          <w:marLeft w:val="0"/>
          <w:marRight w:val="0"/>
          <w:marTop w:val="0"/>
          <w:marBottom w:val="0"/>
          <w:divBdr>
            <w:top w:val="none" w:sz="0" w:space="0" w:color="auto"/>
            <w:left w:val="none" w:sz="0" w:space="0" w:color="auto"/>
            <w:bottom w:val="none" w:sz="0" w:space="0" w:color="auto"/>
            <w:right w:val="none" w:sz="0" w:space="0" w:color="auto"/>
          </w:divBdr>
        </w:div>
        <w:div w:id="1923565341">
          <w:marLeft w:val="0"/>
          <w:marRight w:val="0"/>
          <w:marTop w:val="0"/>
          <w:marBottom w:val="0"/>
          <w:divBdr>
            <w:top w:val="none" w:sz="0" w:space="0" w:color="auto"/>
            <w:left w:val="none" w:sz="0" w:space="0" w:color="auto"/>
            <w:bottom w:val="none" w:sz="0" w:space="0" w:color="auto"/>
            <w:right w:val="none" w:sz="0" w:space="0" w:color="auto"/>
          </w:divBdr>
        </w:div>
        <w:div w:id="783691003">
          <w:marLeft w:val="0"/>
          <w:marRight w:val="0"/>
          <w:marTop w:val="0"/>
          <w:marBottom w:val="0"/>
          <w:divBdr>
            <w:top w:val="none" w:sz="0" w:space="0" w:color="auto"/>
            <w:left w:val="none" w:sz="0" w:space="0" w:color="auto"/>
            <w:bottom w:val="none" w:sz="0" w:space="0" w:color="auto"/>
            <w:right w:val="none" w:sz="0" w:space="0" w:color="auto"/>
          </w:divBdr>
        </w:div>
        <w:div w:id="603803535">
          <w:marLeft w:val="0"/>
          <w:marRight w:val="0"/>
          <w:marTop w:val="0"/>
          <w:marBottom w:val="0"/>
          <w:divBdr>
            <w:top w:val="none" w:sz="0" w:space="0" w:color="auto"/>
            <w:left w:val="none" w:sz="0" w:space="0" w:color="auto"/>
            <w:bottom w:val="none" w:sz="0" w:space="0" w:color="auto"/>
            <w:right w:val="none" w:sz="0" w:space="0" w:color="auto"/>
          </w:divBdr>
        </w:div>
        <w:div w:id="1261185808">
          <w:marLeft w:val="0"/>
          <w:marRight w:val="0"/>
          <w:marTop w:val="0"/>
          <w:marBottom w:val="0"/>
          <w:divBdr>
            <w:top w:val="none" w:sz="0" w:space="0" w:color="auto"/>
            <w:left w:val="none" w:sz="0" w:space="0" w:color="auto"/>
            <w:bottom w:val="none" w:sz="0" w:space="0" w:color="auto"/>
            <w:right w:val="none" w:sz="0" w:space="0" w:color="auto"/>
          </w:divBdr>
        </w:div>
        <w:div w:id="715589642">
          <w:marLeft w:val="0"/>
          <w:marRight w:val="0"/>
          <w:marTop w:val="0"/>
          <w:marBottom w:val="0"/>
          <w:divBdr>
            <w:top w:val="none" w:sz="0" w:space="0" w:color="auto"/>
            <w:left w:val="none" w:sz="0" w:space="0" w:color="auto"/>
            <w:bottom w:val="none" w:sz="0" w:space="0" w:color="auto"/>
            <w:right w:val="none" w:sz="0" w:space="0" w:color="auto"/>
          </w:divBdr>
        </w:div>
        <w:div w:id="1889802235">
          <w:marLeft w:val="0"/>
          <w:marRight w:val="0"/>
          <w:marTop w:val="0"/>
          <w:marBottom w:val="0"/>
          <w:divBdr>
            <w:top w:val="none" w:sz="0" w:space="0" w:color="auto"/>
            <w:left w:val="none" w:sz="0" w:space="0" w:color="auto"/>
            <w:bottom w:val="none" w:sz="0" w:space="0" w:color="auto"/>
            <w:right w:val="none" w:sz="0" w:space="0" w:color="auto"/>
          </w:divBdr>
        </w:div>
        <w:div w:id="261499064">
          <w:marLeft w:val="0"/>
          <w:marRight w:val="0"/>
          <w:marTop w:val="0"/>
          <w:marBottom w:val="0"/>
          <w:divBdr>
            <w:top w:val="none" w:sz="0" w:space="0" w:color="auto"/>
            <w:left w:val="none" w:sz="0" w:space="0" w:color="auto"/>
            <w:bottom w:val="none" w:sz="0" w:space="0" w:color="auto"/>
            <w:right w:val="none" w:sz="0" w:space="0" w:color="auto"/>
          </w:divBdr>
        </w:div>
        <w:div w:id="579170371">
          <w:marLeft w:val="0"/>
          <w:marRight w:val="0"/>
          <w:marTop w:val="0"/>
          <w:marBottom w:val="0"/>
          <w:divBdr>
            <w:top w:val="none" w:sz="0" w:space="0" w:color="auto"/>
            <w:left w:val="none" w:sz="0" w:space="0" w:color="auto"/>
            <w:bottom w:val="none" w:sz="0" w:space="0" w:color="auto"/>
            <w:right w:val="none" w:sz="0" w:space="0" w:color="auto"/>
          </w:divBdr>
        </w:div>
        <w:div w:id="1412964689">
          <w:marLeft w:val="0"/>
          <w:marRight w:val="0"/>
          <w:marTop w:val="0"/>
          <w:marBottom w:val="0"/>
          <w:divBdr>
            <w:top w:val="none" w:sz="0" w:space="0" w:color="auto"/>
            <w:left w:val="none" w:sz="0" w:space="0" w:color="auto"/>
            <w:bottom w:val="none" w:sz="0" w:space="0" w:color="auto"/>
            <w:right w:val="none" w:sz="0" w:space="0" w:color="auto"/>
          </w:divBdr>
        </w:div>
        <w:div w:id="879128744">
          <w:marLeft w:val="0"/>
          <w:marRight w:val="0"/>
          <w:marTop w:val="0"/>
          <w:marBottom w:val="0"/>
          <w:divBdr>
            <w:top w:val="none" w:sz="0" w:space="0" w:color="auto"/>
            <w:left w:val="none" w:sz="0" w:space="0" w:color="auto"/>
            <w:bottom w:val="none" w:sz="0" w:space="0" w:color="auto"/>
            <w:right w:val="none" w:sz="0" w:space="0" w:color="auto"/>
          </w:divBdr>
        </w:div>
        <w:div w:id="2121995145">
          <w:marLeft w:val="0"/>
          <w:marRight w:val="0"/>
          <w:marTop w:val="0"/>
          <w:marBottom w:val="0"/>
          <w:divBdr>
            <w:top w:val="none" w:sz="0" w:space="0" w:color="auto"/>
            <w:left w:val="none" w:sz="0" w:space="0" w:color="auto"/>
            <w:bottom w:val="none" w:sz="0" w:space="0" w:color="auto"/>
            <w:right w:val="none" w:sz="0" w:space="0" w:color="auto"/>
          </w:divBdr>
        </w:div>
        <w:div w:id="169369437">
          <w:marLeft w:val="0"/>
          <w:marRight w:val="0"/>
          <w:marTop w:val="0"/>
          <w:marBottom w:val="0"/>
          <w:divBdr>
            <w:top w:val="none" w:sz="0" w:space="0" w:color="auto"/>
            <w:left w:val="none" w:sz="0" w:space="0" w:color="auto"/>
            <w:bottom w:val="none" w:sz="0" w:space="0" w:color="auto"/>
            <w:right w:val="none" w:sz="0" w:space="0" w:color="auto"/>
          </w:divBdr>
        </w:div>
        <w:div w:id="625694766">
          <w:marLeft w:val="0"/>
          <w:marRight w:val="0"/>
          <w:marTop w:val="0"/>
          <w:marBottom w:val="0"/>
          <w:divBdr>
            <w:top w:val="none" w:sz="0" w:space="0" w:color="auto"/>
            <w:left w:val="none" w:sz="0" w:space="0" w:color="auto"/>
            <w:bottom w:val="none" w:sz="0" w:space="0" w:color="auto"/>
            <w:right w:val="none" w:sz="0" w:space="0" w:color="auto"/>
          </w:divBdr>
        </w:div>
        <w:div w:id="81491936">
          <w:marLeft w:val="0"/>
          <w:marRight w:val="0"/>
          <w:marTop w:val="0"/>
          <w:marBottom w:val="0"/>
          <w:divBdr>
            <w:top w:val="none" w:sz="0" w:space="0" w:color="auto"/>
            <w:left w:val="none" w:sz="0" w:space="0" w:color="auto"/>
            <w:bottom w:val="none" w:sz="0" w:space="0" w:color="auto"/>
            <w:right w:val="none" w:sz="0" w:space="0" w:color="auto"/>
          </w:divBdr>
        </w:div>
        <w:div w:id="89548505">
          <w:marLeft w:val="0"/>
          <w:marRight w:val="0"/>
          <w:marTop w:val="0"/>
          <w:marBottom w:val="0"/>
          <w:divBdr>
            <w:top w:val="none" w:sz="0" w:space="0" w:color="auto"/>
            <w:left w:val="none" w:sz="0" w:space="0" w:color="auto"/>
            <w:bottom w:val="none" w:sz="0" w:space="0" w:color="auto"/>
            <w:right w:val="none" w:sz="0" w:space="0" w:color="auto"/>
          </w:divBdr>
        </w:div>
        <w:div w:id="838809759">
          <w:marLeft w:val="0"/>
          <w:marRight w:val="0"/>
          <w:marTop w:val="0"/>
          <w:marBottom w:val="0"/>
          <w:divBdr>
            <w:top w:val="none" w:sz="0" w:space="0" w:color="auto"/>
            <w:left w:val="none" w:sz="0" w:space="0" w:color="auto"/>
            <w:bottom w:val="none" w:sz="0" w:space="0" w:color="auto"/>
            <w:right w:val="none" w:sz="0" w:space="0" w:color="auto"/>
          </w:divBdr>
        </w:div>
        <w:div w:id="929316711">
          <w:marLeft w:val="0"/>
          <w:marRight w:val="0"/>
          <w:marTop w:val="0"/>
          <w:marBottom w:val="0"/>
          <w:divBdr>
            <w:top w:val="none" w:sz="0" w:space="0" w:color="auto"/>
            <w:left w:val="none" w:sz="0" w:space="0" w:color="auto"/>
            <w:bottom w:val="none" w:sz="0" w:space="0" w:color="auto"/>
            <w:right w:val="none" w:sz="0" w:space="0" w:color="auto"/>
          </w:divBdr>
        </w:div>
        <w:div w:id="1959943211">
          <w:marLeft w:val="0"/>
          <w:marRight w:val="0"/>
          <w:marTop w:val="0"/>
          <w:marBottom w:val="0"/>
          <w:divBdr>
            <w:top w:val="none" w:sz="0" w:space="0" w:color="auto"/>
            <w:left w:val="none" w:sz="0" w:space="0" w:color="auto"/>
            <w:bottom w:val="none" w:sz="0" w:space="0" w:color="auto"/>
            <w:right w:val="none" w:sz="0" w:space="0" w:color="auto"/>
          </w:divBdr>
        </w:div>
        <w:div w:id="1868566069">
          <w:marLeft w:val="0"/>
          <w:marRight w:val="0"/>
          <w:marTop w:val="0"/>
          <w:marBottom w:val="0"/>
          <w:divBdr>
            <w:top w:val="none" w:sz="0" w:space="0" w:color="auto"/>
            <w:left w:val="none" w:sz="0" w:space="0" w:color="auto"/>
            <w:bottom w:val="none" w:sz="0" w:space="0" w:color="auto"/>
            <w:right w:val="none" w:sz="0" w:space="0" w:color="auto"/>
          </w:divBdr>
        </w:div>
        <w:div w:id="237444002">
          <w:marLeft w:val="0"/>
          <w:marRight w:val="0"/>
          <w:marTop w:val="0"/>
          <w:marBottom w:val="0"/>
          <w:divBdr>
            <w:top w:val="none" w:sz="0" w:space="0" w:color="auto"/>
            <w:left w:val="none" w:sz="0" w:space="0" w:color="auto"/>
            <w:bottom w:val="none" w:sz="0" w:space="0" w:color="auto"/>
            <w:right w:val="none" w:sz="0" w:space="0" w:color="auto"/>
          </w:divBdr>
        </w:div>
        <w:div w:id="623658871">
          <w:marLeft w:val="0"/>
          <w:marRight w:val="0"/>
          <w:marTop w:val="0"/>
          <w:marBottom w:val="0"/>
          <w:divBdr>
            <w:top w:val="none" w:sz="0" w:space="0" w:color="auto"/>
            <w:left w:val="none" w:sz="0" w:space="0" w:color="auto"/>
            <w:bottom w:val="none" w:sz="0" w:space="0" w:color="auto"/>
            <w:right w:val="none" w:sz="0" w:space="0" w:color="auto"/>
          </w:divBdr>
        </w:div>
        <w:div w:id="1273050816">
          <w:marLeft w:val="0"/>
          <w:marRight w:val="0"/>
          <w:marTop w:val="0"/>
          <w:marBottom w:val="0"/>
          <w:divBdr>
            <w:top w:val="none" w:sz="0" w:space="0" w:color="auto"/>
            <w:left w:val="none" w:sz="0" w:space="0" w:color="auto"/>
            <w:bottom w:val="none" w:sz="0" w:space="0" w:color="auto"/>
            <w:right w:val="none" w:sz="0" w:space="0" w:color="auto"/>
          </w:divBdr>
        </w:div>
        <w:div w:id="105929351">
          <w:marLeft w:val="0"/>
          <w:marRight w:val="0"/>
          <w:marTop w:val="0"/>
          <w:marBottom w:val="0"/>
          <w:divBdr>
            <w:top w:val="none" w:sz="0" w:space="0" w:color="auto"/>
            <w:left w:val="none" w:sz="0" w:space="0" w:color="auto"/>
            <w:bottom w:val="none" w:sz="0" w:space="0" w:color="auto"/>
            <w:right w:val="none" w:sz="0" w:space="0" w:color="auto"/>
          </w:divBdr>
        </w:div>
        <w:div w:id="364521475">
          <w:marLeft w:val="0"/>
          <w:marRight w:val="0"/>
          <w:marTop w:val="0"/>
          <w:marBottom w:val="0"/>
          <w:divBdr>
            <w:top w:val="none" w:sz="0" w:space="0" w:color="auto"/>
            <w:left w:val="none" w:sz="0" w:space="0" w:color="auto"/>
            <w:bottom w:val="none" w:sz="0" w:space="0" w:color="auto"/>
            <w:right w:val="none" w:sz="0" w:space="0" w:color="auto"/>
          </w:divBdr>
        </w:div>
        <w:div w:id="263222413">
          <w:marLeft w:val="0"/>
          <w:marRight w:val="0"/>
          <w:marTop w:val="0"/>
          <w:marBottom w:val="0"/>
          <w:divBdr>
            <w:top w:val="none" w:sz="0" w:space="0" w:color="auto"/>
            <w:left w:val="none" w:sz="0" w:space="0" w:color="auto"/>
            <w:bottom w:val="none" w:sz="0" w:space="0" w:color="auto"/>
            <w:right w:val="none" w:sz="0" w:space="0" w:color="auto"/>
          </w:divBdr>
        </w:div>
        <w:div w:id="1558468353">
          <w:marLeft w:val="0"/>
          <w:marRight w:val="0"/>
          <w:marTop w:val="0"/>
          <w:marBottom w:val="0"/>
          <w:divBdr>
            <w:top w:val="none" w:sz="0" w:space="0" w:color="auto"/>
            <w:left w:val="none" w:sz="0" w:space="0" w:color="auto"/>
            <w:bottom w:val="none" w:sz="0" w:space="0" w:color="auto"/>
            <w:right w:val="none" w:sz="0" w:space="0" w:color="auto"/>
          </w:divBdr>
        </w:div>
        <w:div w:id="1971782193">
          <w:marLeft w:val="0"/>
          <w:marRight w:val="0"/>
          <w:marTop w:val="0"/>
          <w:marBottom w:val="0"/>
          <w:divBdr>
            <w:top w:val="none" w:sz="0" w:space="0" w:color="auto"/>
            <w:left w:val="none" w:sz="0" w:space="0" w:color="auto"/>
            <w:bottom w:val="none" w:sz="0" w:space="0" w:color="auto"/>
            <w:right w:val="none" w:sz="0" w:space="0" w:color="auto"/>
          </w:divBdr>
        </w:div>
        <w:div w:id="350230566">
          <w:marLeft w:val="0"/>
          <w:marRight w:val="0"/>
          <w:marTop w:val="0"/>
          <w:marBottom w:val="0"/>
          <w:divBdr>
            <w:top w:val="none" w:sz="0" w:space="0" w:color="auto"/>
            <w:left w:val="none" w:sz="0" w:space="0" w:color="auto"/>
            <w:bottom w:val="none" w:sz="0" w:space="0" w:color="auto"/>
            <w:right w:val="none" w:sz="0" w:space="0" w:color="auto"/>
          </w:divBdr>
        </w:div>
        <w:div w:id="2058317589">
          <w:marLeft w:val="0"/>
          <w:marRight w:val="0"/>
          <w:marTop w:val="0"/>
          <w:marBottom w:val="0"/>
          <w:divBdr>
            <w:top w:val="none" w:sz="0" w:space="0" w:color="auto"/>
            <w:left w:val="none" w:sz="0" w:space="0" w:color="auto"/>
            <w:bottom w:val="none" w:sz="0" w:space="0" w:color="auto"/>
            <w:right w:val="none" w:sz="0" w:space="0" w:color="auto"/>
          </w:divBdr>
        </w:div>
        <w:div w:id="310715339">
          <w:marLeft w:val="0"/>
          <w:marRight w:val="0"/>
          <w:marTop w:val="0"/>
          <w:marBottom w:val="0"/>
          <w:divBdr>
            <w:top w:val="none" w:sz="0" w:space="0" w:color="auto"/>
            <w:left w:val="none" w:sz="0" w:space="0" w:color="auto"/>
            <w:bottom w:val="none" w:sz="0" w:space="0" w:color="auto"/>
            <w:right w:val="none" w:sz="0" w:space="0" w:color="auto"/>
          </w:divBdr>
        </w:div>
        <w:div w:id="1194264909">
          <w:marLeft w:val="0"/>
          <w:marRight w:val="0"/>
          <w:marTop w:val="0"/>
          <w:marBottom w:val="0"/>
          <w:divBdr>
            <w:top w:val="none" w:sz="0" w:space="0" w:color="auto"/>
            <w:left w:val="none" w:sz="0" w:space="0" w:color="auto"/>
            <w:bottom w:val="none" w:sz="0" w:space="0" w:color="auto"/>
            <w:right w:val="none" w:sz="0" w:space="0" w:color="auto"/>
          </w:divBdr>
        </w:div>
        <w:div w:id="1671525463">
          <w:marLeft w:val="0"/>
          <w:marRight w:val="0"/>
          <w:marTop w:val="0"/>
          <w:marBottom w:val="0"/>
          <w:divBdr>
            <w:top w:val="none" w:sz="0" w:space="0" w:color="auto"/>
            <w:left w:val="none" w:sz="0" w:space="0" w:color="auto"/>
            <w:bottom w:val="none" w:sz="0" w:space="0" w:color="auto"/>
            <w:right w:val="none" w:sz="0" w:space="0" w:color="auto"/>
          </w:divBdr>
        </w:div>
        <w:div w:id="1689797492">
          <w:marLeft w:val="0"/>
          <w:marRight w:val="0"/>
          <w:marTop w:val="0"/>
          <w:marBottom w:val="0"/>
          <w:divBdr>
            <w:top w:val="none" w:sz="0" w:space="0" w:color="auto"/>
            <w:left w:val="none" w:sz="0" w:space="0" w:color="auto"/>
            <w:bottom w:val="none" w:sz="0" w:space="0" w:color="auto"/>
            <w:right w:val="none" w:sz="0" w:space="0" w:color="auto"/>
          </w:divBdr>
        </w:div>
        <w:div w:id="1726484359">
          <w:marLeft w:val="0"/>
          <w:marRight w:val="0"/>
          <w:marTop w:val="0"/>
          <w:marBottom w:val="0"/>
          <w:divBdr>
            <w:top w:val="none" w:sz="0" w:space="0" w:color="auto"/>
            <w:left w:val="none" w:sz="0" w:space="0" w:color="auto"/>
            <w:bottom w:val="none" w:sz="0" w:space="0" w:color="auto"/>
            <w:right w:val="none" w:sz="0" w:space="0" w:color="auto"/>
          </w:divBdr>
        </w:div>
        <w:div w:id="1197884725">
          <w:marLeft w:val="0"/>
          <w:marRight w:val="0"/>
          <w:marTop w:val="0"/>
          <w:marBottom w:val="0"/>
          <w:divBdr>
            <w:top w:val="none" w:sz="0" w:space="0" w:color="auto"/>
            <w:left w:val="none" w:sz="0" w:space="0" w:color="auto"/>
            <w:bottom w:val="none" w:sz="0" w:space="0" w:color="auto"/>
            <w:right w:val="none" w:sz="0" w:space="0" w:color="auto"/>
          </w:divBdr>
        </w:div>
        <w:div w:id="218443095">
          <w:marLeft w:val="0"/>
          <w:marRight w:val="0"/>
          <w:marTop w:val="0"/>
          <w:marBottom w:val="0"/>
          <w:divBdr>
            <w:top w:val="none" w:sz="0" w:space="0" w:color="auto"/>
            <w:left w:val="none" w:sz="0" w:space="0" w:color="auto"/>
            <w:bottom w:val="none" w:sz="0" w:space="0" w:color="auto"/>
            <w:right w:val="none" w:sz="0" w:space="0" w:color="auto"/>
          </w:divBdr>
        </w:div>
        <w:div w:id="1957714554">
          <w:marLeft w:val="0"/>
          <w:marRight w:val="0"/>
          <w:marTop w:val="0"/>
          <w:marBottom w:val="0"/>
          <w:divBdr>
            <w:top w:val="none" w:sz="0" w:space="0" w:color="auto"/>
            <w:left w:val="none" w:sz="0" w:space="0" w:color="auto"/>
            <w:bottom w:val="none" w:sz="0" w:space="0" w:color="auto"/>
            <w:right w:val="none" w:sz="0" w:space="0" w:color="auto"/>
          </w:divBdr>
        </w:div>
        <w:div w:id="485125819">
          <w:marLeft w:val="0"/>
          <w:marRight w:val="0"/>
          <w:marTop w:val="0"/>
          <w:marBottom w:val="0"/>
          <w:divBdr>
            <w:top w:val="none" w:sz="0" w:space="0" w:color="auto"/>
            <w:left w:val="none" w:sz="0" w:space="0" w:color="auto"/>
            <w:bottom w:val="none" w:sz="0" w:space="0" w:color="auto"/>
            <w:right w:val="none" w:sz="0" w:space="0" w:color="auto"/>
          </w:divBdr>
        </w:div>
        <w:div w:id="833381047">
          <w:marLeft w:val="0"/>
          <w:marRight w:val="0"/>
          <w:marTop w:val="0"/>
          <w:marBottom w:val="0"/>
          <w:divBdr>
            <w:top w:val="none" w:sz="0" w:space="0" w:color="auto"/>
            <w:left w:val="none" w:sz="0" w:space="0" w:color="auto"/>
            <w:bottom w:val="none" w:sz="0" w:space="0" w:color="auto"/>
            <w:right w:val="none" w:sz="0" w:space="0" w:color="auto"/>
          </w:divBdr>
        </w:div>
        <w:div w:id="572548781">
          <w:marLeft w:val="0"/>
          <w:marRight w:val="0"/>
          <w:marTop w:val="0"/>
          <w:marBottom w:val="0"/>
          <w:divBdr>
            <w:top w:val="none" w:sz="0" w:space="0" w:color="auto"/>
            <w:left w:val="none" w:sz="0" w:space="0" w:color="auto"/>
            <w:bottom w:val="none" w:sz="0" w:space="0" w:color="auto"/>
            <w:right w:val="none" w:sz="0" w:space="0" w:color="auto"/>
          </w:divBdr>
        </w:div>
        <w:div w:id="642151829">
          <w:marLeft w:val="0"/>
          <w:marRight w:val="0"/>
          <w:marTop w:val="0"/>
          <w:marBottom w:val="0"/>
          <w:divBdr>
            <w:top w:val="none" w:sz="0" w:space="0" w:color="auto"/>
            <w:left w:val="none" w:sz="0" w:space="0" w:color="auto"/>
            <w:bottom w:val="none" w:sz="0" w:space="0" w:color="auto"/>
            <w:right w:val="none" w:sz="0" w:space="0" w:color="auto"/>
          </w:divBdr>
        </w:div>
        <w:div w:id="2001733291">
          <w:marLeft w:val="0"/>
          <w:marRight w:val="0"/>
          <w:marTop w:val="0"/>
          <w:marBottom w:val="0"/>
          <w:divBdr>
            <w:top w:val="none" w:sz="0" w:space="0" w:color="auto"/>
            <w:left w:val="none" w:sz="0" w:space="0" w:color="auto"/>
            <w:bottom w:val="none" w:sz="0" w:space="0" w:color="auto"/>
            <w:right w:val="none" w:sz="0" w:space="0" w:color="auto"/>
          </w:divBdr>
        </w:div>
        <w:div w:id="1765032351">
          <w:marLeft w:val="0"/>
          <w:marRight w:val="0"/>
          <w:marTop w:val="0"/>
          <w:marBottom w:val="0"/>
          <w:divBdr>
            <w:top w:val="none" w:sz="0" w:space="0" w:color="auto"/>
            <w:left w:val="none" w:sz="0" w:space="0" w:color="auto"/>
            <w:bottom w:val="none" w:sz="0" w:space="0" w:color="auto"/>
            <w:right w:val="none" w:sz="0" w:space="0" w:color="auto"/>
          </w:divBdr>
        </w:div>
        <w:div w:id="420034006">
          <w:marLeft w:val="0"/>
          <w:marRight w:val="0"/>
          <w:marTop w:val="0"/>
          <w:marBottom w:val="0"/>
          <w:divBdr>
            <w:top w:val="none" w:sz="0" w:space="0" w:color="auto"/>
            <w:left w:val="none" w:sz="0" w:space="0" w:color="auto"/>
            <w:bottom w:val="none" w:sz="0" w:space="0" w:color="auto"/>
            <w:right w:val="none" w:sz="0" w:space="0" w:color="auto"/>
          </w:divBdr>
        </w:div>
        <w:div w:id="1755668774">
          <w:marLeft w:val="0"/>
          <w:marRight w:val="0"/>
          <w:marTop w:val="0"/>
          <w:marBottom w:val="0"/>
          <w:divBdr>
            <w:top w:val="none" w:sz="0" w:space="0" w:color="auto"/>
            <w:left w:val="none" w:sz="0" w:space="0" w:color="auto"/>
            <w:bottom w:val="none" w:sz="0" w:space="0" w:color="auto"/>
            <w:right w:val="none" w:sz="0" w:space="0" w:color="auto"/>
          </w:divBdr>
        </w:div>
        <w:div w:id="106317899">
          <w:marLeft w:val="0"/>
          <w:marRight w:val="0"/>
          <w:marTop w:val="0"/>
          <w:marBottom w:val="0"/>
          <w:divBdr>
            <w:top w:val="none" w:sz="0" w:space="0" w:color="auto"/>
            <w:left w:val="none" w:sz="0" w:space="0" w:color="auto"/>
            <w:bottom w:val="none" w:sz="0" w:space="0" w:color="auto"/>
            <w:right w:val="none" w:sz="0" w:space="0" w:color="auto"/>
          </w:divBdr>
        </w:div>
        <w:div w:id="1975401605">
          <w:marLeft w:val="0"/>
          <w:marRight w:val="0"/>
          <w:marTop w:val="0"/>
          <w:marBottom w:val="0"/>
          <w:divBdr>
            <w:top w:val="none" w:sz="0" w:space="0" w:color="auto"/>
            <w:left w:val="none" w:sz="0" w:space="0" w:color="auto"/>
            <w:bottom w:val="none" w:sz="0" w:space="0" w:color="auto"/>
            <w:right w:val="none" w:sz="0" w:space="0" w:color="auto"/>
          </w:divBdr>
        </w:div>
        <w:div w:id="1095979022">
          <w:marLeft w:val="0"/>
          <w:marRight w:val="0"/>
          <w:marTop w:val="0"/>
          <w:marBottom w:val="0"/>
          <w:divBdr>
            <w:top w:val="none" w:sz="0" w:space="0" w:color="auto"/>
            <w:left w:val="none" w:sz="0" w:space="0" w:color="auto"/>
            <w:bottom w:val="none" w:sz="0" w:space="0" w:color="auto"/>
            <w:right w:val="none" w:sz="0" w:space="0" w:color="auto"/>
          </w:divBdr>
        </w:div>
        <w:div w:id="919099256">
          <w:marLeft w:val="0"/>
          <w:marRight w:val="0"/>
          <w:marTop w:val="0"/>
          <w:marBottom w:val="0"/>
          <w:divBdr>
            <w:top w:val="none" w:sz="0" w:space="0" w:color="auto"/>
            <w:left w:val="none" w:sz="0" w:space="0" w:color="auto"/>
            <w:bottom w:val="none" w:sz="0" w:space="0" w:color="auto"/>
            <w:right w:val="none" w:sz="0" w:space="0" w:color="auto"/>
          </w:divBdr>
        </w:div>
        <w:div w:id="1213738322">
          <w:marLeft w:val="0"/>
          <w:marRight w:val="0"/>
          <w:marTop w:val="0"/>
          <w:marBottom w:val="0"/>
          <w:divBdr>
            <w:top w:val="none" w:sz="0" w:space="0" w:color="auto"/>
            <w:left w:val="none" w:sz="0" w:space="0" w:color="auto"/>
            <w:bottom w:val="none" w:sz="0" w:space="0" w:color="auto"/>
            <w:right w:val="none" w:sz="0" w:space="0" w:color="auto"/>
          </w:divBdr>
        </w:div>
        <w:div w:id="703558534">
          <w:marLeft w:val="0"/>
          <w:marRight w:val="0"/>
          <w:marTop w:val="0"/>
          <w:marBottom w:val="0"/>
          <w:divBdr>
            <w:top w:val="none" w:sz="0" w:space="0" w:color="auto"/>
            <w:left w:val="none" w:sz="0" w:space="0" w:color="auto"/>
            <w:bottom w:val="none" w:sz="0" w:space="0" w:color="auto"/>
            <w:right w:val="none" w:sz="0" w:space="0" w:color="auto"/>
          </w:divBdr>
        </w:div>
        <w:div w:id="311756997">
          <w:marLeft w:val="0"/>
          <w:marRight w:val="0"/>
          <w:marTop w:val="0"/>
          <w:marBottom w:val="0"/>
          <w:divBdr>
            <w:top w:val="none" w:sz="0" w:space="0" w:color="auto"/>
            <w:left w:val="none" w:sz="0" w:space="0" w:color="auto"/>
            <w:bottom w:val="none" w:sz="0" w:space="0" w:color="auto"/>
            <w:right w:val="none" w:sz="0" w:space="0" w:color="auto"/>
          </w:divBdr>
        </w:div>
        <w:div w:id="1851293260">
          <w:marLeft w:val="0"/>
          <w:marRight w:val="0"/>
          <w:marTop w:val="0"/>
          <w:marBottom w:val="0"/>
          <w:divBdr>
            <w:top w:val="none" w:sz="0" w:space="0" w:color="auto"/>
            <w:left w:val="none" w:sz="0" w:space="0" w:color="auto"/>
            <w:bottom w:val="none" w:sz="0" w:space="0" w:color="auto"/>
            <w:right w:val="none" w:sz="0" w:space="0" w:color="auto"/>
          </w:divBdr>
        </w:div>
        <w:div w:id="1650866935">
          <w:marLeft w:val="0"/>
          <w:marRight w:val="0"/>
          <w:marTop w:val="0"/>
          <w:marBottom w:val="0"/>
          <w:divBdr>
            <w:top w:val="none" w:sz="0" w:space="0" w:color="auto"/>
            <w:left w:val="none" w:sz="0" w:space="0" w:color="auto"/>
            <w:bottom w:val="none" w:sz="0" w:space="0" w:color="auto"/>
            <w:right w:val="none" w:sz="0" w:space="0" w:color="auto"/>
          </w:divBdr>
        </w:div>
        <w:div w:id="1058241506">
          <w:marLeft w:val="0"/>
          <w:marRight w:val="0"/>
          <w:marTop w:val="0"/>
          <w:marBottom w:val="0"/>
          <w:divBdr>
            <w:top w:val="none" w:sz="0" w:space="0" w:color="auto"/>
            <w:left w:val="none" w:sz="0" w:space="0" w:color="auto"/>
            <w:bottom w:val="none" w:sz="0" w:space="0" w:color="auto"/>
            <w:right w:val="none" w:sz="0" w:space="0" w:color="auto"/>
          </w:divBdr>
        </w:div>
        <w:div w:id="776289374">
          <w:marLeft w:val="0"/>
          <w:marRight w:val="0"/>
          <w:marTop w:val="0"/>
          <w:marBottom w:val="0"/>
          <w:divBdr>
            <w:top w:val="none" w:sz="0" w:space="0" w:color="auto"/>
            <w:left w:val="none" w:sz="0" w:space="0" w:color="auto"/>
            <w:bottom w:val="none" w:sz="0" w:space="0" w:color="auto"/>
            <w:right w:val="none" w:sz="0" w:space="0" w:color="auto"/>
          </w:divBdr>
        </w:div>
        <w:div w:id="61217906">
          <w:marLeft w:val="0"/>
          <w:marRight w:val="0"/>
          <w:marTop w:val="0"/>
          <w:marBottom w:val="0"/>
          <w:divBdr>
            <w:top w:val="none" w:sz="0" w:space="0" w:color="auto"/>
            <w:left w:val="none" w:sz="0" w:space="0" w:color="auto"/>
            <w:bottom w:val="none" w:sz="0" w:space="0" w:color="auto"/>
            <w:right w:val="none" w:sz="0" w:space="0" w:color="auto"/>
          </w:divBdr>
        </w:div>
        <w:div w:id="1336109329">
          <w:marLeft w:val="0"/>
          <w:marRight w:val="0"/>
          <w:marTop w:val="0"/>
          <w:marBottom w:val="0"/>
          <w:divBdr>
            <w:top w:val="none" w:sz="0" w:space="0" w:color="auto"/>
            <w:left w:val="none" w:sz="0" w:space="0" w:color="auto"/>
            <w:bottom w:val="none" w:sz="0" w:space="0" w:color="auto"/>
            <w:right w:val="none" w:sz="0" w:space="0" w:color="auto"/>
          </w:divBdr>
        </w:div>
        <w:div w:id="1662272201">
          <w:marLeft w:val="0"/>
          <w:marRight w:val="0"/>
          <w:marTop w:val="0"/>
          <w:marBottom w:val="0"/>
          <w:divBdr>
            <w:top w:val="none" w:sz="0" w:space="0" w:color="auto"/>
            <w:left w:val="none" w:sz="0" w:space="0" w:color="auto"/>
            <w:bottom w:val="none" w:sz="0" w:space="0" w:color="auto"/>
            <w:right w:val="none" w:sz="0" w:space="0" w:color="auto"/>
          </w:divBdr>
        </w:div>
        <w:div w:id="834758118">
          <w:marLeft w:val="0"/>
          <w:marRight w:val="0"/>
          <w:marTop w:val="0"/>
          <w:marBottom w:val="0"/>
          <w:divBdr>
            <w:top w:val="none" w:sz="0" w:space="0" w:color="auto"/>
            <w:left w:val="none" w:sz="0" w:space="0" w:color="auto"/>
            <w:bottom w:val="none" w:sz="0" w:space="0" w:color="auto"/>
            <w:right w:val="none" w:sz="0" w:space="0" w:color="auto"/>
          </w:divBdr>
        </w:div>
        <w:div w:id="1588029790">
          <w:marLeft w:val="0"/>
          <w:marRight w:val="0"/>
          <w:marTop w:val="0"/>
          <w:marBottom w:val="0"/>
          <w:divBdr>
            <w:top w:val="none" w:sz="0" w:space="0" w:color="auto"/>
            <w:left w:val="none" w:sz="0" w:space="0" w:color="auto"/>
            <w:bottom w:val="none" w:sz="0" w:space="0" w:color="auto"/>
            <w:right w:val="none" w:sz="0" w:space="0" w:color="auto"/>
          </w:divBdr>
        </w:div>
        <w:div w:id="1724405541">
          <w:marLeft w:val="0"/>
          <w:marRight w:val="0"/>
          <w:marTop w:val="0"/>
          <w:marBottom w:val="0"/>
          <w:divBdr>
            <w:top w:val="none" w:sz="0" w:space="0" w:color="auto"/>
            <w:left w:val="none" w:sz="0" w:space="0" w:color="auto"/>
            <w:bottom w:val="none" w:sz="0" w:space="0" w:color="auto"/>
            <w:right w:val="none" w:sz="0" w:space="0" w:color="auto"/>
          </w:divBdr>
        </w:div>
        <w:div w:id="1249071004">
          <w:marLeft w:val="0"/>
          <w:marRight w:val="0"/>
          <w:marTop w:val="0"/>
          <w:marBottom w:val="0"/>
          <w:divBdr>
            <w:top w:val="none" w:sz="0" w:space="0" w:color="auto"/>
            <w:left w:val="none" w:sz="0" w:space="0" w:color="auto"/>
            <w:bottom w:val="none" w:sz="0" w:space="0" w:color="auto"/>
            <w:right w:val="none" w:sz="0" w:space="0" w:color="auto"/>
          </w:divBdr>
        </w:div>
        <w:div w:id="1109206676">
          <w:marLeft w:val="0"/>
          <w:marRight w:val="0"/>
          <w:marTop w:val="0"/>
          <w:marBottom w:val="0"/>
          <w:divBdr>
            <w:top w:val="none" w:sz="0" w:space="0" w:color="auto"/>
            <w:left w:val="none" w:sz="0" w:space="0" w:color="auto"/>
            <w:bottom w:val="none" w:sz="0" w:space="0" w:color="auto"/>
            <w:right w:val="none" w:sz="0" w:space="0" w:color="auto"/>
          </w:divBdr>
        </w:div>
        <w:div w:id="114448091">
          <w:marLeft w:val="0"/>
          <w:marRight w:val="0"/>
          <w:marTop w:val="0"/>
          <w:marBottom w:val="0"/>
          <w:divBdr>
            <w:top w:val="none" w:sz="0" w:space="0" w:color="auto"/>
            <w:left w:val="none" w:sz="0" w:space="0" w:color="auto"/>
            <w:bottom w:val="none" w:sz="0" w:space="0" w:color="auto"/>
            <w:right w:val="none" w:sz="0" w:space="0" w:color="auto"/>
          </w:divBdr>
        </w:div>
        <w:div w:id="535119060">
          <w:marLeft w:val="0"/>
          <w:marRight w:val="0"/>
          <w:marTop w:val="0"/>
          <w:marBottom w:val="0"/>
          <w:divBdr>
            <w:top w:val="none" w:sz="0" w:space="0" w:color="auto"/>
            <w:left w:val="none" w:sz="0" w:space="0" w:color="auto"/>
            <w:bottom w:val="none" w:sz="0" w:space="0" w:color="auto"/>
            <w:right w:val="none" w:sz="0" w:space="0" w:color="auto"/>
          </w:divBdr>
        </w:div>
        <w:div w:id="286357161">
          <w:marLeft w:val="0"/>
          <w:marRight w:val="0"/>
          <w:marTop w:val="0"/>
          <w:marBottom w:val="0"/>
          <w:divBdr>
            <w:top w:val="none" w:sz="0" w:space="0" w:color="auto"/>
            <w:left w:val="none" w:sz="0" w:space="0" w:color="auto"/>
            <w:bottom w:val="none" w:sz="0" w:space="0" w:color="auto"/>
            <w:right w:val="none" w:sz="0" w:space="0" w:color="auto"/>
          </w:divBdr>
        </w:div>
        <w:div w:id="1445346268">
          <w:marLeft w:val="0"/>
          <w:marRight w:val="0"/>
          <w:marTop w:val="0"/>
          <w:marBottom w:val="0"/>
          <w:divBdr>
            <w:top w:val="none" w:sz="0" w:space="0" w:color="auto"/>
            <w:left w:val="none" w:sz="0" w:space="0" w:color="auto"/>
            <w:bottom w:val="none" w:sz="0" w:space="0" w:color="auto"/>
            <w:right w:val="none" w:sz="0" w:space="0" w:color="auto"/>
          </w:divBdr>
        </w:div>
        <w:div w:id="297420296">
          <w:marLeft w:val="0"/>
          <w:marRight w:val="0"/>
          <w:marTop w:val="0"/>
          <w:marBottom w:val="0"/>
          <w:divBdr>
            <w:top w:val="none" w:sz="0" w:space="0" w:color="auto"/>
            <w:left w:val="none" w:sz="0" w:space="0" w:color="auto"/>
            <w:bottom w:val="none" w:sz="0" w:space="0" w:color="auto"/>
            <w:right w:val="none" w:sz="0" w:space="0" w:color="auto"/>
          </w:divBdr>
        </w:div>
        <w:div w:id="1282957940">
          <w:marLeft w:val="0"/>
          <w:marRight w:val="0"/>
          <w:marTop w:val="0"/>
          <w:marBottom w:val="0"/>
          <w:divBdr>
            <w:top w:val="none" w:sz="0" w:space="0" w:color="auto"/>
            <w:left w:val="none" w:sz="0" w:space="0" w:color="auto"/>
            <w:bottom w:val="none" w:sz="0" w:space="0" w:color="auto"/>
            <w:right w:val="none" w:sz="0" w:space="0" w:color="auto"/>
          </w:divBdr>
        </w:div>
        <w:div w:id="746003015">
          <w:marLeft w:val="0"/>
          <w:marRight w:val="0"/>
          <w:marTop w:val="0"/>
          <w:marBottom w:val="0"/>
          <w:divBdr>
            <w:top w:val="none" w:sz="0" w:space="0" w:color="auto"/>
            <w:left w:val="none" w:sz="0" w:space="0" w:color="auto"/>
            <w:bottom w:val="none" w:sz="0" w:space="0" w:color="auto"/>
            <w:right w:val="none" w:sz="0" w:space="0" w:color="auto"/>
          </w:divBdr>
        </w:div>
        <w:div w:id="432018626">
          <w:marLeft w:val="0"/>
          <w:marRight w:val="0"/>
          <w:marTop w:val="0"/>
          <w:marBottom w:val="0"/>
          <w:divBdr>
            <w:top w:val="none" w:sz="0" w:space="0" w:color="auto"/>
            <w:left w:val="none" w:sz="0" w:space="0" w:color="auto"/>
            <w:bottom w:val="none" w:sz="0" w:space="0" w:color="auto"/>
            <w:right w:val="none" w:sz="0" w:space="0" w:color="auto"/>
          </w:divBdr>
        </w:div>
        <w:div w:id="1698310493">
          <w:marLeft w:val="0"/>
          <w:marRight w:val="0"/>
          <w:marTop w:val="0"/>
          <w:marBottom w:val="0"/>
          <w:divBdr>
            <w:top w:val="none" w:sz="0" w:space="0" w:color="auto"/>
            <w:left w:val="none" w:sz="0" w:space="0" w:color="auto"/>
            <w:bottom w:val="none" w:sz="0" w:space="0" w:color="auto"/>
            <w:right w:val="none" w:sz="0" w:space="0" w:color="auto"/>
          </w:divBdr>
        </w:div>
        <w:div w:id="1816142861">
          <w:marLeft w:val="0"/>
          <w:marRight w:val="0"/>
          <w:marTop w:val="0"/>
          <w:marBottom w:val="0"/>
          <w:divBdr>
            <w:top w:val="none" w:sz="0" w:space="0" w:color="auto"/>
            <w:left w:val="none" w:sz="0" w:space="0" w:color="auto"/>
            <w:bottom w:val="none" w:sz="0" w:space="0" w:color="auto"/>
            <w:right w:val="none" w:sz="0" w:space="0" w:color="auto"/>
          </w:divBdr>
        </w:div>
        <w:div w:id="266278092">
          <w:marLeft w:val="0"/>
          <w:marRight w:val="0"/>
          <w:marTop w:val="0"/>
          <w:marBottom w:val="0"/>
          <w:divBdr>
            <w:top w:val="none" w:sz="0" w:space="0" w:color="auto"/>
            <w:left w:val="none" w:sz="0" w:space="0" w:color="auto"/>
            <w:bottom w:val="none" w:sz="0" w:space="0" w:color="auto"/>
            <w:right w:val="none" w:sz="0" w:space="0" w:color="auto"/>
          </w:divBdr>
        </w:div>
        <w:div w:id="1963875158">
          <w:marLeft w:val="0"/>
          <w:marRight w:val="0"/>
          <w:marTop w:val="0"/>
          <w:marBottom w:val="0"/>
          <w:divBdr>
            <w:top w:val="none" w:sz="0" w:space="0" w:color="auto"/>
            <w:left w:val="none" w:sz="0" w:space="0" w:color="auto"/>
            <w:bottom w:val="none" w:sz="0" w:space="0" w:color="auto"/>
            <w:right w:val="none" w:sz="0" w:space="0" w:color="auto"/>
          </w:divBdr>
        </w:div>
        <w:div w:id="433400671">
          <w:marLeft w:val="0"/>
          <w:marRight w:val="0"/>
          <w:marTop w:val="0"/>
          <w:marBottom w:val="0"/>
          <w:divBdr>
            <w:top w:val="none" w:sz="0" w:space="0" w:color="auto"/>
            <w:left w:val="none" w:sz="0" w:space="0" w:color="auto"/>
            <w:bottom w:val="none" w:sz="0" w:space="0" w:color="auto"/>
            <w:right w:val="none" w:sz="0" w:space="0" w:color="auto"/>
          </w:divBdr>
        </w:div>
        <w:div w:id="1635600673">
          <w:marLeft w:val="0"/>
          <w:marRight w:val="0"/>
          <w:marTop w:val="0"/>
          <w:marBottom w:val="0"/>
          <w:divBdr>
            <w:top w:val="none" w:sz="0" w:space="0" w:color="auto"/>
            <w:left w:val="none" w:sz="0" w:space="0" w:color="auto"/>
            <w:bottom w:val="none" w:sz="0" w:space="0" w:color="auto"/>
            <w:right w:val="none" w:sz="0" w:space="0" w:color="auto"/>
          </w:divBdr>
        </w:div>
        <w:div w:id="105151580">
          <w:marLeft w:val="0"/>
          <w:marRight w:val="0"/>
          <w:marTop w:val="0"/>
          <w:marBottom w:val="0"/>
          <w:divBdr>
            <w:top w:val="none" w:sz="0" w:space="0" w:color="auto"/>
            <w:left w:val="none" w:sz="0" w:space="0" w:color="auto"/>
            <w:bottom w:val="none" w:sz="0" w:space="0" w:color="auto"/>
            <w:right w:val="none" w:sz="0" w:space="0" w:color="auto"/>
          </w:divBdr>
        </w:div>
        <w:div w:id="1980570533">
          <w:marLeft w:val="0"/>
          <w:marRight w:val="0"/>
          <w:marTop w:val="0"/>
          <w:marBottom w:val="0"/>
          <w:divBdr>
            <w:top w:val="none" w:sz="0" w:space="0" w:color="auto"/>
            <w:left w:val="none" w:sz="0" w:space="0" w:color="auto"/>
            <w:bottom w:val="none" w:sz="0" w:space="0" w:color="auto"/>
            <w:right w:val="none" w:sz="0" w:space="0" w:color="auto"/>
          </w:divBdr>
        </w:div>
        <w:div w:id="596207041">
          <w:marLeft w:val="0"/>
          <w:marRight w:val="0"/>
          <w:marTop w:val="0"/>
          <w:marBottom w:val="0"/>
          <w:divBdr>
            <w:top w:val="none" w:sz="0" w:space="0" w:color="auto"/>
            <w:left w:val="none" w:sz="0" w:space="0" w:color="auto"/>
            <w:bottom w:val="none" w:sz="0" w:space="0" w:color="auto"/>
            <w:right w:val="none" w:sz="0" w:space="0" w:color="auto"/>
          </w:divBdr>
        </w:div>
        <w:div w:id="1114327176">
          <w:marLeft w:val="0"/>
          <w:marRight w:val="0"/>
          <w:marTop w:val="0"/>
          <w:marBottom w:val="0"/>
          <w:divBdr>
            <w:top w:val="none" w:sz="0" w:space="0" w:color="auto"/>
            <w:left w:val="none" w:sz="0" w:space="0" w:color="auto"/>
            <w:bottom w:val="none" w:sz="0" w:space="0" w:color="auto"/>
            <w:right w:val="none" w:sz="0" w:space="0" w:color="auto"/>
          </w:divBdr>
        </w:div>
        <w:div w:id="584656416">
          <w:marLeft w:val="0"/>
          <w:marRight w:val="0"/>
          <w:marTop w:val="0"/>
          <w:marBottom w:val="0"/>
          <w:divBdr>
            <w:top w:val="none" w:sz="0" w:space="0" w:color="auto"/>
            <w:left w:val="none" w:sz="0" w:space="0" w:color="auto"/>
            <w:bottom w:val="none" w:sz="0" w:space="0" w:color="auto"/>
            <w:right w:val="none" w:sz="0" w:space="0" w:color="auto"/>
          </w:divBdr>
        </w:div>
        <w:div w:id="550724506">
          <w:marLeft w:val="0"/>
          <w:marRight w:val="0"/>
          <w:marTop w:val="0"/>
          <w:marBottom w:val="0"/>
          <w:divBdr>
            <w:top w:val="none" w:sz="0" w:space="0" w:color="auto"/>
            <w:left w:val="none" w:sz="0" w:space="0" w:color="auto"/>
            <w:bottom w:val="none" w:sz="0" w:space="0" w:color="auto"/>
            <w:right w:val="none" w:sz="0" w:space="0" w:color="auto"/>
          </w:divBdr>
        </w:div>
        <w:div w:id="750543001">
          <w:marLeft w:val="0"/>
          <w:marRight w:val="0"/>
          <w:marTop w:val="0"/>
          <w:marBottom w:val="0"/>
          <w:divBdr>
            <w:top w:val="none" w:sz="0" w:space="0" w:color="auto"/>
            <w:left w:val="none" w:sz="0" w:space="0" w:color="auto"/>
            <w:bottom w:val="none" w:sz="0" w:space="0" w:color="auto"/>
            <w:right w:val="none" w:sz="0" w:space="0" w:color="auto"/>
          </w:divBdr>
        </w:div>
        <w:div w:id="1887325857">
          <w:marLeft w:val="0"/>
          <w:marRight w:val="0"/>
          <w:marTop w:val="0"/>
          <w:marBottom w:val="0"/>
          <w:divBdr>
            <w:top w:val="none" w:sz="0" w:space="0" w:color="auto"/>
            <w:left w:val="none" w:sz="0" w:space="0" w:color="auto"/>
            <w:bottom w:val="none" w:sz="0" w:space="0" w:color="auto"/>
            <w:right w:val="none" w:sz="0" w:space="0" w:color="auto"/>
          </w:divBdr>
        </w:div>
        <w:div w:id="544832458">
          <w:marLeft w:val="0"/>
          <w:marRight w:val="0"/>
          <w:marTop w:val="0"/>
          <w:marBottom w:val="0"/>
          <w:divBdr>
            <w:top w:val="none" w:sz="0" w:space="0" w:color="auto"/>
            <w:left w:val="none" w:sz="0" w:space="0" w:color="auto"/>
            <w:bottom w:val="none" w:sz="0" w:space="0" w:color="auto"/>
            <w:right w:val="none" w:sz="0" w:space="0" w:color="auto"/>
          </w:divBdr>
        </w:div>
        <w:div w:id="579363177">
          <w:marLeft w:val="0"/>
          <w:marRight w:val="0"/>
          <w:marTop w:val="0"/>
          <w:marBottom w:val="0"/>
          <w:divBdr>
            <w:top w:val="none" w:sz="0" w:space="0" w:color="auto"/>
            <w:left w:val="none" w:sz="0" w:space="0" w:color="auto"/>
            <w:bottom w:val="none" w:sz="0" w:space="0" w:color="auto"/>
            <w:right w:val="none" w:sz="0" w:space="0" w:color="auto"/>
          </w:divBdr>
        </w:div>
        <w:div w:id="486360359">
          <w:marLeft w:val="0"/>
          <w:marRight w:val="0"/>
          <w:marTop w:val="0"/>
          <w:marBottom w:val="0"/>
          <w:divBdr>
            <w:top w:val="none" w:sz="0" w:space="0" w:color="auto"/>
            <w:left w:val="none" w:sz="0" w:space="0" w:color="auto"/>
            <w:bottom w:val="none" w:sz="0" w:space="0" w:color="auto"/>
            <w:right w:val="none" w:sz="0" w:space="0" w:color="auto"/>
          </w:divBdr>
        </w:div>
        <w:div w:id="144127731">
          <w:marLeft w:val="0"/>
          <w:marRight w:val="0"/>
          <w:marTop w:val="0"/>
          <w:marBottom w:val="0"/>
          <w:divBdr>
            <w:top w:val="none" w:sz="0" w:space="0" w:color="auto"/>
            <w:left w:val="none" w:sz="0" w:space="0" w:color="auto"/>
            <w:bottom w:val="none" w:sz="0" w:space="0" w:color="auto"/>
            <w:right w:val="none" w:sz="0" w:space="0" w:color="auto"/>
          </w:divBdr>
        </w:div>
        <w:div w:id="426922531">
          <w:marLeft w:val="0"/>
          <w:marRight w:val="0"/>
          <w:marTop w:val="0"/>
          <w:marBottom w:val="0"/>
          <w:divBdr>
            <w:top w:val="none" w:sz="0" w:space="0" w:color="auto"/>
            <w:left w:val="none" w:sz="0" w:space="0" w:color="auto"/>
            <w:bottom w:val="none" w:sz="0" w:space="0" w:color="auto"/>
            <w:right w:val="none" w:sz="0" w:space="0" w:color="auto"/>
          </w:divBdr>
        </w:div>
        <w:div w:id="558786762">
          <w:marLeft w:val="0"/>
          <w:marRight w:val="0"/>
          <w:marTop w:val="0"/>
          <w:marBottom w:val="0"/>
          <w:divBdr>
            <w:top w:val="none" w:sz="0" w:space="0" w:color="auto"/>
            <w:left w:val="none" w:sz="0" w:space="0" w:color="auto"/>
            <w:bottom w:val="none" w:sz="0" w:space="0" w:color="auto"/>
            <w:right w:val="none" w:sz="0" w:space="0" w:color="auto"/>
          </w:divBdr>
        </w:div>
        <w:div w:id="940334413">
          <w:marLeft w:val="0"/>
          <w:marRight w:val="0"/>
          <w:marTop w:val="0"/>
          <w:marBottom w:val="0"/>
          <w:divBdr>
            <w:top w:val="none" w:sz="0" w:space="0" w:color="auto"/>
            <w:left w:val="none" w:sz="0" w:space="0" w:color="auto"/>
            <w:bottom w:val="none" w:sz="0" w:space="0" w:color="auto"/>
            <w:right w:val="none" w:sz="0" w:space="0" w:color="auto"/>
          </w:divBdr>
        </w:div>
        <w:div w:id="1903632254">
          <w:marLeft w:val="0"/>
          <w:marRight w:val="0"/>
          <w:marTop w:val="0"/>
          <w:marBottom w:val="0"/>
          <w:divBdr>
            <w:top w:val="none" w:sz="0" w:space="0" w:color="auto"/>
            <w:left w:val="none" w:sz="0" w:space="0" w:color="auto"/>
            <w:bottom w:val="none" w:sz="0" w:space="0" w:color="auto"/>
            <w:right w:val="none" w:sz="0" w:space="0" w:color="auto"/>
          </w:divBdr>
        </w:div>
        <w:div w:id="972177041">
          <w:marLeft w:val="0"/>
          <w:marRight w:val="0"/>
          <w:marTop w:val="0"/>
          <w:marBottom w:val="0"/>
          <w:divBdr>
            <w:top w:val="none" w:sz="0" w:space="0" w:color="auto"/>
            <w:left w:val="none" w:sz="0" w:space="0" w:color="auto"/>
            <w:bottom w:val="none" w:sz="0" w:space="0" w:color="auto"/>
            <w:right w:val="none" w:sz="0" w:space="0" w:color="auto"/>
          </w:divBdr>
        </w:div>
        <w:div w:id="1744252790">
          <w:marLeft w:val="0"/>
          <w:marRight w:val="0"/>
          <w:marTop w:val="0"/>
          <w:marBottom w:val="0"/>
          <w:divBdr>
            <w:top w:val="none" w:sz="0" w:space="0" w:color="auto"/>
            <w:left w:val="none" w:sz="0" w:space="0" w:color="auto"/>
            <w:bottom w:val="none" w:sz="0" w:space="0" w:color="auto"/>
            <w:right w:val="none" w:sz="0" w:space="0" w:color="auto"/>
          </w:divBdr>
        </w:div>
        <w:div w:id="1638871342">
          <w:marLeft w:val="0"/>
          <w:marRight w:val="0"/>
          <w:marTop w:val="0"/>
          <w:marBottom w:val="0"/>
          <w:divBdr>
            <w:top w:val="none" w:sz="0" w:space="0" w:color="auto"/>
            <w:left w:val="none" w:sz="0" w:space="0" w:color="auto"/>
            <w:bottom w:val="none" w:sz="0" w:space="0" w:color="auto"/>
            <w:right w:val="none" w:sz="0" w:space="0" w:color="auto"/>
          </w:divBdr>
        </w:div>
        <w:div w:id="1274245568">
          <w:marLeft w:val="0"/>
          <w:marRight w:val="0"/>
          <w:marTop w:val="0"/>
          <w:marBottom w:val="0"/>
          <w:divBdr>
            <w:top w:val="none" w:sz="0" w:space="0" w:color="auto"/>
            <w:left w:val="none" w:sz="0" w:space="0" w:color="auto"/>
            <w:bottom w:val="none" w:sz="0" w:space="0" w:color="auto"/>
            <w:right w:val="none" w:sz="0" w:space="0" w:color="auto"/>
          </w:divBdr>
        </w:div>
        <w:div w:id="226452329">
          <w:marLeft w:val="0"/>
          <w:marRight w:val="0"/>
          <w:marTop w:val="0"/>
          <w:marBottom w:val="0"/>
          <w:divBdr>
            <w:top w:val="none" w:sz="0" w:space="0" w:color="auto"/>
            <w:left w:val="none" w:sz="0" w:space="0" w:color="auto"/>
            <w:bottom w:val="none" w:sz="0" w:space="0" w:color="auto"/>
            <w:right w:val="none" w:sz="0" w:space="0" w:color="auto"/>
          </w:divBdr>
        </w:div>
        <w:div w:id="1673609817">
          <w:marLeft w:val="0"/>
          <w:marRight w:val="0"/>
          <w:marTop w:val="0"/>
          <w:marBottom w:val="0"/>
          <w:divBdr>
            <w:top w:val="none" w:sz="0" w:space="0" w:color="auto"/>
            <w:left w:val="none" w:sz="0" w:space="0" w:color="auto"/>
            <w:bottom w:val="none" w:sz="0" w:space="0" w:color="auto"/>
            <w:right w:val="none" w:sz="0" w:space="0" w:color="auto"/>
          </w:divBdr>
        </w:div>
        <w:div w:id="1738481213">
          <w:marLeft w:val="0"/>
          <w:marRight w:val="0"/>
          <w:marTop w:val="0"/>
          <w:marBottom w:val="0"/>
          <w:divBdr>
            <w:top w:val="none" w:sz="0" w:space="0" w:color="auto"/>
            <w:left w:val="none" w:sz="0" w:space="0" w:color="auto"/>
            <w:bottom w:val="none" w:sz="0" w:space="0" w:color="auto"/>
            <w:right w:val="none" w:sz="0" w:space="0" w:color="auto"/>
          </w:divBdr>
        </w:div>
        <w:div w:id="330069079">
          <w:marLeft w:val="0"/>
          <w:marRight w:val="0"/>
          <w:marTop w:val="0"/>
          <w:marBottom w:val="0"/>
          <w:divBdr>
            <w:top w:val="none" w:sz="0" w:space="0" w:color="auto"/>
            <w:left w:val="none" w:sz="0" w:space="0" w:color="auto"/>
            <w:bottom w:val="none" w:sz="0" w:space="0" w:color="auto"/>
            <w:right w:val="none" w:sz="0" w:space="0" w:color="auto"/>
          </w:divBdr>
        </w:div>
        <w:div w:id="1209953077">
          <w:marLeft w:val="0"/>
          <w:marRight w:val="0"/>
          <w:marTop w:val="0"/>
          <w:marBottom w:val="0"/>
          <w:divBdr>
            <w:top w:val="none" w:sz="0" w:space="0" w:color="auto"/>
            <w:left w:val="none" w:sz="0" w:space="0" w:color="auto"/>
            <w:bottom w:val="none" w:sz="0" w:space="0" w:color="auto"/>
            <w:right w:val="none" w:sz="0" w:space="0" w:color="auto"/>
          </w:divBdr>
        </w:div>
        <w:div w:id="2005474098">
          <w:marLeft w:val="0"/>
          <w:marRight w:val="0"/>
          <w:marTop w:val="0"/>
          <w:marBottom w:val="0"/>
          <w:divBdr>
            <w:top w:val="none" w:sz="0" w:space="0" w:color="auto"/>
            <w:left w:val="none" w:sz="0" w:space="0" w:color="auto"/>
            <w:bottom w:val="none" w:sz="0" w:space="0" w:color="auto"/>
            <w:right w:val="none" w:sz="0" w:space="0" w:color="auto"/>
          </w:divBdr>
        </w:div>
        <w:div w:id="1674528297">
          <w:marLeft w:val="0"/>
          <w:marRight w:val="0"/>
          <w:marTop w:val="0"/>
          <w:marBottom w:val="0"/>
          <w:divBdr>
            <w:top w:val="none" w:sz="0" w:space="0" w:color="auto"/>
            <w:left w:val="none" w:sz="0" w:space="0" w:color="auto"/>
            <w:bottom w:val="none" w:sz="0" w:space="0" w:color="auto"/>
            <w:right w:val="none" w:sz="0" w:space="0" w:color="auto"/>
          </w:divBdr>
        </w:div>
        <w:div w:id="883448429">
          <w:marLeft w:val="0"/>
          <w:marRight w:val="0"/>
          <w:marTop w:val="0"/>
          <w:marBottom w:val="0"/>
          <w:divBdr>
            <w:top w:val="none" w:sz="0" w:space="0" w:color="auto"/>
            <w:left w:val="none" w:sz="0" w:space="0" w:color="auto"/>
            <w:bottom w:val="none" w:sz="0" w:space="0" w:color="auto"/>
            <w:right w:val="none" w:sz="0" w:space="0" w:color="auto"/>
          </w:divBdr>
        </w:div>
        <w:div w:id="431901888">
          <w:marLeft w:val="0"/>
          <w:marRight w:val="0"/>
          <w:marTop w:val="0"/>
          <w:marBottom w:val="0"/>
          <w:divBdr>
            <w:top w:val="none" w:sz="0" w:space="0" w:color="auto"/>
            <w:left w:val="none" w:sz="0" w:space="0" w:color="auto"/>
            <w:bottom w:val="none" w:sz="0" w:space="0" w:color="auto"/>
            <w:right w:val="none" w:sz="0" w:space="0" w:color="auto"/>
          </w:divBdr>
        </w:div>
        <w:div w:id="285477449">
          <w:marLeft w:val="0"/>
          <w:marRight w:val="0"/>
          <w:marTop w:val="0"/>
          <w:marBottom w:val="0"/>
          <w:divBdr>
            <w:top w:val="none" w:sz="0" w:space="0" w:color="auto"/>
            <w:left w:val="none" w:sz="0" w:space="0" w:color="auto"/>
            <w:bottom w:val="none" w:sz="0" w:space="0" w:color="auto"/>
            <w:right w:val="none" w:sz="0" w:space="0" w:color="auto"/>
          </w:divBdr>
        </w:div>
        <w:div w:id="605121563">
          <w:marLeft w:val="0"/>
          <w:marRight w:val="0"/>
          <w:marTop w:val="0"/>
          <w:marBottom w:val="0"/>
          <w:divBdr>
            <w:top w:val="none" w:sz="0" w:space="0" w:color="auto"/>
            <w:left w:val="none" w:sz="0" w:space="0" w:color="auto"/>
            <w:bottom w:val="none" w:sz="0" w:space="0" w:color="auto"/>
            <w:right w:val="none" w:sz="0" w:space="0" w:color="auto"/>
          </w:divBdr>
        </w:div>
        <w:div w:id="1986934603">
          <w:marLeft w:val="0"/>
          <w:marRight w:val="0"/>
          <w:marTop w:val="0"/>
          <w:marBottom w:val="0"/>
          <w:divBdr>
            <w:top w:val="none" w:sz="0" w:space="0" w:color="auto"/>
            <w:left w:val="none" w:sz="0" w:space="0" w:color="auto"/>
            <w:bottom w:val="none" w:sz="0" w:space="0" w:color="auto"/>
            <w:right w:val="none" w:sz="0" w:space="0" w:color="auto"/>
          </w:divBdr>
        </w:div>
        <w:div w:id="1329598401">
          <w:marLeft w:val="0"/>
          <w:marRight w:val="0"/>
          <w:marTop w:val="0"/>
          <w:marBottom w:val="0"/>
          <w:divBdr>
            <w:top w:val="none" w:sz="0" w:space="0" w:color="auto"/>
            <w:left w:val="none" w:sz="0" w:space="0" w:color="auto"/>
            <w:bottom w:val="none" w:sz="0" w:space="0" w:color="auto"/>
            <w:right w:val="none" w:sz="0" w:space="0" w:color="auto"/>
          </w:divBdr>
        </w:div>
        <w:div w:id="1620985341">
          <w:marLeft w:val="0"/>
          <w:marRight w:val="0"/>
          <w:marTop w:val="0"/>
          <w:marBottom w:val="0"/>
          <w:divBdr>
            <w:top w:val="none" w:sz="0" w:space="0" w:color="auto"/>
            <w:left w:val="none" w:sz="0" w:space="0" w:color="auto"/>
            <w:bottom w:val="none" w:sz="0" w:space="0" w:color="auto"/>
            <w:right w:val="none" w:sz="0" w:space="0" w:color="auto"/>
          </w:divBdr>
        </w:div>
        <w:div w:id="718013741">
          <w:marLeft w:val="0"/>
          <w:marRight w:val="0"/>
          <w:marTop w:val="0"/>
          <w:marBottom w:val="0"/>
          <w:divBdr>
            <w:top w:val="none" w:sz="0" w:space="0" w:color="auto"/>
            <w:left w:val="none" w:sz="0" w:space="0" w:color="auto"/>
            <w:bottom w:val="none" w:sz="0" w:space="0" w:color="auto"/>
            <w:right w:val="none" w:sz="0" w:space="0" w:color="auto"/>
          </w:divBdr>
        </w:div>
        <w:div w:id="172888750">
          <w:marLeft w:val="0"/>
          <w:marRight w:val="0"/>
          <w:marTop w:val="0"/>
          <w:marBottom w:val="0"/>
          <w:divBdr>
            <w:top w:val="none" w:sz="0" w:space="0" w:color="auto"/>
            <w:left w:val="none" w:sz="0" w:space="0" w:color="auto"/>
            <w:bottom w:val="none" w:sz="0" w:space="0" w:color="auto"/>
            <w:right w:val="none" w:sz="0" w:space="0" w:color="auto"/>
          </w:divBdr>
        </w:div>
        <w:div w:id="598027301">
          <w:marLeft w:val="0"/>
          <w:marRight w:val="0"/>
          <w:marTop w:val="0"/>
          <w:marBottom w:val="0"/>
          <w:divBdr>
            <w:top w:val="none" w:sz="0" w:space="0" w:color="auto"/>
            <w:left w:val="none" w:sz="0" w:space="0" w:color="auto"/>
            <w:bottom w:val="none" w:sz="0" w:space="0" w:color="auto"/>
            <w:right w:val="none" w:sz="0" w:space="0" w:color="auto"/>
          </w:divBdr>
        </w:div>
        <w:div w:id="237331023">
          <w:marLeft w:val="0"/>
          <w:marRight w:val="0"/>
          <w:marTop w:val="0"/>
          <w:marBottom w:val="0"/>
          <w:divBdr>
            <w:top w:val="none" w:sz="0" w:space="0" w:color="auto"/>
            <w:left w:val="none" w:sz="0" w:space="0" w:color="auto"/>
            <w:bottom w:val="none" w:sz="0" w:space="0" w:color="auto"/>
            <w:right w:val="none" w:sz="0" w:space="0" w:color="auto"/>
          </w:divBdr>
        </w:div>
        <w:div w:id="114177357">
          <w:marLeft w:val="0"/>
          <w:marRight w:val="0"/>
          <w:marTop w:val="0"/>
          <w:marBottom w:val="0"/>
          <w:divBdr>
            <w:top w:val="none" w:sz="0" w:space="0" w:color="auto"/>
            <w:left w:val="none" w:sz="0" w:space="0" w:color="auto"/>
            <w:bottom w:val="none" w:sz="0" w:space="0" w:color="auto"/>
            <w:right w:val="none" w:sz="0" w:space="0" w:color="auto"/>
          </w:divBdr>
        </w:div>
        <w:div w:id="1788499449">
          <w:marLeft w:val="0"/>
          <w:marRight w:val="0"/>
          <w:marTop w:val="0"/>
          <w:marBottom w:val="0"/>
          <w:divBdr>
            <w:top w:val="none" w:sz="0" w:space="0" w:color="auto"/>
            <w:left w:val="none" w:sz="0" w:space="0" w:color="auto"/>
            <w:bottom w:val="none" w:sz="0" w:space="0" w:color="auto"/>
            <w:right w:val="none" w:sz="0" w:space="0" w:color="auto"/>
          </w:divBdr>
        </w:div>
        <w:div w:id="1175921140">
          <w:marLeft w:val="0"/>
          <w:marRight w:val="0"/>
          <w:marTop w:val="0"/>
          <w:marBottom w:val="0"/>
          <w:divBdr>
            <w:top w:val="none" w:sz="0" w:space="0" w:color="auto"/>
            <w:left w:val="none" w:sz="0" w:space="0" w:color="auto"/>
            <w:bottom w:val="none" w:sz="0" w:space="0" w:color="auto"/>
            <w:right w:val="none" w:sz="0" w:space="0" w:color="auto"/>
          </w:divBdr>
        </w:div>
        <w:div w:id="804204638">
          <w:marLeft w:val="0"/>
          <w:marRight w:val="0"/>
          <w:marTop w:val="0"/>
          <w:marBottom w:val="0"/>
          <w:divBdr>
            <w:top w:val="none" w:sz="0" w:space="0" w:color="auto"/>
            <w:left w:val="none" w:sz="0" w:space="0" w:color="auto"/>
            <w:bottom w:val="none" w:sz="0" w:space="0" w:color="auto"/>
            <w:right w:val="none" w:sz="0" w:space="0" w:color="auto"/>
          </w:divBdr>
        </w:div>
        <w:div w:id="325864945">
          <w:marLeft w:val="0"/>
          <w:marRight w:val="0"/>
          <w:marTop w:val="0"/>
          <w:marBottom w:val="0"/>
          <w:divBdr>
            <w:top w:val="none" w:sz="0" w:space="0" w:color="auto"/>
            <w:left w:val="none" w:sz="0" w:space="0" w:color="auto"/>
            <w:bottom w:val="none" w:sz="0" w:space="0" w:color="auto"/>
            <w:right w:val="none" w:sz="0" w:space="0" w:color="auto"/>
          </w:divBdr>
        </w:div>
        <w:div w:id="773667969">
          <w:marLeft w:val="0"/>
          <w:marRight w:val="0"/>
          <w:marTop w:val="0"/>
          <w:marBottom w:val="0"/>
          <w:divBdr>
            <w:top w:val="none" w:sz="0" w:space="0" w:color="auto"/>
            <w:left w:val="none" w:sz="0" w:space="0" w:color="auto"/>
            <w:bottom w:val="none" w:sz="0" w:space="0" w:color="auto"/>
            <w:right w:val="none" w:sz="0" w:space="0" w:color="auto"/>
          </w:divBdr>
        </w:div>
        <w:div w:id="892891653">
          <w:marLeft w:val="0"/>
          <w:marRight w:val="0"/>
          <w:marTop w:val="0"/>
          <w:marBottom w:val="0"/>
          <w:divBdr>
            <w:top w:val="none" w:sz="0" w:space="0" w:color="auto"/>
            <w:left w:val="none" w:sz="0" w:space="0" w:color="auto"/>
            <w:bottom w:val="none" w:sz="0" w:space="0" w:color="auto"/>
            <w:right w:val="none" w:sz="0" w:space="0" w:color="auto"/>
          </w:divBdr>
        </w:div>
        <w:div w:id="1307321117">
          <w:marLeft w:val="0"/>
          <w:marRight w:val="0"/>
          <w:marTop w:val="0"/>
          <w:marBottom w:val="0"/>
          <w:divBdr>
            <w:top w:val="none" w:sz="0" w:space="0" w:color="auto"/>
            <w:left w:val="none" w:sz="0" w:space="0" w:color="auto"/>
            <w:bottom w:val="none" w:sz="0" w:space="0" w:color="auto"/>
            <w:right w:val="none" w:sz="0" w:space="0" w:color="auto"/>
          </w:divBdr>
        </w:div>
        <w:div w:id="577176971">
          <w:marLeft w:val="0"/>
          <w:marRight w:val="0"/>
          <w:marTop w:val="0"/>
          <w:marBottom w:val="0"/>
          <w:divBdr>
            <w:top w:val="none" w:sz="0" w:space="0" w:color="auto"/>
            <w:left w:val="none" w:sz="0" w:space="0" w:color="auto"/>
            <w:bottom w:val="none" w:sz="0" w:space="0" w:color="auto"/>
            <w:right w:val="none" w:sz="0" w:space="0" w:color="auto"/>
          </w:divBdr>
        </w:div>
        <w:div w:id="735399275">
          <w:marLeft w:val="0"/>
          <w:marRight w:val="0"/>
          <w:marTop w:val="0"/>
          <w:marBottom w:val="0"/>
          <w:divBdr>
            <w:top w:val="none" w:sz="0" w:space="0" w:color="auto"/>
            <w:left w:val="none" w:sz="0" w:space="0" w:color="auto"/>
            <w:bottom w:val="none" w:sz="0" w:space="0" w:color="auto"/>
            <w:right w:val="none" w:sz="0" w:space="0" w:color="auto"/>
          </w:divBdr>
        </w:div>
        <w:div w:id="415639219">
          <w:marLeft w:val="0"/>
          <w:marRight w:val="0"/>
          <w:marTop w:val="0"/>
          <w:marBottom w:val="0"/>
          <w:divBdr>
            <w:top w:val="none" w:sz="0" w:space="0" w:color="auto"/>
            <w:left w:val="none" w:sz="0" w:space="0" w:color="auto"/>
            <w:bottom w:val="none" w:sz="0" w:space="0" w:color="auto"/>
            <w:right w:val="none" w:sz="0" w:space="0" w:color="auto"/>
          </w:divBdr>
        </w:div>
        <w:div w:id="819930103">
          <w:marLeft w:val="0"/>
          <w:marRight w:val="0"/>
          <w:marTop w:val="0"/>
          <w:marBottom w:val="0"/>
          <w:divBdr>
            <w:top w:val="none" w:sz="0" w:space="0" w:color="auto"/>
            <w:left w:val="none" w:sz="0" w:space="0" w:color="auto"/>
            <w:bottom w:val="none" w:sz="0" w:space="0" w:color="auto"/>
            <w:right w:val="none" w:sz="0" w:space="0" w:color="auto"/>
          </w:divBdr>
        </w:div>
        <w:div w:id="1473403018">
          <w:marLeft w:val="0"/>
          <w:marRight w:val="0"/>
          <w:marTop w:val="0"/>
          <w:marBottom w:val="0"/>
          <w:divBdr>
            <w:top w:val="none" w:sz="0" w:space="0" w:color="auto"/>
            <w:left w:val="none" w:sz="0" w:space="0" w:color="auto"/>
            <w:bottom w:val="none" w:sz="0" w:space="0" w:color="auto"/>
            <w:right w:val="none" w:sz="0" w:space="0" w:color="auto"/>
          </w:divBdr>
        </w:div>
        <w:div w:id="1170636168">
          <w:marLeft w:val="0"/>
          <w:marRight w:val="0"/>
          <w:marTop w:val="0"/>
          <w:marBottom w:val="0"/>
          <w:divBdr>
            <w:top w:val="none" w:sz="0" w:space="0" w:color="auto"/>
            <w:left w:val="none" w:sz="0" w:space="0" w:color="auto"/>
            <w:bottom w:val="none" w:sz="0" w:space="0" w:color="auto"/>
            <w:right w:val="none" w:sz="0" w:space="0" w:color="auto"/>
          </w:divBdr>
        </w:div>
        <w:div w:id="1704667001">
          <w:marLeft w:val="0"/>
          <w:marRight w:val="0"/>
          <w:marTop w:val="0"/>
          <w:marBottom w:val="0"/>
          <w:divBdr>
            <w:top w:val="none" w:sz="0" w:space="0" w:color="auto"/>
            <w:left w:val="none" w:sz="0" w:space="0" w:color="auto"/>
            <w:bottom w:val="none" w:sz="0" w:space="0" w:color="auto"/>
            <w:right w:val="none" w:sz="0" w:space="0" w:color="auto"/>
          </w:divBdr>
        </w:div>
        <w:div w:id="1365404708">
          <w:marLeft w:val="0"/>
          <w:marRight w:val="0"/>
          <w:marTop w:val="0"/>
          <w:marBottom w:val="0"/>
          <w:divBdr>
            <w:top w:val="none" w:sz="0" w:space="0" w:color="auto"/>
            <w:left w:val="none" w:sz="0" w:space="0" w:color="auto"/>
            <w:bottom w:val="none" w:sz="0" w:space="0" w:color="auto"/>
            <w:right w:val="none" w:sz="0" w:space="0" w:color="auto"/>
          </w:divBdr>
        </w:div>
        <w:div w:id="1550075151">
          <w:marLeft w:val="0"/>
          <w:marRight w:val="0"/>
          <w:marTop w:val="0"/>
          <w:marBottom w:val="0"/>
          <w:divBdr>
            <w:top w:val="none" w:sz="0" w:space="0" w:color="auto"/>
            <w:left w:val="none" w:sz="0" w:space="0" w:color="auto"/>
            <w:bottom w:val="none" w:sz="0" w:space="0" w:color="auto"/>
            <w:right w:val="none" w:sz="0" w:space="0" w:color="auto"/>
          </w:divBdr>
        </w:div>
        <w:div w:id="1827699416">
          <w:marLeft w:val="0"/>
          <w:marRight w:val="0"/>
          <w:marTop w:val="0"/>
          <w:marBottom w:val="0"/>
          <w:divBdr>
            <w:top w:val="none" w:sz="0" w:space="0" w:color="auto"/>
            <w:left w:val="none" w:sz="0" w:space="0" w:color="auto"/>
            <w:bottom w:val="none" w:sz="0" w:space="0" w:color="auto"/>
            <w:right w:val="none" w:sz="0" w:space="0" w:color="auto"/>
          </w:divBdr>
        </w:div>
        <w:div w:id="1630361973">
          <w:marLeft w:val="0"/>
          <w:marRight w:val="0"/>
          <w:marTop w:val="0"/>
          <w:marBottom w:val="0"/>
          <w:divBdr>
            <w:top w:val="none" w:sz="0" w:space="0" w:color="auto"/>
            <w:left w:val="none" w:sz="0" w:space="0" w:color="auto"/>
            <w:bottom w:val="none" w:sz="0" w:space="0" w:color="auto"/>
            <w:right w:val="none" w:sz="0" w:space="0" w:color="auto"/>
          </w:divBdr>
        </w:div>
        <w:div w:id="150567022">
          <w:marLeft w:val="0"/>
          <w:marRight w:val="0"/>
          <w:marTop w:val="0"/>
          <w:marBottom w:val="0"/>
          <w:divBdr>
            <w:top w:val="none" w:sz="0" w:space="0" w:color="auto"/>
            <w:left w:val="none" w:sz="0" w:space="0" w:color="auto"/>
            <w:bottom w:val="none" w:sz="0" w:space="0" w:color="auto"/>
            <w:right w:val="none" w:sz="0" w:space="0" w:color="auto"/>
          </w:divBdr>
        </w:div>
        <w:div w:id="1090153626">
          <w:marLeft w:val="0"/>
          <w:marRight w:val="0"/>
          <w:marTop w:val="0"/>
          <w:marBottom w:val="0"/>
          <w:divBdr>
            <w:top w:val="none" w:sz="0" w:space="0" w:color="auto"/>
            <w:left w:val="none" w:sz="0" w:space="0" w:color="auto"/>
            <w:bottom w:val="none" w:sz="0" w:space="0" w:color="auto"/>
            <w:right w:val="none" w:sz="0" w:space="0" w:color="auto"/>
          </w:divBdr>
        </w:div>
        <w:div w:id="1912689699">
          <w:marLeft w:val="0"/>
          <w:marRight w:val="0"/>
          <w:marTop w:val="0"/>
          <w:marBottom w:val="0"/>
          <w:divBdr>
            <w:top w:val="none" w:sz="0" w:space="0" w:color="auto"/>
            <w:left w:val="none" w:sz="0" w:space="0" w:color="auto"/>
            <w:bottom w:val="none" w:sz="0" w:space="0" w:color="auto"/>
            <w:right w:val="none" w:sz="0" w:space="0" w:color="auto"/>
          </w:divBdr>
        </w:div>
        <w:div w:id="1392998553">
          <w:marLeft w:val="0"/>
          <w:marRight w:val="0"/>
          <w:marTop w:val="0"/>
          <w:marBottom w:val="0"/>
          <w:divBdr>
            <w:top w:val="none" w:sz="0" w:space="0" w:color="auto"/>
            <w:left w:val="none" w:sz="0" w:space="0" w:color="auto"/>
            <w:bottom w:val="none" w:sz="0" w:space="0" w:color="auto"/>
            <w:right w:val="none" w:sz="0" w:space="0" w:color="auto"/>
          </w:divBdr>
        </w:div>
        <w:div w:id="859048617">
          <w:marLeft w:val="0"/>
          <w:marRight w:val="0"/>
          <w:marTop w:val="0"/>
          <w:marBottom w:val="0"/>
          <w:divBdr>
            <w:top w:val="none" w:sz="0" w:space="0" w:color="auto"/>
            <w:left w:val="none" w:sz="0" w:space="0" w:color="auto"/>
            <w:bottom w:val="none" w:sz="0" w:space="0" w:color="auto"/>
            <w:right w:val="none" w:sz="0" w:space="0" w:color="auto"/>
          </w:divBdr>
        </w:div>
        <w:div w:id="47069155">
          <w:marLeft w:val="0"/>
          <w:marRight w:val="0"/>
          <w:marTop w:val="0"/>
          <w:marBottom w:val="0"/>
          <w:divBdr>
            <w:top w:val="none" w:sz="0" w:space="0" w:color="auto"/>
            <w:left w:val="none" w:sz="0" w:space="0" w:color="auto"/>
            <w:bottom w:val="none" w:sz="0" w:space="0" w:color="auto"/>
            <w:right w:val="none" w:sz="0" w:space="0" w:color="auto"/>
          </w:divBdr>
        </w:div>
        <w:div w:id="112552975">
          <w:marLeft w:val="0"/>
          <w:marRight w:val="0"/>
          <w:marTop w:val="0"/>
          <w:marBottom w:val="0"/>
          <w:divBdr>
            <w:top w:val="none" w:sz="0" w:space="0" w:color="auto"/>
            <w:left w:val="none" w:sz="0" w:space="0" w:color="auto"/>
            <w:bottom w:val="none" w:sz="0" w:space="0" w:color="auto"/>
            <w:right w:val="none" w:sz="0" w:space="0" w:color="auto"/>
          </w:divBdr>
        </w:div>
        <w:div w:id="830219318">
          <w:marLeft w:val="0"/>
          <w:marRight w:val="0"/>
          <w:marTop w:val="0"/>
          <w:marBottom w:val="0"/>
          <w:divBdr>
            <w:top w:val="none" w:sz="0" w:space="0" w:color="auto"/>
            <w:left w:val="none" w:sz="0" w:space="0" w:color="auto"/>
            <w:bottom w:val="none" w:sz="0" w:space="0" w:color="auto"/>
            <w:right w:val="none" w:sz="0" w:space="0" w:color="auto"/>
          </w:divBdr>
        </w:div>
        <w:div w:id="1299991603">
          <w:marLeft w:val="0"/>
          <w:marRight w:val="0"/>
          <w:marTop w:val="0"/>
          <w:marBottom w:val="0"/>
          <w:divBdr>
            <w:top w:val="none" w:sz="0" w:space="0" w:color="auto"/>
            <w:left w:val="none" w:sz="0" w:space="0" w:color="auto"/>
            <w:bottom w:val="none" w:sz="0" w:space="0" w:color="auto"/>
            <w:right w:val="none" w:sz="0" w:space="0" w:color="auto"/>
          </w:divBdr>
        </w:div>
        <w:div w:id="1405640188">
          <w:marLeft w:val="0"/>
          <w:marRight w:val="0"/>
          <w:marTop w:val="0"/>
          <w:marBottom w:val="0"/>
          <w:divBdr>
            <w:top w:val="none" w:sz="0" w:space="0" w:color="auto"/>
            <w:left w:val="none" w:sz="0" w:space="0" w:color="auto"/>
            <w:bottom w:val="none" w:sz="0" w:space="0" w:color="auto"/>
            <w:right w:val="none" w:sz="0" w:space="0" w:color="auto"/>
          </w:divBdr>
        </w:div>
        <w:div w:id="977953519">
          <w:marLeft w:val="0"/>
          <w:marRight w:val="0"/>
          <w:marTop w:val="0"/>
          <w:marBottom w:val="0"/>
          <w:divBdr>
            <w:top w:val="none" w:sz="0" w:space="0" w:color="auto"/>
            <w:left w:val="none" w:sz="0" w:space="0" w:color="auto"/>
            <w:bottom w:val="none" w:sz="0" w:space="0" w:color="auto"/>
            <w:right w:val="none" w:sz="0" w:space="0" w:color="auto"/>
          </w:divBdr>
        </w:div>
        <w:div w:id="391733901">
          <w:marLeft w:val="0"/>
          <w:marRight w:val="0"/>
          <w:marTop w:val="0"/>
          <w:marBottom w:val="0"/>
          <w:divBdr>
            <w:top w:val="none" w:sz="0" w:space="0" w:color="auto"/>
            <w:left w:val="none" w:sz="0" w:space="0" w:color="auto"/>
            <w:bottom w:val="none" w:sz="0" w:space="0" w:color="auto"/>
            <w:right w:val="none" w:sz="0" w:space="0" w:color="auto"/>
          </w:divBdr>
        </w:div>
        <w:div w:id="1520391751">
          <w:marLeft w:val="0"/>
          <w:marRight w:val="0"/>
          <w:marTop w:val="0"/>
          <w:marBottom w:val="0"/>
          <w:divBdr>
            <w:top w:val="none" w:sz="0" w:space="0" w:color="auto"/>
            <w:left w:val="none" w:sz="0" w:space="0" w:color="auto"/>
            <w:bottom w:val="none" w:sz="0" w:space="0" w:color="auto"/>
            <w:right w:val="none" w:sz="0" w:space="0" w:color="auto"/>
          </w:divBdr>
        </w:div>
        <w:div w:id="1965572443">
          <w:marLeft w:val="0"/>
          <w:marRight w:val="0"/>
          <w:marTop w:val="0"/>
          <w:marBottom w:val="0"/>
          <w:divBdr>
            <w:top w:val="none" w:sz="0" w:space="0" w:color="auto"/>
            <w:left w:val="none" w:sz="0" w:space="0" w:color="auto"/>
            <w:bottom w:val="none" w:sz="0" w:space="0" w:color="auto"/>
            <w:right w:val="none" w:sz="0" w:space="0" w:color="auto"/>
          </w:divBdr>
        </w:div>
        <w:div w:id="1529947035">
          <w:marLeft w:val="0"/>
          <w:marRight w:val="0"/>
          <w:marTop w:val="0"/>
          <w:marBottom w:val="0"/>
          <w:divBdr>
            <w:top w:val="none" w:sz="0" w:space="0" w:color="auto"/>
            <w:left w:val="none" w:sz="0" w:space="0" w:color="auto"/>
            <w:bottom w:val="none" w:sz="0" w:space="0" w:color="auto"/>
            <w:right w:val="none" w:sz="0" w:space="0" w:color="auto"/>
          </w:divBdr>
        </w:div>
        <w:div w:id="109782073">
          <w:marLeft w:val="0"/>
          <w:marRight w:val="0"/>
          <w:marTop w:val="0"/>
          <w:marBottom w:val="0"/>
          <w:divBdr>
            <w:top w:val="none" w:sz="0" w:space="0" w:color="auto"/>
            <w:left w:val="none" w:sz="0" w:space="0" w:color="auto"/>
            <w:bottom w:val="none" w:sz="0" w:space="0" w:color="auto"/>
            <w:right w:val="none" w:sz="0" w:space="0" w:color="auto"/>
          </w:divBdr>
        </w:div>
        <w:div w:id="1013727767">
          <w:marLeft w:val="0"/>
          <w:marRight w:val="0"/>
          <w:marTop w:val="0"/>
          <w:marBottom w:val="0"/>
          <w:divBdr>
            <w:top w:val="none" w:sz="0" w:space="0" w:color="auto"/>
            <w:left w:val="none" w:sz="0" w:space="0" w:color="auto"/>
            <w:bottom w:val="none" w:sz="0" w:space="0" w:color="auto"/>
            <w:right w:val="none" w:sz="0" w:space="0" w:color="auto"/>
          </w:divBdr>
        </w:div>
        <w:div w:id="132793994">
          <w:marLeft w:val="0"/>
          <w:marRight w:val="0"/>
          <w:marTop w:val="0"/>
          <w:marBottom w:val="0"/>
          <w:divBdr>
            <w:top w:val="none" w:sz="0" w:space="0" w:color="auto"/>
            <w:left w:val="none" w:sz="0" w:space="0" w:color="auto"/>
            <w:bottom w:val="none" w:sz="0" w:space="0" w:color="auto"/>
            <w:right w:val="none" w:sz="0" w:space="0" w:color="auto"/>
          </w:divBdr>
        </w:div>
        <w:div w:id="788741472">
          <w:marLeft w:val="0"/>
          <w:marRight w:val="0"/>
          <w:marTop w:val="0"/>
          <w:marBottom w:val="0"/>
          <w:divBdr>
            <w:top w:val="none" w:sz="0" w:space="0" w:color="auto"/>
            <w:left w:val="none" w:sz="0" w:space="0" w:color="auto"/>
            <w:bottom w:val="none" w:sz="0" w:space="0" w:color="auto"/>
            <w:right w:val="none" w:sz="0" w:space="0" w:color="auto"/>
          </w:divBdr>
        </w:div>
      </w:divsChild>
    </w:div>
    <w:div w:id="1113594701">
      <w:bodyDiv w:val="1"/>
      <w:marLeft w:val="0"/>
      <w:marRight w:val="0"/>
      <w:marTop w:val="0"/>
      <w:marBottom w:val="0"/>
      <w:divBdr>
        <w:top w:val="none" w:sz="0" w:space="0" w:color="auto"/>
        <w:left w:val="none" w:sz="0" w:space="0" w:color="auto"/>
        <w:bottom w:val="none" w:sz="0" w:space="0" w:color="auto"/>
        <w:right w:val="none" w:sz="0" w:space="0" w:color="auto"/>
      </w:divBdr>
      <w:divsChild>
        <w:div w:id="1301109458">
          <w:marLeft w:val="0"/>
          <w:marRight w:val="0"/>
          <w:marTop w:val="0"/>
          <w:marBottom w:val="0"/>
          <w:divBdr>
            <w:top w:val="none" w:sz="0" w:space="0" w:color="auto"/>
            <w:left w:val="none" w:sz="0" w:space="0" w:color="auto"/>
            <w:bottom w:val="none" w:sz="0" w:space="0" w:color="auto"/>
            <w:right w:val="none" w:sz="0" w:space="0" w:color="auto"/>
          </w:divBdr>
        </w:div>
        <w:div w:id="1284263810">
          <w:marLeft w:val="0"/>
          <w:marRight w:val="0"/>
          <w:marTop w:val="0"/>
          <w:marBottom w:val="0"/>
          <w:divBdr>
            <w:top w:val="none" w:sz="0" w:space="0" w:color="auto"/>
            <w:left w:val="none" w:sz="0" w:space="0" w:color="auto"/>
            <w:bottom w:val="none" w:sz="0" w:space="0" w:color="auto"/>
            <w:right w:val="none" w:sz="0" w:space="0" w:color="auto"/>
          </w:divBdr>
        </w:div>
      </w:divsChild>
    </w:div>
    <w:div w:id="1166703734">
      <w:bodyDiv w:val="1"/>
      <w:marLeft w:val="0"/>
      <w:marRight w:val="0"/>
      <w:marTop w:val="0"/>
      <w:marBottom w:val="0"/>
      <w:divBdr>
        <w:top w:val="none" w:sz="0" w:space="0" w:color="auto"/>
        <w:left w:val="none" w:sz="0" w:space="0" w:color="auto"/>
        <w:bottom w:val="none" w:sz="0" w:space="0" w:color="auto"/>
        <w:right w:val="none" w:sz="0" w:space="0" w:color="auto"/>
      </w:divBdr>
      <w:divsChild>
        <w:div w:id="314189265">
          <w:marLeft w:val="0"/>
          <w:marRight w:val="0"/>
          <w:marTop w:val="0"/>
          <w:marBottom w:val="0"/>
          <w:divBdr>
            <w:top w:val="none" w:sz="0" w:space="0" w:color="auto"/>
            <w:left w:val="none" w:sz="0" w:space="0" w:color="auto"/>
            <w:bottom w:val="none" w:sz="0" w:space="0" w:color="auto"/>
            <w:right w:val="none" w:sz="0" w:space="0" w:color="auto"/>
          </w:divBdr>
        </w:div>
        <w:div w:id="1601833309">
          <w:marLeft w:val="0"/>
          <w:marRight w:val="0"/>
          <w:marTop w:val="0"/>
          <w:marBottom w:val="0"/>
          <w:divBdr>
            <w:top w:val="none" w:sz="0" w:space="0" w:color="auto"/>
            <w:left w:val="none" w:sz="0" w:space="0" w:color="auto"/>
            <w:bottom w:val="none" w:sz="0" w:space="0" w:color="auto"/>
            <w:right w:val="none" w:sz="0" w:space="0" w:color="auto"/>
          </w:divBdr>
        </w:div>
        <w:div w:id="860823867">
          <w:marLeft w:val="0"/>
          <w:marRight w:val="0"/>
          <w:marTop w:val="0"/>
          <w:marBottom w:val="0"/>
          <w:divBdr>
            <w:top w:val="none" w:sz="0" w:space="0" w:color="auto"/>
            <w:left w:val="none" w:sz="0" w:space="0" w:color="auto"/>
            <w:bottom w:val="none" w:sz="0" w:space="0" w:color="auto"/>
            <w:right w:val="none" w:sz="0" w:space="0" w:color="auto"/>
          </w:divBdr>
        </w:div>
        <w:div w:id="1539201091">
          <w:marLeft w:val="0"/>
          <w:marRight w:val="0"/>
          <w:marTop w:val="0"/>
          <w:marBottom w:val="0"/>
          <w:divBdr>
            <w:top w:val="none" w:sz="0" w:space="0" w:color="auto"/>
            <w:left w:val="none" w:sz="0" w:space="0" w:color="auto"/>
            <w:bottom w:val="none" w:sz="0" w:space="0" w:color="auto"/>
            <w:right w:val="none" w:sz="0" w:space="0" w:color="auto"/>
          </w:divBdr>
        </w:div>
        <w:div w:id="428892527">
          <w:marLeft w:val="0"/>
          <w:marRight w:val="0"/>
          <w:marTop w:val="0"/>
          <w:marBottom w:val="0"/>
          <w:divBdr>
            <w:top w:val="none" w:sz="0" w:space="0" w:color="auto"/>
            <w:left w:val="none" w:sz="0" w:space="0" w:color="auto"/>
            <w:bottom w:val="none" w:sz="0" w:space="0" w:color="auto"/>
            <w:right w:val="none" w:sz="0" w:space="0" w:color="auto"/>
          </w:divBdr>
        </w:div>
        <w:div w:id="2072579679">
          <w:marLeft w:val="0"/>
          <w:marRight w:val="0"/>
          <w:marTop w:val="0"/>
          <w:marBottom w:val="0"/>
          <w:divBdr>
            <w:top w:val="none" w:sz="0" w:space="0" w:color="auto"/>
            <w:left w:val="none" w:sz="0" w:space="0" w:color="auto"/>
            <w:bottom w:val="none" w:sz="0" w:space="0" w:color="auto"/>
            <w:right w:val="none" w:sz="0" w:space="0" w:color="auto"/>
          </w:divBdr>
        </w:div>
        <w:div w:id="1367096733">
          <w:marLeft w:val="0"/>
          <w:marRight w:val="0"/>
          <w:marTop w:val="0"/>
          <w:marBottom w:val="0"/>
          <w:divBdr>
            <w:top w:val="none" w:sz="0" w:space="0" w:color="auto"/>
            <w:left w:val="none" w:sz="0" w:space="0" w:color="auto"/>
            <w:bottom w:val="none" w:sz="0" w:space="0" w:color="auto"/>
            <w:right w:val="none" w:sz="0" w:space="0" w:color="auto"/>
          </w:divBdr>
        </w:div>
        <w:div w:id="1487669054">
          <w:marLeft w:val="0"/>
          <w:marRight w:val="0"/>
          <w:marTop w:val="0"/>
          <w:marBottom w:val="0"/>
          <w:divBdr>
            <w:top w:val="none" w:sz="0" w:space="0" w:color="auto"/>
            <w:left w:val="none" w:sz="0" w:space="0" w:color="auto"/>
            <w:bottom w:val="none" w:sz="0" w:space="0" w:color="auto"/>
            <w:right w:val="none" w:sz="0" w:space="0" w:color="auto"/>
          </w:divBdr>
        </w:div>
        <w:div w:id="1917401656">
          <w:marLeft w:val="0"/>
          <w:marRight w:val="0"/>
          <w:marTop w:val="0"/>
          <w:marBottom w:val="0"/>
          <w:divBdr>
            <w:top w:val="none" w:sz="0" w:space="0" w:color="auto"/>
            <w:left w:val="none" w:sz="0" w:space="0" w:color="auto"/>
            <w:bottom w:val="none" w:sz="0" w:space="0" w:color="auto"/>
            <w:right w:val="none" w:sz="0" w:space="0" w:color="auto"/>
          </w:divBdr>
        </w:div>
        <w:div w:id="155651060">
          <w:marLeft w:val="0"/>
          <w:marRight w:val="0"/>
          <w:marTop w:val="0"/>
          <w:marBottom w:val="0"/>
          <w:divBdr>
            <w:top w:val="none" w:sz="0" w:space="0" w:color="auto"/>
            <w:left w:val="none" w:sz="0" w:space="0" w:color="auto"/>
            <w:bottom w:val="none" w:sz="0" w:space="0" w:color="auto"/>
            <w:right w:val="none" w:sz="0" w:space="0" w:color="auto"/>
          </w:divBdr>
        </w:div>
        <w:div w:id="630205430">
          <w:marLeft w:val="0"/>
          <w:marRight w:val="0"/>
          <w:marTop w:val="0"/>
          <w:marBottom w:val="0"/>
          <w:divBdr>
            <w:top w:val="none" w:sz="0" w:space="0" w:color="auto"/>
            <w:left w:val="none" w:sz="0" w:space="0" w:color="auto"/>
            <w:bottom w:val="none" w:sz="0" w:space="0" w:color="auto"/>
            <w:right w:val="none" w:sz="0" w:space="0" w:color="auto"/>
          </w:divBdr>
        </w:div>
        <w:div w:id="439835054">
          <w:marLeft w:val="0"/>
          <w:marRight w:val="0"/>
          <w:marTop w:val="0"/>
          <w:marBottom w:val="0"/>
          <w:divBdr>
            <w:top w:val="none" w:sz="0" w:space="0" w:color="auto"/>
            <w:left w:val="none" w:sz="0" w:space="0" w:color="auto"/>
            <w:bottom w:val="none" w:sz="0" w:space="0" w:color="auto"/>
            <w:right w:val="none" w:sz="0" w:space="0" w:color="auto"/>
          </w:divBdr>
        </w:div>
        <w:div w:id="467288403">
          <w:marLeft w:val="0"/>
          <w:marRight w:val="0"/>
          <w:marTop w:val="0"/>
          <w:marBottom w:val="0"/>
          <w:divBdr>
            <w:top w:val="none" w:sz="0" w:space="0" w:color="auto"/>
            <w:left w:val="none" w:sz="0" w:space="0" w:color="auto"/>
            <w:bottom w:val="none" w:sz="0" w:space="0" w:color="auto"/>
            <w:right w:val="none" w:sz="0" w:space="0" w:color="auto"/>
          </w:divBdr>
        </w:div>
        <w:div w:id="506676358">
          <w:marLeft w:val="0"/>
          <w:marRight w:val="0"/>
          <w:marTop w:val="0"/>
          <w:marBottom w:val="0"/>
          <w:divBdr>
            <w:top w:val="none" w:sz="0" w:space="0" w:color="auto"/>
            <w:left w:val="none" w:sz="0" w:space="0" w:color="auto"/>
            <w:bottom w:val="none" w:sz="0" w:space="0" w:color="auto"/>
            <w:right w:val="none" w:sz="0" w:space="0" w:color="auto"/>
          </w:divBdr>
        </w:div>
        <w:div w:id="1991472214">
          <w:marLeft w:val="0"/>
          <w:marRight w:val="0"/>
          <w:marTop w:val="0"/>
          <w:marBottom w:val="0"/>
          <w:divBdr>
            <w:top w:val="none" w:sz="0" w:space="0" w:color="auto"/>
            <w:left w:val="none" w:sz="0" w:space="0" w:color="auto"/>
            <w:bottom w:val="none" w:sz="0" w:space="0" w:color="auto"/>
            <w:right w:val="none" w:sz="0" w:space="0" w:color="auto"/>
          </w:divBdr>
        </w:div>
        <w:div w:id="651521627">
          <w:marLeft w:val="0"/>
          <w:marRight w:val="0"/>
          <w:marTop w:val="0"/>
          <w:marBottom w:val="0"/>
          <w:divBdr>
            <w:top w:val="none" w:sz="0" w:space="0" w:color="auto"/>
            <w:left w:val="none" w:sz="0" w:space="0" w:color="auto"/>
            <w:bottom w:val="none" w:sz="0" w:space="0" w:color="auto"/>
            <w:right w:val="none" w:sz="0" w:space="0" w:color="auto"/>
          </w:divBdr>
        </w:div>
        <w:div w:id="1093160295">
          <w:marLeft w:val="0"/>
          <w:marRight w:val="0"/>
          <w:marTop w:val="0"/>
          <w:marBottom w:val="0"/>
          <w:divBdr>
            <w:top w:val="none" w:sz="0" w:space="0" w:color="auto"/>
            <w:left w:val="none" w:sz="0" w:space="0" w:color="auto"/>
            <w:bottom w:val="none" w:sz="0" w:space="0" w:color="auto"/>
            <w:right w:val="none" w:sz="0" w:space="0" w:color="auto"/>
          </w:divBdr>
        </w:div>
        <w:div w:id="307127785">
          <w:marLeft w:val="0"/>
          <w:marRight w:val="0"/>
          <w:marTop w:val="0"/>
          <w:marBottom w:val="0"/>
          <w:divBdr>
            <w:top w:val="none" w:sz="0" w:space="0" w:color="auto"/>
            <w:left w:val="none" w:sz="0" w:space="0" w:color="auto"/>
            <w:bottom w:val="none" w:sz="0" w:space="0" w:color="auto"/>
            <w:right w:val="none" w:sz="0" w:space="0" w:color="auto"/>
          </w:divBdr>
        </w:div>
        <w:div w:id="862405469">
          <w:marLeft w:val="0"/>
          <w:marRight w:val="0"/>
          <w:marTop w:val="0"/>
          <w:marBottom w:val="0"/>
          <w:divBdr>
            <w:top w:val="none" w:sz="0" w:space="0" w:color="auto"/>
            <w:left w:val="none" w:sz="0" w:space="0" w:color="auto"/>
            <w:bottom w:val="none" w:sz="0" w:space="0" w:color="auto"/>
            <w:right w:val="none" w:sz="0" w:space="0" w:color="auto"/>
          </w:divBdr>
        </w:div>
        <w:div w:id="1967664425">
          <w:marLeft w:val="0"/>
          <w:marRight w:val="0"/>
          <w:marTop w:val="0"/>
          <w:marBottom w:val="0"/>
          <w:divBdr>
            <w:top w:val="none" w:sz="0" w:space="0" w:color="auto"/>
            <w:left w:val="none" w:sz="0" w:space="0" w:color="auto"/>
            <w:bottom w:val="none" w:sz="0" w:space="0" w:color="auto"/>
            <w:right w:val="none" w:sz="0" w:space="0" w:color="auto"/>
          </w:divBdr>
        </w:div>
        <w:div w:id="605700078">
          <w:marLeft w:val="0"/>
          <w:marRight w:val="0"/>
          <w:marTop w:val="0"/>
          <w:marBottom w:val="0"/>
          <w:divBdr>
            <w:top w:val="none" w:sz="0" w:space="0" w:color="auto"/>
            <w:left w:val="none" w:sz="0" w:space="0" w:color="auto"/>
            <w:bottom w:val="none" w:sz="0" w:space="0" w:color="auto"/>
            <w:right w:val="none" w:sz="0" w:space="0" w:color="auto"/>
          </w:divBdr>
        </w:div>
        <w:div w:id="496966092">
          <w:marLeft w:val="0"/>
          <w:marRight w:val="0"/>
          <w:marTop w:val="0"/>
          <w:marBottom w:val="0"/>
          <w:divBdr>
            <w:top w:val="none" w:sz="0" w:space="0" w:color="auto"/>
            <w:left w:val="none" w:sz="0" w:space="0" w:color="auto"/>
            <w:bottom w:val="none" w:sz="0" w:space="0" w:color="auto"/>
            <w:right w:val="none" w:sz="0" w:space="0" w:color="auto"/>
          </w:divBdr>
        </w:div>
        <w:div w:id="729570426">
          <w:marLeft w:val="0"/>
          <w:marRight w:val="0"/>
          <w:marTop w:val="0"/>
          <w:marBottom w:val="0"/>
          <w:divBdr>
            <w:top w:val="none" w:sz="0" w:space="0" w:color="auto"/>
            <w:left w:val="none" w:sz="0" w:space="0" w:color="auto"/>
            <w:bottom w:val="none" w:sz="0" w:space="0" w:color="auto"/>
            <w:right w:val="none" w:sz="0" w:space="0" w:color="auto"/>
          </w:divBdr>
        </w:div>
        <w:div w:id="1597859887">
          <w:marLeft w:val="0"/>
          <w:marRight w:val="0"/>
          <w:marTop w:val="0"/>
          <w:marBottom w:val="0"/>
          <w:divBdr>
            <w:top w:val="none" w:sz="0" w:space="0" w:color="auto"/>
            <w:left w:val="none" w:sz="0" w:space="0" w:color="auto"/>
            <w:bottom w:val="none" w:sz="0" w:space="0" w:color="auto"/>
            <w:right w:val="none" w:sz="0" w:space="0" w:color="auto"/>
          </w:divBdr>
        </w:div>
        <w:div w:id="125779787">
          <w:marLeft w:val="0"/>
          <w:marRight w:val="0"/>
          <w:marTop w:val="0"/>
          <w:marBottom w:val="0"/>
          <w:divBdr>
            <w:top w:val="none" w:sz="0" w:space="0" w:color="auto"/>
            <w:left w:val="none" w:sz="0" w:space="0" w:color="auto"/>
            <w:bottom w:val="none" w:sz="0" w:space="0" w:color="auto"/>
            <w:right w:val="none" w:sz="0" w:space="0" w:color="auto"/>
          </w:divBdr>
        </w:div>
        <w:div w:id="997222829">
          <w:marLeft w:val="0"/>
          <w:marRight w:val="0"/>
          <w:marTop w:val="0"/>
          <w:marBottom w:val="0"/>
          <w:divBdr>
            <w:top w:val="none" w:sz="0" w:space="0" w:color="auto"/>
            <w:left w:val="none" w:sz="0" w:space="0" w:color="auto"/>
            <w:bottom w:val="none" w:sz="0" w:space="0" w:color="auto"/>
            <w:right w:val="none" w:sz="0" w:space="0" w:color="auto"/>
          </w:divBdr>
        </w:div>
        <w:div w:id="1200512347">
          <w:marLeft w:val="0"/>
          <w:marRight w:val="0"/>
          <w:marTop w:val="0"/>
          <w:marBottom w:val="0"/>
          <w:divBdr>
            <w:top w:val="none" w:sz="0" w:space="0" w:color="auto"/>
            <w:left w:val="none" w:sz="0" w:space="0" w:color="auto"/>
            <w:bottom w:val="none" w:sz="0" w:space="0" w:color="auto"/>
            <w:right w:val="none" w:sz="0" w:space="0" w:color="auto"/>
          </w:divBdr>
        </w:div>
        <w:div w:id="295531953">
          <w:marLeft w:val="0"/>
          <w:marRight w:val="0"/>
          <w:marTop w:val="0"/>
          <w:marBottom w:val="0"/>
          <w:divBdr>
            <w:top w:val="none" w:sz="0" w:space="0" w:color="auto"/>
            <w:left w:val="none" w:sz="0" w:space="0" w:color="auto"/>
            <w:bottom w:val="none" w:sz="0" w:space="0" w:color="auto"/>
            <w:right w:val="none" w:sz="0" w:space="0" w:color="auto"/>
          </w:divBdr>
        </w:div>
        <w:div w:id="849492891">
          <w:marLeft w:val="0"/>
          <w:marRight w:val="0"/>
          <w:marTop w:val="0"/>
          <w:marBottom w:val="0"/>
          <w:divBdr>
            <w:top w:val="none" w:sz="0" w:space="0" w:color="auto"/>
            <w:left w:val="none" w:sz="0" w:space="0" w:color="auto"/>
            <w:bottom w:val="none" w:sz="0" w:space="0" w:color="auto"/>
            <w:right w:val="none" w:sz="0" w:space="0" w:color="auto"/>
          </w:divBdr>
        </w:div>
        <w:div w:id="1158763541">
          <w:marLeft w:val="0"/>
          <w:marRight w:val="0"/>
          <w:marTop w:val="0"/>
          <w:marBottom w:val="0"/>
          <w:divBdr>
            <w:top w:val="none" w:sz="0" w:space="0" w:color="auto"/>
            <w:left w:val="none" w:sz="0" w:space="0" w:color="auto"/>
            <w:bottom w:val="none" w:sz="0" w:space="0" w:color="auto"/>
            <w:right w:val="none" w:sz="0" w:space="0" w:color="auto"/>
          </w:divBdr>
        </w:div>
        <w:div w:id="1525095544">
          <w:marLeft w:val="0"/>
          <w:marRight w:val="0"/>
          <w:marTop w:val="0"/>
          <w:marBottom w:val="0"/>
          <w:divBdr>
            <w:top w:val="none" w:sz="0" w:space="0" w:color="auto"/>
            <w:left w:val="none" w:sz="0" w:space="0" w:color="auto"/>
            <w:bottom w:val="none" w:sz="0" w:space="0" w:color="auto"/>
            <w:right w:val="none" w:sz="0" w:space="0" w:color="auto"/>
          </w:divBdr>
        </w:div>
        <w:div w:id="843593462">
          <w:marLeft w:val="0"/>
          <w:marRight w:val="0"/>
          <w:marTop w:val="0"/>
          <w:marBottom w:val="0"/>
          <w:divBdr>
            <w:top w:val="none" w:sz="0" w:space="0" w:color="auto"/>
            <w:left w:val="none" w:sz="0" w:space="0" w:color="auto"/>
            <w:bottom w:val="none" w:sz="0" w:space="0" w:color="auto"/>
            <w:right w:val="none" w:sz="0" w:space="0" w:color="auto"/>
          </w:divBdr>
        </w:div>
        <w:div w:id="468523692">
          <w:marLeft w:val="0"/>
          <w:marRight w:val="0"/>
          <w:marTop w:val="0"/>
          <w:marBottom w:val="0"/>
          <w:divBdr>
            <w:top w:val="none" w:sz="0" w:space="0" w:color="auto"/>
            <w:left w:val="none" w:sz="0" w:space="0" w:color="auto"/>
            <w:bottom w:val="none" w:sz="0" w:space="0" w:color="auto"/>
            <w:right w:val="none" w:sz="0" w:space="0" w:color="auto"/>
          </w:divBdr>
        </w:div>
        <w:div w:id="1292902550">
          <w:marLeft w:val="0"/>
          <w:marRight w:val="0"/>
          <w:marTop w:val="0"/>
          <w:marBottom w:val="0"/>
          <w:divBdr>
            <w:top w:val="none" w:sz="0" w:space="0" w:color="auto"/>
            <w:left w:val="none" w:sz="0" w:space="0" w:color="auto"/>
            <w:bottom w:val="none" w:sz="0" w:space="0" w:color="auto"/>
            <w:right w:val="none" w:sz="0" w:space="0" w:color="auto"/>
          </w:divBdr>
        </w:div>
        <w:div w:id="557204048">
          <w:marLeft w:val="0"/>
          <w:marRight w:val="0"/>
          <w:marTop w:val="0"/>
          <w:marBottom w:val="0"/>
          <w:divBdr>
            <w:top w:val="none" w:sz="0" w:space="0" w:color="auto"/>
            <w:left w:val="none" w:sz="0" w:space="0" w:color="auto"/>
            <w:bottom w:val="none" w:sz="0" w:space="0" w:color="auto"/>
            <w:right w:val="none" w:sz="0" w:space="0" w:color="auto"/>
          </w:divBdr>
        </w:div>
        <w:div w:id="274681477">
          <w:marLeft w:val="0"/>
          <w:marRight w:val="0"/>
          <w:marTop w:val="0"/>
          <w:marBottom w:val="0"/>
          <w:divBdr>
            <w:top w:val="none" w:sz="0" w:space="0" w:color="auto"/>
            <w:left w:val="none" w:sz="0" w:space="0" w:color="auto"/>
            <w:bottom w:val="none" w:sz="0" w:space="0" w:color="auto"/>
            <w:right w:val="none" w:sz="0" w:space="0" w:color="auto"/>
          </w:divBdr>
        </w:div>
        <w:div w:id="1457792546">
          <w:marLeft w:val="0"/>
          <w:marRight w:val="0"/>
          <w:marTop w:val="0"/>
          <w:marBottom w:val="0"/>
          <w:divBdr>
            <w:top w:val="none" w:sz="0" w:space="0" w:color="auto"/>
            <w:left w:val="none" w:sz="0" w:space="0" w:color="auto"/>
            <w:bottom w:val="none" w:sz="0" w:space="0" w:color="auto"/>
            <w:right w:val="none" w:sz="0" w:space="0" w:color="auto"/>
          </w:divBdr>
        </w:div>
        <w:div w:id="1756900940">
          <w:marLeft w:val="0"/>
          <w:marRight w:val="0"/>
          <w:marTop w:val="0"/>
          <w:marBottom w:val="0"/>
          <w:divBdr>
            <w:top w:val="none" w:sz="0" w:space="0" w:color="auto"/>
            <w:left w:val="none" w:sz="0" w:space="0" w:color="auto"/>
            <w:bottom w:val="none" w:sz="0" w:space="0" w:color="auto"/>
            <w:right w:val="none" w:sz="0" w:space="0" w:color="auto"/>
          </w:divBdr>
        </w:div>
        <w:div w:id="1053775508">
          <w:marLeft w:val="0"/>
          <w:marRight w:val="0"/>
          <w:marTop w:val="0"/>
          <w:marBottom w:val="0"/>
          <w:divBdr>
            <w:top w:val="none" w:sz="0" w:space="0" w:color="auto"/>
            <w:left w:val="none" w:sz="0" w:space="0" w:color="auto"/>
            <w:bottom w:val="none" w:sz="0" w:space="0" w:color="auto"/>
            <w:right w:val="none" w:sz="0" w:space="0" w:color="auto"/>
          </w:divBdr>
        </w:div>
        <w:div w:id="2054383697">
          <w:marLeft w:val="0"/>
          <w:marRight w:val="0"/>
          <w:marTop w:val="0"/>
          <w:marBottom w:val="0"/>
          <w:divBdr>
            <w:top w:val="none" w:sz="0" w:space="0" w:color="auto"/>
            <w:left w:val="none" w:sz="0" w:space="0" w:color="auto"/>
            <w:bottom w:val="none" w:sz="0" w:space="0" w:color="auto"/>
            <w:right w:val="none" w:sz="0" w:space="0" w:color="auto"/>
          </w:divBdr>
        </w:div>
        <w:div w:id="354888518">
          <w:marLeft w:val="0"/>
          <w:marRight w:val="0"/>
          <w:marTop w:val="0"/>
          <w:marBottom w:val="0"/>
          <w:divBdr>
            <w:top w:val="none" w:sz="0" w:space="0" w:color="auto"/>
            <w:left w:val="none" w:sz="0" w:space="0" w:color="auto"/>
            <w:bottom w:val="none" w:sz="0" w:space="0" w:color="auto"/>
            <w:right w:val="none" w:sz="0" w:space="0" w:color="auto"/>
          </w:divBdr>
        </w:div>
        <w:div w:id="777138412">
          <w:marLeft w:val="0"/>
          <w:marRight w:val="0"/>
          <w:marTop w:val="0"/>
          <w:marBottom w:val="0"/>
          <w:divBdr>
            <w:top w:val="none" w:sz="0" w:space="0" w:color="auto"/>
            <w:left w:val="none" w:sz="0" w:space="0" w:color="auto"/>
            <w:bottom w:val="none" w:sz="0" w:space="0" w:color="auto"/>
            <w:right w:val="none" w:sz="0" w:space="0" w:color="auto"/>
          </w:divBdr>
        </w:div>
        <w:div w:id="1486629367">
          <w:marLeft w:val="0"/>
          <w:marRight w:val="0"/>
          <w:marTop w:val="0"/>
          <w:marBottom w:val="0"/>
          <w:divBdr>
            <w:top w:val="none" w:sz="0" w:space="0" w:color="auto"/>
            <w:left w:val="none" w:sz="0" w:space="0" w:color="auto"/>
            <w:bottom w:val="none" w:sz="0" w:space="0" w:color="auto"/>
            <w:right w:val="none" w:sz="0" w:space="0" w:color="auto"/>
          </w:divBdr>
        </w:div>
        <w:div w:id="2062247483">
          <w:marLeft w:val="0"/>
          <w:marRight w:val="0"/>
          <w:marTop w:val="0"/>
          <w:marBottom w:val="0"/>
          <w:divBdr>
            <w:top w:val="none" w:sz="0" w:space="0" w:color="auto"/>
            <w:left w:val="none" w:sz="0" w:space="0" w:color="auto"/>
            <w:bottom w:val="none" w:sz="0" w:space="0" w:color="auto"/>
            <w:right w:val="none" w:sz="0" w:space="0" w:color="auto"/>
          </w:divBdr>
        </w:div>
        <w:div w:id="2114011442">
          <w:marLeft w:val="0"/>
          <w:marRight w:val="0"/>
          <w:marTop w:val="0"/>
          <w:marBottom w:val="0"/>
          <w:divBdr>
            <w:top w:val="none" w:sz="0" w:space="0" w:color="auto"/>
            <w:left w:val="none" w:sz="0" w:space="0" w:color="auto"/>
            <w:bottom w:val="none" w:sz="0" w:space="0" w:color="auto"/>
            <w:right w:val="none" w:sz="0" w:space="0" w:color="auto"/>
          </w:divBdr>
        </w:div>
        <w:div w:id="761754925">
          <w:marLeft w:val="0"/>
          <w:marRight w:val="0"/>
          <w:marTop w:val="0"/>
          <w:marBottom w:val="0"/>
          <w:divBdr>
            <w:top w:val="none" w:sz="0" w:space="0" w:color="auto"/>
            <w:left w:val="none" w:sz="0" w:space="0" w:color="auto"/>
            <w:bottom w:val="none" w:sz="0" w:space="0" w:color="auto"/>
            <w:right w:val="none" w:sz="0" w:space="0" w:color="auto"/>
          </w:divBdr>
        </w:div>
        <w:div w:id="1620606121">
          <w:marLeft w:val="0"/>
          <w:marRight w:val="0"/>
          <w:marTop w:val="0"/>
          <w:marBottom w:val="0"/>
          <w:divBdr>
            <w:top w:val="none" w:sz="0" w:space="0" w:color="auto"/>
            <w:left w:val="none" w:sz="0" w:space="0" w:color="auto"/>
            <w:bottom w:val="none" w:sz="0" w:space="0" w:color="auto"/>
            <w:right w:val="none" w:sz="0" w:space="0" w:color="auto"/>
          </w:divBdr>
        </w:div>
        <w:div w:id="426465095">
          <w:marLeft w:val="0"/>
          <w:marRight w:val="0"/>
          <w:marTop w:val="0"/>
          <w:marBottom w:val="0"/>
          <w:divBdr>
            <w:top w:val="none" w:sz="0" w:space="0" w:color="auto"/>
            <w:left w:val="none" w:sz="0" w:space="0" w:color="auto"/>
            <w:bottom w:val="none" w:sz="0" w:space="0" w:color="auto"/>
            <w:right w:val="none" w:sz="0" w:space="0" w:color="auto"/>
          </w:divBdr>
        </w:div>
        <w:div w:id="1639410886">
          <w:marLeft w:val="0"/>
          <w:marRight w:val="0"/>
          <w:marTop w:val="0"/>
          <w:marBottom w:val="0"/>
          <w:divBdr>
            <w:top w:val="none" w:sz="0" w:space="0" w:color="auto"/>
            <w:left w:val="none" w:sz="0" w:space="0" w:color="auto"/>
            <w:bottom w:val="none" w:sz="0" w:space="0" w:color="auto"/>
            <w:right w:val="none" w:sz="0" w:space="0" w:color="auto"/>
          </w:divBdr>
        </w:div>
        <w:div w:id="80105771">
          <w:marLeft w:val="0"/>
          <w:marRight w:val="0"/>
          <w:marTop w:val="0"/>
          <w:marBottom w:val="0"/>
          <w:divBdr>
            <w:top w:val="none" w:sz="0" w:space="0" w:color="auto"/>
            <w:left w:val="none" w:sz="0" w:space="0" w:color="auto"/>
            <w:bottom w:val="none" w:sz="0" w:space="0" w:color="auto"/>
            <w:right w:val="none" w:sz="0" w:space="0" w:color="auto"/>
          </w:divBdr>
        </w:div>
        <w:div w:id="59716542">
          <w:marLeft w:val="0"/>
          <w:marRight w:val="0"/>
          <w:marTop w:val="0"/>
          <w:marBottom w:val="0"/>
          <w:divBdr>
            <w:top w:val="none" w:sz="0" w:space="0" w:color="auto"/>
            <w:left w:val="none" w:sz="0" w:space="0" w:color="auto"/>
            <w:bottom w:val="none" w:sz="0" w:space="0" w:color="auto"/>
            <w:right w:val="none" w:sz="0" w:space="0" w:color="auto"/>
          </w:divBdr>
        </w:div>
        <w:div w:id="361246215">
          <w:marLeft w:val="0"/>
          <w:marRight w:val="0"/>
          <w:marTop w:val="0"/>
          <w:marBottom w:val="0"/>
          <w:divBdr>
            <w:top w:val="none" w:sz="0" w:space="0" w:color="auto"/>
            <w:left w:val="none" w:sz="0" w:space="0" w:color="auto"/>
            <w:bottom w:val="none" w:sz="0" w:space="0" w:color="auto"/>
            <w:right w:val="none" w:sz="0" w:space="0" w:color="auto"/>
          </w:divBdr>
        </w:div>
        <w:div w:id="1203177778">
          <w:marLeft w:val="0"/>
          <w:marRight w:val="0"/>
          <w:marTop w:val="0"/>
          <w:marBottom w:val="0"/>
          <w:divBdr>
            <w:top w:val="none" w:sz="0" w:space="0" w:color="auto"/>
            <w:left w:val="none" w:sz="0" w:space="0" w:color="auto"/>
            <w:bottom w:val="none" w:sz="0" w:space="0" w:color="auto"/>
            <w:right w:val="none" w:sz="0" w:space="0" w:color="auto"/>
          </w:divBdr>
        </w:div>
        <w:div w:id="1309241638">
          <w:marLeft w:val="0"/>
          <w:marRight w:val="0"/>
          <w:marTop w:val="0"/>
          <w:marBottom w:val="0"/>
          <w:divBdr>
            <w:top w:val="none" w:sz="0" w:space="0" w:color="auto"/>
            <w:left w:val="none" w:sz="0" w:space="0" w:color="auto"/>
            <w:bottom w:val="none" w:sz="0" w:space="0" w:color="auto"/>
            <w:right w:val="none" w:sz="0" w:space="0" w:color="auto"/>
          </w:divBdr>
        </w:div>
        <w:div w:id="2030989000">
          <w:marLeft w:val="0"/>
          <w:marRight w:val="0"/>
          <w:marTop w:val="0"/>
          <w:marBottom w:val="0"/>
          <w:divBdr>
            <w:top w:val="none" w:sz="0" w:space="0" w:color="auto"/>
            <w:left w:val="none" w:sz="0" w:space="0" w:color="auto"/>
            <w:bottom w:val="none" w:sz="0" w:space="0" w:color="auto"/>
            <w:right w:val="none" w:sz="0" w:space="0" w:color="auto"/>
          </w:divBdr>
        </w:div>
        <w:div w:id="536043273">
          <w:marLeft w:val="0"/>
          <w:marRight w:val="0"/>
          <w:marTop w:val="0"/>
          <w:marBottom w:val="0"/>
          <w:divBdr>
            <w:top w:val="none" w:sz="0" w:space="0" w:color="auto"/>
            <w:left w:val="none" w:sz="0" w:space="0" w:color="auto"/>
            <w:bottom w:val="none" w:sz="0" w:space="0" w:color="auto"/>
            <w:right w:val="none" w:sz="0" w:space="0" w:color="auto"/>
          </w:divBdr>
        </w:div>
        <w:div w:id="2017414792">
          <w:marLeft w:val="0"/>
          <w:marRight w:val="0"/>
          <w:marTop w:val="0"/>
          <w:marBottom w:val="0"/>
          <w:divBdr>
            <w:top w:val="none" w:sz="0" w:space="0" w:color="auto"/>
            <w:left w:val="none" w:sz="0" w:space="0" w:color="auto"/>
            <w:bottom w:val="none" w:sz="0" w:space="0" w:color="auto"/>
            <w:right w:val="none" w:sz="0" w:space="0" w:color="auto"/>
          </w:divBdr>
        </w:div>
        <w:div w:id="1390224290">
          <w:marLeft w:val="0"/>
          <w:marRight w:val="0"/>
          <w:marTop w:val="0"/>
          <w:marBottom w:val="0"/>
          <w:divBdr>
            <w:top w:val="none" w:sz="0" w:space="0" w:color="auto"/>
            <w:left w:val="none" w:sz="0" w:space="0" w:color="auto"/>
            <w:bottom w:val="none" w:sz="0" w:space="0" w:color="auto"/>
            <w:right w:val="none" w:sz="0" w:space="0" w:color="auto"/>
          </w:divBdr>
        </w:div>
        <w:div w:id="196622456">
          <w:marLeft w:val="0"/>
          <w:marRight w:val="0"/>
          <w:marTop w:val="0"/>
          <w:marBottom w:val="0"/>
          <w:divBdr>
            <w:top w:val="none" w:sz="0" w:space="0" w:color="auto"/>
            <w:left w:val="none" w:sz="0" w:space="0" w:color="auto"/>
            <w:bottom w:val="none" w:sz="0" w:space="0" w:color="auto"/>
            <w:right w:val="none" w:sz="0" w:space="0" w:color="auto"/>
          </w:divBdr>
        </w:div>
        <w:div w:id="1905337644">
          <w:marLeft w:val="0"/>
          <w:marRight w:val="0"/>
          <w:marTop w:val="0"/>
          <w:marBottom w:val="0"/>
          <w:divBdr>
            <w:top w:val="none" w:sz="0" w:space="0" w:color="auto"/>
            <w:left w:val="none" w:sz="0" w:space="0" w:color="auto"/>
            <w:bottom w:val="none" w:sz="0" w:space="0" w:color="auto"/>
            <w:right w:val="none" w:sz="0" w:space="0" w:color="auto"/>
          </w:divBdr>
        </w:div>
        <w:div w:id="655375367">
          <w:marLeft w:val="0"/>
          <w:marRight w:val="0"/>
          <w:marTop w:val="0"/>
          <w:marBottom w:val="0"/>
          <w:divBdr>
            <w:top w:val="none" w:sz="0" w:space="0" w:color="auto"/>
            <w:left w:val="none" w:sz="0" w:space="0" w:color="auto"/>
            <w:bottom w:val="none" w:sz="0" w:space="0" w:color="auto"/>
            <w:right w:val="none" w:sz="0" w:space="0" w:color="auto"/>
          </w:divBdr>
        </w:div>
        <w:div w:id="1610623260">
          <w:marLeft w:val="0"/>
          <w:marRight w:val="0"/>
          <w:marTop w:val="0"/>
          <w:marBottom w:val="0"/>
          <w:divBdr>
            <w:top w:val="none" w:sz="0" w:space="0" w:color="auto"/>
            <w:left w:val="none" w:sz="0" w:space="0" w:color="auto"/>
            <w:bottom w:val="none" w:sz="0" w:space="0" w:color="auto"/>
            <w:right w:val="none" w:sz="0" w:space="0" w:color="auto"/>
          </w:divBdr>
        </w:div>
        <w:div w:id="928271143">
          <w:marLeft w:val="0"/>
          <w:marRight w:val="0"/>
          <w:marTop w:val="0"/>
          <w:marBottom w:val="0"/>
          <w:divBdr>
            <w:top w:val="none" w:sz="0" w:space="0" w:color="auto"/>
            <w:left w:val="none" w:sz="0" w:space="0" w:color="auto"/>
            <w:bottom w:val="none" w:sz="0" w:space="0" w:color="auto"/>
            <w:right w:val="none" w:sz="0" w:space="0" w:color="auto"/>
          </w:divBdr>
        </w:div>
        <w:div w:id="913859768">
          <w:marLeft w:val="0"/>
          <w:marRight w:val="0"/>
          <w:marTop w:val="0"/>
          <w:marBottom w:val="0"/>
          <w:divBdr>
            <w:top w:val="none" w:sz="0" w:space="0" w:color="auto"/>
            <w:left w:val="none" w:sz="0" w:space="0" w:color="auto"/>
            <w:bottom w:val="none" w:sz="0" w:space="0" w:color="auto"/>
            <w:right w:val="none" w:sz="0" w:space="0" w:color="auto"/>
          </w:divBdr>
        </w:div>
        <w:div w:id="74908387">
          <w:marLeft w:val="0"/>
          <w:marRight w:val="0"/>
          <w:marTop w:val="0"/>
          <w:marBottom w:val="0"/>
          <w:divBdr>
            <w:top w:val="none" w:sz="0" w:space="0" w:color="auto"/>
            <w:left w:val="none" w:sz="0" w:space="0" w:color="auto"/>
            <w:bottom w:val="none" w:sz="0" w:space="0" w:color="auto"/>
            <w:right w:val="none" w:sz="0" w:space="0" w:color="auto"/>
          </w:divBdr>
        </w:div>
        <w:div w:id="1360886567">
          <w:marLeft w:val="0"/>
          <w:marRight w:val="0"/>
          <w:marTop w:val="0"/>
          <w:marBottom w:val="0"/>
          <w:divBdr>
            <w:top w:val="none" w:sz="0" w:space="0" w:color="auto"/>
            <w:left w:val="none" w:sz="0" w:space="0" w:color="auto"/>
            <w:bottom w:val="none" w:sz="0" w:space="0" w:color="auto"/>
            <w:right w:val="none" w:sz="0" w:space="0" w:color="auto"/>
          </w:divBdr>
        </w:div>
        <w:div w:id="595674284">
          <w:marLeft w:val="0"/>
          <w:marRight w:val="0"/>
          <w:marTop w:val="0"/>
          <w:marBottom w:val="0"/>
          <w:divBdr>
            <w:top w:val="none" w:sz="0" w:space="0" w:color="auto"/>
            <w:left w:val="none" w:sz="0" w:space="0" w:color="auto"/>
            <w:bottom w:val="none" w:sz="0" w:space="0" w:color="auto"/>
            <w:right w:val="none" w:sz="0" w:space="0" w:color="auto"/>
          </w:divBdr>
        </w:div>
        <w:div w:id="230390242">
          <w:marLeft w:val="0"/>
          <w:marRight w:val="0"/>
          <w:marTop w:val="0"/>
          <w:marBottom w:val="0"/>
          <w:divBdr>
            <w:top w:val="none" w:sz="0" w:space="0" w:color="auto"/>
            <w:left w:val="none" w:sz="0" w:space="0" w:color="auto"/>
            <w:bottom w:val="none" w:sz="0" w:space="0" w:color="auto"/>
            <w:right w:val="none" w:sz="0" w:space="0" w:color="auto"/>
          </w:divBdr>
        </w:div>
        <w:div w:id="241959958">
          <w:marLeft w:val="0"/>
          <w:marRight w:val="0"/>
          <w:marTop w:val="0"/>
          <w:marBottom w:val="0"/>
          <w:divBdr>
            <w:top w:val="none" w:sz="0" w:space="0" w:color="auto"/>
            <w:left w:val="none" w:sz="0" w:space="0" w:color="auto"/>
            <w:bottom w:val="none" w:sz="0" w:space="0" w:color="auto"/>
            <w:right w:val="none" w:sz="0" w:space="0" w:color="auto"/>
          </w:divBdr>
        </w:div>
        <w:div w:id="1160537249">
          <w:marLeft w:val="0"/>
          <w:marRight w:val="0"/>
          <w:marTop w:val="0"/>
          <w:marBottom w:val="0"/>
          <w:divBdr>
            <w:top w:val="none" w:sz="0" w:space="0" w:color="auto"/>
            <w:left w:val="none" w:sz="0" w:space="0" w:color="auto"/>
            <w:bottom w:val="none" w:sz="0" w:space="0" w:color="auto"/>
            <w:right w:val="none" w:sz="0" w:space="0" w:color="auto"/>
          </w:divBdr>
        </w:div>
        <w:div w:id="659190667">
          <w:marLeft w:val="0"/>
          <w:marRight w:val="0"/>
          <w:marTop w:val="0"/>
          <w:marBottom w:val="0"/>
          <w:divBdr>
            <w:top w:val="none" w:sz="0" w:space="0" w:color="auto"/>
            <w:left w:val="none" w:sz="0" w:space="0" w:color="auto"/>
            <w:bottom w:val="none" w:sz="0" w:space="0" w:color="auto"/>
            <w:right w:val="none" w:sz="0" w:space="0" w:color="auto"/>
          </w:divBdr>
        </w:div>
        <w:div w:id="863059664">
          <w:marLeft w:val="0"/>
          <w:marRight w:val="0"/>
          <w:marTop w:val="0"/>
          <w:marBottom w:val="0"/>
          <w:divBdr>
            <w:top w:val="none" w:sz="0" w:space="0" w:color="auto"/>
            <w:left w:val="none" w:sz="0" w:space="0" w:color="auto"/>
            <w:bottom w:val="none" w:sz="0" w:space="0" w:color="auto"/>
            <w:right w:val="none" w:sz="0" w:space="0" w:color="auto"/>
          </w:divBdr>
        </w:div>
        <w:div w:id="1187216521">
          <w:marLeft w:val="0"/>
          <w:marRight w:val="0"/>
          <w:marTop w:val="0"/>
          <w:marBottom w:val="0"/>
          <w:divBdr>
            <w:top w:val="none" w:sz="0" w:space="0" w:color="auto"/>
            <w:left w:val="none" w:sz="0" w:space="0" w:color="auto"/>
            <w:bottom w:val="none" w:sz="0" w:space="0" w:color="auto"/>
            <w:right w:val="none" w:sz="0" w:space="0" w:color="auto"/>
          </w:divBdr>
        </w:div>
        <w:div w:id="1036731832">
          <w:marLeft w:val="0"/>
          <w:marRight w:val="0"/>
          <w:marTop w:val="0"/>
          <w:marBottom w:val="0"/>
          <w:divBdr>
            <w:top w:val="none" w:sz="0" w:space="0" w:color="auto"/>
            <w:left w:val="none" w:sz="0" w:space="0" w:color="auto"/>
            <w:bottom w:val="none" w:sz="0" w:space="0" w:color="auto"/>
            <w:right w:val="none" w:sz="0" w:space="0" w:color="auto"/>
          </w:divBdr>
        </w:div>
        <w:div w:id="1384330358">
          <w:marLeft w:val="0"/>
          <w:marRight w:val="0"/>
          <w:marTop w:val="0"/>
          <w:marBottom w:val="0"/>
          <w:divBdr>
            <w:top w:val="none" w:sz="0" w:space="0" w:color="auto"/>
            <w:left w:val="none" w:sz="0" w:space="0" w:color="auto"/>
            <w:bottom w:val="none" w:sz="0" w:space="0" w:color="auto"/>
            <w:right w:val="none" w:sz="0" w:space="0" w:color="auto"/>
          </w:divBdr>
        </w:div>
        <w:div w:id="756100930">
          <w:marLeft w:val="0"/>
          <w:marRight w:val="0"/>
          <w:marTop w:val="0"/>
          <w:marBottom w:val="0"/>
          <w:divBdr>
            <w:top w:val="none" w:sz="0" w:space="0" w:color="auto"/>
            <w:left w:val="none" w:sz="0" w:space="0" w:color="auto"/>
            <w:bottom w:val="none" w:sz="0" w:space="0" w:color="auto"/>
            <w:right w:val="none" w:sz="0" w:space="0" w:color="auto"/>
          </w:divBdr>
        </w:div>
        <w:div w:id="230897147">
          <w:marLeft w:val="0"/>
          <w:marRight w:val="0"/>
          <w:marTop w:val="0"/>
          <w:marBottom w:val="0"/>
          <w:divBdr>
            <w:top w:val="none" w:sz="0" w:space="0" w:color="auto"/>
            <w:left w:val="none" w:sz="0" w:space="0" w:color="auto"/>
            <w:bottom w:val="none" w:sz="0" w:space="0" w:color="auto"/>
            <w:right w:val="none" w:sz="0" w:space="0" w:color="auto"/>
          </w:divBdr>
        </w:div>
        <w:div w:id="1664620373">
          <w:marLeft w:val="0"/>
          <w:marRight w:val="0"/>
          <w:marTop w:val="0"/>
          <w:marBottom w:val="0"/>
          <w:divBdr>
            <w:top w:val="none" w:sz="0" w:space="0" w:color="auto"/>
            <w:left w:val="none" w:sz="0" w:space="0" w:color="auto"/>
            <w:bottom w:val="none" w:sz="0" w:space="0" w:color="auto"/>
            <w:right w:val="none" w:sz="0" w:space="0" w:color="auto"/>
          </w:divBdr>
        </w:div>
        <w:div w:id="510531477">
          <w:marLeft w:val="0"/>
          <w:marRight w:val="0"/>
          <w:marTop w:val="0"/>
          <w:marBottom w:val="0"/>
          <w:divBdr>
            <w:top w:val="none" w:sz="0" w:space="0" w:color="auto"/>
            <w:left w:val="none" w:sz="0" w:space="0" w:color="auto"/>
            <w:bottom w:val="none" w:sz="0" w:space="0" w:color="auto"/>
            <w:right w:val="none" w:sz="0" w:space="0" w:color="auto"/>
          </w:divBdr>
        </w:div>
        <w:div w:id="1126004998">
          <w:marLeft w:val="0"/>
          <w:marRight w:val="0"/>
          <w:marTop w:val="0"/>
          <w:marBottom w:val="0"/>
          <w:divBdr>
            <w:top w:val="none" w:sz="0" w:space="0" w:color="auto"/>
            <w:left w:val="none" w:sz="0" w:space="0" w:color="auto"/>
            <w:bottom w:val="none" w:sz="0" w:space="0" w:color="auto"/>
            <w:right w:val="none" w:sz="0" w:space="0" w:color="auto"/>
          </w:divBdr>
        </w:div>
        <w:div w:id="1966885572">
          <w:marLeft w:val="0"/>
          <w:marRight w:val="0"/>
          <w:marTop w:val="0"/>
          <w:marBottom w:val="0"/>
          <w:divBdr>
            <w:top w:val="none" w:sz="0" w:space="0" w:color="auto"/>
            <w:left w:val="none" w:sz="0" w:space="0" w:color="auto"/>
            <w:bottom w:val="none" w:sz="0" w:space="0" w:color="auto"/>
            <w:right w:val="none" w:sz="0" w:space="0" w:color="auto"/>
          </w:divBdr>
        </w:div>
        <w:div w:id="1815292870">
          <w:marLeft w:val="0"/>
          <w:marRight w:val="0"/>
          <w:marTop w:val="0"/>
          <w:marBottom w:val="0"/>
          <w:divBdr>
            <w:top w:val="none" w:sz="0" w:space="0" w:color="auto"/>
            <w:left w:val="none" w:sz="0" w:space="0" w:color="auto"/>
            <w:bottom w:val="none" w:sz="0" w:space="0" w:color="auto"/>
            <w:right w:val="none" w:sz="0" w:space="0" w:color="auto"/>
          </w:divBdr>
        </w:div>
        <w:div w:id="1345134250">
          <w:marLeft w:val="0"/>
          <w:marRight w:val="0"/>
          <w:marTop w:val="0"/>
          <w:marBottom w:val="0"/>
          <w:divBdr>
            <w:top w:val="none" w:sz="0" w:space="0" w:color="auto"/>
            <w:left w:val="none" w:sz="0" w:space="0" w:color="auto"/>
            <w:bottom w:val="none" w:sz="0" w:space="0" w:color="auto"/>
            <w:right w:val="none" w:sz="0" w:space="0" w:color="auto"/>
          </w:divBdr>
        </w:div>
        <w:div w:id="2042440244">
          <w:marLeft w:val="0"/>
          <w:marRight w:val="0"/>
          <w:marTop w:val="0"/>
          <w:marBottom w:val="0"/>
          <w:divBdr>
            <w:top w:val="none" w:sz="0" w:space="0" w:color="auto"/>
            <w:left w:val="none" w:sz="0" w:space="0" w:color="auto"/>
            <w:bottom w:val="none" w:sz="0" w:space="0" w:color="auto"/>
            <w:right w:val="none" w:sz="0" w:space="0" w:color="auto"/>
          </w:divBdr>
        </w:div>
        <w:div w:id="875460542">
          <w:marLeft w:val="0"/>
          <w:marRight w:val="0"/>
          <w:marTop w:val="0"/>
          <w:marBottom w:val="0"/>
          <w:divBdr>
            <w:top w:val="none" w:sz="0" w:space="0" w:color="auto"/>
            <w:left w:val="none" w:sz="0" w:space="0" w:color="auto"/>
            <w:bottom w:val="none" w:sz="0" w:space="0" w:color="auto"/>
            <w:right w:val="none" w:sz="0" w:space="0" w:color="auto"/>
          </w:divBdr>
        </w:div>
        <w:div w:id="1919047795">
          <w:marLeft w:val="0"/>
          <w:marRight w:val="0"/>
          <w:marTop w:val="0"/>
          <w:marBottom w:val="0"/>
          <w:divBdr>
            <w:top w:val="none" w:sz="0" w:space="0" w:color="auto"/>
            <w:left w:val="none" w:sz="0" w:space="0" w:color="auto"/>
            <w:bottom w:val="none" w:sz="0" w:space="0" w:color="auto"/>
            <w:right w:val="none" w:sz="0" w:space="0" w:color="auto"/>
          </w:divBdr>
        </w:div>
        <w:div w:id="1471094121">
          <w:marLeft w:val="0"/>
          <w:marRight w:val="0"/>
          <w:marTop w:val="0"/>
          <w:marBottom w:val="0"/>
          <w:divBdr>
            <w:top w:val="none" w:sz="0" w:space="0" w:color="auto"/>
            <w:left w:val="none" w:sz="0" w:space="0" w:color="auto"/>
            <w:bottom w:val="none" w:sz="0" w:space="0" w:color="auto"/>
            <w:right w:val="none" w:sz="0" w:space="0" w:color="auto"/>
          </w:divBdr>
        </w:div>
        <w:div w:id="1756434010">
          <w:marLeft w:val="0"/>
          <w:marRight w:val="0"/>
          <w:marTop w:val="0"/>
          <w:marBottom w:val="0"/>
          <w:divBdr>
            <w:top w:val="none" w:sz="0" w:space="0" w:color="auto"/>
            <w:left w:val="none" w:sz="0" w:space="0" w:color="auto"/>
            <w:bottom w:val="none" w:sz="0" w:space="0" w:color="auto"/>
            <w:right w:val="none" w:sz="0" w:space="0" w:color="auto"/>
          </w:divBdr>
        </w:div>
        <w:div w:id="225916230">
          <w:marLeft w:val="0"/>
          <w:marRight w:val="0"/>
          <w:marTop w:val="0"/>
          <w:marBottom w:val="0"/>
          <w:divBdr>
            <w:top w:val="none" w:sz="0" w:space="0" w:color="auto"/>
            <w:left w:val="none" w:sz="0" w:space="0" w:color="auto"/>
            <w:bottom w:val="none" w:sz="0" w:space="0" w:color="auto"/>
            <w:right w:val="none" w:sz="0" w:space="0" w:color="auto"/>
          </w:divBdr>
        </w:div>
        <w:div w:id="1307275252">
          <w:marLeft w:val="0"/>
          <w:marRight w:val="0"/>
          <w:marTop w:val="0"/>
          <w:marBottom w:val="0"/>
          <w:divBdr>
            <w:top w:val="none" w:sz="0" w:space="0" w:color="auto"/>
            <w:left w:val="none" w:sz="0" w:space="0" w:color="auto"/>
            <w:bottom w:val="none" w:sz="0" w:space="0" w:color="auto"/>
            <w:right w:val="none" w:sz="0" w:space="0" w:color="auto"/>
          </w:divBdr>
        </w:div>
        <w:div w:id="406265278">
          <w:marLeft w:val="0"/>
          <w:marRight w:val="0"/>
          <w:marTop w:val="0"/>
          <w:marBottom w:val="0"/>
          <w:divBdr>
            <w:top w:val="none" w:sz="0" w:space="0" w:color="auto"/>
            <w:left w:val="none" w:sz="0" w:space="0" w:color="auto"/>
            <w:bottom w:val="none" w:sz="0" w:space="0" w:color="auto"/>
            <w:right w:val="none" w:sz="0" w:space="0" w:color="auto"/>
          </w:divBdr>
        </w:div>
        <w:div w:id="415633152">
          <w:marLeft w:val="0"/>
          <w:marRight w:val="0"/>
          <w:marTop w:val="0"/>
          <w:marBottom w:val="0"/>
          <w:divBdr>
            <w:top w:val="none" w:sz="0" w:space="0" w:color="auto"/>
            <w:left w:val="none" w:sz="0" w:space="0" w:color="auto"/>
            <w:bottom w:val="none" w:sz="0" w:space="0" w:color="auto"/>
            <w:right w:val="none" w:sz="0" w:space="0" w:color="auto"/>
          </w:divBdr>
        </w:div>
        <w:div w:id="131482795">
          <w:marLeft w:val="0"/>
          <w:marRight w:val="0"/>
          <w:marTop w:val="0"/>
          <w:marBottom w:val="0"/>
          <w:divBdr>
            <w:top w:val="none" w:sz="0" w:space="0" w:color="auto"/>
            <w:left w:val="none" w:sz="0" w:space="0" w:color="auto"/>
            <w:bottom w:val="none" w:sz="0" w:space="0" w:color="auto"/>
            <w:right w:val="none" w:sz="0" w:space="0" w:color="auto"/>
          </w:divBdr>
        </w:div>
        <w:div w:id="18315968">
          <w:marLeft w:val="0"/>
          <w:marRight w:val="0"/>
          <w:marTop w:val="0"/>
          <w:marBottom w:val="0"/>
          <w:divBdr>
            <w:top w:val="none" w:sz="0" w:space="0" w:color="auto"/>
            <w:left w:val="none" w:sz="0" w:space="0" w:color="auto"/>
            <w:bottom w:val="none" w:sz="0" w:space="0" w:color="auto"/>
            <w:right w:val="none" w:sz="0" w:space="0" w:color="auto"/>
          </w:divBdr>
        </w:div>
        <w:div w:id="1407025009">
          <w:marLeft w:val="0"/>
          <w:marRight w:val="0"/>
          <w:marTop w:val="0"/>
          <w:marBottom w:val="0"/>
          <w:divBdr>
            <w:top w:val="none" w:sz="0" w:space="0" w:color="auto"/>
            <w:left w:val="none" w:sz="0" w:space="0" w:color="auto"/>
            <w:bottom w:val="none" w:sz="0" w:space="0" w:color="auto"/>
            <w:right w:val="none" w:sz="0" w:space="0" w:color="auto"/>
          </w:divBdr>
        </w:div>
        <w:div w:id="955598338">
          <w:marLeft w:val="0"/>
          <w:marRight w:val="0"/>
          <w:marTop w:val="0"/>
          <w:marBottom w:val="0"/>
          <w:divBdr>
            <w:top w:val="none" w:sz="0" w:space="0" w:color="auto"/>
            <w:left w:val="none" w:sz="0" w:space="0" w:color="auto"/>
            <w:bottom w:val="none" w:sz="0" w:space="0" w:color="auto"/>
            <w:right w:val="none" w:sz="0" w:space="0" w:color="auto"/>
          </w:divBdr>
        </w:div>
        <w:div w:id="1654291296">
          <w:marLeft w:val="0"/>
          <w:marRight w:val="0"/>
          <w:marTop w:val="0"/>
          <w:marBottom w:val="0"/>
          <w:divBdr>
            <w:top w:val="none" w:sz="0" w:space="0" w:color="auto"/>
            <w:left w:val="none" w:sz="0" w:space="0" w:color="auto"/>
            <w:bottom w:val="none" w:sz="0" w:space="0" w:color="auto"/>
            <w:right w:val="none" w:sz="0" w:space="0" w:color="auto"/>
          </w:divBdr>
        </w:div>
        <w:div w:id="772165692">
          <w:marLeft w:val="0"/>
          <w:marRight w:val="0"/>
          <w:marTop w:val="0"/>
          <w:marBottom w:val="0"/>
          <w:divBdr>
            <w:top w:val="none" w:sz="0" w:space="0" w:color="auto"/>
            <w:left w:val="none" w:sz="0" w:space="0" w:color="auto"/>
            <w:bottom w:val="none" w:sz="0" w:space="0" w:color="auto"/>
            <w:right w:val="none" w:sz="0" w:space="0" w:color="auto"/>
          </w:divBdr>
        </w:div>
        <w:div w:id="915822084">
          <w:marLeft w:val="0"/>
          <w:marRight w:val="0"/>
          <w:marTop w:val="0"/>
          <w:marBottom w:val="0"/>
          <w:divBdr>
            <w:top w:val="none" w:sz="0" w:space="0" w:color="auto"/>
            <w:left w:val="none" w:sz="0" w:space="0" w:color="auto"/>
            <w:bottom w:val="none" w:sz="0" w:space="0" w:color="auto"/>
            <w:right w:val="none" w:sz="0" w:space="0" w:color="auto"/>
          </w:divBdr>
        </w:div>
        <w:div w:id="6105779">
          <w:marLeft w:val="0"/>
          <w:marRight w:val="0"/>
          <w:marTop w:val="0"/>
          <w:marBottom w:val="0"/>
          <w:divBdr>
            <w:top w:val="none" w:sz="0" w:space="0" w:color="auto"/>
            <w:left w:val="none" w:sz="0" w:space="0" w:color="auto"/>
            <w:bottom w:val="none" w:sz="0" w:space="0" w:color="auto"/>
            <w:right w:val="none" w:sz="0" w:space="0" w:color="auto"/>
          </w:divBdr>
        </w:div>
        <w:div w:id="628318376">
          <w:marLeft w:val="0"/>
          <w:marRight w:val="0"/>
          <w:marTop w:val="0"/>
          <w:marBottom w:val="0"/>
          <w:divBdr>
            <w:top w:val="none" w:sz="0" w:space="0" w:color="auto"/>
            <w:left w:val="none" w:sz="0" w:space="0" w:color="auto"/>
            <w:bottom w:val="none" w:sz="0" w:space="0" w:color="auto"/>
            <w:right w:val="none" w:sz="0" w:space="0" w:color="auto"/>
          </w:divBdr>
        </w:div>
        <w:div w:id="743382416">
          <w:marLeft w:val="0"/>
          <w:marRight w:val="0"/>
          <w:marTop w:val="0"/>
          <w:marBottom w:val="0"/>
          <w:divBdr>
            <w:top w:val="none" w:sz="0" w:space="0" w:color="auto"/>
            <w:left w:val="none" w:sz="0" w:space="0" w:color="auto"/>
            <w:bottom w:val="none" w:sz="0" w:space="0" w:color="auto"/>
            <w:right w:val="none" w:sz="0" w:space="0" w:color="auto"/>
          </w:divBdr>
        </w:div>
        <w:div w:id="823202130">
          <w:marLeft w:val="0"/>
          <w:marRight w:val="0"/>
          <w:marTop w:val="0"/>
          <w:marBottom w:val="0"/>
          <w:divBdr>
            <w:top w:val="none" w:sz="0" w:space="0" w:color="auto"/>
            <w:left w:val="none" w:sz="0" w:space="0" w:color="auto"/>
            <w:bottom w:val="none" w:sz="0" w:space="0" w:color="auto"/>
            <w:right w:val="none" w:sz="0" w:space="0" w:color="auto"/>
          </w:divBdr>
        </w:div>
        <w:div w:id="356009642">
          <w:marLeft w:val="0"/>
          <w:marRight w:val="0"/>
          <w:marTop w:val="0"/>
          <w:marBottom w:val="0"/>
          <w:divBdr>
            <w:top w:val="none" w:sz="0" w:space="0" w:color="auto"/>
            <w:left w:val="none" w:sz="0" w:space="0" w:color="auto"/>
            <w:bottom w:val="none" w:sz="0" w:space="0" w:color="auto"/>
            <w:right w:val="none" w:sz="0" w:space="0" w:color="auto"/>
          </w:divBdr>
        </w:div>
        <w:div w:id="227351983">
          <w:marLeft w:val="0"/>
          <w:marRight w:val="0"/>
          <w:marTop w:val="0"/>
          <w:marBottom w:val="0"/>
          <w:divBdr>
            <w:top w:val="none" w:sz="0" w:space="0" w:color="auto"/>
            <w:left w:val="none" w:sz="0" w:space="0" w:color="auto"/>
            <w:bottom w:val="none" w:sz="0" w:space="0" w:color="auto"/>
            <w:right w:val="none" w:sz="0" w:space="0" w:color="auto"/>
          </w:divBdr>
        </w:div>
        <w:div w:id="1205605495">
          <w:marLeft w:val="0"/>
          <w:marRight w:val="0"/>
          <w:marTop w:val="0"/>
          <w:marBottom w:val="0"/>
          <w:divBdr>
            <w:top w:val="none" w:sz="0" w:space="0" w:color="auto"/>
            <w:left w:val="none" w:sz="0" w:space="0" w:color="auto"/>
            <w:bottom w:val="none" w:sz="0" w:space="0" w:color="auto"/>
            <w:right w:val="none" w:sz="0" w:space="0" w:color="auto"/>
          </w:divBdr>
        </w:div>
        <w:div w:id="415201987">
          <w:marLeft w:val="0"/>
          <w:marRight w:val="0"/>
          <w:marTop w:val="0"/>
          <w:marBottom w:val="0"/>
          <w:divBdr>
            <w:top w:val="none" w:sz="0" w:space="0" w:color="auto"/>
            <w:left w:val="none" w:sz="0" w:space="0" w:color="auto"/>
            <w:bottom w:val="none" w:sz="0" w:space="0" w:color="auto"/>
            <w:right w:val="none" w:sz="0" w:space="0" w:color="auto"/>
          </w:divBdr>
        </w:div>
        <w:div w:id="895892208">
          <w:marLeft w:val="0"/>
          <w:marRight w:val="0"/>
          <w:marTop w:val="0"/>
          <w:marBottom w:val="0"/>
          <w:divBdr>
            <w:top w:val="none" w:sz="0" w:space="0" w:color="auto"/>
            <w:left w:val="none" w:sz="0" w:space="0" w:color="auto"/>
            <w:bottom w:val="none" w:sz="0" w:space="0" w:color="auto"/>
            <w:right w:val="none" w:sz="0" w:space="0" w:color="auto"/>
          </w:divBdr>
        </w:div>
        <w:div w:id="481970105">
          <w:marLeft w:val="0"/>
          <w:marRight w:val="0"/>
          <w:marTop w:val="0"/>
          <w:marBottom w:val="0"/>
          <w:divBdr>
            <w:top w:val="none" w:sz="0" w:space="0" w:color="auto"/>
            <w:left w:val="none" w:sz="0" w:space="0" w:color="auto"/>
            <w:bottom w:val="none" w:sz="0" w:space="0" w:color="auto"/>
            <w:right w:val="none" w:sz="0" w:space="0" w:color="auto"/>
          </w:divBdr>
        </w:div>
        <w:div w:id="741609427">
          <w:marLeft w:val="0"/>
          <w:marRight w:val="0"/>
          <w:marTop w:val="0"/>
          <w:marBottom w:val="0"/>
          <w:divBdr>
            <w:top w:val="none" w:sz="0" w:space="0" w:color="auto"/>
            <w:left w:val="none" w:sz="0" w:space="0" w:color="auto"/>
            <w:bottom w:val="none" w:sz="0" w:space="0" w:color="auto"/>
            <w:right w:val="none" w:sz="0" w:space="0" w:color="auto"/>
          </w:divBdr>
        </w:div>
        <w:div w:id="412169020">
          <w:marLeft w:val="0"/>
          <w:marRight w:val="0"/>
          <w:marTop w:val="0"/>
          <w:marBottom w:val="0"/>
          <w:divBdr>
            <w:top w:val="none" w:sz="0" w:space="0" w:color="auto"/>
            <w:left w:val="none" w:sz="0" w:space="0" w:color="auto"/>
            <w:bottom w:val="none" w:sz="0" w:space="0" w:color="auto"/>
            <w:right w:val="none" w:sz="0" w:space="0" w:color="auto"/>
          </w:divBdr>
        </w:div>
        <w:div w:id="570434904">
          <w:marLeft w:val="0"/>
          <w:marRight w:val="0"/>
          <w:marTop w:val="0"/>
          <w:marBottom w:val="0"/>
          <w:divBdr>
            <w:top w:val="none" w:sz="0" w:space="0" w:color="auto"/>
            <w:left w:val="none" w:sz="0" w:space="0" w:color="auto"/>
            <w:bottom w:val="none" w:sz="0" w:space="0" w:color="auto"/>
            <w:right w:val="none" w:sz="0" w:space="0" w:color="auto"/>
          </w:divBdr>
        </w:div>
        <w:div w:id="872886697">
          <w:marLeft w:val="0"/>
          <w:marRight w:val="0"/>
          <w:marTop w:val="0"/>
          <w:marBottom w:val="0"/>
          <w:divBdr>
            <w:top w:val="none" w:sz="0" w:space="0" w:color="auto"/>
            <w:left w:val="none" w:sz="0" w:space="0" w:color="auto"/>
            <w:bottom w:val="none" w:sz="0" w:space="0" w:color="auto"/>
            <w:right w:val="none" w:sz="0" w:space="0" w:color="auto"/>
          </w:divBdr>
        </w:div>
        <w:div w:id="618686682">
          <w:marLeft w:val="0"/>
          <w:marRight w:val="0"/>
          <w:marTop w:val="0"/>
          <w:marBottom w:val="0"/>
          <w:divBdr>
            <w:top w:val="none" w:sz="0" w:space="0" w:color="auto"/>
            <w:left w:val="none" w:sz="0" w:space="0" w:color="auto"/>
            <w:bottom w:val="none" w:sz="0" w:space="0" w:color="auto"/>
            <w:right w:val="none" w:sz="0" w:space="0" w:color="auto"/>
          </w:divBdr>
        </w:div>
        <w:div w:id="541477568">
          <w:marLeft w:val="0"/>
          <w:marRight w:val="0"/>
          <w:marTop w:val="0"/>
          <w:marBottom w:val="0"/>
          <w:divBdr>
            <w:top w:val="none" w:sz="0" w:space="0" w:color="auto"/>
            <w:left w:val="none" w:sz="0" w:space="0" w:color="auto"/>
            <w:bottom w:val="none" w:sz="0" w:space="0" w:color="auto"/>
            <w:right w:val="none" w:sz="0" w:space="0" w:color="auto"/>
          </w:divBdr>
        </w:div>
        <w:div w:id="1086922601">
          <w:marLeft w:val="0"/>
          <w:marRight w:val="0"/>
          <w:marTop w:val="0"/>
          <w:marBottom w:val="0"/>
          <w:divBdr>
            <w:top w:val="none" w:sz="0" w:space="0" w:color="auto"/>
            <w:left w:val="none" w:sz="0" w:space="0" w:color="auto"/>
            <w:bottom w:val="none" w:sz="0" w:space="0" w:color="auto"/>
            <w:right w:val="none" w:sz="0" w:space="0" w:color="auto"/>
          </w:divBdr>
        </w:div>
        <w:div w:id="388960957">
          <w:marLeft w:val="0"/>
          <w:marRight w:val="0"/>
          <w:marTop w:val="0"/>
          <w:marBottom w:val="0"/>
          <w:divBdr>
            <w:top w:val="none" w:sz="0" w:space="0" w:color="auto"/>
            <w:left w:val="none" w:sz="0" w:space="0" w:color="auto"/>
            <w:bottom w:val="none" w:sz="0" w:space="0" w:color="auto"/>
            <w:right w:val="none" w:sz="0" w:space="0" w:color="auto"/>
          </w:divBdr>
        </w:div>
        <w:div w:id="1807501425">
          <w:marLeft w:val="0"/>
          <w:marRight w:val="0"/>
          <w:marTop w:val="0"/>
          <w:marBottom w:val="0"/>
          <w:divBdr>
            <w:top w:val="none" w:sz="0" w:space="0" w:color="auto"/>
            <w:left w:val="none" w:sz="0" w:space="0" w:color="auto"/>
            <w:bottom w:val="none" w:sz="0" w:space="0" w:color="auto"/>
            <w:right w:val="none" w:sz="0" w:space="0" w:color="auto"/>
          </w:divBdr>
        </w:div>
        <w:div w:id="747649474">
          <w:marLeft w:val="0"/>
          <w:marRight w:val="0"/>
          <w:marTop w:val="0"/>
          <w:marBottom w:val="0"/>
          <w:divBdr>
            <w:top w:val="none" w:sz="0" w:space="0" w:color="auto"/>
            <w:left w:val="none" w:sz="0" w:space="0" w:color="auto"/>
            <w:bottom w:val="none" w:sz="0" w:space="0" w:color="auto"/>
            <w:right w:val="none" w:sz="0" w:space="0" w:color="auto"/>
          </w:divBdr>
        </w:div>
        <w:div w:id="1605728794">
          <w:marLeft w:val="0"/>
          <w:marRight w:val="0"/>
          <w:marTop w:val="0"/>
          <w:marBottom w:val="0"/>
          <w:divBdr>
            <w:top w:val="none" w:sz="0" w:space="0" w:color="auto"/>
            <w:left w:val="none" w:sz="0" w:space="0" w:color="auto"/>
            <w:bottom w:val="none" w:sz="0" w:space="0" w:color="auto"/>
            <w:right w:val="none" w:sz="0" w:space="0" w:color="auto"/>
          </w:divBdr>
        </w:div>
        <w:div w:id="1589077526">
          <w:marLeft w:val="0"/>
          <w:marRight w:val="0"/>
          <w:marTop w:val="0"/>
          <w:marBottom w:val="0"/>
          <w:divBdr>
            <w:top w:val="none" w:sz="0" w:space="0" w:color="auto"/>
            <w:left w:val="none" w:sz="0" w:space="0" w:color="auto"/>
            <w:bottom w:val="none" w:sz="0" w:space="0" w:color="auto"/>
            <w:right w:val="none" w:sz="0" w:space="0" w:color="auto"/>
          </w:divBdr>
        </w:div>
        <w:div w:id="2063559676">
          <w:marLeft w:val="0"/>
          <w:marRight w:val="0"/>
          <w:marTop w:val="0"/>
          <w:marBottom w:val="0"/>
          <w:divBdr>
            <w:top w:val="none" w:sz="0" w:space="0" w:color="auto"/>
            <w:left w:val="none" w:sz="0" w:space="0" w:color="auto"/>
            <w:bottom w:val="none" w:sz="0" w:space="0" w:color="auto"/>
            <w:right w:val="none" w:sz="0" w:space="0" w:color="auto"/>
          </w:divBdr>
        </w:div>
        <w:div w:id="1077362768">
          <w:marLeft w:val="0"/>
          <w:marRight w:val="0"/>
          <w:marTop w:val="0"/>
          <w:marBottom w:val="0"/>
          <w:divBdr>
            <w:top w:val="none" w:sz="0" w:space="0" w:color="auto"/>
            <w:left w:val="none" w:sz="0" w:space="0" w:color="auto"/>
            <w:bottom w:val="none" w:sz="0" w:space="0" w:color="auto"/>
            <w:right w:val="none" w:sz="0" w:space="0" w:color="auto"/>
          </w:divBdr>
        </w:div>
        <w:div w:id="1593465888">
          <w:marLeft w:val="0"/>
          <w:marRight w:val="0"/>
          <w:marTop w:val="0"/>
          <w:marBottom w:val="0"/>
          <w:divBdr>
            <w:top w:val="none" w:sz="0" w:space="0" w:color="auto"/>
            <w:left w:val="none" w:sz="0" w:space="0" w:color="auto"/>
            <w:bottom w:val="none" w:sz="0" w:space="0" w:color="auto"/>
            <w:right w:val="none" w:sz="0" w:space="0" w:color="auto"/>
          </w:divBdr>
        </w:div>
        <w:div w:id="1569147819">
          <w:marLeft w:val="0"/>
          <w:marRight w:val="0"/>
          <w:marTop w:val="0"/>
          <w:marBottom w:val="0"/>
          <w:divBdr>
            <w:top w:val="none" w:sz="0" w:space="0" w:color="auto"/>
            <w:left w:val="none" w:sz="0" w:space="0" w:color="auto"/>
            <w:bottom w:val="none" w:sz="0" w:space="0" w:color="auto"/>
            <w:right w:val="none" w:sz="0" w:space="0" w:color="auto"/>
          </w:divBdr>
        </w:div>
        <w:div w:id="170873859">
          <w:marLeft w:val="0"/>
          <w:marRight w:val="0"/>
          <w:marTop w:val="0"/>
          <w:marBottom w:val="0"/>
          <w:divBdr>
            <w:top w:val="none" w:sz="0" w:space="0" w:color="auto"/>
            <w:left w:val="none" w:sz="0" w:space="0" w:color="auto"/>
            <w:bottom w:val="none" w:sz="0" w:space="0" w:color="auto"/>
            <w:right w:val="none" w:sz="0" w:space="0" w:color="auto"/>
          </w:divBdr>
        </w:div>
        <w:div w:id="689335724">
          <w:marLeft w:val="0"/>
          <w:marRight w:val="0"/>
          <w:marTop w:val="0"/>
          <w:marBottom w:val="0"/>
          <w:divBdr>
            <w:top w:val="none" w:sz="0" w:space="0" w:color="auto"/>
            <w:left w:val="none" w:sz="0" w:space="0" w:color="auto"/>
            <w:bottom w:val="none" w:sz="0" w:space="0" w:color="auto"/>
            <w:right w:val="none" w:sz="0" w:space="0" w:color="auto"/>
          </w:divBdr>
        </w:div>
        <w:div w:id="377048744">
          <w:marLeft w:val="0"/>
          <w:marRight w:val="0"/>
          <w:marTop w:val="0"/>
          <w:marBottom w:val="0"/>
          <w:divBdr>
            <w:top w:val="none" w:sz="0" w:space="0" w:color="auto"/>
            <w:left w:val="none" w:sz="0" w:space="0" w:color="auto"/>
            <w:bottom w:val="none" w:sz="0" w:space="0" w:color="auto"/>
            <w:right w:val="none" w:sz="0" w:space="0" w:color="auto"/>
          </w:divBdr>
        </w:div>
        <w:div w:id="688331407">
          <w:marLeft w:val="0"/>
          <w:marRight w:val="0"/>
          <w:marTop w:val="0"/>
          <w:marBottom w:val="0"/>
          <w:divBdr>
            <w:top w:val="none" w:sz="0" w:space="0" w:color="auto"/>
            <w:left w:val="none" w:sz="0" w:space="0" w:color="auto"/>
            <w:bottom w:val="none" w:sz="0" w:space="0" w:color="auto"/>
            <w:right w:val="none" w:sz="0" w:space="0" w:color="auto"/>
          </w:divBdr>
        </w:div>
        <w:div w:id="1658606575">
          <w:marLeft w:val="0"/>
          <w:marRight w:val="0"/>
          <w:marTop w:val="0"/>
          <w:marBottom w:val="0"/>
          <w:divBdr>
            <w:top w:val="none" w:sz="0" w:space="0" w:color="auto"/>
            <w:left w:val="none" w:sz="0" w:space="0" w:color="auto"/>
            <w:bottom w:val="none" w:sz="0" w:space="0" w:color="auto"/>
            <w:right w:val="none" w:sz="0" w:space="0" w:color="auto"/>
          </w:divBdr>
        </w:div>
        <w:div w:id="243338963">
          <w:marLeft w:val="0"/>
          <w:marRight w:val="0"/>
          <w:marTop w:val="0"/>
          <w:marBottom w:val="0"/>
          <w:divBdr>
            <w:top w:val="none" w:sz="0" w:space="0" w:color="auto"/>
            <w:left w:val="none" w:sz="0" w:space="0" w:color="auto"/>
            <w:bottom w:val="none" w:sz="0" w:space="0" w:color="auto"/>
            <w:right w:val="none" w:sz="0" w:space="0" w:color="auto"/>
          </w:divBdr>
        </w:div>
        <w:div w:id="1160660019">
          <w:marLeft w:val="0"/>
          <w:marRight w:val="0"/>
          <w:marTop w:val="0"/>
          <w:marBottom w:val="0"/>
          <w:divBdr>
            <w:top w:val="none" w:sz="0" w:space="0" w:color="auto"/>
            <w:left w:val="none" w:sz="0" w:space="0" w:color="auto"/>
            <w:bottom w:val="none" w:sz="0" w:space="0" w:color="auto"/>
            <w:right w:val="none" w:sz="0" w:space="0" w:color="auto"/>
          </w:divBdr>
        </w:div>
        <w:div w:id="1942225508">
          <w:marLeft w:val="0"/>
          <w:marRight w:val="0"/>
          <w:marTop w:val="0"/>
          <w:marBottom w:val="0"/>
          <w:divBdr>
            <w:top w:val="none" w:sz="0" w:space="0" w:color="auto"/>
            <w:left w:val="none" w:sz="0" w:space="0" w:color="auto"/>
            <w:bottom w:val="none" w:sz="0" w:space="0" w:color="auto"/>
            <w:right w:val="none" w:sz="0" w:space="0" w:color="auto"/>
          </w:divBdr>
        </w:div>
        <w:div w:id="1017467848">
          <w:marLeft w:val="0"/>
          <w:marRight w:val="0"/>
          <w:marTop w:val="0"/>
          <w:marBottom w:val="0"/>
          <w:divBdr>
            <w:top w:val="none" w:sz="0" w:space="0" w:color="auto"/>
            <w:left w:val="none" w:sz="0" w:space="0" w:color="auto"/>
            <w:bottom w:val="none" w:sz="0" w:space="0" w:color="auto"/>
            <w:right w:val="none" w:sz="0" w:space="0" w:color="auto"/>
          </w:divBdr>
        </w:div>
        <w:div w:id="1088501160">
          <w:marLeft w:val="0"/>
          <w:marRight w:val="0"/>
          <w:marTop w:val="0"/>
          <w:marBottom w:val="0"/>
          <w:divBdr>
            <w:top w:val="none" w:sz="0" w:space="0" w:color="auto"/>
            <w:left w:val="none" w:sz="0" w:space="0" w:color="auto"/>
            <w:bottom w:val="none" w:sz="0" w:space="0" w:color="auto"/>
            <w:right w:val="none" w:sz="0" w:space="0" w:color="auto"/>
          </w:divBdr>
        </w:div>
        <w:div w:id="2040162817">
          <w:marLeft w:val="0"/>
          <w:marRight w:val="0"/>
          <w:marTop w:val="0"/>
          <w:marBottom w:val="0"/>
          <w:divBdr>
            <w:top w:val="none" w:sz="0" w:space="0" w:color="auto"/>
            <w:left w:val="none" w:sz="0" w:space="0" w:color="auto"/>
            <w:bottom w:val="none" w:sz="0" w:space="0" w:color="auto"/>
            <w:right w:val="none" w:sz="0" w:space="0" w:color="auto"/>
          </w:divBdr>
        </w:div>
        <w:div w:id="1103722887">
          <w:marLeft w:val="0"/>
          <w:marRight w:val="0"/>
          <w:marTop w:val="0"/>
          <w:marBottom w:val="0"/>
          <w:divBdr>
            <w:top w:val="none" w:sz="0" w:space="0" w:color="auto"/>
            <w:left w:val="none" w:sz="0" w:space="0" w:color="auto"/>
            <w:bottom w:val="none" w:sz="0" w:space="0" w:color="auto"/>
            <w:right w:val="none" w:sz="0" w:space="0" w:color="auto"/>
          </w:divBdr>
        </w:div>
        <w:div w:id="1776359507">
          <w:marLeft w:val="0"/>
          <w:marRight w:val="0"/>
          <w:marTop w:val="0"/>
          <w:marBottom w:val="0"/>
          <w:divBdr>
            <w:top w:val="none" w:sz="0" w:space="0" w:color="auto"/>
            <w:left w:val="none" w:sz="0" w:space="0" w:color="auto"/>
            <w:bottom w:val="none" w:sz="0" w:space="0" w:color="auto"/>
            <w:right w:val="none" w:sz="0" w:space="0" w:color="auto"/>
          </w:divBdr>
        </w:div>
        <w:div w:id="696471504">
          <w:marLeft w:val="0"/>
          <w:marRight w:val="0"/>
          <w:marTop w:val="0"/>
          <w:marBottom w:val="0"/>
          <w:divBdr>
            <w:top w:val="none" w:sz="0" w:space="0" w:color="auto"/>
            <w:left w:val="none" w:sz="0" w:space="0" w:color="auto"/>
            <w:bottom w:val="none" w:sz="0" w:space="0" w:color="auto"/>
            <w:right w:val="none" w:sz="0" w:space="0" w:color="auto"/>
          </w:divBdr>
        </w:div>
        <w:div w:id="74135806">
          <w:marLeft w:val="0"/>
          <w:marRight w:val="0"/>
          <w:marTop w:val="0"/>
          <w:marBottom w:val="0"/>
          <w:divBdr>
            <w:top w:val="none" w:sz="0" w:space="0" w:color="auto"/>
            <w:left w:val="none" w:sz="0" w:space="0" w:color="auto"/>
            <w:bottom w:val="none" w:sz="0" w:space="0" w:color="auto"/>
            <w:right w:val="none" w:sz="0" w:space="0" w:color="auto"/>
          </w:divBdr>
        </w:div>
        <w:div w:id="1975988070">
          <w:marLeft w:val="0"/>
          <w:marRight w:val="0"/>
          <w:marTop w:val="0"/>
          <w:marBottom w:val="0"/>
          <w:divBdr>
            <w:top w:val="none" w:sz="0" w:space="0" w:color="auto"/>
            <w:left w:val="none" w:sz="0" w:space="0" w:color="auto"/>
            <w:bottom w:val="none" w:sz="0" w:space="0" w:color="auto"/>
            <w:right w:val="none" w:sz="0" w:space="0" w:color="auto"/>
          </w:divBdr>
        </w:div>
        <w:div w:id="1877698312">
          <w:marLeft w:val="0"/>
          <w:marRight w:val="0"/>
          <w:marTop w:val="0"/>
          <w:marBottom w:val="0"/>
          <w:divBdr>
            <w:top w:val="none" w:sz="0" w:space="0" w:color="auto"/>
            <w:left w:val="none" w:sz="0" w:space="0" w:color="auto"/>
            <w:bottom w:val="none" w:sz="0" w:space="0" w:color="auto"/>
            <w:right w:val="none" w:sz="0" w:space="0" w:color="auto"/>
          </w:divBdr>
        </w:div>
        <w:div w:id="1272401514">
          <w:marLeft w:val="0"/>
          <w:marRight w:val="0"/>
          <w:marTop w:val="0"/>
          <w:marBottom w:val="0"/>
          <w:divBdr>
            <w:top w:val="none" w:sz="0" w:space="0" w:color="auto"/>
            <w:left w:val="none" w:sz="0" w:space="0" w:color="auto"/>
            <w:bottom w:val="none" w:sz="0" w:space="0" w:color="auto"/>
            <w:right w:val="none" w:sz="0" w:space="0" w:color="auto"/>
          </w:divBdr>
        </w:div>
        <w:div w:id="1524399310">
          <w:marLeft w:val="0"/>
          <w:marRight w:val="0"/>
          <w:marTop w:val="0"/>
          <w:marBottom w:val="0"/>
          <w:divBdr>
            <w:top w:val="none" w:sz="0" w:space="0" w:color="auto"/>
            <w:left w:val="none" w:sz="0" w:space="0" w:color="auto"/>
            <w:bottom w:val="none" w:sz="0" w:space="0" w:color="auto"/>
            <w:right w:val="none" w:sz="0" w:space="0" w:color="auto"/>
          </w:divBdr>
        </w:div>
        <w:div w:id="559291384">
          <w:marLeft w:val="0"/>
          <w:marRight w:val="0"/>
          <w:marTop w:val="0"/>
          <w:marBottom w:val="0"/>
          <w:divBdr>
            <w:top w:val="none" w:sz="0" w:space="0" w:color="auto"/>
            <w:left w:val="none" w:sz="0" w:space="0" w:color="auto"/>
            <w:bottom w:val="none" w:sz="0" w:space="0" w:color="auto"/>
            <w:right w:val="none" w:sz="0" w:space="0" w:color="auto"/>
          </w:divBdr>
        </w:div>
        <w:div w:id="224685015">
          <w:marLeft w:val="0"/>
          <w:marRight w:val="0"/>
          <w:marTop w:val="0"/>
          <w:marBottom w:val="0"/>
          <w:divBdr>
            <w:top w:val="none" w:sz="0" w:space="0" w:color="auto"/>
            <w:left w:val="none" w:sz="0" w:space="0" w:color="auto"/>
            <w:bottom w:val="none" w:sz="0" w:space="0" w:color="auto"/>
            <w:right w:val="none" w:sz="0" w:space="0" w:color="auto"/>
          </w:divBdr>
        </w:div>
        <w:div w:id="840320397">
          <w:marLeft w:val="0"/>
          <w:marRight w:val="0"/>
          <w:marTop w:val="0"/>
          <w:marBottom w:val="0"/>
          <w:divBdr>
            <w:top w:val="none" w:sz="0" w:space="0" w:color="auto"/>
            <w:left w:val="none" w:sz="0" w:space="0" w:color="auto"/>
            <w:bottom w:val="none" w:sz="0" w:space="0" w:color="auto"/>
            <w:right w:val="none" w:sz="0" w:space="0" w:color="auto"/>
          </w:divBdr>
        </w:div>
        <w:div w:id="1581716867">
          <w:marLeft w:val="0"/>
          <w:marRight w:val="0"/>
          <w:marTop w:val="0"/>
          <w:marBottom w:val="0"/>
          <w:divBdr>
            <w:top w:val="none" w:sz="0" w:space="0" w:color="auto"/>
            <w:left w:val="none" w:sz="0" w:space="0" w:color="auto"/>
            <w:bottom w:val="none" w:sz="0" w:space="0" w:color="auto"/>
            <w:right w:val="none" w:sz="0" w:space="0" w:color="auto"/>
          </w:divBdr>
        </w:div>
        <w:div w:id="1597132969">
          <w:marLeft w:val="0"/>
          <w:marRight w:val="0"/>
          <w:marTop w:val="0"/>
          <w:marBottom w:val="0"/>
          <w:divBdr>
            <w:top w:val="none" w:sz="0" w:space="0" w:color="auto"/>
            <w:left w:val="none" w:sz="0" w:space="0" w:color="auto"/>
            <w:bottom w:val="none" w:sz="0" w:space="0" w:color="auto"/>
            <w:right w:val="none" w:sz="0" w:space="0" w:color="auto"/>
          </w:divBdr>
        </w:div>
        <w:div w:id="2077700801">
          <w:marLeft w:val="0"/>
          <w:marRight w:val="0"/>
          <w:marTop w:val="0"/>
          <w:marBottom w:val="0"/>
          <w:divBdr>
            <w:top w:val="none" w:sz="0" w:space="0" w:color="auto"/>
            <w:left w:val="none" w:sz="0" w:space="0" w:color="auto"/>
            <w:bottom w:val="none" w:sz="0" w:space="0" w:color="auto"/>
            <w:right w:val="none" w:sz="0" w:space="0" w:color="auto"/>
          </w:divBdr>
        </w:div>
        <w:div w:id="850725046">
          <w:marLeft w:val="0"/>
          <w:marRight w:val="0"/>
          <w:marTop w:val="0"/>
          <w:marBottom w:val="0"/>
          <w:divBdr>
            <w:top w:val="none" w:sz="0" w:space="0" w:color="auto"/>
            <w:left w:val="none" w:sz="0" w:space="0" w:color="auto"/>
            <w:bottom w:val="none" w:sz="0" w:space="0" w:color="auto"/>
            <w:right w:val="none" w:sz="0" w:space="0" w:color="auto"/>
          </w:divBdr>
        </w:div>
        <w:div w:id="731544770">
          <w:marLeft w:val="0"/>
          <w:marRight w:val="0"/>
          <w:marTop w:val="0"/>
          <w:marBottom w:val="0"/>
          <w:divBdr>
            <w:top w:val="none" w:sz="0" w:space="0" w:color="auto"/>
            <w:left w:val="none" w:sz="0" w:space="0" w:color="auto"/>
            <w:bottom w:val="none" w:sz="0" w:space="0" w:color="auto"/>
            <w:right w:val="none" w:sz="0" w:space="0" w:color="auto"/>
          </w:divBdr>
        </w:div>
        <w:div w:id="1169514726">
          <w:marLeft w:val="0"/>
          <w:marRight w:val="0"/>
          <w:marTop w:val="0"/>
          <w:marBottom w:val="0"/>
          <w:divBdr>
            <w:top w:val="none" w:sz="0" w:space="0" w:color="auto"/>
            <w:left w:val="none" w:sz="0" w:space="0" w:color="auto"/>
            <w:bottom w:val="none" w:sz="0" w:space="0" w:color="auto"/>
            <w:right w:val="none" w:sz="0" w:space="0" w:color="auto"/>
          </w:divBdr>
        </w:div>
        <w:div w:id="103961831">
          <w:marLeft w:val="0"/>
          <w:marRight w:val="0"/>
          <w:marTop w:val="0"/>
          <w:marBottom w:val="0"/>
          <w:divBdr>
            <w:top w:val="none" w:sz="0" w:space="0" w:color="auto"/>
            <w:left w:val="none" w:sz="0" w:space="0" w:color="auto"/>
            <w:bottom w:val="none" w:sz="0" w:space="0" w:color="auto"/>
            <w:right w:val="none" w:sz="0" w:space="0" w:color="auto"/>
          </w:divBdr>
        </w:div>
        <w:div w:id="865559890">
          <w:marLeft w:val="0"/>
          <w:marRight w:val="0"/>
          <w:marTop w:val="0"/>
          <w:marBottom w:val="0"/>
          <w:divBdr>
            <w:top w:val="none" w:sz="0" w:space="0" w:color="auto"/>
            <w:left w:val="none" w:sz="0" w:space="0" w:color="auto"/>
            <w:bottom w:val="none" w:sz="0" w:space="0" w:color="auto"/>
            <w:right w:val="none" w:sz="0" w:space="0" w:color="auto"/>
          </w:divBdr>
        </w:div>
        <w:div w:id="723068102">
          <w:marLeft w:val="0"/>
          <w:marRight w:val="0"/>
          <w:marTop w:val="0"/>
          <w:marBottom w:val="0"/>
          <w:divBdr>
            <w:top w:val="none" w:sz="0" w:space="0" w:color="auto"/>
            <w:left w:val="none" w:sz="0" w:space="0" w:color="auto"/>
            <w:bottom w:val="none" w:sz="0" w:space="0" w:color="auto"/>
            <w:right w:val="none" w:sz="0" w:space="0" w:color="auto"/>
          </w:divBdr>
        </w:div>
        <w:div w:id="1467120020">
          <w:marLeft w:val="0"/>
          <w:marRight w:val="0"/>
          <w:marTop w:val="0"/>
          <w:marBottom w:val="0"/>
          <w:divBdr>
            <w:top w:val="none" w:sz="0" w:space="0" w:color="auto"/>
            <w:left w:val="none" w:sz="0" w:space="0" w:color="auto"/>
            <w:bottom w:val="none" w:sz="0" w:space="0" w:color="auto"/>
            <w:right w:val="none" w:sz="0" w:space="0" w:color="auto"/>
          </w:divBdr>
        </w:div>
        <w:div w:id="1319504425">
          <w:marLeft w:val="0"/>
          <w:marRight w:val="0"/>
          <w:marTop w:val="0"/>
          <w:marBottom w:val="0"/>
          <w:divBdr>
            <w:top w:val="none" w:sz="0" w:space="0" w:color="auto"/>
            <w:left w:val="none" w:sz="0" w:space="0" w:color="auto"/>
            <w:bottom w:val="none" w:sz="0" w:space="0" w:color="auto"/>
            <w:right w:val="none" w:sz="0" w:space="0" w:color="auto"/>
          </w:divBdr>
        </w:div>
        <w:div w:id="1236743170">
          <w:marLeft w:val="0"/>
          <w:marRight w:val="0"/>
          <w:marTop w:val="0"/>
          <w:marBottom w:val="0"/>
          <w:divBdr>
            <w:top w:val="none" w:sz="0" w:space="0" w:color="auto"/>
            <w:left w:val="none" w:sz="0" w:space="0" w:color="auto"/>
            <w:bottom w:val="none" w:sz="0" w:space="0" w:color="auto"/>
            <w:right w:val="none" w:sz="0" w:space="0" w:color="auto"/>
          </w:divBdr>
        </w:div>
        <w:div w:id="988632592">
          <w:marLeft w:val="0"/>
          <w:marRight w:val="0"/>
          <w:marTop w:val="0"/>
          <w:marBottom w:val="0"/>
          <w:divBdr>
            <w:top w:val="none" w:sz="0" w:space="0" w:color="auto"/>
            <w:left w:val="none" w:sz="0" w:space="0" w:color="auto"/>
            <w:bottom w:val="none" w:sz="0" w:space="0" w:color="auto"/>
            <w:right w:val="none" w:sz="0" w:space="0" w:color="auto"/>
          </w:divBdr>
        </w:div>
        <w:div w:id="1068072543">
          <w:marLeft w:val="0"/>
          <w:marRight w:val="0"/>
          <w:marTop w:val="0"/>
          <w:marBottom w:val="0"/>
          <w:divBdr>
            <w:top w:val="none" w:sz="0" w:space="0" w:color="auto"/>
            <w:left w:val="none" w:sz="0" w:space="0" w:color="auto"/>
            <w:bottom w:val="none" w:sz="0" w:space="0" w:color="auto"/>
            <w:right w:val="none" w:sz="0" w:space="0" w:color="auto"/>
          </w:divBdr>
        </w:div>
        <w:div w:id="729891148">
          <w:marLeft w:val="0"/>
          <w:marRight w:val="0"/>
          <w:marTop w:val="0"/>
          <w:marBottom w:val="0"/>
          <w:divBdr>
            <w:top w:val="none" w:sz="0" w:space="0" w:color="auto"/>
            <w:left w:val="none" w:sz="0" w:space="0" w:color="auto"/>
            <w:bottom w:val="none" w:sz="0" w:space="0" w:color="auto"/>
            <w:right w:val="none" w:sz="0" w:space="0" w:color="auto"/>
          </w:divBdr>
        </w:div>
        <w:div w:id="395708878">
          <w:marLeft w:val="0"/>
          <w:marRight w:val="0"/>
          <w:marTop w:val="0"/>
          <w:marBottom w:val="0"/>
          <w:divBdr>
            <w:top w:val="none" w:sz="0" w:space="0" w:color="auto"/>
            <w:left w:val="none" w:sz="0" w:space="0" w:color="auto"/>
            <w:bottom w:val="none" w:sz="0" w:space="0" w:color="auto"/>
            <w:right w:val="none" w:sz="0" w:space="0" w:color="auto"/>
          </w:divBdr>
        </w:div>
        <w:div w:id="1096483095">
          <w:marLeft w:val="0"/>
          <w:marRight w:val="0"/>
          <w:marTop w:val="0"/>
          <w:marBottom w:val="0"/>
          <w:divBdr>
            <w:top w:val="none" w:sz="0" w:space="0" w:color="auto"/>
            <w:left w:val="none" w:sz="0" w:space="0" w:color="auto"/>
            <w:bottom w:val="none" w:sz="0" w:space="0" w:color="auto"/>
            <w:right w:val="none" w:sz="0" w:space="0" w:color="auto"/>
          </w:divBdr>
        </w:div>
        <w:div w:id="1270358593">
          <w:marLeft w:val="0"/>
          <w:marRight w:val="0"/>
          <w:marTop w:val="0"/>
          <w:marBottom w:val="0"/>
          <w:divBdr>
            <w:top w:val="none" w:sz="0" w:space="0" w:color="auto"/>
            <w:left w:val="none" w:sz="0" w:space="0" w:color="auto"/>
            <w:bottom w:val="none" w:sz="0" w:space="0" w:color="auto"/>
            <w:right w:val="none" w:sz="0" w:space="0" w:color="auto"/>
          </w:divBdr>
        </w:div>
        <w:div w:id="532378584">
          <w:marLeft w:val="0"/>
          <w:marRight w:val="0"/>
          <w:marTop w:val="0"/>
          <w:marBottom w:val="0"/>
          <w:divBdr>
            <w:top w:val="none" w:sz="0" w:space="0" w:color="auto"/>
            <w:left w:val="none" w:sz="0" w:space="0" w:color="auto"/>
            <w:bottom w:val="none" w:sz="0" w:space="0" w:color="auto"/>
            <w:right w:val="none" w:sz="0" w:space="0" w:color="auto"/>
          </w:divBdr>
        </w:div>
        <w:div w:id="1274627239">
          <w:marLeft w:val="0"/>
          <w:marRight w:val="0"/>
          <w:marTop w:val="0"/>
          <w:marBottom w:val="0"/>
          <w:divBdr>
            <w:top w:val="none" w:sz="0" w:space="0" w:color="auto"/>
            <w:left w:val="none" w:sz="0" w:space="0" w:color="auto"/>
            <w:bottom w:val="none" w:sz="0" w:space="0" w:color="auto"/>
            <w:right w:val="none" w:sz="0" w:space="0" w:color="auto"/>
          </w:divBdr>
        </w:div>
        <w:div w:id="1482233293">
          <w:marLeft w:val="0"/>
          <w:marRight w:val="0"/>
          <w:marTop w:val="0"/>
          <w:marBottom w:val="0"/>
          <w:divBdr>
            <w:top w:val="none" w:sz="0" w:space="0" w:color="auto"/>
            <w:left w:val="none" w:sz="0" w:space="0" w:color="auto"/>
            <w:bottom w:val="none" w:sz="0" w:space="0" w:color="auto"/>
            <w:right w:val="none" w:sz="0" w:space="0" w:color="auto"/>
          </w:divBdr>
        </w:div>
        <w:div w:id="1565331252">
          <w:marLeft w:val="0"/>
          <w:marRight w:val="0"/>
          <w:marTop w:val="0"/>
          <w:marBottom w:val="0"/>
          <w:divBdr>
            <w:top w:val="none" w:sz="0" w:space="0" w:color="auto"/>
            <w:left w:val="none" w:sz="0" w:space="0" w:color="auto"/>
            <w:bottom w:val="none" w:sz="0" w:space="0" w:color="auto"/>
            <w:right w:val="none" w:sz="0" w:space="0" w:color="auto"/>
          </w:divBdr>
        </w:div>
        <w:div w:id="1033530046">
          <w:marLeft w:val="0"/>
          <w:marRight w:val="0"/>
          <w:marTop w:val="0"/>
          <w:marBottom w:val="0"/>
          <w:divBdr>
            <w:top w:val="none" w:sz="0" w:space="0" w:color="auto"/>
            <w:left w:val="none" w:sz="0" w:space="0" w:color="auto"/>
            <w:bottom w:val="none" w:sz="0" w:space="0" w:color="auto"/>
            <w:right w:val="none" w:sz="0" w:space="0" w:color="auto"/>
          </w:divBdr>
        </w:div>
        <w:div w:id="296764695">
          <w:marLeft w:val="0"/>
          <w:marRight w:val="0"/>
          <w:marTop w:val="0"/>
          <w:marBottom w:val="0"/>
          <w:divBdr>
            <w:top w:val="none" w:sz="0" w:space="0" w:color="auto"/>
            <w:left w:val="none" w:sz="0" w:space="0" w:color="auto"/>
            <w:bottom w:val="none" w:sz="0" w:space="0" w:color="auto"/>
            <w:right w:val="none" w:sz="0" w:space="0" w:color="auto"/>
          </w:divBdr>
        </w:div>
        <w:div w:id="652559964">
          <w:marLeft w:val="0"/>
          <w:marRight w:val="0"/>
          <w:marTop w:val="0"/>
          <w:marBottom w:val="0"/>
          <w:divBdr>
            <w:top w:val="none" w:sz="0" w:space="0" w:color="auto"/>
            <w:left w:val="none" w:sz="0" w:space="0" w:color="auto"/>
            <w:bottom w:val="none" w:sz="0" w:space="0" w:color="auto"/>
            <w:right w:val="none" w:sz="0" w:space="0" w:color="auto"/>
          </w:divBdr>
        </w:div>
        <w:div w:id="1290209237">
          <w:marLeft w:val="0"/>
          <w:marRight w:val="0"/>
          <w:marTop w:val="0"/>
          <w:marBottom w:val="0"/>
          <w:divBdr>
            <w:top w:val="none" w:sz="0" w:space="0" w:color="auto"/>
            <w:left w:val="none" w:sz="0" w:space="0" w:color="auto"/>
            <w:bottom w:val="none" w:sz="0" w:space="0" w:color="auto"/>
            <w:right w:val="none" w:sz="0" w:space="0" w:color="auto"/>
          </w:divBdr>
        </w:div>
        <w:div w:id="111479104">
          <w:marLeft w:val="0"/>
          <w:marRight w:val="0"/>
          <w:marTop w:val="0"/>
          <w:marBottom w:val="0"/>
          <w:divBdr>
            <w:top w:val="none" w:sz="0" w:space="0" w:color="auto"/>
            <w:left w:val="none" w:sz="0" w:space="0" w:color="auto"/>
            <w:bottom w:val="none" w:sz="0" w:space="0" w:color="auto"/>
            <w:right w:val="none" w:sz="0" w:space="0" w:color="auto"/>
          </w:divBdr>
        </w:div>
        <w:div w:id="1795171605">
          <w:marLeft w:val="0"/>
          <w:marRight w:val="0"/>
          <w:marTop w:val="0"/>
          <w:marBottom w:val="0"/>
          <w:divBdr>
            <w:top w:val="none" w:sz="0" w:space="0" w:color="auto"/>
            <w:left w:val="none" w:sz="0" w:space="0" w:color="auto"/>
            <w:bottom w:val="none" w:sz="0" w:space="0" w:color="auto"/>
            <w:right w:val="none" w:sz="0" w:space="0" w:color="auto"/>
          </w:divBdr>
        </w:div>
        <w:div w:id="486673596">
          <w:marLeft w:val="0"/>
          <w:marRight w:val="0"/>
          <w:marTop w:val="0"/>
          <w:marBottom w:val="0"/>
          <w:divBdr>
            <w:top w:val="none" w:sz="0" w:space="0" w:color="auto"/>
            <w:left w:val="none" w:sz="0" w:space="0" w:color="auto"/>
            <w:bottom w:val="none" w:sz="0" w:space="0" w:color="auto"/>
            <w:right w:val="none" w:sz="0" w:space="0" w:color="auto"/>
          </w:divBdr>
        </w:div>
        <w:div w:id="317803839">
          <w:marLeft w:val="0"/>
          <w:marRight w:val="0"/>
          <w:marTop w:val="0"/>
          <w:marBottom w:val="0"/>
          <w:divBdr>
            <w:top w:val="none" w:sz="0" w:space="0" w:color="auto"/>
            <w:left w:val="none" w:sz="0" w:space="0" w:color="auto"/>
            <w:bottom w:val="none" w:sz="0" w:space="0" w:color="auto"/>
            <w:right w:val="none" w:sz="0" w:space="0" w:color="auto"/>
          </w:divBdr>
        </w:div>
        <w:div w:id="285083922">
          <w:marLeft w:val="0"/>
          <w:marRight w:val="0"/>
          <w:marTop w:val="0"/>
          <w:marBottom w:val="0"/>
          <w:divBdr>
            <w:top w:val="none" w:sz="0" w:space="0" w:color="auto"/>
            <w:left w:val="none" w:sz="0" w:space="0" w:color="auto"/>
            <w:bottom w:val="none" w:sz="0" w:space="0" w:color="auto"/>
            <w:right w:val="none" w:sz="0" w:space="0" w:color="auto"/>
          </w:divBdr>
        </w:div>
        <w:div w:id="2023583483">
          <w:marLeft w:val="0"/>
          <w:marRight w:val="0"/>
          <w:marTop w:val="0"/>
          <w:marBottom w:val="0"/>
          <w:divBdr>
            <w:top w:val="none" w:sz="0" w:space="0" w:color="auto"/>
            <w:left w:val="none" w:sz="0" w:space="0" w:color="auto"/>
            <w:bottom w:val="none" w:sz="0" w:space="0" w:color="auto"/>
            <w:right w:val="none" w:sz="0" w:space="0" w:color="auto"/>
          </w:divBdr>
        </w:div>
        <w:div w:id="1163009042">
          <w:marLeft w:val="0"/>
          <w:marRight w:val="0"/>
          <w:marTop w:val="0"/>
          <w:marBottom w:val="0"/>
          <w:divBdr>
            <w:top w:val="none" w:sz="0" w:space="0" w:color="auto"/>
            <w:left w:val="none" w:sz="0" w:space="0" w:color="auto"/>
            <w:bottom w:val="none" w:sz="0" w:space="0" w:color="auto"/>
            <w:right w:val="none" w:sz="0" w:space="0" w:color="auto"/>
          </w:divBdr>
        </w:div>
        <w:div w:id="1725131233">
          <w:marLeft w:val="0"/>
          <w:marRight w:val="0"/>
          <w:marTop w:val="0"/>
          <w:marBottom w:val="0"/>
          <w:divBdr>
            <w:top w:val="none" w:sz="0" w:space="0" w:color="auto"/>
            <w:left w:val="none" w:sz="0" w:space="0" w:color="auto"/>
            <w:bottom w:val="none" w:sz="0" w:space="0" w:color="auto"/>
            <w:right w:val="none" w:sz="0" w:space="0" w:color="auto"/>
          </w:divBdr>
        </w:div>
        <w:div w:id="2094467934">
          <w:marLeft w:val="0"/>
          <w:marRight w:val="0"/>
          <w:marTop w:val="0"/>
          <w:marBottom w:val="0"/>
          <w:divBdr>
            <w:top w:val="none" w:sz="0" w:space="0" w:color="auto"/>
            <w:left w:val="none" w:sz="0" w:space="0" w:color="auto"/>
            <w:bottom w:val="none" w:sz="0" w:space="0" w:color="auto"/>
            <w:right w:val="none" w:sz="0" w:space="0" w:color="auto"/>
          </w:divBdr>
        </w:div>
        <w:div w:id="832335486">
          <w:marLeft w:val="0"/>
          <w:marRight w:val="0"/>
          <w:marTop w:val="0"/>
          <w:marBottom w:val="0"/>
          <w:divBdr>
            <w:top w:val="none" w:sz="0" w:space="0" w:color="auto"/>
            <w:left w:val="none" w:sz="0" w:space="0" w:color="auto"/>
            <w:bottom w:val="none" w:sz="0" w:space="0" w:color="auto"/>
            <w:right w:val="none" w:sz="0" w:space="0" w:color="auto"/>
          </w:divBdr>
        </w:div>
        <w:div w:id="151720722">
          <w:marLeft w:val="0"/>
          <w:marRight w:val="0"/>
          <w:marTop w:val="0"/>
          <w:marBottom w:val="0"/>
          <w:divBdr>
            <w:top w:val="none" w:sz="0" w:space="0" w:color="auto"/>
            <w:left w:val="none" w:sz="0" w:space="0" w:color="auto"/>
            <w:bottom w:val="none" w:sz="0" w:space="0" w:color="auto"/>
            <w:right w:val="none" w:sz="0" w:space="0" w:color="auto"/>
          </w:divBdr>
        </w:div>
        <w:div w:id="924653090">
          <w:marLeft w:val="0"/>
          <w:marRight w:val="0"/>
          <w:marTop w:val="0"/>
          <w:marBottom w:val="0"/>
          <w:divBdr>
            <w:top w:val="none" w:sz="0" w:space="0" w:color="auto"/>
            <w:left w:val="none" w:sz="0" w:space="0" w:color="auto"/>
            <w:bottom w:val="none" w:sz="0" w:space="0" w:color="auto"/>
            <w:right w:val="none" w:sz="0" w:space="0" w:color="auto"/>
          </w:divBdr>
        </w:div>
        <w:div w:id="484972330">
          <w:marLeft w:val="0"/>
          <w:marRight w:val="0"/>
          <w:marTop w:val="0"/>
          <w:marBottom w:val="0"/>
          <w:divBdr>
            <w:top w:val="none" w:sz="0" w:space="0" w:color="auto"/>
            <w:left w:val="none" w:sz="0" w:space="0" w:color="auto"/>
            <w:bottom w:val="none" w:sz="0" w:space="0" w:color="auto"/>
            <w:right w:val="none" w:sz="0" w:space="0" w:color="auto"/>
          </w:divBdr>
        </w:div>
        <w:div w:id="936711318">
          <w:marLeft w:val="0"/>
          <w:marRight w:val="0"/>
          <w:marTop w:val="0"/>
          <w:marBottom w:val="0"/>
          <w:divBdr>
            <w:top w:val="none" w:sz="0" w:space="0" w:color="auto"/>
            <w:left w:val="none" w:sz="0" w:space="0" w:color="auto"/>
            <w:bottom w:val="none" w:sz="0" w:space="0" w:color="auto"/>
            <w:right w:val="none" w:sz="0" w:space="0" w:color="auto"/>
          </w:divBdr>
        </w:div>
        <w:div w:id="1592739135">
          <w:marLeft w:val="0"/>
          <w:marRight w:val="0"/>
          <w:marTop w:val="0"/>
          <w:marBottom w:val="0"/>
          <w:divBdr>
            <w:top w:val="none" w:sz="0" w:space="0" w:color="auto"/>
            <w:left w:val="none" w:sz="0" w:space="0" w:color="auto"/>
            <w:bottom w:val="none" w:sz="0" w:space="0" w:color="auto"/>
            <w:right w:val="none" w:sz="0" w:space="0" w:color="auto"/>
          </w:divBdr>
        </w:div>
        <w:div w:id="680545157">
          <w:marLeft w:val="0"/>
          <w:marRight w:val="0"/>
          <w:marTop w:val="0"/>
          <w:marBottom w:val="0"/>
          <w:divBdr>
            <w:top w:val="none" w:sz="0" w:space="0" w:color="auto"/>
            <w:left w:val="none" w:sz="0" w:space="0" w:color="auto"/>
            <w:bottom w:val="none" w:sz="0" w:space="0" w:color="auto"/>
            <w:right w:val="none" w:sz="0" w:space="0" w:color="auto"/>
          </w:divBdr>
        </w:div>
        <w:div w:id="1065446123">
          <w:marLeft w:val="0"/>
          <w:marRight w:val="0"/>
          <w:marTop w:val="0"/>
          <w:marBottom w:val="0"/>
          <w:divBdr>
            <w:top w:val="none" w:sz="0" w:space="0" w:color="auto"/>
            <w:left w:val="none" w:sz="0" w:space="0" w:color="auto"/>
            <w:bottom w:val="none" w:sz="0" w:space="0" w:color="auto"/>
            <w:right w:val="none" w:sz="0" w:space="0" w:color="auto"/>
          </w:divBdr>
        </w:div>
        <w:div w:id="1539395917">
          <w:marLeft w:val="0"/>
          <w:marRight w:val="0"/>
          <w:marTop w:val="0"/>
          <w:marBottom w:val="0"/>
          <w:divBdr>
            <w:top w:val="none" w:sz="0" w:space="0" w:color="auto"/>
            <w:left w:val="none" w:sz="0" w:space="0" w:color="auto"/>
            <w:bottom w:val="none" w:sz="0" w:space="0" w:color="auto"/>
            <w:right w:val="none" w:sz="0" w:space="0" w:color="auto"/>
          </w:divBdr>
        </w:div>
        <w:div w:id="549532892">
          <w:marLeft w:val="0"/>
          <w:marRight w:val="0"/>
          <w:marTop w:val="0"/>
          <w:marBottom w:val="0"/>
          <w:divBdr>
            <w:top w:val="none" w:sz="0" w:space="0" w:color="auto"/>
            <w:left w:val="none" w:sz="0" w:space="0" w:color="auto"/>
            <w:bottom w:val="none" w:sz="0" w:space="0" w:color="auto"/>
            <w:right w:val="none" w:sz="0" w:space="0" w:color="auto"/>
          </w:divBdr>
        </w:div>
        <w:div w:id="2088258048">
          <w:marLeft w:val="0"/>
          <w:marRight w:val="0"/>
          <w:marTop w:val="0"/>
          <w:marBottom w:val="0"/>
          <w:divBdr>
            <w:top w:val="none" w:sz="0" w:space="0" w:color="auto"/>
            <w:left w:val="none" w:sz="0" w:space="0" w:color="auto"/>
            <w:bottom w:val="none" w:sz="0" w:space="0" w:color="auto"/>
            <w:right w:val="none" w:sz="0" w:space="0" w:color="auto"/>
          </w:divBdr>
        </w:div>
        <w:div w:id="2092660923">
          <w:marLeft w:val="0"/>
          <w:marRight w:val="0"/>
          <w:marTop w:val="0"/>
          <w:marBottom w:val="0"/>
          <w:divBdr>
            <w:top w:val="none" w:sz="0" w:space="0" w:color="auto"/>
            <w:left w:val="none" w:sz="0" w:space="0" w:color="auto"/>
            <w:bottom w:val="none" w:sz="0" w:space="0" w:color="auto"/>
            <w:right w:val="none" w:sz="0" w:space="0" w:color="auto"/>
          </w:divBdr>
        </w:div>
        <w:div w:id="947391200">
          <w:marLeft w:val="0"/>
          <w:marRight w:val="0"/>
          <w:marTop w:val="0"/>
          <w:marBottom w:val="0"/>
          <w:divBdr>
            <w:top w:val="none" w:sz="0" w:space="0" w:color="auto"/>
            <w:left w:val="none" w:sz="0" w:space="0" w:color="auto"/>
            <w:bottom w:val="none" w:sz="0" w:space="0" w:color="auto"/>
            <w:right w:val="none" w:sz="0" w:space="0" w:color="auto"/>
          </w:divBdr>
        </w:div>
        <w:div w:id="784466188">
          <w:marLeft w:val="0"/>
          <w:marRight w:val="0"/>
          <w:marTop w:val="0"/>
          <w:marBottom w:val="0"/>
          <w:divBdr>
            <w:top w:val="none" w:sz="0" w:space="0" w:color="auto"/>
            <w:left w:val="none" w:sz="0" w:space="0" w:color="auto"/>
            <w:bottom w:val="none" w:sz="0" w:space="0" w:color="auto"/>
            <w:right w:val="none" w:sz="0" w:space="0" w:color="auto"/>
          </w:divBdr>
        </w:div>
        <w:div w:id="538787755">
          <w:marLeft w:val="0"/>
          <w:marRight w:val="0"/>
          <w:marTop w:val="0"/>
          <w:marBottom w:val="0"/>
          <w:divBdr>
            <w:top w:val="none" w:sz="0" w:space="0" w:color="auto"/>
            <w:left w:val="none" w:sz="0" w:space="0" w:color="auto"/>
            <w:bottom w:val="none" w:sz="0" w:space="0" w:color="auto"/>
            <w:right w:val="none" w:sz="0" w:space="0" w:color="auto"/>
          </w:divBdr>
        </w:div>
        <w:div w:id="797724670">
          <w:marLeft w:val="0"/>
          <w:marRight w:val="0"/>
          <w:marTop w:val="0"/>
          <w:marBottom w:val="0"/>
          <w:divBdr>
            <w:top w:val="none" w:sz="0" w:space="0" w:color="auto"/>
            <w:left w:val="none" w:sz="0" w:space="0" w:color="auto"/>
            <w:bottom w:val="none" w:sz="0" w:space="0" w:color="auto"/>
            <w:right w:val="none" w:sz="0" w:space="0" w:color="auto"/>
          </w:divBdr>
        </w:div>
        <w:div w:id="1946035296">
          <w:marLeft w:val="0"/>
          <w:marRight w:val="0"/>
          <w:marTop w:val="0"/>
          <w:marBottom w:val="0"/>
          <w:divBdr>
            <w:top w:val="none" w:sz="0" w:space="0" w:color="auto"/>
            <w:left w:val="none" w:sz="0" w:space="0" w:color="auto"/>
            <w:bottom w:val="none" w:sz="0" w:space="0" w:color="auto"/>
            <w:right w:val="none" w:sz="0" w:space="0" w:color="auto"/>
          </w:divBdr>
        </w:div>
        <w:div w:id="390881557">
          <w:marLeft w:val="0"/>
          <w:marRight w:val="0"/>
          <w:marTop w:val="0"/>
          <w:marBottom w:val="0"/>
          <w:divBdr>
            <w:top w:val="none" w:sz="0" w:space="0" w:color="auto"/>
            <w:left w:val="none" w:sz="0" w:space="0" w:color="auto"/>
            <w:bottom w:val="none" w:sz="0" w:space="0" w:color="auto"/>
            <w:right w:val="none" w:sz="0" w:space="0" w:color="auto"/>
          </w:divBdr>
        </w:div>
        <w:div w:id="305623872">
          <w:marLeft w:val="0"/>
          <w:marRight w:val="0"/>
          <w:marTop w:val="0"/>
          <w:marBottom w:val="0"/>
          <w:divBdr>
            <w:top w:val="none" w:sz="0" w:space="0" w:color="auto"/>
            <w:left w:val="none" w:sz="0" w:space="0" w:color="auto"/>
            <w:bottom w:val="none" w:sz="0" w:space="0" w:color="auto"/>
            <w:right w:val="none" w:sz="0" w:space="0" w:color="auto"/>
          </w:divBdr>
        </w:div>
        <w:div w:id="258173495">
          <w:marLeft w:val="0"/>
          <w:marRight w:val="0"/>
          <w:marTop w:val="0"/>
          <w:marBottom w:val="0"/>
          <w:divBdr>
            <w:top w:val="none" w:sz="0" w:space="0" w:color="auto"/>
            <w:left w:val="none" w:sz="0" w:space="0" w:color="auto"/>
            <w:bottom w:val="none" w:sz="0" w:space="0" w:color="auto"/>
            <w:right w:val="none" w:sz="0" w:space="0" w:color="auto"/>
          </w:divBdr>
        </w:div>
        <w:div w:id="1885479148">
          <w:marLeft w:val="0"/>
          <w:marRight w:val="0"/>
          <w:marTop w:val="0"/>
          <w:marBottom w:val="0"/>
          <w:divBdr>
            <w:top w:val="none" w:sz="0" w:space="0" w:color="auto"/>
            <w:left w:val="none" w:sz="0" w:space="0" w:color="auto"/>
            <w:bottom w:val="none" w:sz="0" w:space="0" w:color="auto"/>
            <w:right w:val="none" w:sz="0" w:space="0" w:color="auto"/>
          </w:divBdr>
        </w:div>
        <w:div w:id="239294608">
          <w:marLeft w:val="0"/>
          <w:marRight w:val="0"/>
          <w:marTop w:val="0"/>
          <w:marBottom w:val="0"/>
          <w:divBdr>
            <w:top w:val="none" w:sz="0" w:space="0" w:color="auto"/>
            <w:left w:val="none" w:sz="0" w:space="0" w:color="auto"/>
            <w:bottom w:val="none" w:sz="0" w:space="0" w:color="auto"/>
            <w:right w:val="none" w:sz="0" w:space="0" w:color="auto"/>
          </w:divBdr>
        </w:div>
        <w:div w:id="584338347">
          <w:marLeft w:val="0"/>
          <w:marRight w:val="0"/>
          <w:marTop w:val="0"/>
          <w:marBottom w:val="0"/>
          <w:divBdr>
            <w:top w:val="none" w:sz="0" w:space="0" w:color="auto"/>
            <w:left w:val="none" w:sz="0" w:space="0" w:color="auto"/>
            <w:bottom w:val="none" w:sz="0" w:space="0" w:color="auto"/>
            <w:right w:val="none" w:sz="0" w:space="0" w:color="auto"/>
          </w:divBdr>
        </w:div>
        <w:div w:id="31922198">
          <w:marLeft w:val="0"/>
          <w:marRight w:val="0"/>
          <w:marTop w:val="0"/>
          <w:marBottom w:val="0"/>
          <w:divBdr>
            <w:top w:val="none" w:sz="0" w:space="0" w:color="auto"/>
            <w:left w:val="none" w:sz="0" w:space="0" w:color="auto"/>
            <w:bottom w:val="none" w:sz="0" w:space="0" w:color="auto"/>
            <w:right w:val="none" w:sz="0" w:space="0" w:color="auto"/>
          </w:divBdr>
        </w:div>
        <w:div w:id="535509557">
          <w:marLeft w:val="0"/>
          <w:marRight w:val="0"/>
          <w:marTop w:val="0"/>
          <w:marBottom w:val="0"/>
          <w:divBdr>
            <w:top w:val="none" w:sz="0" w:space="0" w:color="auto"/>
            <w:left w:val="none" w:sz="0" w:space="0" w:color="auto"/>
            <w:bottom w:val="none" w:sz="0" w:space="0" w:color="auto"/>
            <w:right w:val="none" w:sz="0" w:space="0" w:color="auto"/>
          </w:divBdr>
        </w:div>
        <w:div w:id="781799219">
          <w:marLeft w:val="0"/>
          <w:marRight w:val="0"/>
          <w:marTop w:val="0"/>
          <w:marBottom w:val="0"/>
          <w:divBdr>
            <w:top w:val="none" w:sz="0" w:space="0" w:color="auto"/>
            <w:left w:val="none" w:sz="0" w:space="0" w:color="auto"/>
            <w:bottom w:val="none" w:sz="0" w:space="0" w:color="auto"/>
            <w:right w:val="none" w:sz="0" w:space="0" w:color="auto"/>
          </w:divBdr>
        </w:div>
        <w:div w:id="171263350">
          <w:marLeft w:val="0"/>
          <w:marRight w:val="0"/>
          <w:marTop w:val="0"/>
          <w:marBottom w:val="0"/>
          <w:divBdr>
            <w:top w:val="none" w:sz="0" w:space="0" w:color="auto"/>
            <w:left w:val="none" w:sz="0" w:space="0" w:color="auto"/>
            <w:bottom w:val="none" w:sz="0" w:space="0" w:color="auto"/>
            <w:right w:val="none" w:sz="0" w:space="0" w:color="auto"/>
          </w:divBdr>
        </w:div>
        <w:div w:id="1300306299">
          <w:marLeft w:val="0"/>
          <w:marRight w:val="0"/>
          <w:marTop w:val="0"/>
          <w:marBottom w:val="0"/>
          <w:divBdr>
            <w:top w:val="none" w:sz="0" w:space="0" w:color="auto"/>
            <w:left w:val="none" w:sz="0" w:space="0" w:color="auto"/>
            <w:bottom w:val="none" w:sz="0" w:space="0" w:color="auto"/>
            <w:right w:val="none" w:sz="0" w:space="0" w:color="auto"/>
          </w:divBdr>
        </w:div>
        <w:div w:id="432407483">
          <w:marLeft w:val="0"/>
          <w:marRight w:val="0"/>
          <w:marTop w:val="0"/>
          <w:marBottom w:val="0"/>
          <w:divBdr>
            <w:top w:val="none" w:sz="0" w:space="0" w:color="auto"/>
            <w:left w:val="none" w:sz="0" w:space="0" w:color="auto"/>
            <w:bottom w:val="none" w:sz="0" w:space="0" w:color="auto"/>
            <w:right w:val="none" w:sz="0" w:space="0" w:color="auto"/>
          </w:divBdr>
        </w:div>
        <w:div w:id="915749662">
          <w:marLeft w:val="0"/>
          <w:marRight w:val="0"/>
          <w:marTop w:val="0"/>
          <w:marBottom w:val="0"/>
          <w:divBdr>
            <w:top w:val="none" w:sz="0" w:space="0" w:color="auto"/>
            <w:left w:val="none" w:sz="0" w:space="0" w:color="auto"/>
            <w:bottom w:val="none" w:sz="0" w:space="0" w:color="auto"/>
            <w:right w:val="none" w:sz="0" w:space="0" w:color="auto"/>
          </w:divBdr>
        </w:div>
        <w:div w:id="184488700">
          <w:marLeft w:val="0"/>
          <w:marRight w:val="0"/>
          <w:marTop w:val="0"/>
          <w:marBottom w:val="0"/>
          <w:divBdr>
            <w:top w:val="none" w:sz="0" w:space="0" w:color="auto"/>
            <w:left w:val="none" w:sz="0" w:space="0" w:color="auto"/>
            <w:bottom w:val="none" w:sz="0" w:space="0" w:color="auto"/>
            <w:right w:val="none" w:sz="0" w:space="0" w:color="auto"/>
          </w:divBdr>
        </w:div>
        <w:div w:id="1374034644">
          <w:marLeft w:val="0"/>
          <w:marRight w:val="0"/>
          <w:marTop w:val="0"/>
          <w:marBottom w:val="0"/>
          <w:divBdr>
            <w:top w:val="none" w:sz="0" w:space="0" w:color="auto"/>
            <w:left w:val="none" w:sz="0" w:space="0" w:color="auto"/>
            <w:bottom w:val="none" w:sz="0" w:space="0" w:color="auto"/>
            <w:right w:val="none" w:sz="0" w:space="0" w:color="auto"/>
          </w:divBdr>
        </w:div>
        <w:div w:id="1069117415">
          <w:marLeft w:val="0"/>
          <w:marRight w:val="0"/>
          <w:marTop w:val="0"/>
          <w:marBottom w:val="0"/>
          <w:divBdr>
            <w:top w:val="none" w:sz="0" w:space="0" w:color="auto"/>
            <w:left w:val="none" w:sz="0" w:space="0" w:color="auto"/>
            <w:bottom w:val="none" w:sz="0" w:space="0" w:color="auto"/>
            <w:right w:val="none" w:sz="0" w:space="0" w:color="auto"/>
          </w:divBdr>
        </w:div>
        <w:div w:id="499002526">
          <w:marLeft w:val="0"/>
          <w:marRight w:val="0"/>
          <w:marTop w:val="0"/>
          <w:marBottom w:val="0"/>
          <w:divBdr>
            <w:top w:val="none" w:sz="0" w:space="0" w:color="auto"/>
            <w:left w:val="none" w:sz="0" w:space="0" w:color="auto"/>
            <w:bottom w:val="none" w:sz="0" w:space="0" w:color="auto"/>
            <w:right w:val="none" w:sz="0" w:space="0" w:color="auto"/>
          </w:divBdr>
        </w:div>
        <w:div w:id="832988186">
          <w:marLeft w:val="0"/>
          <w:marRight w:val="0"/>
          <w:marTop w:val="0"/>
          <w:marBottom w:val="0"/>
          <w:divBdr>
            <w:top w:val="none" w:sz="0" w:space="0" w:color="auto"/>
            <w:left w:val="none" w:sz="0" w:space="0" w:color="auto"/>
            <w:bottom w:val="none" w:sz="0" w:space="0" w:color="auto"/>
            <w:right w:val="none" w:sz="0" w:space="0" w:color="auto"/>
          </w:divBdr>
        </w:div>
        <w:div w:id="1549490845">
          <w:marLeft w:val="0"/>
          <w:marRight w:val="0"/>
          <w:marTop w:val="0"/>
          <w:marBottom w:val="0"/>
          <w:divBdr>
            <w:top w:val="none" w:sz="0" w:space="0" w:color="auto"/>
            <w:left w:val="none" w:sz="0" w:space="0" w:color="auto"/>
            <w:bottom w:val="none" w:sz="0" w:space="0" w:color="auto"/>
            <w:right w:val="none" w:sz="0" w:space="0" w:color="auto"/>
          </w:divBdr>
        </w:div>
        <w:div w:id="1476992082">
          <w:marLeft w:val="0"/>
          <w:marRight w:val="0"/>
          <w:marTop w:val="0"/>
          <w:marBottom w:val="0"/>
          <w:divBdr>
            <w:top w:val="none" w:sz="0" w:space="0" w:color="auto"/>
            <w:left w:val="none" w:sz="0" w:space="0" w:color="auto"/>
            <w:bottom w:val="none" w:sz="0" w:space="0" w:color="auto"/>
            <w:right w:val="none" w:sz="0" w:space="0" w:color="auto"/>
          </w:divBdr>
        </w:div>
        <w:div w:id="23215078">
          <w:marLeft w:val="0"/>
          <w:marRight w:val="0"/>
          <w:marTop w:val="0"/>
          <w:marBottom w:val="0"/>
          <w:divBdr>
            <w:top w:val="none" w:sz="0" w:space="0" w:color="auto"/>
            <w:left w:val="none" w:sz="0" w:space="0" w:color="auto"/>
            <w:bottom w:val="none" w:sz="0" w:space="0" w:color="auto"/>
            <w:right w:val="none" w:sz="0" w:space="0" w:color="auto"/>
          </w:divBdr>
        </w:div>
        <w:div w:id="246034985">
          <w:marLeft w:val="0"/>
          <w:marRight w:val="0"/>
          <w:marTop w:val="0"/>
          <w:marBottom w:val="0"/>
          <w:divBdr>
            <w:top w:val="none" w:sz="0" w:space="0" w:color="auto"/>
            <w:left w:val="none" w:sz="0" w:space="0" w:color="auto"/>
            <w:bottom w:val="none" w:sz="0" w:space="0" w:color="auto"/>
            <w:right w:val="none" w:sz="0" w:space="0" w:color="auto"/>
          </w:divBdr>
        </w:div>
        <w:div w:id="1744983605">
          <w:marLeft w:val="0"/>
          <w:marRight w:val="0"/>
          <w:marTop w:val="0"/>
          <w:marBottom w:val="0"/>
          <w:divBdr>
            <w:top w:val="none" w:sz="0" w:space="0" w:color="auto"/>
            <w:left w:val="none" w:sz="0" w:space="0" w:color="auto"/>
            <w:bottom w:val="none" w:sz="0" w:space="0" w:color="auto"/>
            <w:right w:val="none" w:sz="0" w:space="0" w:color="auto"/>
          </w:divBdr>
        </w:div>
        <w:div w:id="1071272976">
          <w:marLeft w:val="0"/>
          <w:marRight w:val="0"/>
          <w:marTop w:val="0"/>
          <w:marBottom w:val="0"/>
          <w:divBdr>
            <w:top w:val="none" w:sz="0" w:space="0" w:color="auto"/>
            <w:left w:val="none" w:sz="0" w:space="0" w:color="auto"/>
            <w:bottom w:val="none" w:sz="0" w:space="0" w:color="auto"/>
            <w:right w:val="none" w:sz="0" w:space="0" w:color="auto"/>
          </w:divBdr>
        </w:div>
        <w:div w:id="49422396">
          <w:marLeft w:val="0"/>
          <w:marRight w:val="0"/>
          <w:marTop w:val="0"/>
          <w:marBottom w:val="0"/>
          <w:divBdr>
            <w:top w:val="none" w:sz="0" w:space="0" w:color="auto"/>
            <w:left w:val="none" w:sz="0" w:space="0" w:color="auto"/>
            <w:bottom w:val="none" w:sz="0" w:space="0" w:color="auto"/>
            <w:right w:val="none" w:sz="0" w:space="0" w:color="auto"/>
          </w:divBdr>
        </w:div>
        <w:div w:id="953370586">
          <w:marLeft w:val="0"/>
          <w:marRight w:val="0"/>
          <w:marTop w:val="0"/>
          <w:marBottom w:val="0"/>
          <w:divBdr>
            <w:top w:val="none" w:sz="0" w:space="0" w:color="auto"/>
            <w:left w:val="none" w:sz="0" w:space="0" w:color="auto"/>
            <w:bottom w:val="none" w:sz="0" w:space="0" w:color="auto"/>
            <w:right w:val="none" w:sz="0" w:space="0" w:color="auto"/>
          </w:divBdr>
        </w:div>
        <w:div w:id="46420399">
          <w:marLeft w:val="0"/>
          <w:marRight w:val="0"/>
          <w:marTop w:val="0"/>
          <w:marBottom w:val="0"/>
          <w:divBdr>
            <w:top w:val="none" w:sz="0" w:space="0" w:color="auto"/>
            <w:left w:val="none" w:sz="0" w:space="0" w:color="auto"/>
            <w:bottom w:val="none" w:sz="0" w:space="0" w:color="auto"/>
            <w:right w:val="none" w:sz="0" w:space="0" w:color="auto"/>
          </w:divBdr>
        </w:div>
        <w:div w:id="1376660768">
          <w:marLeft w:val="0"/>
          <w:marRight w:val="0"/>
          <w:marTop w:val="0"/>
          <w:marBottom w:val="0"/>
          <w:divBdr>
            <w:top w:val="none" w:sz="0" w:space="0" w:color="auto"/>
            <w:left w:val="none" w:sz="0" w:space="0" w:color="auto"/>
            <w:bottom w:val="none" w:sz="0" w:space="0" w:color="auto"/>
            <w:right w:val="none" w:sz="0" w:space="0" w:color="auto"/>
          </w:divBdr>
        </w:div>
        <w:div w:id="860700929">
          <w:marLeft w:val="0"/>
          <w:marRight w:val="0"/>
          <w:marTop w:val="0"/>
          <w:marBottom w:val="0"/>
          <w:divBdr>
            <w:top w:val="none" w:sz="0" w:space="0" w:color="auto"/>
            <w:left w:val="none" w:sz="0" w:space="0" w:color="auto"/>
            <w:bottom w:val="none" w:sz="0" w:space="0" w:color="auto"/>
            <w:right w:val="none" w:sz="0" w:space="0" w:color="auto"/>
          </w:divBdr>
        </w:div>
        <w:div w:id="1662540044">
          <w:marLeft w:val="0"/>
          <w:marRight w:val="0"/>
          <w:marTop w:val="0"/>
          <w:marBottom w:val="0"/>
          <w:divBdr>
            <w:top w:val="none" w:sz="0" w:space="0" w:color="auto"/>
            <w:left w:val="none" w:sz="0" w:space="0" w:color="auto"/>
            <w:bottom w:val="none" w:sz="0" w:space="0" w:color="auto"/>
            <w:right w:val="none" w:sz="0" w:space="0" w:color="auto"/>
          </w:divBdr>
        </w:div>
        <w:div w:id="1038235506">
          <w:marLeft w:val="0"/>
          <w:marRight w:val="0"/>
          <w:marTop w:val="0"/>
          <w:marBottom w:val="0"/>
          <w:divBdr>
            <w:top w:val="none" w:sz="0" w:space="0" w:color="auto"/>
            <w:left w:val="none" w:sz="0" w:space="0" w:color="auto"/>
            <w:bottom w:val="none" w:sz="0" w:space="0" w:color="auto"/>
            <w:right w:val="none" w:sz="0" w:space="0" w:color="auto"/>
          </w:divBdr>
        </w:div>
        <w:div w:id="700013666">
          <w:marLeft w:val="0"/>
          <w:marRight w:val="0"/>
          <w:marTop w:val="0"/>
          <w:marBottom w:val="0"/>
          <w:divBdr>
            <w:top w:val="none" w:sz="0" w:space="0" w:color="auto"/>
            <w:left w:val="none" w:sz="0" w:space="0" w:color="auto"/>
            <w:bottom w:val="none" w:sz="0" w:space="0" w:color="auto"/>
            <w:right w:val="none" w:sz="0" w:space="0" w:color="auto"/>
          </w:divBdr>
        </w:div>
        <w:div w:id="1287852093">
          <w:marLeft w:val="0"/>
          <w:marRight w:val="0"/>
          <w:marTop w:val="0"/>
          <w:marBottom w:val="0"/>
          <w:divBdr>
            <w:top w:val="none" w:sz="0" w:space="0" w:color="auto"/>
            <w:left w:val="none" w:sz="0" w:space="0" w:color="auto"/>
            <w:bottom w:val="none" w:sz="0" w:space="0" w:color="auto"/>
            <w:right w:val="none" w:sz="0" w:space="0" w:color="auto"/>
          </w:divBdr>
        </w:div>
        <w:div w:id="2096320103">
          <w:marLeft w:val="0"/>
          <w:marRight w:val="0"/>
          <w:marTop w:val="0"/>
          <w:marBottom w:val="0"/>
          <w:divBdr>
            <w:top w:val="none" w:sz="0" w:space="0" w:color="auto"/>
            <w:left w:val="none" w:sz="0" w:space="0" w:color="auto"/>
            <w:bottom w:val="none" w:sz="0" w:space="0" w:color="auto"/>
            <w:right w:val="none" w:sz="0" w:space="0" w:color="auto"/>
          </w:divBdr>
        </w:div>
        <w:div w:id="1710568724">
          <w:marLeft w:val="0"/>
          <w:marRight w:val="0"/>
          <w:marTop w:val="0"/>
          <w:marBottom w:val="0"/>
          <w:divBdr>
            <w:top w:val="none" w:sz="0" w:space="0" w:color="auto"/>
            <w:left w:val="none" w:sz="0" w:space="0" w:color="auto"/>
            <w:bottom w:val="none" w:sz="0" w:space="0" w:color="auto"/>
            <w:right w:val="none" w:sz="0" w:space="0" w:color="auto"/>
          </w:divBdr>
        </w:div>
        <w:div w:id="1750037884">
          <w:marLeft w:val="0"/>
          <w:marRight w:val="0"/>
          <w:marTop w:val="0"/>
          <w:marBottom w:val="0"/>
          <w:divBdr>
            <w:top w:val="none" w:sz="0" w:space="0" w:color="auto"/>
            <w:left w:val="none" w:sz="0" w:space="0" w:color="auto"/>
            <w:bottom w:val="none" w:sz="0" w:space="0" w:color="auto"/>
            <w:right w:val="none" w:sz="0" w:space="0" w:color="auto"/>
          </w:divBdr>
        </w:div>
        <w:div w:id="833302562">
          <w:marLeft w:val="0"/>
          <w:marRight w:val="0"/>
          <w:marTop w:val="0"/>
          <w:marBottom w:val="0"/>
          <w:divBdr>
            <w:top w:val="none" w:sz="0" w:space="0" w:color="auto"/>
            <w:left w:val="none" w:sz="0" w:space="0" w:color="auto"/>
            <w:bottom w:val="none" w:sz="0" w:space="0" w:color="auto"/>
            <w:right w:val="none" w:sz="0" w:space="0" w:color="auto"/>
          </w:divBdr>
        </w:div>
        <w:div w:id="799809493">
          <w:marLeft w:val="0"/>
          <w:marRight w:val="0"/>
          <w:marTop w:val="0"/>
          <w:marBottom w:val="0"/>
          <w:divBdr>
            <w:top w:val="none" w:sz="0" w:space="0" w:color="auto"/>
            <w:left w:val="none" w:sz="0" w:space="0" w:color="auto"/>
            <w:bottom w:val="none" w:sz="0" w:space="0" w:color="auto"/>
            <w:right w:val="none" w:sz="0" w:space="0" w:color="auto"/>
          </w:divBdr>
        </w:div>
        <w:div w:id="1192383371">
          <w:marLeft w:val="0"/>
          <w:marRight w:val="0"/>
          <w:marTop w:val="0"/>
          <w:marBottom w:val="0"/>
          <w:divBdr>
            <w:top w:val="none" w:sz="0" w:space="0" w:color="auto"/>
            <w:left w:val="none" w:sz="0" w:space="0" w:color="auto"/>
            <w:bottom w:val="none" w:sz="0" w:space="0" w:color="auto"/>
            <w:right w:val="none" w:sz="0" w:space="0" w:color="auto"/>
          </w:divBdr>
        </w:div>
        <w:div w:id="273174282">
          <w:marLeft w:val="0"/>
          <w:marRight w:val="0"/>
          <w:marTop w:val="0"/>
          <w:marBottom w:val="0"/>
          <w:divBdr>
            <w:top w:val="none" w:sz="0" w:space="0" w:color="auto"/>
            <w:left w:val="none" w:sz="0" w:space="0" w:color="auto"/>
            <w:bottom w:val="none" w:sz="0" w:space="0" w:color="auto"/>
            <w:right w:val="none" w:sz="0" w:space="0" w:color="auto"/>
          </w:divBdr>
        </w:div>
        <w:div w:id="1349714659">
          <w:marLeft w:val="0"/>
          <w:marRight w:val="0"/>
          <w:marTop w:val="0"/>
          <w:marBottom w:val="0"/>
          <w:divBdr>
            <w:top w:val="none" w:sz="0" w:space="0" w:color="auto"/>
            <w:left w:val="none" w:sz="0" w:space="0" w:color="auto"/>
            <w:bottom w:val="none" w:sz="0" w:space="0" w:color="auto"/>
            <w:right w:val="none" w:sz="0" w:space="0" w:color="auto"/>
          </w:divBdr>
        </w:div>
        <w:div w:id="1000353702">
          <w:marLeft w:val="0"/>
          <w:marRight w:val="0"/>
          <w:marTop w:val="0"/>
          <w:marBottom w:val="0"/>
          <w:divBdr>
            <w:top w:val="none" w:sz="0" w:space="0" w:color="auto"/>
            <w:left w:val="none" w:sz="0" w:space="0" w:color="auto"/>
            <w:bottom w:val="none" w:sz="0" w:space="0" w:color="auto"/>
            <w:right w:val="none" w:sz="0" w:space="0" w:color="auto"/>
          </w:divBdr>
        </w:div>
        <w:div w:id="2129662844">
          <w:marLeft w:val="0"/>
          <w:marRight w:val="0"/>
          <w:marTop w:val="0"/>
          <w:marBottom w:val="0"/>
          <w:divBdr>
            <w:top w:val="none" w:sz="0" w:space="0" w:color="auto"/>
            <w:left w:val="none" w:sz="0" w:space="0" w:color="auto"/>
            <w:bottom w:val="none" w:sz="0" w:space="0" w:color="auto"/>
            <w:right w:val="none" w:sz="0" w:space="0" w:color="auto"/>
          </w:divBdr>
        </w:div>
        <w:div w:id="34090721">
          <w:marLeft w:val="0"/>
          <w:marRight w:val="0"/>
          <w:marTop w:val="0"/>
          <w:marBottom w:val="0"/>
          <w:divBdr>
            <w:top w:val="none" w:sz="0" w:space="0" w:color="auto"/>
            <w:left w:val="none" w:sz="0" w:space="0" w:color="auto"/>
            <w:bottom w:val="none" w:sz="0" w:space="0" w:color="auto"/>
            <w:right w:val="none" w:sz="0" w:space="0" w:color="auto"/>
          </w:divBdr>
        </w:div>
        <w:div w:id="86000779">
          <w:marLeft w:val="0"/>
          <w:marRight w:val="0"/>
          <w:marTop w:val="0"/>
          <w:marBottom w:val="0"/>
          <w:divBdr>
            <w:top w:val="none" w:sz="0" w:space="0" w:color="auto"/>
            <w:left w:val="none" w:sz="0" w:space="0" w:color="auto"/>
            <w:bottom w:val="none" w:sz="0" w:space="0" w:color="auto"/>
            <w:right w:val="none" w:sz="0" w:space="0" w:color="auto"/>
          </w:divBdr>
        </w:div>
        <w:div w:id="343749102">
          <w:marLeft w:val="0"/>
          <w:marRight w:val="0"/>
          <w:marTop w:val="0"/>
          <w:marBottom w:val="0"/>
          <w:divBdr>
            <w:top w:val="none" w:sz="0" w:space="0" w:color="auto"/>
            <w:left w:val="none" w:sz="0" w:space="0" w:color="auto"/>
            <w:bottom w:val="none" w:sz="0" w:space="0" w:color="auto"/>
            <w:right w:val="none" w:sz="0" w:space="0" w:color="auto"/>
          </w:divBdr>
        </w:div>
        <w:div w:id="81419928">
          <w:marLeft w:val="0"/>
          <w:marRight w:val="0"/>
          <w:marTop w:val="0"/>
          <w:marBottom w:val="0"/>
          <w:divBdr>
            <w:top w:val="none" w:sz="0" w:space="0" w:color="auto"/>
            <w:left w:val="none" w:sz="0" w:space="0" w:color="auto"/>
            <w:bottom w:val="none" w:sz="0" w:space="0" w:color="auto"/>
            <w:right w:val="none" w:sz="0" w:space="0" w:color="auto"/>
          </w:divBdr>
        </w:div>
        <w:div w:id="79644363">
          <w:marLeft w:val="0"/>
          <w:marRight w:val="0"/>
          <w:marTop w:val="0"/>
          <w:marBottom w:val="0"/>
          <w:divBdr>
            <w:top w:val="none" w:sz="0" w:space="0" w:color="auto"/>
            <w:left w:val="none" w:sz="0" w:space="0" w:color="auto"/>
            <w:bottom w:val="none" w:sz="0" w:space="0" w:color="auto"/>
            <w:right w:val="none" w:sz="0" w:space="0" w:color="auto"/>
          </w:divBdr>
        </w:div>
        <w:div w:id="2113819238">
          <w:marLeft w:val="0"/>
          <w:marRight w:val="0"/>
          <w:marTop w:val="0"/>
          <w:marBottom w:val="0"/>
          <w:divBdr>
            <w:top w:val="none" w:sz="0" w:space="0" w:color="auto"/>
            <w:left w:val="none" w:sz="0" w:space="0" w:color="auto"/>
            <w:bottom w:val="none" w:sz="0" w:space="0" w:color="auto"/>
            <w:right w:val="none" w:sz="0" w:space="0" w:color="auto"/>
          </w:divBdr>
        </w:div>
        <w:div w:id="1064448467">
          <w:marLeft w:val="0"/>
          <w:marRight w:val="0"/>
          <w:marTop w:val="0"/>
          <w:marBottom w:val="0"/>
          <w:divBdr>
            <w:top w:val="none" w:sz="0" w:space="0" w:color="auto"/>
            <w:left w:val="none" w:sz="0" w:space="0" w:color="auto"/>
            <w:bottom w:val="none" w:sz="0" w:space="0" w:color="auto"/>
            <w:right w:val="none" w:sz="0" w:space="0" w:color="auto"/>
          </w:divBdr>
        </w:div>
        <w:div w:id="2133592933">
          <w:marLeft w:val="0"/>
          <w:marRight w:val="0"/>
          <w:marTop w:val="0"/>
          <w:marBottom w:val="0"/>
          <w:divBdr>
            <w:top w:val="none" w:sz="0" w:space="0" w:color="auto"/>
            <w:left w:val="none" w:sz="0" w:space="0" w:color="auto"/>
            <w:bottom w:val="none" w:sz="0" w:space="0" w:color="auto"/>
            <w:right w:val="none" w:sz="0" w:space="0" w:color="auto"/>
          </w:divBdr>
        </w:div>
        <w:div w:id="974724223">
          <w:marLeft w:val="0"/>
          <w:marRight w:val="0"/>
          <w:marTop w:val="0"/>
          <w:marBottom w:val="0"/>
          <w:divBdr>
            <w:top w:val="none" w:sz="0" w:space="0" w:color="auto"/>
            <w:left w:val="none" w:sz="0" w:space="0" w:color="auto"/>
            <w:bottom w:val="none" w:sz="0" w:space="0" w:color="auto"/>
            <w:right w:val="none" w:sz="0" w:space="0" w:color="auto"/>
          </w:divBdr>
        </w:div>
        <w:div w:id="1126314004">
          <w:marLeft w:val="0"/>
          <w:marRight w:val="0"/>
          <w:marTop w:val="0"/>
          <w:marBottom w:val="0"/>
          <w:divBdr>
            <w:top w:val="none" w:sz="0" w:space="0" w:color="auto"/>
            <w:left w:val="none" w:sz="0" w:space="0" w:color="auto"/>
            <w:bottom w:val="none" w:sz="0" w:space="0" w:color="auto"/>
            <w:right w:val="none" w:sz="0" w:space="0" w:color="auto"/>
          </w:divBdr>
        </w:div>
        <w:div w:id="69666186">
          <w:marLeft w:val="0"/>
          <w:marRight w:val="0"/>
          <w:marTop w:val="0"/>
          <w:marBottom w:val="0"/>
          <w:divBdr>
            <w:top w:val="none" w:sz="0" w:space="0" w:color="auto"/>
            <w:left w:val="none" w:sz="0" w:space="0" w:color="auto"/>
            <w:bottom w:val="none" w:sz="0" w:space="0" w:color="auto"/>
            <w:right w:val="none" w:sz="0" w:space="0" w:color="auto"/>
          </w:divBdr>
        </w:div>
        <w:div w:id="2019967587">
          <w:marLeft w:val="0"/>
          <w:marRight w:val="0"/>
          <w:marTop w:val="0"/>
          <w:marBottom w:val="0"/>
          <w:divBdr>
            <w:top w:val="none" w:sz="0" w:space="0" w:color="auto"/>
            <w:left w:val="none" w:sz="0" w:space="0" w:color="auto"/>
            <w:bottom w:val="none" w:sz="0" w:space="0" w:color="auto"/>
            <w:right w:val="none" w:sz="0" w:space="0" w:color="auto"/>
          </w:divBdr>
        </w:div>
        <w:div w:id="1527938329">
          <w:marLeft w:val="0"/>
          <w:marRight w:val="0"/>
          <w:marTop w:val="0"/>
          <w:marBottom w:val="0"/>
          <w:divBdr>
            <w:top w:val="none" w:sz="0" w:space="0" w:color="auto"/>
            <w:left w:val="none" w:sz="0" w:space="0" w:color="auto"/>
            <w:bottom w:val="none" w:sz="0" w:space="0" w:color="auto"/>
            <w:right w:val="none" w:sz="0" w:space="0" w:color="auto"/>
          </w:divBdr>
        </w:div>
        <w:div w:id="1392121605">
          <w:marLeft w:val="0"/>
          <w:marRight w:val="0"/>
          <w:marTop w:val="0"/>
          <w:marBottom w:val="0"/>
          <w:divBdr>
            <w:top w:val="none" w:sz="0" w:space="0" w:color="auto"/>
            <w:left w:val="none" w:sz="0" w:space="0" w:color="auto"/>
            <w:bottom w:val="none" w:sz="0" w:space="0" w:color="auto"/>
            <w:right w:val="none" w:sz="0" w:space="0" w:color="auto"/>
          </w:divBdr>
        </w:div>
        <w:div w:id="784693648">
          <w:marLeft w:val="0"/>
          <w:marRight w:val="0"/>
          <w:marTop w:val="0"/>
          <w:marBottom w:val="0"/>
          <w:divBdr>
            <w:top w:val="none" w:sz="0" w:space="0" w:color="auto"/>
            <w:left w:val="none" w:sz="0" w:space="0" w:color="auto"/>
            <w:bottom w:val="none" w:sz="0" w:space="0" w:color="auto"/>
            <w:right w:val="none" w:sz="0" w:space="0" w:color="auto"/>
          </w:divBdr>
        </w:div>
        <w:div w:id="1124275281">
          <w:marLeft w:val="0"/>
          <w:marRight w:val="0"/>
          <w:marTop w:val="0"/>
          <w:marBottom w:val="0"/>
          <w:divBdr>
            <w:top w:val="none" w:sz="0" w:space="0" w:color="auto"/>
            <w:left w:val="none" w:sz="0" w:space="0" w:color="auto"/>
            <w:bottom w:val="none" w:sz="0" w:space="0" w:color="auto"/>
            <w:right w:val="none" w:sz="0" w:space="0" w:color="auto"/>
          </w:divBdr>
        </w:div>
        <w:div w:id="1999847080">
          <w:marLeft w:val="0"/>
          <w:marRight w:val="0"/>
          <w:marTop w:val="0"/>
          <w:marBottom w:val="0"/>
          <w:divBdr>
            <w:top w:val="none" w:sz="0" w:space="0" w:color="auto"/>
            <w:left w:val="none" w:sz="0" w:space="0" w:color="auto"/>
            <w:bottom w:val="none" w:sz="0" w:space="0" w:color="auto"/>
            <w:right w:val="none" w:sz="0" w:space="0" w:color="auto"/>
          </w:divBdr>
        </w:div>
        <w:div w:id="1067650179">
          <w:marLeft w:val="0"/>
          <w:marRight w:val="0"/>
          <w:marTop w:val="0"/>
          <w:marBottom w:val="0"/>
          <w:divBdr>
            <w:top w:val="none" w:sz="0" w:space="0" w:color="auto"/>
            <w:left w:val="none" w:sz="0" w:space="0" w:color="auto"/>
            <w:bottom w:val="none" w:sz="0" w:space="0" w:color="auto"/>
            <w:right w:val="none" w:sz="0" w:space="0" w:color="auto"/>
          </w:divBdr>
        </w:div>
        <w:div w:id="154538982">
          <w:marLeft w:val="0"/>
          <w:marRight w:val="0"/>
          <w:marTop w:val="0"/>
          <w:marBottom w:val="0"/>
          <w:divBdr>
            <w:top w:val="none" w:sz="0" w:space="0" w:color="auto"/>
            <w:left w:val="none" w:sz="0" w:space="0" w:color="auto"/>
            <w:bottom w:val="none" w:sz="0" w:space="0" w:color="auto"/>
            <w:right w:val="none" w:sz="0" w:space="0" w:color="auto"/>
          </w:divBdr>
        </w:div>
        <w:div w:id="1733969777">
          <w:marLeft w:val="0"/>
          <w:marRight w:val="0"/>
          <w:marTop w:val="0"/>
          <w:marBottom w:val="0"/>
          <w:divBdr>
            <w:top w:val="none" w:sz="0" w:space="0" w:color="auto"/>
            <w:left w:val="none" w:sz="0" w:space="0" w:color="auto"/>
            <w:bottom w:val="none" w:sz="0" w:space="0" w:color="auto"/>
            <w:right w:val="none" w:sz="0" w:space="0" w:color="auto"/>
          </w:divBdr>
        </w:div>
        <w:div w:id="1651865694">
          <w:marLeft w:val="0"/>
          <w:marRight w:val="0"/>
          <w:marTop w:val="0"/>
          <w:marBottom w:val="0"/>
          <w:divBdr>
            <w:top w:val="none" w:sz="0" w:space="0" w:color="auto"/>
            <w:left w:val="none" w:sz="0" w:space="0" w:color="auto"/>
            <w:bottom w:val="none" w:sz="0" w:space="0" w:color="auto"/>
            <w:right w:val="none" w:sz="0" w:space="0" w:color="auto"/>
          </w:divBdr>
        </w:div>
        <w:div w:id="1735662009">
          <w:marLeft w:val="0"/>
          <w:marRight w:val="0"/>
          <w:marTop w:val="0"/>
          <w:marBottom w:val="0"/>
          <w:divBdr>
            <w:top w:val="none" w:sz="0" w:space="0" w:color="auto"/>
            <w:left w:val="none" w:sz="0" w:space="0" w:color="auto"/>
            <w:bottom w:val="none" w:sz="0" w:space="0" w:color="auto"/>
            <w:right w:val="none" w:sz="0" w:space="0" w:color="auto"/>
          </w:divBdr>
        </w:div>
        <w:div w:id="1316034476">
          <w:marLeft w:val="0"/>
          <w:marRight w:val="0"/>
          <w:marTop w:val="0"/>
          <w:marBottom w:val="0"/>
          <w:divBdr>
            <w:top w:val="none" w:sz="0" w:space="0" w:color="auto"/>
            <w:left w:val="none" w:sz="0" w:space="0" w:color="auto"/>
            <w:bottom w:val="none" w:sz="0" w:space="0" w:color="auto"/>
            <w:right w:val="none" w:sz="0" w:space="0" w:color="auto"/>
          </w:divBdr>
        </w:div>
        <w:div w:id="980573496">
          <w:marLeft w:val="0"/>
          <w:marRight w:val="0"/>
          <w:marTop w:val="0"/>
          <w:marBottom w:val="0"/>
          <w:divBdr>
            <w:top w:val="none" w:sz="0" w:space="0" w:color="auto"/>
            <w:left w:val="none" w:sz="0" w:space="0" w:color="auto"/>
            <w:bottom w:val="none" w:sz="0" w:space="0" w:color="auto"/>
            <w:right w:val="none" w:sz="0" w:space="0" w:color="auto"/>
          </w:divBdr>
        </w:div>
        <w:div w:id="1498766648">
          <w:marLeft w:val="0"/>
          <w:marRight w:val="0"/>
          <w:marTop w:val="0"/>
          <w:marBottom w:val="0"/>
          <w:divBdr>
            <w:top w:val="none" w:sz="0" w:space="0" w:color="auto"/>
            <w:left w:val="none" w:sz="0" w:space="0" w:color="auto"/>
            <w:bottom w:val="none" w:sz="0" w:space="0" w:color="auto"/>
            <w:right w:val="none" w:sz="0" w:space="0" w:color="auto"/>
          </w:divBdr>
        </w:div>
        <w:div w:id="1149908981">
          <w:marLeft w:val="0"/>
          <w:marRight w:val="0"/>
          <w:marTop w:val="0"/>
          <w:marBottom w:val="0"/>
          <w:divBdr>
            <w:top w:val="none" w:sz="0" w:space="0" w:color="auto"/>
            <w:left w:val="none" w:sz="0" w:space="0" w:color="auto"/>
            <w:bottom w:val="none" w:sz="0" w:space="0" w:color="auto"/>
            <w:right w:val="none" w:sz="0" w:space="0" w:color="auto"/>
          </w:divBdr>
        </w:div>
        <w:div w:id="1068114823">
          <w:marLeft w:val="0"/>
          <w:marRight w:val="0"/>
          <w:marTop w:val="0"/>
          <w:marBottom w:val="0"/>
          <w:divBdr>
            <w:top w:val="none" w:sz="0" w:space="0" w:color="auto"/>
            <w:left w:val="none" w:sz="0" w:space="0" w:color="auto"/>
            <w:bottom w:val="none" w:sz="0" w:space="0" w:color="auto"/>
            <w:right w:val="none" w:sz="0" w:space="0" w:color="auto"/>
          </w:divBdr>
        </w:div>
        <w:div w:id="369500329">
          <w:marLeft w:val="0"/>
          <w:marRight w:val="0"/>
          <w:marTop w:val="0"/>
          <w:marBottom w:val="0"/>
          <w:divBdr>
            <w:top w:val="none" w:sz="0" w:space="0" w:color="auto"/>
            <w:left w:val="none" w:sz="0" w:space="0" w:color="auto"/>
            <w:bottom w:val="none" w:sz="0" w:space="0" w:color="auto"/>
            <w:right w:val="none" w:sz="0" w:space="0" w:color="auto"/>
          </w:divBdr>
        </w:div>
        <w:div w:id="312150490">
          <w:marLeft w:val="0"/>
          <w:marRight w:val="0"/>
          <w:marTop w:val="0"/>
          <w:marBottom w:val="0"/>
          <w:divBdr>
            <w:top w:val="none" w:sz="0" w:space="0" w:color="auto"/>
            <w:left w:val="none" w:sz="0" w:space="0" w:color="auto"/>
            <w:bottom w:val="none" w:sz="0" w:space="0" w:color="auto"/>
            <w:right w:val="none" w:sz="0" w:space="0" w:color="auto"/>
          </w:divBdr>
        </w:div>
        <w:div w:id="118576554">
          <w:marLeft w:val="0"/>
          <w:marRight w:val="0"/>
          <w:marTop w:val="0"/>
          <w:marBottom w:val="0"/>
          <w:divBdr>
            <w:top w:val="none" w:sz="0" w:space="0" w:color="auto"/>
            <w:left w:val="none" w:sz="0" w:space="0" w:color="auto"/>
            <w:bottom w:val="none" w:sz="0" w:space="0" w:color="auto"/>
            <w:right w:val="none" w:sz="0" w:space="0" w:color="auto"/>
          </w:divBdr>
        </w:div>
        <w:div w:id="1949702164">
          <w:marLeft w:val="0"/>
          <w:marRight w:val="0"/>
          <w:marTop w:val="0"/>
          <w:marBottom w:val="0"/>
          <w:divBdr>
            <w:top w:val="none" w:sz="0" w:space="0" w:color="auto"/>
            <w:left w:val="none" w:sz="0" w:space="0" w:color="auto"/>
            <w:bottom w:val="none" w:sz="0" w:space="0" w:color="auto"/>
            <w:right w:val="none" w:sz="0" w:space="0" w:color="auto"/>
          </w:divBdr>
        </w:div>
        <w:div w:id="1044521165">
          <w:marLeft w:val="0"/>
          <w:marRight w:val="0"/>
          <w:marTop w:val="0"/>
          <w:marBottom w:val="0"/>
          <w:divBdr>
            <w:top w:val="none" w:sz="0" w:space="0" w:color="auto"/>
            <w:left w:val="none" w:sz="0" w:space="0" w:color="auto"/>
            <w:bottom w:val="none" w:sz="0" w:space="0" w:color="auto"/>
            <w:right w:val="none" w:sz="0" w:space="0" w:color="auto"/>
          </w:divBdr>
        </w:div>
        <w:div w:id="1841116069">
          <w:marLeft w:val="0"/>
          <w:marRight w:val="0"/>
          <w:marTop w:val="0"/>
          <w:marBottom w:val="0"/>
          <w:divBdr>
            <w:top w:val="none" w:sz="0" w:space="0" w:color="auto"/>
            <w:left w:val="none" w:sz="0" w:space="0" w:color="auto"/>
            <w:bottom w:val="none" w:sz="0" w:space="0" w:color="auto"/>
            <w:right w:val="none" w:sz="0" w:space="0" w:color="auto"/>
          </w:divBdr>
        </w:div>
        <w:div w:id="1569267064">
          <w:marLeft w:val="0"/>
          <w:marRight w:val="0"/>
          <w:marTop w:val="0"/>
          <w:marBottom w:val="0"/>
          <w:divBdr>
            <w:top w:val="none" w:sz="0" w:space="0" w:color="auto"/>
            <w:left w:val="none" w:sz="0" w:space="0" w:color="auto"/>
            <w:bottom w:val="none" w:sz="0" w:space="0" w:color="auto"/>
            <w:right w:val="none" w:sz="0" w:space="0" w:color="auto"/>
          </w:divBdr>
        </w:div>
        <w:div w:id="280573894">
          <w:marLeft w:val="0"/>
          <w:marRight w:val="0"/>
          <w:marTop w:val="0"/>
          <w:marBottom w:val="0"/>
          <w:divBdr>
            <w:top w:val="none" w:sz="0" w:space="0" w:color="auto"/>
            <w:left w:val="none" w:sz="0" w:space="0" w:color="auto"/>
            <w:bottom w:val="none" w:sz="0" w:space="0" w:color="auto"/>
            <w:right w:val="none" w:sz="0" w:space="0" w:color="auto"/>
          </w:divBdr>
        </w:div>
        <w:div w:id="969826330">
          <w:marLeft w:val="0"/>
          <w:marRight w:val="0"/>
          <w:marTop w:val="0"/>
          <w:marBottom w:val="0"/>
          <w:divBdr>
            <w:top w:val="none" w:sz="0" w:space="0" w:color="auto"/>
            <w:left w:val="none" w:sz="0" w:space="0" w:color="auto"/>
            <w:bottom w:val="none" w:sz="0" w:space="0" w:color="auto"/>
            <w:right w:val="none" w:sz="0" w:space="0" w:color="auto"/>
          </w:divBdr>
        </w:div>
        <w:div w:id="1880701175">
          <w:marLeft w:val="0"/>
          <w:marRight w:val="0"/>
          <w:marTop w:val="0"/>
          <w:marBottom w:val="0"/>
          <w:divBdr>
            <w:top w:val="none" w:sz="0" w:space="0" w:color="auto"/>
            <w:left w:val="none" w:sz="0" w:space="0" w:color="auto"/>
            <w:bottom w:val="none" w:sz="0" w:space="0" w:color="auto"/>
            <w:right w:val="none" w:sz="0" w:space="0" w:color="auto"/>
          </w:divBdr>
        </w:div>
        <w:div w:id="2076777248">
          <w:marLeft w:val="0"/>
          <w:marRight w:val="0"/>
          <w:marTop w:val="0"/>
          <w:marBottom w:val="0"/>
          <w:divBdr>
            <w:top w:val="none" w:sz="0" w:space="0" w:color="auto"/>
            <w:left w:val="none" w:sz="0" w:space="0" w:color="auto"/>
            <w:bottom w:val="none" w:sz="0" w:space="0" w:color="auto"/>
            <w:right w:val="none" w:sz="0" w:space="0" w:color="auto"/>
          </w:divBdr>
        </w:div>
        <w:div w:id="489249204">
          <w:marLeft w:val="0"/>
          <w:marRight w:val="0"/>
          <w:marTop w:val="0"/>
          <w:marBottom w:val="0"/>
          <w:divBdr>
            <w:top w:val="none" w:sz="0" w:space="0" w:color="auto"/>
            <w:left w:val="none" w:sz="0" w:space="0" w:color="auto"/>
            <w:bottom w:val="none" w:sz="0" w:space="0" w:color="auto"/>
            <w:right w:val="none" w:sz="0" w:space="0" w:color="auto"/>
          </w:divBdr>
        </w:div>
        <w:div w:id="1740326718">
          <w:marLeft w:val="0"/>
          <w:marRight w:val="0"/>
          <w:marTop w:val="0"/>
          <w:marBottom w:val="0"/>
          <w:divBdr>
            <w:top w:val="none" w:sz="0" w:space="0" w:color="auto"/>
            <w:left w:val="none" w:sz="0" w:space="0" w:color="auto"/>
            <w:bottom w:val="none" w:sz="0" w:space="0" w:color="auto"/>
            <w:right w:val="none" w:sz="0" w:space="0" w:color="auto"/>
          </w:divBdr>
        </w:div>
        <w:div w:id="1093429419">
          <w:marLeft w:val="0"/>
          <w:marRight w:val="0"/>
          <w:marTop w:val="0"/>
          <w:marBottom w:val="0"/>
          <w:divBdr>
            <w:top w:val="none" w:sz="0" w:space="0" w:color="auto"/>
            <w:left w:val="none" w:sz="0" w:space="0" w:color="auto"/>
            <w:bottom w:val="none" w:sz="0" w:space="0" w:color="auto"/>
            <w:right w:val="none" w:sz="0" w:space="0" w:color="auto"/>
          </w:divBdr>
        </w:div>
        <w:div w:id="53548975">
          <w:marLeft w:val="0"/>
          <w:marRight w:val="0"/>
          <w:marTop w:val="0"/>
          <w:marBottom w:val="0"/>
          <w:divBdr>
            <w:top w:val="none" w:sz="0" w:space="0" w:color="auto"/>
            <w:left w:val="none" w:sz="0" w:space="0" w:color="auto"/>
            <w:bottom w:val="none" w:sz="0" w:space="0" w:color="auto"/>
            <w:right w:val="none" w:sz="0" w:space="0" w:color="auto"/>
          </w:divBdr>
        </w:div>
        <w:div w:id="387533783">
          <w:marLeft w:val="0"/>
          <w:marRight w:val="0"/>
          <w:marTop w:val="0"/>
          <w:marBottom w:val="0"/>
          <w:divBdr>
            <w:top w:val="none" w:sz="0" w:space="0" w:color="auto"/>
            <w:left w:val="none" w:sz="0" w:space="0" w:color="auto"/>
            <w:bottom w:val="none" w:sz="0" w:space="0" w:color="auto"/>
            <w:right w:val="none" w:sz="0" w:space="0" w:color="auto"/>
          </w:divBdr>
        </w:div>
        <w:div w:id="276104682">
          <w:marLeft w:val="0"/>
          <w:marRight w:val="0"/>
          <w:marTop w:val="0"/>
          <w:marBottom w:val="0"/>
          <w:divBdr>
            <w:top w:val="none" w:sz="0" w:space="0" w:color="auto"/>
            <w:left w:val="none" w:sz="0" w:space="0" w:color="auto"/>
            <w:bottom w:val="none" w:sz="0" w:space="0" w:color="auto"/>
            <w:right w:val="none" w:sz="0" w:space="0" w:color="auto"/>
          </w:divBdr>
        </w:div>
        <w:div w:id="1596017352">
          <w:marLeft w:val="0"/>
          <w:marRight w:val="0"/>
          <w:marTop w:val="0"/>
          <w:marBottom w:val="0"/>
          <w:divBdr>
            <w:top w:val="none" w:sz="0" w:space="0" w:color="auto"/>
            <w:left w:val="none" w:sz="0" w:space="0" w:color="auto"/>
            <w:bottom w:val="none" w:sz="0" w:space="0" w:color="auto"/>
            <w:right w:val="none" w:sz="0" w:space="0" w:color="auto"/>
          </w:divBdr>
        </w:div>
        <w:div w:id="1923953746">
          <w:marLeft w:val="0"/>
          <w:marRight w:val="0"/>
          <w:marTop w:val="0"/>
          <w:marBottom w:val="0"/>
          <w:divBdr>
            <w:top w:val="none" w:sz="0" w:space="0" w:color="auto"/>
            <w:left w:val="none" w:sz="0" w:space="0" w:color="auto"/>
            <w:bottom w:val="none" w:sz="0" w:space="0" w:color="auto"/>
            <w:right w:val="none" w:sz="0" w:space="0" w:color="auto"/>
          </w:divBdr>
        </w:div>
        <w:div w:id="1300452716">
          <w:marLeft w:val="0"/>
          <w:marRight w:val="0"/>
          <w:marTop w:val="0"/>
          <w:marBottom w:val="0"/>
          <w:divBdr>
            <w:top w:val="none" w:sz="0" w:space="0" w:color="auto"/>
            <w:left w:val="none" w:sz="0" w:space="0" w:color="auto"/>
            <w:bottom w:val="none" w:sz="0" w:space="0" w:color="auto"/>
            <w:right w:val="none" w:sz="0" w:space="0" w:color="auto"/>
          </w:divBdr>
        </w:div>
        <w:div w:id="1139689938">
          <w:marLeft w:val="0"/>
          <w:marRight w:val="0"/>
          <w:marTop w:val="0"/>
          <w:marBottom w:val="0"/>
          <w:divBdr>
            <w:top w:val="none" w:sz="0" w:space="0" w:color="auto"/>
            <w:left w:val="none" w:sz="0" w:space="0" w:color="auto"/>
            <w:bottom w:val="none" w:sz="0" w:space="0" w:color="auto"/>
            <w:right w:val="none" w:sz="0" w:space="0" w:color="auto"/>
          </w:divBdr>
        </w:div>
        <w:div w:id="260334104">
          <w:marLeft w:val="0"/>
          <w:marRight w:val="0"/>
          <w:marTop w:val="0"/>
          <w:marBottom w:val="0"/>
          <w:divBdr>
            <w:top w:val="none" w:sz="0" w:space="0" w:color="auto"/>
            <w:left w:val="none" w:sz="0" w:space="0" w:color="auto"/>
            <w:bottom w:val="none" w:sz="0" w:space="0" w:color="auto"/>
            <w:right w:val="none" w:sz="0" w:space="0" w:color="auto"/>
          </w:divBdr>
        </w:div>
        <w:div w:id="1525049530">
          <w:marLeft w:val="0"/>
          <w:marRight w:val="0"/>
          <w:marTop w:val="0"/>
          <w:marBottom w:val="0"/>
          <w:divBdr>
            <w:top w:val="none" w:sz="0" w:space="0" w:color="auto"/>
            <w:left w:val="none" w:sz="0" w:space="0" w:color="auto"/>
            <w:bottom w:val="none" w:sz="0" w:space="0" w:color="auto"/>
            <w:right w:val="none" w:sz="0" w:space="0" w:color="auto"/>
          </w:divBdr>
        </w:div>
        <w:div w:id="1064569460">
          <w:marLeft w:val="0"/>
          <w:marRight w:val="0"/>
          <w:marTop w:val="0"/>
          <w:marBottom w:val="0"/>
          <w:divBdr>
            <w:top w:val="none" w:sz="0" w:space="0" w:color="auto"/>
            <w:left w:val="none" w:sz="0" w:space="0" w:color="auto"/>
            <w:bottom w:val="none" w:sz="0" w:space="0" w:color="auto"/>
            <w:right w:val="none" w:sz="0" w:space="0" w:color="auto"/>
          </w:divBdr>
        </w:div>
        <w:div w:id="36591238">
          <w:marLeft w:val="0"/>
          <w:marRight w:val="0"/>
          <w:marTop w:val="0"/>
          <w:marBottom w:val="0"/>
          <w:divBdr>
            <w:top w:val="none" w:sz="0" w:space="0" w:color="auto"/>
            <w:left w:val="none" w:sz="0" w:space="0" w:color="auto"/>
            <w:bottom w:val="none" w:sz="0" w:space="0" w:color="auto"/>
            <w:right w:val="none" w:sz="0" w:space="0" w:color="auto"/>
          </w:divBdr>
        </w:div>
        <w:div w:id="1703245794">
          <w:marLeft w:val="0"/>
          <w:marRight w:val="0"/>
          <w:marTop w:val="0"/>
          <w:marBottom w:val="0"/>
          <w:divBdr>
            <w:top w:val="none" w:sz="0" w:space="0" w:color="auto"/>
            <w:left w:val="none" w:sz="0" w:space="0" w:color="auto"/>
            <w:bottom w:val="none" w:sz="0" w:space="0" w:color="auto"/>
            <w:right w:val="none" w:sz="0" w:space="0" w:color="auto"/>
          </w:divBdr>
        </w:div>
        <w:div w:id="1021200470">
          <w:marLeft w:val="0"/>
          <w:marRight w:val="0"/>
          <w:marTop w:val="0"/>
          <w:marBottom w:val="0"/>
          <w:divBdr>
            <w:top w:val="none" w:sz="0" w:space="0" w:color="auto"/>
            <w:left w:val="none" w:sz="0" w:space="0" w:color="auto"/>
            <w:bottom w:val="none" w:sz="0" w:space="0" w:color="auto"/>
            <w:right w:val="none" w:sz="0" w:space="0" w:color="auto"/>
          </w:divBdr>
        </w:div>
        <w:div w:id="484055352">
          <w:marLeft w:val="0"/>
          <w:marRight w:val="0"/>
          <w:marTop w:val="0"/>
          <w:marBottom w:val="0"/>
          <w:divBdr>
            <w:top w:val="none" w:sz="0" w:space="0" w:color="auto"/>
            <w:left w:val="none" w:sz="0" w:space="0" w:color="auto"/>
            <w:bottom w:val="none" w:sz="0" w:space="0" w:color="auto"/>
            <w:right w:val="none" w:sz="0" w:space="0" w:color="auto"/>
          </w:divBdr>
        </w:div>
        <w:div w:id="2145386638">
          <w:marLeft w:val="0"/>
          <w:marRight w:val="0"/>
          <w:marTop w:val="0"/>
          <w:marBottom w:val="0"/>
          <w:divBdr>
            <w:top w:val="none" w:sz="0" w:space="0" w:color="auto"/>
            <w:left w:val="none" w:sz="0" w:space="0" w:color="auto"/>
            <w:bottom w:val="none" w:sz="0" w:space="0" w:color="auto"/>
            <w:right w:val="none" w:sz="0" w:space="0" w:color="auto"/>
          </w:divBdr>
        </w:div>
        <w:div w:id="1449469137">
          <w:marLeft w:val="0"/>
          <w:marRight w:val="0"/>
          <w:marTop w:val="0"/>
          <w:marBottom w:val="0"/>
          <w:divBdr>
            <w:top w:val="none" w:sz="0" w:space="0" w:color="auto"/>
            <w:left w:val="none" w:sz="0" w:space="0" w:color="auto"/>
            <w:bottom w:val="none" w:sz="0" w:space="0" w:color="auto"/>
            <w:right w:val="none" w:sz="0" w:space="0" w:color="auto"/>
          </w:divBdr>
        </w:div>
        <w:div w:id="199317892">
          <w:marLeft w:val="0"/>
          <w:marRight w:val="0"/>
          <w:marTop w:val="0"/>
          <w:marBottom w:val="0"/>
          <w:divBdr>
            <w:top w:val="none" w:sz="0" w:space="0" w:color="auto"/>
            <w:left w:val="none" w:sz="0" w:space="0" w:color="auto"/>
            <w:bottom w:val="none" w:sz="0" w:space="0" w:color="auto"/>
            <w:right w:val="none" w:sz="0" w:space="0" w:color="auto"/>
          </w:divBdr>
        </w:div>
        <w:div w:id="867062659">
          <w:marLeft w:val="0"/>
          <w:marRight w:val="0"/>
          <w:marTop w:val="0"/>
          <w:marBottom w:val="0"/>
          <w:divBdr>
            <w:top w:val="none" w:sz="0" w:space="0" w:color="auto"/>
            <w:left w:val="none" w:sz="0" w:space="0" w:color="auto"/>
            <w:bottom w:val="none" w:sz="0" w:space="0" w:color="auto"/>
            <w:right w:val="none" w:sz="0" w:space="0" w:color="auto"/>
          </w:divBdr>
        </w:div>
        <w:div w:id="2027976264">
          <w:marLeft w:val="0"/>
          <w:marRight w:val="0"/>
          <w:marTop w:val="0"/>
          <w:marBottom w:val="0"/>
          <w:divBdr>
            <w:top w:val="none" w:sz="0" w:space="0" w:color="auto"/>
            <w:left w:val="none" w:sz="0" w:space="0" w:color="auto"/>
            <w:bottom w:val="none" w:sz="0" w:space="0" w:color="auto"/>
            <w:right w:val="none" w:sz="0" w:space="0" w:color="auto"/>
          </w:divBdr>
        </w:div>
        <w:div w:id="1278291640">
          <w:marLeft w:val="0"/>
          <w:marRight w:val="0"/>
          <w:marTop w:val="0"/>
          <w:marBottom w:val="0"/>
          <w:divBdr>
            <w:top w:val="none" w:sz="0" w:space="0" w:color="auto"/>
            <w:left w:val="none" w:sz="0" w:space="0" w:color="auto"/>
            <w:bottom w:val="none" w:sz="0" w:space="0" w:color="auto"/>
            <w:right w:val="none" w:sz="0" w:space="0" w:color="auto"/>
          </w:divBdr>
        </w:div>
        <w:div w:id="1283464939">
          <w:marLeft w:val="0"/>
          <w:marRight w:val="0"/>
          <w:marTop w:val="0"/>
          <w:marBottom w:val="0"/>
          <w:divBdr>
            <w:top w:val="none" w:sz="0" w:space="0" w:color="auto"/>
            <w:left w:val="none" w:sz="0" w:space="0" w:color="auto"/>
            <w:bottom w:val="none" w:sz="0" w:space="0" w:color="auto"/>
            <w:right w:val="none" w:sz="0" w:space="0" w:color="auto"/>
          </w:divBdr>
        </w:div>
        <w:div w:id="1038505090">
          <w:marLeft w:val="0"/>
          <w:marRight w:val="0"/>
          <w:marTop w:val="0"/>
          <w:marBottom w:val="0"/>
          <w:divBdr>
            <w:top w:val="none" w:sz="0" w:space="0" w:color="auto"/>
            <w:left w:val="none" w:sz="0" w:space="0" w:color="auto"/>
            <w:bottom w:val="none" w:sz="0" w:space="0" w:color="auto"/>
            <w:right w:val="none" w:sz="0" w:space="0" w:color="auto"/>
          </w:divBdr>
        </w:div>
        <w:div w:id="776826340">
          <w:marLeft w:val="0"/>
          <w:marRight w:val="0"/>
          <w:marTop w:val="0"/>
          <w:marBottom w:val="0"/>
          <w:divBdr>
            <w:top w:val="none" w:sz="0" w:space="0" w:color="auto"/>
            <w:left w:val="none" w:sz="0" w:space="0" w:color="auto"/>
            <w:bottom w:val="none" w:sz="0" w:space="0" w:color="auto"/>
            <w:right w:val="none" w:sz="0" w:space="0" w:color="auto"/>
          </w:divBdr>
        </w:div>
        <w:div w:id="1551259901">
          <w:marLeft w:val="0"/>
          <w:marRight w:val="0"/>
          <w:marTop w:val="0"/>
          <w:marBottom w:val="0"/>
          <w:divBdr>
            <w:top w:val="none" w:sz="0" w:space="0" w:color="auto"/>
            <w:left w:val="none" w:sz="0" w:space="0" w:color="auto"/>
            <w:bottom w:val="none" w:sz="0" w:space="0" w:color="auto"/>
            <w:right w:val="none" w:sz="0" w:space="0" w:color="auto"/>
          </w:divBdr>
        </w:div>
        <w:div w:id="1968466678">
          <w:marLeft w:val="0"/>
          <w:marRight w:val="0"/>
          <w:marTop w:val="0"/>
          <w:marBottom w:val="0"/>
          <w:divBdr>
            <w:top w:val="none" w:sz="0" w:space="0" w:color="auto"/>
            <w:left w:val="none" w:sz="0" w:space="0" w:color="auto"/>
            <w:bottom w:val="none" w:sz="0" w:space="0" w:color="auto"/>
            <w:right w:val="none" w:sz="0" w:space="0" w:color="auto"/>
          </w:divBdr>
        </w:div>
        <w:div w:id="418253023">
          <w:marLeft w:val="0"/>
          <w:marRight w:val="0"/>
          <w:marTop w:val="0"/>
          <w:marBottom w:val="0"/>
          <w:divBdr>
            <w:top w:val="none" w:sz="0" w:space="0" w:color="auto"/>
            <w:left w:val="none" w:sz="0" w:space="0" w:color="auto"/>
            <w:bottom w:val="none" w:sz="0" w:space="0" w:color="auto"/>
            <w:right w:val="none" w:sz="0" w:space="0" w:color="auto"/>
          </w:divBdr>
        </w:div>
        <w:div w:id="1269046353">
          <w:marLeft w:val="0"/>
          <w:marRight w:val="0"/>
          <w:marTop w:val="0"/>
          <w:marBottom w:val="0"/>
          <w:divBdr>
            <w:top w:val="none" w:sz="0" w:space="0" w:color="auto"/>
            <w:left w:val="none" w:sz="0" w:space="0" w:color="auto"/>
            <w:bottom w:val="none" w:sz="0" w:space="0" w:color="auto"/>
            <w:right w:val="none" w:sz="0" w:space="0" w:color="auto"/>
          </w:divBdr>
        </w:div>
        <w:div w:id="1694964782">
          <w:marLeft w:val="0"/>
          <w:marRight w:val="0"/>
          <w:marTop w:val="0"/>
          <w:marBottom w:val="0"/>
          <w:divBdr>
            <w:top w:val="none" w:sz="0" w:space="0" w:color="auto"/>
            <w:left w:val="none" w:sz="0" w:space="0" w:color="auto"/>
            <w:bottom w:val="none" w:sz="0" w:space="0" w:color="auto"/>
            <w:right w:val="none" w:sz="0" w:space="0" w:color="auto"/>
          </w:divBdr>
        </w:div>
        <w:div w:id="708804165">
          <w:marLeft w:val="0"/>
          <w:marRight w:val="0"/>
          <w:marTop w:val="0"/>
          <w:marBottom w:val="0"/>
          <w:divBdr>
            <w:top w:val="none" w:sz="0" w:space="0" w:color="auto"/>
            <w:left w:val="none" w:sz="0" w:space="0" w:color="auto"/>
            <w:bottom w:val="none" w:sz="0" w:space="0" w:color="auto"/>
            <w:right w:val="none" w:sz="0" w:space="0" w:color="auto"/>
          </w:divBdr>
        </w:div>
        <w:div w:id="1262883184">
          <w:marLeft w:val="0"/>
          <w:marRight w:val="0"/>
          <w:marTop w:val="0"/>
          <w:marBottom w:val="0"/>
          <w:divBdr>
            <w:top w:val="none" w:sz="0" w:space="0" w:color="auto"/>
            <w:left w:val="none" w:sz="0" w:space="0" w:color="auto"/>
            <w:bottom w:val="none" w:sz="0" w:space="0" w:color="auto"/>
            <w:right w:val="none" w:sz="0" w:space="0" w:color="auto"/>
          </w:divBdr>
        </w:div>
        <w:div w:id="183830631">
          <w:marLeft w:val="0"/>
          <w:marRight w:val="0"/>
          <w:marTop w:val="0"/>
          <w:marBottom w:val="0"/>
          <w:divBdr>
            <w:top w:val="none" w:sz="0" w:space="0" w:color="auto"/>
            <w:left w:val="none" w:sz="0" w:space="0" w:color="auto"/>
            <w:bottom w:val="none" w:sz="0" w:space="0" w:color="auto"/>
            <w:right w:val="none" w:sz="0" w:space="0" w:color="auto"/>
          </w:divBdr>
        </w:div>
        <w:div w:id="1949660751">
          <w:marLeft w:val="0"/>
          <w:marRight w:val="0"/>
          <w:marTop w:val="0"/>
          <w:marBottom w:val="0"/>
          <w:divBdr>
            <w:top w:val="none" w:sz="0" w:space="0" w:color="auto"/>
            <w:left w:val="none" w:sz="0" w:space="0" w:color="auto"/>
            <w:bottom w:val="none" w:sz="0" w:space="0" w:color="auto"/>
            <w:right w:val="none" w:sz="0" w:space="0" w:color="auto"/>
          </w:divBdr>
        </w:div>
        <w:div w:id="1351100887">
          <w:marLeft w:val="0"/>
          <w:marRight w:val="0"/>
          <w:marTop w:val="0"/>
          <w:marBottom w:val="0"/>
          <w:divBdr>
            <w:top w:val="none" w:sz="0" w:space="0" w:color="auto"/>
            <w:left w:val="none" w:sz="0" w:space="0" w:color="auto"/>
            <w:bottom w:val="none" w:sz="0" w:space="0" w:color="auto"/>
            <w:right w:val="none" w:sz="0" w:space="0" w:color="auto"/>
          </w:divBdr>
        </w:div>
        <w:div w:id="518812754">
          <w:marLeft w:val="0"/>
          <w:marRight w:val="0"/>
          <w:marTop w:val="0"/>
          <w:marBottom w:val="0"/>
          <w:divBdr>
            <w:top w:val="none" w:sz="0" w:space="0" w:color="auto"/>
            <w:left w:val="none" w:sz="0" w:space="0" w:color="auto"/>
            <w:bottom w:val="none" w:sz="0" w:space="0" w:color="auto"/>
            <w:right w:val="none" w:sz="0" w:space="0" w:color="auto"/>
          </w:divBdr>
        </w:div>
        <w:div w:id="115298902">
          <w:marLeft w:val="0"/>
          <w:marRight w:val="0"/>
          <w:marTop w:val="0"/>
          <w:marBottom w:val="0"/>
          <w:divBdr>
            <w:top w:val="none" w:sz="0" w:space="0" w:color="auto"/>
            <w:left w:val="none" w:sz="0" w:space="0" w:color="auto"/>
            <w:bottom w:val="none" w:sz="0" w:space="0" w:color="auto"/>
            <w:right w:val="none" w:sz="0" w:space="0" w:color="auto"/>
          </w:divBdr>
        </w:div>
        <w:div w:id="1391417646">
          <w:marLeft w:val="0"/>
          <w:marRight w:val="0"/>
          <w:marTop w:val="0"/>
          <w:marBottom w:val="0"/>
          <w:divBdr>
            <w:top w:val="none" w:sz="0" w:space="0" w:color="auto"/>
            <w:left w:val="none" w:sz="0" w:space="0" w:color="auto"/>
            <w:bottom w:val="none" w:sz="0" w:space="0" w:color="auto"/>
            <w:right w:val="none" w:sz="0" w:space="0" w:color="auto"/>
          </w:divBdr>
        </w:div>
        <w:div w:id="1607468502">
          <w:marLeft w:val="0"/>
          <w:marRight w:val="0"/>
          <w:marTop w:val="0"/>
          <w:marBottom w:val="0"/>
          <w:divBdr>
            <w:top w:val="none" w:sz="0" w:space="0" w:color="auto"/>
            <w:left w:val="none" w:sz="0" w:space="0" w:color="auto"/>
            <w:bottom w:val="none" w:sz="0" w:space="0" w:color="auto"/>
            <w:right w:val="none" w:sz="0" w:space="0" w:color="auto"/>
          </w:divBdr>
        </w:div>
        <w:div w:id="1909415044">
          <w:marLeft w:val="0"/>
          <w:marRight w:val="0"/>
          <w:marTop w:val="0"/>
          <w:marBottom w:val="0"/>
          <w:divBdr>
            <w:top w:val="none" w:sz="0" w:space="0" w:color="auto"/>
            <w:left w:val="none" w:sz="0" w:space="0" w:color="auto"/>
            <w:bottom w:val="none" w:sz="0" w:space="0" w:color="auto"/>
            <w:right w:val="none" w:sz="0" w:space="0" w:color="auto"/>
          </w:divBdr>
        </w:div>
        <w:div w:id="1463768302">
          <w:marLeft w:val="0"/>
          <w:marRight w:val="0"/>
          <w:marTop w:val="0"/>
          <w:marBottom w:val="0"/>
          <w:divBdr>
            <w:top w:val="none" w:sz="0" w:space="0" w:color="auto"/>
            <w:left w:val="none" w:sz="0" w:space="0" w:color="auto"/>
            <w:bottom w:val="none" w:sz="0" w:space="0" w:color="auto"/>
            <w:right w:val="none" w:sz="0" w:space="0" w:color="auto"/>
          </w:divBdr>
        </w:div>
        <w:div w:id="1036079772">
          <w:marLeft w:val="0"/>
          <w:marRight w:val="0"/>
          <w:marTop w:val="0"/>
          <w:marBottom w:val="0"/>
          <w:divBdr>
            <w:top w:val="none" w:sz="0" w:space="0" w:color="auto"/>
            <w:left w:val="none" w:sz="0" w:space="0" w:color="auto"/>
            <w:bottom w:val="none" w:sz="0" w:space="0" w:color="auto"/>
            <w:right w:val="none" w:sz="0" w:space="0" w:color="auto"/>
          </w:divBdr>
        </w:div>
        <w:div w:id="1207718460">
          <w:marLeft w:val="0"/>
          <w:marRight w:val="0"/>
          <w:marTop w:val="0"/>
          <w:marBottom w:val="0"/>
          <w:divBdr>
            <w:top w:val="none" w:sz="0" w:space="0" w:color="auto"/>
            <w:left w:val="none" w:sz="0" w:space="0" w:color="auto"/>
            <w:bottom w:val="none" w:sz="0" w:space="0" w:color="auto"/>
            <w:right w:val="none" w:sz="0" w:space="0" w:color="auto"/>
          </w:divBdr>
        </w:div>
        <w:div w:id="1615404634">
          <w:marLeft w:val="0"/>
          <w:marRight w:val="0"/>
          <w:marTop w:val="0"/>
          <w:marBottom w:val="0"/>
          <w:divBdr>
            <w:top w:val="none" w:sz="0" w:space="0" w:color="auto"/>
            <w:left w:val="none" w:sz="0" w:space="0" w:color="auto"/>
            <w:bottom w:val="none" w:sz="0" w:space="0" w:color="auto"/>
            <w:right w:val="none" w:sz="0" w:space="0" w:color="auto"/>
          </w:divBdr>
        </w:div>
        <w:div w:id="2000889597">
          <w:marLeft w:val="0"/>
          <w:marRight w:val="0"/>
          <w:marTop w:val="0"/>
          <w:marBottom w:val="0"/>
          <w:divBdr>
            <w:top w:val="none" w:sz="0" w:space="0" w:color="auto"/>
            <w:left w:val="none" w:sz="0" w:space="0" w:color="auto"/>
            <w:bottom w:val="none" w:sz="0" w:space="0" w:color="auto"/>
            <w:right w:val="none" w:sz="0" w:space="0" w:color="auto"/>
          </w:divBdr>
        </w:div>
        <w:div w:id="1127238440">
          <w:marLeft w:val="0"/>
          <w:marRight w:val="0"/>
          <w:marTop w:val="0"/>
          <w:marBottom w:val="0"/>
          <w:divBdr>
            <w:top w:val="none" w:sz="0" w:space="0" w:color="auto"/>
            <w:left w:val="none" w:sz="0" w:space="0" w:color="auto"/>
            <w:bottom w:val="none" w:sz="0" w:space="0" w:color="auto"/>
            <w:right w:val="none" w:sz="0" w:space="0" w:color="auto"/>
          </w:divBdr>
        </w:div>
        <w:div w:id="1580868128">
          <w:marLeft w:val="0"/>
          <w:marRight w:val="0"/>
          <w:marTop w:val="0"/>
          <w:marBottom w:val="0"/>
          <w:divBdr>
            <w:top w:val="none" w:sz="0" w:space="0" w:color="auto"/>
            <w:left w:val="none" w:sz="0" w:space="0" w:color="auto"/>
            <w:bottom w:val="none" w:sz="0" w:space="0" w:color="auto"/>
            <w:right w:val="none" w:sz="0" w:space="0" w:color="auto"/>
          </w:divBdr>
        </w:div>
        <w:div w:id="1014190020">
          <w:marLeft w:val="0"/>
          <w:marRight w:val="0"/>
          <w:marTop w:val="0"/>
          <w:marBottom w:val="0"/>
          <w:divBdr>
            <w:top w:val="none" w:sz="0" w:space="0" w:color="auto"/>
            <w:left w:val="none" w:sz="0" w:space="0" w:color="auto"/>
            <w:bottom w:val="none" w:sz="0" w:space="0" w:color="auto"/>
            <w:right w:val="none" w:sz="0" w:space="0" w:color="auto"/>
          </w:divBdr>
        </w:div>
        <w:div w:id="996034218">
          <w:marLeft w:val="0"/>
          <w:marRight w:val="0"/>
          <w:marTop w:val="0"/>
          <w:marBottom w:val="0"/>
          <w:divBdr>
            <w:top w:val="none" w:sz="0" w:space="0" w:color="auto"/>
            <w:left w:val="none" w:sz="0" w:space="0" w:color="auto"/>
            <w:bottom w:val="none" w:sz="0" w:space="0" w:color="auto"/>
            <w:right w:val="none" w:sz="0" w:space="0" w:color="auto"/>
          </w:divBdr>
        </w:div>
        <w:div w:id="2105225260">
          <w:marLeft w:val="0"/>
          <w:marRight w:val="0"/>
          <w:marTop w:val="0"/>
          <w:marBottom w:val="0"/>
          <w:divBdr>
            <w:top w:val="none" w:sz="0" w:space="0" w:color="auto"/>
            <w:left w:val="none" w:sz="0" w:space="0" w:color="auto"/>
            <w:bottom w:val="none" w:sz="0" w:space="0" w:color="auto"/>
            <w:right w:val="none" w:sz="0" w:space="0" w:color="auto"/>
          </w:divBdr>
        </w:div>
        <w:div w:id="495343285">
          <w:marLeft w:val="0"/>
          <w:marRight w:val="0"/>
          <w:marTop w:val="0"/>
          <w:marBottom w:val="0"/>
          <w:divBdr>
            <w:top w:val="none" w:sz="0" w:space="0" w:color="auto"/>
            <w:left w:val="none" w:sz="0" w:space="0" w:color="auto"/>
            <w:bottom w:val="none" w:sz="0" w:space="0" w:color="auto"/>
            <w:right w:val="none" w:sz="0" w:space="0" w:color="auto"/>
          </w:divBdr>
        </w:div>
        <w:div w:id="2119132637">
          <w:marLeft w:val="0"/>
          <w:marRight w:val="0"/>
          <w:marTop w:val="0"/>
          <w:marBottom w:val="0"/>
          <w:divBdr>
            <w:top w:val="none" w:sz="0" w:space="0" w:color="auto"/>
            <w:left w:val="none" w:sz="0" w:space="0" w:color="auto"/>
            <w:bottom w:val="none" w:sz="0" w:space="0" w:color="auto"/>
            <w:right w:val="none" w:sz="0" w:space="0" w:color="auto"/>
          </w:divBdr>
        </w:div>
        <w:div w:id="1694380863">
          <w:marLeft w:val="0"/>
          <w:marRight w:val="0"/>
          <w:marTop w:val="0"/>
          <w:marBottom w:val="0"/>
          <w:divBdr>
            <w:top w:val="none" w:sz="0" w:space="0" w:color="auto"/>
            <w:left w:val="none" w:sz="0" w:space="0" w:color="auto"/>
            <w:bottom w:val="none" w:sz="0" w:space="0" w:color="auto"/>
            <w:right w:val="none" w:sz="0" w:space="0" w:color="auto"/>
          </w:divBdr>
        </w:div>
        <w:div w:id="2103793597">
          <w:marLeft w:val="0"/>
          <w:marRight w:val="0"/>
          <w:marTop w:val="0"/>
          <w:marBottom w:val="0"/>
          <w:divBdr>
            <w:top w:val="none" w:sz="0" w:space="0" w:color="auto"/>
            <w:left w:val="none" w:sz="0" w:space="0" w:color="auto"/>
            <w:bottom w:val="none" w:sz="0" w:space="0" w:color="auto"/>
            <w:right w:val="none" w:sz="0" w:space="0" w:color="auto"/>
          </w:divBdr>
        </w:div>
        <w:div w:id="160705563">
          <w:marLeft w:val="0"/>
          <w:marRight w:val="0"/>
          <w:marTop w:val="0"/>
          <w:marBottom w:val="0"/>
          <w:divBdr>
            <w:top w:val="none" w:sz="0" w:space="0" w:color="auto"/>
            <w:left w:val="none" w:sz="0" w:space="0" w:color="auto"/>
            <w:bottom w:val="none" w:sz="0" w:space="0" w:color="auto"/>
            <w:right w:val="none" w:sz="0" w:space="0" w:color="auto"/>
          </w:divBdr>
        </w:div>
        <w:div w:id="313998232">
          <w:marLeft w:val="0"/>
          <w:marRight w:val="0"/>
          <w:marTop w:val="0"/>
          <w:marBottom w:val="0"/>
          <w:divBdr>
            <w:top w:val="none" w:sz="0" w:space="0" w:color="auto"/>
            <w:left w:val="none" w:sz="0" w:space="0" w:color="auto"/>
            <w:bottom w:val="none" w:sz="0" w:space="0" w:color="auto"/>
            <w:right w:val="none" w:sz="0" w:space="0" w:color="auto"/>
          </w:divBdr>
        </w:div>
        <w:div w:id="1047529754">
          <w:marLeft w:val="0"/>
          <w:marRight w:val="0"/>
          <w:marTop w:val="0"/>
          <w:marBottom w:val="0"/>
          <w:divBdr>
            <w:top w:val="none" w:sz="0" w:space="0" w:color="auto"/>
            <w:left w:val="none" w:sz="0" w:space="0" w:color="auto"/>
            <w:bottom w:val="none" w:sz="0" w:space="0" w:color="auto"/>
            <w:right w:val="none" w:sz="0" w:space="0" w:color="auto"/>
          </w:divBdr>
        </w:div>
        <w:div w:id="667364805">
          <w:marLeft w:val="0"/>
          <w:marRight w:val="0"/>
          <w:marTop w:val="0"/>
          <w:marBottom w:val="0"/>
          <w:divBdr>
            <w:top w:val="none" w:sz="0" w:space="0" w:color="auto"/>
            <w:left w:val="none" w:sz="0" w:space="0" w:color="auto"/>
            <w:bottom w:val="none" w:sz="0" w:space="0" w:color="auto"/>
            <w:right w:val="none" w:sz="0" w:space="0" w:color="auto"/>
          </w:divBdr>
        </w:div>
        <w:div w:id="1893151990">
          <w:marLeft w:val="0"/>
          <w:marRight w:val="0"/>
          <w:marTop w:val="0"/>
          <w:marBottom w:val="0"/>
          <w:divBdr>
            <w:top w:val="none" w:sz="0" w:space="0" w:color="auto"/>
            <w:left w:val="none" w:sz="0" w:space="0" w:color="auto"/>
            <w:bottom w:val="none" w:sz="0" w:space="0" w:color="auto"/>
            <w:right w:val="none" w:sz="0" w:space="0" w:color="auto"/>
          </w:divBdr>
        </w:div>
        <w:div w:id="1668628526">
          <w:marLeft w:val="0"/>
          <w:marRight w:val="0"/>
          <w:marTop w:val="0"/>
          <w:marBottom w:val="0"/>
          <w:divBdr>
            <w:top w:val="none" w:sz="0" w:space="0" w:color="auto"/>
            <w:left w:val="none" w:sz="0" w:space="0" w:color="auto"/>
            <w:bottom w:val="none" w:sz="0" w:space="0" w:color="auto"/>
            <w:right w:val="none" w:sz="0" w:space="0" w:color="auto"/>
          </w:divBdr>
        </w:div>
        <w:div w:id="1022436444">
          <w:marLeft w:val="0"/>
          <w:marRight w:val="0"/>
          <w:marTop w:val="0"/>
          <w:marBottom w:val="0"/>
          <w:divBdr>
            <w:top w:val="none" w:sz="0" w:space="0" w:color="auto"/>
            <w:left w:val="none" w:sz="0" w:space="0" w:color="auto"/>
            <w:bottom w:val="none" w:sz="0" w:space="0" w:color="auto"/>
            <w:right w:val="none" w:sz="0" w:space="0" w:color="auto"/>
          </w:divBdr>
        </w:div>
        <w:div w:id="1604606078">
          <w:marLeft w:val="0"/>
          <w:marRight w:val="0"/>
          <w:marTop w:val="0"/>
          <w:marBottom w:val="0"/>
          <w:divBdr>
            <w:top w:val="none" w:sz="0" w:space="0" w:color="auto"/>
            <w:left w:val="none" w:sz="0" w:space="0" w:color="auto"/>
            <w:bottom w:val="none" w:sz="0" w:space="0" w:color="auto"/>
            <w:right w:val="none" w:sz="0" w:space="0" w:color="auto"/>
          </w:divBdr>
        </w:div>
        <w:div w:id="1809741525">
          <w:marLeft w:val="0"/>
          <w:marRight w:val="0"/>
          <w:marTop w:val="0"/>
          <w:marBottom w:val="0"/>
          <w:divBdr>
            <w:top w:val="none" w:sz="0" w:space="0" w:color="auto"/>
            <w:left w:val="none" w:sz="0" w:space="0" w:color="auto"/>
            <w:bottom w:val="none" w:sz="0" w:space="0" w:color="auto"/>
            <w:right w:val="none" w:sz="0" w:space="0" w:color="auto"/>
          </w:divBdr>
        </w:div>
        <w:div w:id="1874464242">
          <w:marLeft w:val="0"/>
          <w:marRight w:val="0"/>
          <w:marTop w:val="0"/>
          <w:marBottom w:val="0"/>
          <w:divBdr>
            <w:top w:val="none" w:sz="0" w:space="0" w:color="auto"/>
            <w:left w:val="none" w:sz="0" w:space="0" w:color="auto"/>
            <w:bottom w:val="none" w:sz="0" w:space="0" w:color="auto"/>
            <w:right w:val="none" w:sz="0" w:space="0" w:color="auto"/>
          </w:divBdr>
        </w:div>
        <w:div w:id="9991045">
          <w:marLeft w:val="0"/>
          <w:marRight w:val="0"/>
          <w:marTop w:val="0"/>
          <w:marBottom w:val="0"/>
          <w:divBdr>
            <w:top w:val="none" w:sz="0" w:space="0" w:color="auto"/>
            <w:left w:val="none" w:sz="0" w:space="0" w:color="auto"/>
            <w:bottom w:val="none" w:sz="0" w:space="0" w:color="auto"/>
            <w:right w:val="none" w:sz="0" w:space="0" w:color="auto"/>
          </w:divBdr>
        </w:div>
        <w:div w:id="1809546183">
          <w:marLeft w:val="0"/>
          <w:marRight w:val="0"/>
          <w:marTop w:val="0"/>
          <w:marBottom w:val="0"/>
          <w:divBdr>
            <w:top w:val="none" w:sz="0" w:space="0" w:color="auto"/>
            <w:left w:val="none" w:sz="0" w:space="0" w:color="auto"/>
            <w:bottom w:val="none" w:sz="0" w:space="0" w:color="auto"/>
            <w:right w:val="none" w:sz="0" w:space="0" w:color="auto"/>
          </w:divBdr>
        </w:div>
        <w:div w:id="901211208">
          <w:marLeft w:val="0"/>
          <w:marRight w:val="0"/>
          <w:marTop w:val="0"/>
          <w:marBottom w:val="0"/>
          <w:divBdr>
            <w:top w:val="none" w:sz="0" w:space="0" w:color="auto"/>
            <w:left w:val="none" w:sz="0" w:space="0" w:color="auto"/>
            <w:bottom w:val="none" w:sz="0" w:space="0" w:color="auto"/>
            <w:right w:val="none" w:sz="0" w:space="0" w:color="auto"/>
          </w:divBdr>
        </w:div>
        <w:div w:id="975910309">
          <w:marLeft w:val="0"/>
          <w:marRight w:val="0"/>
          <w:marTop w:val="0"/>
          <w:marBottom w:val="0"/>
          <w:divBdr>
            <w:top w:val="none" w:sz="0" w:space="0" w:color="auto"/>
            <w:left w:val="none" w:sz="0" w:space="0" w:color="auto"/>
            <w:bottom w:val="none" w:sz="0" w:space="0" w:color="auto"/>
            <w:right w:val="none" w:sz="0" w:space="0" w:color="auto"/>
          </w:divBdr>
        </w:div>
        <w:div w:id="439380100">
          <w:marLeft w:val="0"/>
          <w:marRight w:val="0"/>
          <w:marTop w:val="0"/>
          <w:marBottom w:val="0"/>
          <w:divBdr>
            <w:top w:val="none" w:sz="0" w:space="0" w:color="auto"/>
            <w:left w:val="none" w:sz="0" w:space="0" w:color="auto"/>
            <w:bottom w:val="none" w:sz="0" w:space="0" w:color="auto"/>
            <w:right w:val="none" w:sz="0" w:space="0" w:color="auto"/>
          </w:divBdr>
        </w:div>
        <w:div w:id="643004778">
          <w:marLeft w:val="0"/>
          <w:marRight w:val="0"/>
          <w:marTop w:val="0"/>
          <w:marBottom w:val="0"/>
          <w:divBdr>
            <w:top w:val="none" w:sz="0" w:space="0" w:color="auto"/>
            <w:left w:val="none" w:sz="0" w:space="0" w:color="auto"/>
            <w:bottom w:val="none" w:sz="0" w:space="0" w:color="auto"/>
            <w:right w:val="none" w:sz="0" w:space="0" w:color="auto"/>
          </w:divBdr>
        </w:div>
        <w:div w:id="116223809">
          <w:marLeft w:val="0"/>
          <w:marRight w:val="0"/>
          <w:marTop w:val="0"/>
          <w:marBottom w:val="0"/>
          <w:divBdr>
            <w:top w:val="none" w:sz="0" w:space="0" w:color="auto"/>
            <w:left w:val="none" w:sz="0" w:space="0" w:color="auto"/>
            <w:bottom w:val="none" w:sz="0" w:space="0" w:color="auto"/>
            <w:right w:val="none" w:sz="0" w:space="0" w:color="auto"/>
          </w:divBdr>
        </w:div>
        <w:div w:id="805783449">
          <w:marLeft w:val="0"/>
          <w:marRight w:val="0"/>
          <w:marTop w:val="0"/>
          <w:marBottom w:val="0"/>
          <w:divBdr>
            <w:top w:val="none" w:sz="0" w:space="0" w:color="auto"/>
            <w:left w:val="none" w:sz="0" w:space="0" w:color="auto"/>
            <w:bottom w:val="none" w:sz="0" w:space="0" w:color="auto"/>
            <w:right w:val="none" w:sz="0" w:space="0" w:color="auto"/>
          </w:divBdr>
        </w:div>
        <w:div w:id="1172330816">
          <w:marLeft w:val="0"/>
          <w:marRight w:val="0"/>
          <w:marTop w:val="0"/>
          <w:marBottom w:val="0"/>
          <w:divBdr>
            <w:top w:val="none" w:sz="0" w:space="0" w:color="auto"/>
            <w:left w:val="none" w:sz="0" w:space="0" w:color="auto"/>
            <w:bottom w:val="none" w:sz="0" w:space="0" w:color="auto"/>
            <w:right w:val="none" w:sz="0" w:space="0" w:color="auto"/>
          </w:divBdr>
        </w:div>
        <w:div w:id="245699081">
          <w:marLeft w:val="0"/>
          <w:marRight w:val="0"/>
          <w:marTop w:val="0"/>
          <w:marBottom w:val="0"/>
          <w:divBdr>
            <w:top w:val="none" w:sz="0" w:space="0" w:color="auto"/>
            <w:left w:val="none" w:sz="0" w:space="0" w:color="auto"/>
            <w:bottom w:val="none" w:sz="0" w:space="0" w:color="auto"/>
            <w:right w:val="none" w:sz="0" w:space="0" w:color="auto"/>
          </w:divBdr>
        </w:div>
        <w:div w:id="1868331307">
          <w:marLeft w:val="0"/>
          <w:marRight w:val="0"/>
          <w:marTop w:val="0"/>
          <w:marBottom w:val="0"/>
          <w:divBdr>
            <w:top w:val="none" w:sz="0" w:space="0" w:color="auto"/>
            <w:left w:val="none" w:sz="0" w:space="0" w:color="auto"/>
            <w:bottom w:val="none" w:sz="0" w:space="0" w:color="auto"/>
            <w:right w:val="none" w:sz="0" w:space="0" w:color="auto"/>
          </w:divBdr>
        </w:div>
        <w:div w:id="410465211">
          <w:marLeft w:val="0"/>
          <w:marRight w:val="0"/>
          <w:marTop w:val="0"/>
          <w:marBottom w:val="0"/>
          <w:divBdr>
            <w:top w:val="none" w:sz="0" w:space="0" w:color="auto"/>
            <w:left w:val="none" w:sz="0" w:space="0" w:color="auto"/>
            <w:bottom w:val="none" w:sz="0" w:space="0" w:color="auto"/>
            <w:right w:val="none" w:sz="0" w:space="0" w:color="auto"/>
          </w:divBdr>
        </w:div>
        <w:div w:id="616370119">
          <w:marLeft w:val="0"/>
          <w:marRight w:val="0"/>
          <w:marTop w:val="0"/>
          <w:marBottom w:val="0"/>
          <w:divBdr>
            <w:top w:val="none" w:sz="0" w:space="0" w:color="auto"/>
            <w:left w:val="none" w:sz="0" w:space="0" w:color="auto"/>
            <w:bottom w:val="none" w:sz="0" w:space="0" w:color="auto"/>
            <w:right w:val="none" w:sz="0" w:space="0" w:color="auto"/>
          </w:divBdr>
        </w:div>
        <w:div w:id="1234848288">
          <w:marLeft w:val="0"/>
          <w:marRight w:val="0"/>
          <w:marTop w:val="0"/>
          <w:marBottom w:val="0"/>
          <w:divBdr>
            <w:top w:val="none" w:sz="0" w:space="0" w:color="auto"/>
            <w:left w:val="none" w:sz="0" w:space="0" w:color="auto"/>
            <w:bottom w:val="none" w:sz="0" w:space="0" w:color="auto"/>
            <w:right w:val="none" w:sz="0" w:space="0" w:color="auto"/>
          </w:divBdr>
        </w:div>
        <w:div w:id="1371764774">
          <w:marLeft w:val="0"/>
          <w:marRight w:val="0"/>
          <w:marTop w:val="0"/>
          <w:marBottom w:val="0"/>
          <w:divBdr>
            <w:top w:val="none" w:sz="0" w:space="0" w:color="auto"/>
            <w:left w:val="none" w:sz="0" w:space="0" w:color="auto"/>
            <w:bottom w:val="none" w:sz="0" w:space="0" w:color="auto"/>
            <w:right w:val="none" w:sz="0" w:space="0" w:color="auto"/>
          </w:divBdr>
        </w:div>
        <w:div w:id="1747800740">
          <w:marLeft w:val="0"/>
          <w:marRight w:val="0"/>
          <w:marTop w:val="0"/>
          <w:marBottom w:val="0"/>
          <w:divBdr>
            <w:top w:val="none" w:sz="0" w:space="0" w:color="auto"/>
            <w:left w:val="none" w:sz="0" w:space="0" w:color="auto"/>
            <w:bottom w:val="none" w:sz="0" w:space="0" w:color="auto"/>
            <w:right w:val="none" w:sz="0" w:space="0" w:color="auto"/>
          </w:divBdr>
        </w:div>
        <w:div w:id="1815491261">
          <w:marLeft w:val="0"/>
          <w:marRight w:val="0"/>
          <w:marTop w:val="0"/>
          <w:marBottom w:val="0"/>
          <w:divBdr>
            <w:top w:val="none" w:sz="0" w:space="0" w:color="auto"/>
            <w:left w:val="none" w:sz="0" w:space="0" w:color="auto"/>
            <w:bottom w:val="none" w:sz="0" w:space="0" w:color="auto"/>
            <w:right w:val="none" w:sz="0" w:space="0" w:color="auto"/>
          </w:divBdr>
        </w:div>
        <w:div w:id="149712282">
          <w:marLeft w:val="0"/>
          <w:marRight w:val="0"/>
          <w:marTop w:val="0"/>
          <w:marBottom w:val="0"/>
          <w:divBdr>
            <w:top w:val="none" w:sz="0" w:space="0" w:color="auto"/>
            <w:left w:val="none" w:sz="0" w:space="0" w:color="auto"/>
            <w:bottom w:val="none" w:sz="0" w:space="0" w:color="auto"/>
            <w:right w:val="none" w:sz="0" w:space="0" w:color="auto"/>
          </w:divBdr>
        </w:div>
        <w:div w:id="1468162846">
          <w:marLeft w:val="0"/>
          <w:marRight w:val="0"/>
          <w:marTop w:val="0"/>
          <w:marBottom w:val="0"/>
          <w:divBdr>
            <w:top w:val="none" w:sz="0" w:space="0" w:color="auto"/>
            <w:left w:val="none" w:sz="0" w:space="0" w:color="auto"/>
            <w:bottom w:val="none" w:sz="0" w:space="0" w:color="auto"/>
            <w:right w:val="none" w:sz="0" w:space="0" w:color="auto"/>
          </w:divBdr>
        </w:div>
        <w:div w:id="247930775">
          <w:marLeft w:val="0"/>
          <w:marRight w:val="0"/>
          <w:marTop w:val="0"/>
          <w:marBottom w:val="0"/>
          <w:divBdr>
            <w:top w:val="none" w:sz="0" w:space="0" w:color="auto"/>
            <w:left w:val="none" w:sz="0" w:space="0" w:color="auto"/>
            <w:bottom w:val="none" w:sz="0" w:space="0" w:color="auto"/>
            <w:right w:val="none" w:sz="0" w:space="0" w:color="auto"/>
          </w:divBdr>
        </w:div>
        <w:div w:id="1884827301">
          <w:marLeft w:val="0"/>
          <w:marRight w:val="0"/>
          <w:marTop w:val="0"/>
          <w:marBottom w:val="0"/>
          <w:divBdr>
            <w:top w:val="none" w:sz="0" w:space="0" w:color="auto"/>
            <w:left w:val="none" w:sz="0" w:space="0" w:color="auto"/>
            <w:bottom w:val="none" w:sz="0" w:space="0" w:color="auto"/>
            <w:right w:val="none" w:sz="0" w:space="0" w:color="auto"/>
          </w:divBdr>
        </w:div>
        <w:div w:id="297498236">
          <w:marLeft w:val="0"/>
          <w:marRight w:val="0"/>
          <w:marTop w:val="0"/>
          <w:marBottom w:val="0"/>
          <w:divBdr>
            <w:top w:val="none" w:sz="0" w:space="0" w:color="auto"/>
            <w:left w:val="none" w:sz="0" w:space="0" w:color="auto"/>
            <w:bottom w:val="none" w:sz="0" w:space="0" w:color="auto"/>
            <w:right w:val="none" w:sz="0" w:space="0" w:color="auto"/>
          </w:divBdr>
        </w:div>
        <w:div w:id="525363278">
          <w:marLeft w:val="0"/>
          <w:marRight w:val="0"/>
          <w:marTop w:val="0"/>
          <w:marBottom w:val="0"/>
          <w:divBdr>
            <w:top w:val="none" w:sz="0" w:space="0" w:color="auto"/>
            <w:left w:val="none" w:sz="0" w:space="0" w:color="auto"/>
            <w:bottom w:val="none" w:sz="0" w:space="0" w:color="auto"/>
            <w:right w:val="none" w:sz="0" w:space="0" w:color="auto"/>
          </w:divBdr>
        </w:div>
        <w:div w:id="523636326">
          <w:marLeft w:val="0"/>
          <w:marRight w:val="0"/>
          <w:marTop w:val="0"/>
          <w:marBottom w:val="0"/>
          <w:divBdr>
            <w:top w:val="none" w:sz="0" w:space="0" w:color="auto"/>
            <w:left w:val="none" w:sz="0" w:space="0" w:color="auto"/>
            <w:bottom w:val="none" w:sz="0" w:space="0" w:color="auto"/>
            <w:right w:val="none" w:sz="0" w:space="0" w:color="auto"/>
          </w:divBdr>
        </w:div>
        <w:div w:id="1911696720">
          <w:marLeft w:val="0"/>
          <w:marRight w:val="0"/>
          <w:marTop w:val="0"/>
          <w:marBottom w:val="0"/>
          <w:divBdr>
            <w:top w:val="none" w:sz="0" w:space="0" w:color="auto"/>
            <w:left w:val="none" w:sz="0" w:space="0" w:color="auto"/>
            <w:bottom w:val="none" w:sz="0" w:space="0" w:color="auto"/>
            <w:right w:val="none" w:sz="0" w:space="0" w:color="auto"/>
          </w:divBdr>
        </w:div>
        <w:div w:id="1834640585">
          <w:marLeft w:val="0"/>
          <w:marRight w:val="0"/>
          <w:marTop w:val="0"/>
          <w:marBottom w:val="0"/>
          <w:divBdr>
            <w:top w:val="none" w:sz="0" w:space="0" w:color="auto"/>
            <w:left w:val="none" w:sz="0" w:space="0" w:color="auto"/>
            <w:bottom w:val="none" w:sz="0" w:space="0" w:color="auto"/>
            <w:right w:val="none" w:sz="0" w:space="0" w:color="auto"/>
          </w:divBdr>
        </w:div>
        <w:div w:id="657612049">
          <w:marLeft w:val="0"/>
          <w:marRight w:val="0"/>
          <w:marTop w:val="0"/>
          <w:marBottom w:val="0"/>
          <w:divBdr>
            <w:top w:val="none" w:sz="0" w:space="0" w:color="auto"/>
            <w:left w:val="none" w:sz="0" w:space="0" w:color="auto"/>
            <w:bottom w:val="none" w:sz="0" w:space="0" w:color="auto"/>
            <w:right w:val="none" w:sz="0" w:space="0" w:color="auto"/>
          </w:divBdr>
        </w:div>
        <w:div w:id="1813868165">
          <w:marLeft w:val="0"/>
          <w:marRight w:val="0"/>
          <w:marTop w:val="0"/>
          <w:marBottom w:val="0"/>
          <w:divBdr>
            <w:top w:val="none" w:sz="0" w:space="0" w:color="auto"/>
            <w:left w:val="none" w:sz="0" w:space="0" w:color="auto"/>
            <w:bottom w:val="none" w:sz="0" w:space="0" w:color="auto"/>
            <w:right w:val="none" w:sz="0" w:space="0" w:color="auto"/>
          </w:divBdr>
        </w:div>
        <w:div w:id="2139717170">
          <w:marLeft w:val="0"/>
          <w:marRight w:val="0"/>
          <w:marTop w:val="0"/>
          <w:marBottom w:val="0"/>
          <w:divBdr>
            <w:top w:val="none" w:sz="0" w:space="0" w:color="auto"/>
            <w:left w:val="none" w:sz="0" w:space="0" w:color="auto"/>
            <w:bottom w:val="none" w:sz="0" w:space="0" w:color="auto"/>
            <w:right w:val="none" w:sz="0" w:space="0" w:color="auto"/>
          </w:divBdr>
        </w:div>
        <w:div w:id="1828399888">
          <w:marLeft w:val="0"/>
          <w:marRight w:val="0"/>
          <w:marTop w:val="0"/>
          <w:marBottom w:val="0"/>
          <w:divBdr>
            <w:top w:val="none" w:sz="0" w:space="0" w:color="auto"/>
            <w:left w:val="none" w:sz="0" w:space="0" w:color="auto"/>
            <w:bottom w:val="none" w:sz="0" w:space="0" w:color="auto"/>
            <w:right w:val="none" w:sz="0" w:space="0" w:color="auto"/>
          </w:divBdr>
        </w:div>
        <w:div w:id="688263579">
          <w:marLeft w:val="0"/>
          <w:marRight w:val="0"/>
          <w:marTop w:val="0"/>
          <w:marBottom w:val="0"/>
          <w:divBdr>
            <w:top w:val="none" w:sz="0" w:space="0" w:color="auto"/>
            <w:left w:val="none" w:sz="0" w:space="0" w:color="auto"/>
            <w:bottom w:val="none" w:sz="0" w:space="0" w:color="auto"/>
            <w:right w:val="none" w:sz="0" w:space="0" w:color="auto"/>
          </w:divBdr>
        </w:div>
        <w:div w:id="1995453766">
          <w:marLeft w:val="0"/>
          <w:marRight w:val="0"/>
          <w:marTop w:val="0"/>
          <w:marBottom w:val="0"/>
          <w:divBdr>
            <w:top w:val="none" w:sz="0" w:space="0" w:color="auto"/>
            <w:left w:val="none" w:sz="0" w:space="0" w:color="auto"/>
            <w:bottom w:val="none" w:sz="0" w:space="0" w:color="auto"/>
            <w:right w:val="none" w:sz="0" w:space="0" w:color="auto"/>
          </w:divBdr>
        </w:div>
        <w:div w:id="1222710884">
          <w:marLeft w:val="0"/>
          <w:marRight w:val="0"/>
          <w:marTop w:val="0"/>
          <w:marBottom w:val="0"/>
          <w:divBdr>
            <w:top w:val="none" w:sz="0" w:space="0" w:color="auto"/>
            <w:left w:val="none" w:sz="0" w:space="0" w:color="auto"/>
            <w:bottom w:val="none" w:sz="0" w:space="0" w:color="auto"/>
            <w:right w:val="none" w:sz="0" w:space="0" w:color="auto"/>
          </w:divBdr>
        </w:div>
        <w:div w:id="262882725">
          <w:marLeft w:val="0"/>
          <w:marRight w:val="0"/>
          <w:marTop w:val="0"/>
          <w:marBottom w:val="0"/>
          <w:divBdr>
            <w:top w:val="none" w:sz="0" w:space="0" w:color="auto"/>
            <w:left w:val="none" w:sz="0" w:space="0" w:color="auto"/>
            <w:bottom w:val="none" w:sz="0" w:space="0" w:color="auto"/>
            <w:right w:val="none" w:sz="0" w:space="0" w:color="auto"/>
          </w:divBdr>
        </w:div>
        <w:div w:id="1525747754">
          <w:marLeft w:val="0"/>
          <w:marRight w:val="0"/>
          <w:marTop w:val="0"/>
          <w:marBottom w:val="0"/>
          <w:divBdr>
            <w:top w:val="none" w:sz="0" w:space="0" w:color="auto"/>
            <w:left w:val="none" w:sz="0" w:space="0" w:color="auto"/>
            <w:bottom w:val="none" w:sz="0" w:space="0" w:color="auto"/>
            <w:right w:val="none" w:sz="0" w:space="0" w:color="auto"/>
          </w:divBdr>
        </w:div>
        <w:div w:id="437261055">
          <w:marLeft w:val="0"/>
          <w:marRight w:val="0"/>
          <w:marTop w:val="0"/>
          <w:marBottom w:val="0"/>
          <w:divBdr>
            <w:top w:val="none" w:sz="0" w:space="0" w:color="auto"/>
            <w:left w:val="none" w:sz="0" w:space="0" w:color="auto"/>
            <w:bottom w:val="none" w:sz="0" w:space="0" w:color="auto"/>
            <w:right w:val="none" w:sz="0" w:space="0" w:color="auto"/>
          </w:divBdr>
        </w:div>
        <w:div w:id="1595671028">
          <w:marLeft w:val="0"/>
          <w:marRight w:val="0"/>
          <w:marTop w:val="0"/>
          <w:marBottom w:val="0"/>
          <w:divBdr>
            <w:top w:val="none" w:sz="0" w:space="0" w:color="auto"/>
            <w:left w:val="none" w:sz="0" w:space="0" w:color="auto"/>
            <w:bottom w:val="none" w:sz="0" w:space="0" w:color="auto"/>
            <w:right w:val="none" w:sz="0" w:space="0" w:color="auto"/>
          </w:divBdr>
        </w:div>
        <w:div w:id="1909418861">
          <w:marLeft w:val="0"/>
          <w:marRight w:val="0"/>
          <w:marTop w:val="0"/>
          <w:marBottom w:val="0"/>
          <w:divBdr>
            <w:top w:val="none" w:sz="0" w:space="0" w:color="auto"/>
            <w:left w:val="none" w:sz="0" w:space="0" w:color="auto"/>
            <w:bottom w:val="none" w:sz="0" w:space="0" w:color="auto"/>
            <w:right w:val="none" w:sz="0" w:space="0" w:color="auto"/>
          </w:divBdr>
        </w:div>
        <w:div w:id="1623270934">
          <w:marLeft w:val="0"/>
          <w:marRight w:val="0"/>
          <w:marTop w:val="0"/>
          <w:marBottom w:val="0"/>
          <w:divBdr>
            <w:top w:val="none" w:sz="0" w:space="0" w:color="auto"/>
            <w:left w:val="none" w:sz="0" w:space="0" w:color="auto"/>
            <w:bottom w:val="none" w:sz="0" w:space="0" w:color="auto"/>
            <w:right w:val="none" w:sz="0" w:space="0" w:color="auto"/>
          </w:divBdr>
        </w:div>
        <w:div w:id="824710352">
          <w:marLeft w:val="0"/>
          <w:marRight w:val="0"/>
          <w:marTop w:val="0"/>
          <w:marBottom w:val="0"/>
          <w:divBdr>
            <w:top w:val="none" w:sz="0" w:space="0" w:color="auto"/>
            <w:left w:val="none" w:sz="0" w:space="0" w:color="auto"/>
            <w:bottom w:val="none" w:sz="0" w:space="0" w:color="auto"/>
            <w:right w:val="none" w:sz="0" w:space="0" w:color="auto"/>
          </w:divBdr>
        </w:div>
        <w:div w:id="1857842140">
          <w:marLeft w:val="0"/>
          <w:marRight w:val="0"/>
          <w:marTop w:val="0"/>
          <w:marBottom w:val="0"/>
          <w:divBdr>
            <w:top w:val="none" w:sz="0" w:space="0" w:color="auto"/>
            <w:left w:val="none" w:sz="0" w:space="0" w:color="auto"/>
            <w:bottom w:val="none" w:sz="0" w:space="0" w:color="auto"/>
            <w:right w:val="none" w:sz="0" w:space="0" w:color="auto"/>
          </w:divBdr>
        </w:div>
        <w:div w:id="1959602627">
          <w:marLeft w:val="0"/>
          <w:marRight w:val="0"/>
          <w:marTop w:val="0"/>
          <w:marBottom w:val="0"/>
          <w:divBdr>
            <w:top w:val="none" w:sz="0" w:space="0" w:color="auto"/>
            <w:left w:val="none" w:sz="0" w:space="0" w:color="auto"/>
            <w:bottom w:val="none" w:sz="0" w:space="0" w:color="auto"/>
            <w:right w:val="none" w:sz="0" w:space="0" w:color="auto"/>
          </w:divBdr>
        </w:div>
        <w:div w:id="621304574">
          <w:marLeft w:val="0"/>
          <w:marRight w:val="0"/>
          <w:marTop w:val="0"/>
          <w:marBottom w:val="0"/>
          <w:divBdr>
            <w:top w:val="none" w:sz="0" w:space="0" w:color="auto"/>
            <w:left w:val="none" w:sz="0" w:space="0" w:color="auto"/>
            <w:bottom w:val="none" w:sz="0" w:space="0" w:color="auto"/>
            <w:right w:val="none" w:sz="0" w:space="0" w:color="auto"/>
          </w:divBdr>
        </w:div>
        <w:div w:id="1605383218">
          <w:marLeft w:val="0"/>
          <w:marRight w:val="0"/>
          <w:marTop w:val="0"/>
          <w:marBottom w:val="0"/>
          <w:divBdr>
            <w:top w:val="none" w:sz="0" w:space="0" w:color="auto"/>
            <w:left w:val="none" w:sz="0" w:space="0" w:color="auto"/>
            <w:bottom w:val="none" w:sz="0" w:space="0" w:color="auto"/>
            <w:right w:val="none" w:sz="0" w:space="0" w:color="auto"/>
          </w:divBdr>
        </w:div>
        <w:div w:id="1744790828">
          <w:marLeft w:val="0"/>
          <w:marRight w:val="0"/>
          <w:marTop w:val="0"/>
          <w:marBottom w:val="0"/>
          <w:divBdr>
            <w:top w:val="none" w:sz="0" w:space="0" w:color="auto"/>
            <w:left w:val="none" w:sz="0" w:space="0" w:color="auto"/>
            <w:bottom w:val="none" w:sz="0" w:space="0" w:color="auto"/>
            <w:right w:val="none" w:sz="0" w:space="0" w:color="auto"/>
          </w:divBdr>
        </w:div>
        <w:div w:id="2095273931">
          <w:marLeft w:val="0"/>
          <w:marRight w:val="0"/>
          <w:marTop w:val="0"/>
          <w:marBottom w:val="0"/>
          <w:divBdr>
            <w:top w:val="none" w:sz="0" w:space="0" w:color="auto"/>
            <w:left w:val="none" w:sz="0" w:space="0" w:color="auto"/>
            <w:bottom w:val="none" w:sz="0" w:space="0" w:color="auto"/>
            <w:right w:val="none" w:sz="0" w:space="0" w:color="auto"/>
          </w:divBdr>
        </w:div>
        <w:div w:id="463155751">
          <w:marLeft w:val="0"/>
          <w:marRight w:val="0"/>
          <w:marTop w:val="0"/>
          <w:marBottom w:val="0"/>
          <w:divBdr>
            <w:top w:val="none" w:sz="0" w:space="0" w:color="auto"/>
            <w:left w:val="none" w:sz="0" w:space="0" w:color="auto"/>
            <w:bottom w:val="none" w:sz="0" w:space="0" w:color="auto"/>
            <w:right w:val="none" w:sz="0" w:space="0" w:color="auto"/>
          </w:divBdr>
        </w:div>
        <w:div w:id="132987816">
          <w:marLeft w:val="0"/>
          <w:marRight w:val="0"/>
          <w:marTop w:val="0"/>
          <w:marBottom w:val="0"/>
          <w:divBdr>
            <w:top w:val="none" w:sz="0" w:space="0" w:color="auto"/>
            <w:left w:val="none" w:sz="0" w:space="0" w:color="auto"/>
            <w:bottom w:val="none" w:sz="0" w:space="0" w:color="auto"/>
            <w:right w:val="none" w:sz="0" w:space="0" w:color="auto"/>
          </w:divBdr>
        </w:div>
        <w:div w:id="747507846">
          <w:marLeft w:val="0"/>
          <w:marRight w:val="0"/>
          <w:marTop w:val="0"/>
          <w:marBottom w:val="0"/>
          <w:divBdr>
            <w:top w:val="none" w:sz="0" w:space="0" w:color="auto"/>
            <w:left w:val="none" w:sz="0" w:space="0" w:color="auto"/>
            <w:bottom w:val="none" w:sz="0" w:space="0" w:color="auto"/>
            <w:right w:val="none" w:sz="0" w:space="0" w:color="auto"/>
          </w:divBdr>
        </w:div>
        <w:div w:id="1612513931">
          <w:marLeft w:val="0"/>
          <w:marRight w:val="0"/>
          <w:marTop w:val="0"/>
          <w:marBottom w:val="0"/>
          <w:divBdr>
            <w:top w:val="none" w:sz="0" w:space="0" w:color="auto"/>
            <w:left w:val="none" w:sz="0" w:space="0" w:color="auto"/>
            <w:bottom w:val="none" w:sz="0" w:space="0" w:color="auto"/>
            <w:right w:val="none" w:sz="0" w:space="0" w:color="auto"/>
          </w:divBdr>
        </w:div>
        <w:div w:id="508059775">
          <w:marLeft w:val="0"/>
          <w:marRight w:val="0"/>
          <w:marTop w:val="0"/>
          <w:marBottom w:val="0"/>
          <w:divBdr>
            <w:top w:val="none" w:sz="0" w:space="0" w:color="auto"/>
            <w:left w:val="none" w:sz="0" w:space="0" w:color="auto"/>
            <w:bottom w:val="none" w:sz="0" w:space="0" w:color="auto"/>
            <w:right w:val="none" w:sz="0" w:space="0" w:color="auto"/>
          </w:divBdr>
        </w:div>
        <w:div w:id="166478242">
          <w:marLeft w:val="0"/>
          <w:marRight w:val="0"/>
          <w:marTop w:val="0"/>
          <w:marBottom w:val="0"/>
          <w:divBdr>
            <w:top w:val="none" w:sz="0" w:space="0" w:color="auto"/>
            <w:left w:val="none" w:sz="0" w:space="0" w:color="auto"/>
            <w:bottom w:val="none" w:sz="0" w:space="0" w:color="auto"/>
            <w:right w:val="none" w:sz="0" w:space="0" w:color="auto"/>
          </w:divBdr>
        </w:div>
        <w:div w:id="2096053935">
          <w:marLeft w:val="0"/>
          <w:marRight w:val="0"/>
          <w:marTop w:val="0"/>
          <w:marBottom w:val="0"/>
          <w:divBdr>
            <w:top w:val="none" w:sz="0" w:space="0" w:color="auto"/>
            <w:left w:val="none" w:sz="0" w:space="0" w:color="auto"/>
            <w:bottom w:val="none" w:sz="0" w:space="0" w:color="auto"/>
            <w:right w:val="none" w:sz="0" w:space="0" w:color="auto"/>
          </w:divBdr>
        </w:div>
        <w:div w:id="1651517860">
          <w:marLeft w:val="0"/>
          <w:marRight w:val="0"/>
          <w:marTop w:val="0"/>
          <w:marBottom w:val="0"/>
          <w:divBdr>
            <w:top w:val="none" w:sz="0" w:space="0" w:color="auto"/>
            <w:left w:val="none" w:sz="0" w:space="0" w:color="auto"/>
            <w:bottom w:val="none" w:sz="0" w:space="0" w:color="auto"/>
            <w:right w:val="none" w:sz="0" w:space="0" w:color="auto"/>
          </w:divBdr>
        </w:div>
        <w:div w:id="423888894">
          <w:marLeft w:val="0"/>
          <w:marRight w:val="0"/>
          <w:marTop w:val="0"/>
          <w:marBottom w:val="0"/>
          <w:divBdr>
            <w:top w:val="none" w:sz="0" w:space="0" w:color="auto"/>
            <w:left w:val="none" w:sz="0" w:space="0" w:color="auto"/>
            <w:bottom w:val="none" w:sz="0" w:space="0" w:color="auto"/>
            <w:right w:val="none" w:sz="0" w:space="0" w:color="auto"/>
          </w:divBdr>
        </w:div>
        <w:div w:id="580796231">
          <w:marLeft w:val="0"/>
          <w:marRight w:val="0"/>
          <w:marTop w:val="0"/>
          <w:marBottom w:val="0"/>
          <w:divBdr>
            <w:top w:val="none" w:sz="0" w:space="0" w:color="auto"/>
            <w:left w:val="none" w:sz="0" w:space="0" w:color="auto"/>
            <w:bottom w:val="none" w:sz="0" w:space="0" w:color="auto"/>
            <w:right w:val="none" w:sz="0" w:space="0" w:color="auto"/>
          </w:divBdr>
        </w:div>
        <w:div w:id="543518540">
          <w:marLeft w:val="0"/>
          <w:marRight w:val="0"/>
          <w:marTop w:val="0"/>
          <w:marBottom w:val="0"/>
          <w:divBdr>
            <w:top w:val="none" w:sz="0" w:space="0" w:color="auto"/>
            <w:left w:val="none" w:sz="0" w:space="0" w:color="auto"/>
            <w:bottom w:val="none" w:sz="0" w:space="0" w:color="auto"/>
            <w:right w:val="none" w:sz="0" w:space="0" w:color="auto"/>
          </w:divBdr>
        </w:div>
        <w:div w:id="1316765679">
          <w:marLeft w:val="0"/>
          <w:marRight w:val="0"/>
          <w:marTop w:val="0"/>
          <w:marBottom w:val="0"/>
          <w:divBdr>
            <w:top w:val="none" w:sz="0" w:space="0" w:color="auto"/>
            <w:left w:val="none" w:sz="0" w:space="0" w:color="auto"/>
            <w:bottom w:val="none" w:sz="0" w:space="0" w:color="auto"/>
            <w:right w:val="none" w:sz="0" w:space="0" w:color="auto"/>
          </w:divBdr>
        </w:div>
        <w:div w:id="1159345804">
          <w:marLeft w:val="0"/>
          <w:marRight w:val="0"/>
          <w:marTop w:val="0"/>
          <w:marBottom w:val="0"/>
          <w:divBdr>
            <w:top w:val="none" w:sz="0" w:space="0" w:color="auto"/>
            <w:left w:val="none" w:sz="0" w:space="0" w:color="auto"/>
            <w:bottom w:val="none" w:sz="0" w:space="0" w:color="auto"/>
            <w:right w:val="none" w:sz="0" w:space="0" w:color="auto"/>
          </w:divBdr>
        </w:div>
        <w:div w:id="878056274">
          <w:marLeft w:val="0"/>
          <w:marRight w:val="0"/>
          <w:marTop w:val="0"/>
          <w:marBottom w:val="0"/>
          <w:divBdr>
            <w:top w:val="none" w:sz="0" w:space="0" w:color="auto"/>
            <w:left w:val="none" w:sz="0" w:space="0" w:color="auto"/>
            <w:bottom w:val="none" w:sz="0" w:space="0" w:color="auto"/>
            <w:right w:val="none" w:sz="0" w:space="0" w:color="auto"/>
          </w:divBdr>
        </w:div>
        <w:div w:id="1046218579">
          <w:marLeft w:val="0"/>
          <w:marRight w:val="0"/>
          <w:marTop w:val="0"/>
          <w:marBottom w:val="0"/>
          <w:divBdr>
            <w:top w:val="none" w:sz="0" w:space="0" w:color="auto"/>
            <w:left w:val="none" w:sz="0" w:space="0" w:color="auto"/>
            <w:bottom w:val="none" w:sz="0" w:space="0" w:color="auto"/>
            <w:right w:val="none" w:sz="0" w:space="0" w:color="auto"/>
          </w:divBdr>
        </w:div>
        <w:div w:id="275722420">
          <w:marLeft w:val="0"/>
          <w:marRight w:val="0"/>
          <w:marTop w:val="0"/>
          <w:marBottom w:val="0"/>
          <w:divBdr>
            <w:top w:val="none" w:sz="0" w:space="0" w:color="auto"/>
            <w:left w:val="none" w:sz="0" w:space="0" w:color="auto"/>
            <w:bottom w:val="none" w:sz="0" w:space="0" w:color="auto"/>
            <w:right w:val="none" w:sz="0" w:space="0" w:color="auto"/>
          </w:divBdr>
        </w:div>
        <w:div w:id="199050959">
          <w:marLeft w:val="0"/>
          <w:marRight w:val="0"/>
          <w:marTop w:val="0"/>
          <w:marBottom w:val="0"/>
          <w:divBdr>
            <w:top w:val="none" w:sz="0" w:space="0" w:color="auto"/>
            <w:left w:val="none" w:sz="0" w:space="0" w:color="auto"/>
            <w:bottom w:val="none" w:sz="0" w:space="0" w:color="auto"/>
            <w:right w:val="none" w:sz="0" w:space="0" w:color="auto"/>
          </w:divBdr>
        </w:div>
        <w:div w:id="364982354">
          <w:marLeft w:val="0"/>
          <w:marRight w:val="0"/>
          <w:marTop w:val="0"/>
          <w:marBottom w:val="0"/>
          <w:divBdr>
            <w:top w:val="none" w:sz="0" w:space="0" w:color="auto"/>
            <w:left w:val="none" w:sz="0" w:space="0" w:color="auto"/>
            <w:bottom w:val="none" w:sz="0" w:space="0" w:color="auto"/>
            <w:right w:val="none" w:sz="0" w:space="0" w:color="auto"/>
          </w:divBdr>
        </w:div>
        <w:div w:id="1412969427">
          <w:marLeft w:val="0"/>
          <w:marRight w:val="0"/>
          <w:marTop w:val="0"/>
          <w:marBottom w:val="0"/>
          <w:divBdr>
            <w:top w:val="none" w:sz="0" w:space="0" w:color="auto"/>
            <w:left w:val="none" w:sz="0" w:space="0" w:color="auto"/>
            <w:bottom w:val="none" w:sz="0" w:space="0" w:color="auto"/>
            <w:right w:val="none" w:sz="0" w:space="0" w:color="auto"/>
          </w:divBdr>
        </w:div>
        <w:div w:id="1080520782">
          <w:marLeft w:val="0"/>
          <w:marRight w:val="0"/>
          <w:marTop w:val="0"/>
          <w:marBottom w:val="0"/>
          <w:divBdr>
            <w:top w:val="none" w:sz="0" w:space="0" w:color="auto"/>
            <w:left w:val="none" w:sz="0" w:space="0" w:color="auto"/>
            <w:bottom w:val="none" w:sz="0" w:space="0" w:color="auto"/>
            <w:right w:val="none" w:sz="0" w:space="0" w:color="auto"/>
          </w:divBdr>
        </w:div>
        <w:div w:id="364866604">
          <w:marLeft w:val="0"/>
          <w:marRight w:val="0"/>
          <w:marTop w:val="0"/>
          <w:marBottom w:val="0"/>
          <w:divBdr>
            <w:top w:val="none" w:sz="0" w:space="0" w:color="auto"/>
            <w:left w:val="none" w:sz="0" w:space="0" w:color="auto"/>
            <w:bottom w:val="none" w:sz="0" w:space="0" w:color="auto"/>
            <w:right w:val="none" w:sz="0" w:space="0" w:color="auto"/>
          </w:divBdr>
        </w:div>
        <w:div w:id="16929728">
          <w:marLeft w:val="0"/>
          <w:marRight w:val="0"/>
          <w:marTop w:val="0"/>
          <w:marBottom w:val="0"/>
          <w:divBdr>
            <w:top w:val="none" w:sz="0" w:space="0" w:color="auto"/>
            <w:left w:val="none" w:sz="0" w:space="0" w:color="auto"/>
            <w:bottom w:val="none" w:sz="0" w:space="0" w:color="auto"/>
            <w:right w:val="none" w:sz="0" w:space="0" w:color="auto"/>
          </w:divBdr>
        </w:div>
        <w:div w:id="137187085">
          <w:marLeft w:val="0"/>
          <w:marRight w:val="0"/>
          <w:marTop w:val="0"/>
          <w:marBottom w:val="0"/>
          <w:divBdr>
            <w:top w:val="none" w:sz="0" w:space="0" w:color="auto"/>
            <w:left w:val="none" w:sz="0" w:space="0" w:color="auto"/>
            <w:bottom w:val="none" w:sz="0" w:space="0" w:color="auto"/>
            <w:right w:val="none" w:sz="0" w:space="0" w:color="auto"/>
          </w:divBdr>
        </w:div>
        <w:div w:id="1390962046">
          <w:marLeft w:val="0"/>
          <w:marRight w:val="0"/>
          <w:marTop w:val="0"/>
          <w:marBottom w:val="0"/>
          <w:divBdr>
            <w:top w:val="none" w:sz="0" w:space="0" w:color="auto"/>
            <w:left w:val="none" w:sz="0" w:space="0" w:color="auto"/>
            <w:bottom w:val="none" w:sz="0" w:space="0" w:color="auto"/>
            <w:right w:val="none" w:sz="0" w:space="0" w:color="auto"/>
          </w:divBdr>
        </w:div>
        <w:div w:id="824055878">
          <w:marLeft w:val="0"/>
          <w:marRight w:val="0"/>
          <w:marTop w:val="0"/>
          <w:marBottom w:val="0"/>
          <w:divBdr>
            <w:top w:val="none" w:sz="0" w:space="0" w:color="auto"/>
            <w:left w:val="none" w:sz="0" w:space="0" w:color="auto"/>
            <w:bottom w:val="none" w:sz="0" w:space="0" w:color="auto"/>
            <w:right w:val="none" w:sz="0" w:space="0" w:color="auto"/>
          </w:divBdr>
        </w:div>
        <w:div w:id="951015766">
          <w:marLeft w:val="0"/>
          <w:marRight w:val="0"/>
          <w:marTop w:val="0"/>
          <w:marBottom w:val="0"/>
          <w:divBdr>
            <w:top w:val="none" w:sz="0" w:space="0" w:color="auto"/>
            <w:left w:val="none" w:sz="0" w:space="0" w:color="auto"/>
            <w:bottom w:val="none" w:sz="0" w:space="0" w:color="auto"/>
            <w:right w:val="none" w:sz="0" w:space="0" w:color="auto"/>
          </w:divBdr>
        </w:div>
        <w:div w:id="1471243401">
          <w:marLeft w:val="0"/>
          <w:marRight w:val="0"/>
          <w:marTop w:val="0"/>
          <w:marBottom w:val="0"/>
          <w:divBdr>
            <w:top w:val="none" w:sz="0" w:space="0" w:color="auto"/>
            <w:left w:val="none" w:sz="0" w:space="0" w:color="auto"/>
            <w:bottom w:val="none" w:sz="0" w:space="0" w:color="auto"/>
            <w:right w:val="none" w:sz="0" w:space="0" w:color="auto"/>
          </w:divBdr>
        </w:div>
        <w:div w:id="1886721321">
          <w:marLeft w:val="0"/>
          <w:marRight w:val="0"/>
          <w:marTop w:val="0"/>
          <w:marBottom w:val="0"/>
          <w:divBdr>
            <w:top w:val="none" w:sz="0" w:space="0" w:color="auto"/>
            <w:left w:val="none" w:sz="0" w:space="0" w:color="auto"/>
            <w:bottom w:val="none" w:sz="0" w:space="0" w:color="auto"/>
            <w:right w:val="none" w:sz="0" w:space="0" w:color="auto"/>
          </w:divBdr>
        </w:div>
        <w:div w:id="1341737730">
          <w:marLeft w:val="0"/>
          <w:marRight w:val="0"/>
          <w:marTop w:val="0"/>
          <w:marBottom w:val="0"/>
          <w:divBdr>
            <w:top w:val="none" w:sz="0" w:space="0" w:color="auto"/>
            <w:left w:val="none" w:sz="0" w:space="0" w:color="auto"/>
            <w:bottom w:val="none" w:sz="0" w:space="0" w:color="auto"/>
            <w:right w:val="none" w:sz="0" w:space="0" w:color="auto"/>
          </w:divBdr>
        </w:div>
        <w:div w:id="689450904">
          <w:marLeft w:val="0"/>
          <w:marRight w:val="0"/>
          <w:marTop w:val="0"/>
          <w:marBottom w:val="0"/>
          <w:divBdr>
            <w:top w:val="none" w:sz="0" w:space="0" w:color="auto"/>
            <w:left w:val="none" w:sz="0" w:space="0" w:color="auto"/>
            <w:bottom w:val="none" w:sz="0" w:space="0" w:color="auto"/>
            <w:right w:val="none" w:sz="0" w:space="0" w:color="auto"/>
          </w:divBdr>
        </w:div>
        <w:div w:id="1852063616">
          <w:marLeft w:val="0"/>
          <w:marRight w:val="0"/>
          <w:marTop w:val="0"/>
          <w:marBottom w:val="0"/>
          <w:divBdr>
            <w:top w:val="none" w:sz="0" w:space="0" w:color="auto"/>
            <w:left w:val="none" w:sz="0" w:space="0" w:color="auto"/>
            <w:bottom w:val="none" w:sz="0" w:space="0" w:color="auto"/>
            <w:right w:val="none" w:sz="0" w:space="0" w:color="auto"/>
          </w:divBdr>
        </w:div>
        <w:div w:id="963387981">
          <w:marLeft w:val="0"/>
          <w:marRight w:val="0"/>
          <w:marTop w:val="0"/>
          <w:marBottom w:val="0"/>
          <w:divBdr>
            <w:top w:val="none" w:sz="0" w:space="0" w:color="auto"/>
            <w:left w:val="none" w:sz="0" w:space="0" w:color="auto"/>
            <w:bottom w:val="none" w:sz="0" w:space="0" w:color="auto"/>
            <w:right w:val="none" w:sz="0" w:space="0" w:color="auto"/>
          </w:divBdr>
        </w:div>
        <w:div w:id="69158158">
          <w:marLeft w:val="0"/>
          <w:marRight w:val="0"/>
          <w:marTop w:val="0"/>
          <w:marBottom w:val="0"/>
          <w:divBdr>
            <w:top w:val="none" w:sz="0" w:space="0" w:color="auto"/>
            <w:left w:val="none" w:sz="0" w:space="0" w:color="auto"/>
            <w:bottom w:val="none" w:sz="0" w:space="0" w:color="auto"/>
            <w:right w:val="none" w:sz="0" w:space="0" w:color="auto"/>
          </w:divBdr>
        </w:div>
        <w:div w:id="1440293442">
          <w:marLeft w:val="0"/>
          <w:marRight w:val="0"/>
          <w:marTop w:val="0"/>
          <w:marBottom w:val="0"/>
          <w:divBdr>
            <w:top w:val="none" w:sz="0" w:space="0" w:color="auto"/>
            <w:left w:val="none" w:sz="0" w:space="0" w:color="auto"/>
            <w:bottom w:val="none" w:sz="0" w:space="0" w:color="auto"/>
            <w:right w:val="none" w:sz="0" w:space="0" w:color="auto"/>
          </w:divBdr>
        </w:div>
      </w:divsChild>
    </w:div>
    <w:div w:id="1190141021">
      <w:bodyDiv w:val="1"/>
      <w:marLeft w:val="0"/>
      <w:marRight w:val="0"/>
      <w:marTop w:val="0"/>
      <w:marBottom w:val="0"/>
      <w:divBdr>
        <w:top w:val="none" w:sz="0" w:space="0" w:color="auto"/>
        <w:left w:val="none" w:sz="0" w:space="0" w:color="auto"/>
        <w:bottom w:val="none" w:sz="0" w:space="0" w:color="auto"/>
        <w:right w:val="none" w:sz="0" w:space="0" w:color="auto"/>
      </w:divBdr>
      <w:divsChild>
        <w:div w:id="988636359">
          <w:marLeft w:val="0"/>
          <w:marRight w:val="0"/>
          <w:marTop w:val="0"/>
          <w:marBottom w:val="0"/>
          <w:divBdr>
            <w:top w:val="none" w:sz="0" w:space="0" w:color="auto"/>
            <w:left w:val="none" w:sz="0" w:space="0" w:color="auto"/>
            <w:bottom w:val="none" w:sz="0" w:space="0" w:color="auto"/>
            <w:right w:val="none" w:sz="0" w:space="0" w:color="auto"/>
          </w:divBdr>
        </w:div>
        <w:div w:id="1061558100">
          <w:marLeft w:val="0"/>
          <w:marRight w:val="0"/>
          <w:marTop w:val="0"/>
          <w:marBottom w:val="0"/>
          <w:divBdr>
            <w:top w:val="none" w:sz="0" w:space="0" w:color="auto"/>
            <w:left w:val="none" w:sz="0" w:space="0" w:color="auto"/>
            <w:bottom w:val="none" w:sz="0" w:space="0" w:color="auto"/>
            <w:right w:val="none" w:sz="0" w:space="0" w:color="auto"/>
          </w:divBdr>
        </w:div>
        <w:div w:id="1883636378">
          <w:marLeft w:val="0"/>
          <w:marRight w:val="0"/>
          <w:marTop w:val="0"/>
          <w:marBottom w:val="0"/>
          <w:divBdr>
            <w:top w:val="none" w:sz="0" w:space="0" w:color="auto"/>
            <w:left w:val="none" w:sz="0" w:space="0" w:color="auto"/>
            <w:bottom w:val="none" w:sz="0" w:space="0" w:color="auto"/>
            <w:right w:val="none" w:sz="0" w:space="0" w:color="auto"/>
          </w:divBdr>
        </w:div>
        <w:div w:id="1283415628">
          <w:marLeft w:val="0"/>
          <w:marRight w:val="0"/>
          <w:marTop w:val="0"/>
          <w:marBottom w:val="0"/>
          <w:divBdr>
            <w:top w:val="none" w:sz="0" w:space="0" w:color="auto"/>
            <w:left w:val="none" w:sz="0" w:space="0" w:color="auto"/>
            <w:bottom w:val="none" w:sz="0" w:space="0" w:color="auto"/>
            <w:right w:val="none" w:sz="0" w:space="0" w:color="auto"/>
          </w:divBdr>
        </w:div>
        <w:div w:id="985088058">
          <w:marLeft w:val="0"/>
          <w:marRight w:val="0"/>
          <w:marTop w:val="0"/>
          <w:marBottom w:val="0"/>
          <w:divBdr>
            <w:top w:val="none" w:sz="0" w:space="0" w:color="auto"/>
            <w:left w:val="none" w:sz="0" w:space="0" w:color="auto"/>
            <w:bottom w:val="none" w:sz="0" w:space="0" w:color="auto"/>
            <w:right w:val="none" w:sz="0" w:space="0" w:color="auto"/>
          </w:divBdr>
        </w:div>
        <w:div w:id="60100917">
          <w:marLeft w:val="0"/>
          <w:marRight w:val="0"/>
          <w:marTop w:val="0"/>
          <w:marBottom w:val="0"/>
          <w:divBdr>
            <w:top w:val="none" w:sz="0" w:space="0" w:color="auto"/>
            <w:left w:val="none" w:sz="0" w:space="0" w:color="auto"/>
            <w:bottom w:val="none" w:sz="0" w:space="0" w:color="auto"/>
            <w:right w:val="none" w:sz="0" w:space="0" w:color="auto"/>
          </w:divBdr>
        </w:div>
        <w:div w:id="811756475">
          <w:marLeft w:val="0"/>
          <w:marRight w:val="0"/>
          <w:marTop w:val="0"/>
          <w:marBottom w:val="0"/>
          <w:divBdr>
            <w:top w:val="none" w:sz="0" w:space="0" w:color="auto"/>
            <w:left w:val="none" w:sz="0" w:space="0" w:color="auto"/>
            <w:bottom w:val="none" w:sz="0" w:space="0" w:color="auto"/>
            <w:right w:val="none" w:sz="0" w:space="0" w:color="auto"/>
          </w:divBdr>
        </w:div>
        <w:div w:id="2116946529">
          <w:marLeft w:val="0"/>
          <w:marRight w:val="0"/>
          <w:marTop w:val="0"/>
          <w:marBottom w:val="0"/>
          <w:divBdr>
            <w:top w:val="none" w:sz="0" w:space="0" w:color="auto"/>
            <w:left w:val="none" w:sz="0" w:space="0" w:color="auto"/>
            <w:bottom w:val="none" w:sz="0" w:space="0" w:color="auto"/>
            <w:right w:val="none" w:sz="0" w:space="0" w:color="auto"/>
          </w:divBdr>
        </w:div>
        <w:div w:id="1218201396">
          <w:marLeft w:val="0"/>
          <w:marRight w:val="0"/>
          <w:marTop w:val="0"/>
          <w:marBottom w:val="0"/>
          <w:divBdr>
            <w:top w:val="none" w:sz="0" w:space="0" w:color="auto"/>
            <w:left w:val="none" w:sz="0" w:space="0" w:color="auto"/>
            <w:bottom w:val="none" w:sz="0" w:space="0" w:color="auto"/>
            <w:right w:val="none" w:sz="0" w:space="0" w:color="auto"/>
          </w:divBdr>
        </w:div>
        <w:div w:id="1159151519">
          <w:marLeft w:val="0"/>
          <w:marRight w:val="0"/>
          <w:marTop w:val="0"/>
          <w:marBottom w:val="0"/>
          <w:divBdr>
            <w:top w:val="none" w:sz="0" w:space="0" w:color="auto"/>
            <w:left w:val="none" w:sz="0" w:space="0" w:color="auto"/>
            <w:bottom w:val="none" w:sz="0" w:space="0" w:color="auto"/>
            <w:right w:val="none" w:sz="0" w:space="0" w:color="auto"/>
          </w:divBdr>
        </w:div>
        <w:div w:id="1330518456">
          <w:marLeft w:val="0"/>
          <w:marRight w:val="0"/>
          <w:marTop w:val="0"/>
          <w:marBottom w:val="0"/>
          <w:divBdr>
            <w:top w:val="none" w:sz="0" w:space="0" w:color="auto"/>
            <w:left w:val="none" w:sz="0" w:space="0" w:color="auto"/>
            <w:bottom w:val="none" w:sz="0" w:space="0" w:color="auto"/>
            <w:right w:val="none" w:sz="0" w:space="0" w:color="auto"/>
          </w:divBdr>
        </w:div>
        <w:div w:id="943463947">
          <w:marLeft w:val="0"/>
          <w:marRight w:val="0"/>
          <w:marTop w:val="0"/>
          <w:marBottom w:val="0"/>
          <w:divBdr>
            <w:top w:val="none" w:sz="0" w:space="0" w:color="auto"/>
            <w:left w:val="none" w:sz="0" w:space="0" w:color="auto"/>
            <w:bottom w:val="none" w:sz="0" w:space="0" w:color="auto"/>
            <w:right w:val="none" w:sz="0" w:space="0" w:color="auto"/>
          </w:divBdr>
        </w:div>
        <w:div w:id="539708070">
          <w:marLeft w:val="0"/>
          <w:marRight w:val="0"/>
          <w:marTop w:val="0"/>
          <w:marBottom w:val="0"/>
          <w:divBdr>
            <w:top w:val="none" w:sz="0" w:space="0" w:color="auto"/>
            <w:left w:val="none" w:sz="0" w:space="0" w:color="auto"/>
            <w:bottom w:val="none" w:sz="0" w:space="0" w:color="auto"/>
            <w:right w:val="none" w:sz="0" w:space="0" w:color="auto"/>
          </w:divBdr>
        </w:div>
        <w:div w:id="1882748518">
          <w:marLeft w:val="0"/>
          <w:marRight w:val="0"/>
          <w:marTop w:val="0"/>
          <w:marBottom w:val="0"/>
          <w:divBdr>
            <w:top w:val="none" w:sz="0" w:space="0" w:color="auto"/>
            <w:left w:val="none" w:sz="0" w:space="0" w:color="auto"/>
            <w:bottom w:val="none" w:sz="0" w:space="0" w:color="auto"/>
            <w:right w:val="none" w:sz="0" w:space="0" w:color="auto"/>
          </w:divBdr>
        </w:div>
        <w:div w:id="1164976553">
          <w:marLeft w:val="0"/>
          <w:marRight w:val="0"/>
          <w:marTop w:val="0"/>
          <w:marBottom w:val="0"/>
          <w:divBdr>
            <w:top w:val="none" w:sz="0" w:space="0" w:color="auto"/>
            <w:left w:val="none" w:sz="0" w:space="0" w:color="auto"/>
            <w:bottom w:val="none" w:sz="0" w:space="0" w:color="auto"/>
            <w:right w:val="none" w:sz="0" w:space="0" w:color="auto"/>
          </w:divBdr>
        </w:div>
        <w:div w:id="1524632322">
          <w:marLeft w:val="0"/>
          <w:marRight w:val="0"/>
          <w:marTop w:val="0"/>
          <w:marBottom w:val="0"/>
          <w:divBdr>
            <w:top w:val="none" w:sz="0" w:space="0" w:color="auto"/>
            <w:left w:val="none" w:sz="0" w:space="0" w:color="auto"/>
            <w:bottom w:val="none" w:sz="0" w:space="0" w:color="auto"/>
            <w:right w:val="none" w:sz="0" w:space="0" w:color="auto"/>
          </w:divBdr>
        </w:div>
        <w:div w:id="1501771041">
          <w:marLeft w:val="0"/>
          <w:marRight w:val="0"/>
          <w:marTop w:val="0"/>
          <w:marBottom w:val="0"/>
          <w:divBdr>
            <w:top w:val="none" w:sz="0" w:space="0" w:color="auto"/>
            <w:left w:val="none" w:sz="0" w:space="0" w:color="auto"/>
            <w:bottom w:val="none" w:sz="0" w:space="0" w:color="auto"/>
            <w:right w:val="none" w:sz="0" w:space="0" w:color="auto"/>
          </w:divBdr>
        </w:div>
        <w:div w:id="1065566261">
          <w:marLeft w:val="0"/>
          <w:marRight w:val="0"/>
          <w:marTop w:val="0"/>
          <w:marBottom w:val="0"/>
          <w:divBdr>
            <w:top w:val="none" w:sz="0" w:space="0" w:color="auto"/>
            <w:left w:val="none" w:sz="0" w:space="0" w:color="auto"/>
            <w:bottom w:val="none" w:sz="0" w:space="0" w:color="auto"/>
            <w:right w:val="none" w:sz="0" w:space="0" w:color="auto"/>
          </w:divBdr>
        </w:div>
        <w:div w:id="1279679105">
          <w:marLeft w:val="0"/>
          <w:marRight w:val="0"/>
          <w:marTop w:val="0"/>
          <w:marBottom w:val="0"/>
          <w:divBdr>
            <w:top w:val="none" w:sz="0" w:space="0" w:color="auto"/>
            <w:left w:val="none" w:sz="0" w:space="0" w:color="auto"/>
            <w:bottom w:val="none" w:sz="0" w:space="0" w:color="auto"/>
            <w:right w:val="none" w:sz="0" w:space="0" w:color="auto"/>
          </w:divBdr>
        </w:div>
        <w:div w:id="784618637">
          <w:marLeft w:val="0"/>
          <w:marRight w:val="0"/>
          <w:marTop w:val="0"/>
          <w:marBottom w:val="0"/>
          <w:divBdr>
            <w:top w:val="none" w:sz="0" w:space="0" w:color="auto"/>
            <w:left w:val="none" w:sz="0" w:space="0" w:color="auto"/>
            <w:bottom w:val="none" w:sz="0" w:space="0" w:color="auto"/>
            <w:right w:val="none" w:sz="0" w:space="0" w:color="auto"/>
          </w:divBdr>
        </w:div>
        <w:div w:id="969087599">
          <w:marLeft w:val="0"/>
          <w:marRight w:val="0"/>
          <w:marTop w:val="0"/>
          <w:marBottom w:val="0"/>
          <w:divBdr>
            <w:top w:val="none" w:sz="0" w:space="0" w:color="auto"/>
            <w:left w:val="none" w:sz="0" w:space="0" w:color="auto"/>
            <w:bottom w:val="none" w:sz="0" w:space="0" w:color="auto"/>
            <w:right w:val="none" w:sz="0" w:space="0" w:color="auto"/>
          </w:divBdr>
        </w:div>
        <w:div w:id="912397043">
          <w:marLeft w:val="0"/>
          <w:marRight w:val="0"/>
          <w:marTop w:val="0"/>
          <w:marBottom w:val="0"/>
          <w:divBdr>
            <w:top w:val="none" w:sz="0" w:space="0" w:color="auto"/>
            <w:left w:val="none" w:sz="0" w:space="0" w:color="auto"/>
            <w:bottom w:val="none" w:sz="0" w:space="0" w:color="auto"/>
            <w:right w:val="none" w:sz="0" w:space="0" w:color="auto"/>
          </w:divBdr>
        </w:div>
        <w:div w:id="1857184823">
          <w:marLeft w:val="0"/>
          <w:marRight w:val="0"/>
          <w:marTop w:val="0"/>
          <w:marBottom w:val="0"/>
          <w:divBdr>
            <w:top w:val="none" w:sz="0" w:space="0" w:color="auto"/>
            <w:left w:val="none" w:sz="0" w:space="0" w:color="auto"/>
            <w:bottom w:val="none" w:sz="0" w:space="0" w:color="auto"/>
            <w:right w:val="none" w:sz="0" w:space="0" w:color="auto"/>
          </w:divBdr>
        </w:div>
        <w:div w:id="1058285849">
          <w:marLeft w:val="0"/>
          <w:marRight w:val="0"/>
          <w:marTop w:val="0"/>
          <w:marBottom w:val="0"/>
          <w:divBdr>
            <w:top w:val="none" w:sz="0" w:space="0" w:color="auto"/>
            <w:left w:val="none" w:sz="0" w:space="0" w:color="auto"/>
            <w:bottom w:val="none" w:sz="0" w:space="0" w:color="auto"/>
            <w:right w:val="none" w:sz="0" w:space="0" w:color="auto"/>
          </w:divBdr>
        </w:div>
        <w:div w:id="927079434">
          <w:marLeft w:val="0"/>
          <w:marRight w:val="0"/>
          <w:marTop w:val="0"/>
          <w:marBottom w:val="0"/>
          <w:divBdr>
            <w:top w:val="none" w:sz="0" w:space="0" w:color="auto"/>
            <w:left w:val="none" w:sz="0" w:space="0" w:color="auto"/>
            <w:bottom w:val="none" w:sz="0" w:space="0" w:color="auto"/>
            <w:right w:val="none" w:sz="0" w:space="0" w:color="auto"/>
          </w:divBdr>
        </w:div>
        <w:div w:id="985889366">
          <w:marLeft w:val="0"/>
          <w:marRight w:val="0"/>
          <w:marTop w:val="0"/>
          <w:marBottom w:val="0"/>
          <w:divBdr>
            <w:top w:val="none" w:sz="0" w:space="0" w:color="auto"/>
            <w:left w:val="none" w:sz="0" w:space="0" w:color="auto"/>
            <w:bottom w:val="none" w:sz="0" w:space="0" w:color="auto"/>
            <w:right w:val="none" w:sz="0" w:space="0" w:color="auto"/>
          </w:divBdr>
        </w:div>
        <w:div w:id="1463377941">
          <w:marLeft w:val="0"/>
          <w:marRight w:val="0"/>
          <w:marTop w:val="0"/>
          <w:marBottom w:val="0"/>
          <w:divBdr>
            <w:top w:val="none" w:sz="0" w:space="0" w:color="auto"/>
            <w:left w:val="none" w:sz="0" w:space="0" w:color="auto"/>
            <w:bottom w:val="none" w:sz="0" w:space="0" w:color="auto"/>
            <w:right w:val="none" w:sz="0" w:space="0" w:color="auto"/>
          </w:divBdr>
        </w:div>
        <w:div w:id="411968295">
          <w:marLeft w:val="0"/>
          <w:marRight w:val="0"/>
          <w:marTop w:val="0"/>
          <w:marBottom w:val="0"/>
          <w:divBdr>
            <w:top w:val="none" w:sz="0" w:space="0" w:color="auto"/>
            <w:left w:val="none" w:sz="0" w:space="0" w:color="auto"/>
            <w:bottom w:val="none" w:sz="0" w:space="0" w:color="auto"/>
            <w:right w:val="none" w:sz="0" w:space="0" w:color="auto"/>
          </w:divBdr>
        </w:div>
        <w:div w:id="660041525">
          <w:marLeft w:val="0"/>
          <w:marRight w:val="0"/>
          <w:marTop w:val="0"/>
          <w:marBottom w:val="0"/>
          <w:divBdr>
            <w:top w:val="none" w:sz="0" w:space="0" w:color="auto"/>
            <w:left w:val="none" w:sz="0" w:space="0" w:color="auto"/>
            <w:bottom w:val="none" w:sz="0" w:space="0" w:color="auto"/>
            <w:right w:val="none" w:sz="0" w:space="0" w:color="auto"/>
          </w:divBdr>
        </w:div>
        <w:div w:id="2002344229">
          <w:marLeft w:val="0"/>
          <w:marRight w:val="0"/>
          <w:marTop w:val="0"/>
          <w:marBottom w:val="0"/>
          <w:divBdr>
            <w:top w:val="none" w:sz="0" w:space="0" w:color="auto"/>
            <w:left w:val="none" w:sz="0" w:space="0" w:color="auto"/>
            <w:bottom w:val="none" w:sz="0" w:space="0" w:color="auto"/>
            <w:right w:val="none" w:sz="0" w:space="0" w:color="auto"/>
          </w:divBdr>
        </w:div>
        <w:div w:id="67770913">
          <w:marLeft w:val="0"/>
          <w:marRight w:val="0"/>
          <w:marTop w:val="0"/>
          <w:marBottom w:val="0"/>
          <w:divBdr>
            <w:top w:val="none" w:sz="0" w:space="0" w:color="auto"/>
            <w:left w:val="none" w:sz="0" w:space="0" w:color="auto"/>
            <w:bottom w:val="none" w:sz="0" w:space="0" w:color="auto"/>
            <w:right w:val="none" w:sz="0" w:space="0" w:color="auto"/>
          </w:divBdr>
        </w:div>
        <w:div w:id="1726022564">
          <w:marLeft w:val="0"/>
          <w:marRight w:val="0"/>
          <w:marTop w:val="0"/>
          <w:marBottom w:val="0"/>
          <w:divBdr>
            <w:top w:val="none" w:sz="0" w:space="0" w:color="auto"/>
            <w:left w:val="none" w:sz="0" w:space="0" w:color="auto"/>
            <w:bottom w:val="none" w:sz="0" w:space="0" w:color="auto"/>
            <w:right w:val="none" w:sz="0" w:space="0" w:color="auto"/>
          </w:divBdr>
        </w:div>
        <w:div w:id="1056122494">
          <w:marLeft w:val="0"/>
          <w:marRight w:val="0"/>
          <w:marTop w:val="0"/>
          <w:marBottom w:val="0"/>
          <w:divBdr>
            <w:top w:val="none" w:sz="0" w:space="0" w:color="auto"/>
            <w:left w:val="none" w:sz="0" w:space="0" w:color="auto"/>
            <w:bottom w:val="none" w:sz="0" w:space="0" w:color="auto"/>
            <w:right w:val="none" w:sz="0" w:space="0" w:color="auto"/>
          </w:divBdr>
        </w:div>
        <w:div w:id="1314985807">
          <w:marLeft w:val="0"/>
          <w:marRight w:val="0"/>
          <w:marTop w:val="0"/>
          <w:marBottom w:val="0"/>
          <w:divBdr>
            <w:top w:val="none" w:sz="0" w:space="0" w:color="auto"/>
            <w:left w:val="none" w:sz="0" w:space="0" w:color="auto"/>
            <w:bottom w:val="none" w:sz="0" w:space="0" w:color="auto"/>
            <w:right w:val="none" w:sz="0" w:space="0" w:color="auto"/>
          </w:divBdr>
        </w:div>
        <w:div w:id="1063337412">
          <w:marLeft w:val="0"/>
          <w:marRight w:val="0"/>
          <w:marTop w:val="0"/>
          <w:marBottom w:val="0"/>
          <w:divBdr>
            <w:top w:val="none" w:sz="0" w:space="0" w:color="auto"/>
            <w:left w:val="none" w:sz="0" w:space="0" w:color="auto"/>
            <w:bottom w:val="none" w:sz="0" w:space="0" w:color="auto"/>
            <w:right w:val="none" w:sz="0" w:space="0" w:color="auto"/>
          </w:divBdr>
        </w:div>
        <w:div w:id="587471907">
          <w:marLeft w:val="0"/>
          <w:marRight w:val="0"/>
          <w:marTop w:val="0"/>
          <w:marBottom w:val="0"/>
          <w:divBdr>
            <w:top w:val="none" w:sz="0" w:space="0" w:color="auto"/>
            <w:left w:val="none" w:sz="0" w:space="0" w:color="auto"/>
            <w:bottom w:val="none" w:sz="0" w:space="0" w:color="auto"/>
            <w:right w:val="none" w:sz="0" w:space="0" w:color="auto"/>
          </w:divBdr>
        </w:div>
        <w:div w:id="232204357">
          <w:marLeft w:val="0"/>
          <w:marRight w:val="0"/>
          <w:marTop w:val="0"/>
          <w:marBottom w:val="0"/>
          <w:divBdr>
            <w:top w:val="none" w:sz="0" w:space="0" w:color="auto"/>
            <w:left w:val="none" w:sz="0" w:space="0" w:color="auto"/>
            <w:bottom w:val="none" w:sz="0" w:space="0" w:color="auto"/>
            <w:right w:val="none" w:sz="0" w:space="0" w:color="auto"/>
          </w:divBdr>
        </w:div>
        <w:div w:id="2026635510">
          <w:marLeft w:val="0"/>
          <w:marRight w:val="0"/>
          <w:marTop w:val="0"/>
          <w:marBottom w:val="0"/>
          <w:divBdr>
            <w:top w:val="none" w:sz="0" w:space="0" w:color="auto"/>
            <w:left w:val="none" w:sz="0" w:space="0" w:color="auto"/>
            <w:bottom w:val="none" w:sz="0" w:space="0" w:color="auto"/>
            <w:right w:val="none" w:sz="0" w:space="0" w:color="auto"/>
          </w:divBdr>
        </w:div>
        <w:div w:id="1575431883">
          <w:marLeft w:val="0"/>
          <w:marRight w:val="0"/>
          <w:marTop w:val="0"/>
          <w:marBottom w:val="0"/>
          <w:divBdr>
            <w:top w:val="none" w:sz="0" w:space="0" w:color="auto"/>
            <w:left w:val="none" w:sz="0" w:space="0" w:color="auto"/>
            <w:bottom w:val="none" w:sz="0" w:space="0" w:color="auto"/>
            <w:right w:val="none" w:sz="0" w:space="0" w:color="auto"/>
          </w:divBdr>
        </w:div>
        <w:div w:id="635381682">
          <w:marLeft w:val="0"/>
          <w:marRight w:val="0"/>
          <w:marTop w:val="0"/>
          <w:marBottom w:val="0"/>
          <w:divBdr>
            <w:top w:val="none" w:sz="0" w:space="0" w:color="auto"/>
            <w:left w:val="none" w:sz="0" w:space="0" w:color="auto"/>
            <w:bottom w:val="none" w:sz="0" w:space="0" w:color="auto"/>
            <w:right w:val="none" w:sz="0" w:space="0" w:color="auto"/>
          </w:divBdr>
        </w:div>
        <w:div w:id="1709835577">
          <w:marLeft w:val="0"/>
          <w:marRight w:val="0"/>
          <w:marTop w:val="0"/>
          <w:marBottom w:val="0"/>
          <w:divBdr>
            <w:top w:val="none" w:sz="0" w:space="0" w:color="auto"/>
            <w:left w:val="none" w:sz="0" w:space="0" w:color="auto"/>
            <w:bottom w:val="none" w:sz="0" w:space="0" w:color="auto"/>
            <w:right w:val="none" w:sz="0" w:space="0" w:color="auto"/>
          </w:divBdr>
        </w:div>
        <w:div w:id="2003654584">
          <w:marLeft w:val="0"/>
          <w:marRight w:val="0"/>
          <w:marTop w:val="0"/>
          <w:marBottom w:val="0"/>
          <w:divBdr>
            <w:top w:val="none" w:sz="0" w:space="0" w:color="auto"/>
            <w:left w:val="none" w:sz="0" w:space="0" w:color="auto"/>
            <w:bottom w:val="none" w:sz="0" w:space="0" w:color="auto"/>
            <w:right w:val="none" w:sz="0" w:space="0" w:color="auto"/>
          </w:divBdr>
        </w:div>
        <w:div w:id="1454520341">
          <w:marLeft w:val="0"/>
          <w:marRight w:val="0"/>
          <w:marTop w:val="0"/>
          <w:marBottom w:val="0"/>
          <w:divBdr>
            <w:top w:val="none" w:sz="0" w:space="0" w:color="auto"/>
            <w:left w:val="none" w:sz="0" w:space="0" w:color="auto"/>
            <w:bottom w:val="none" w:sz="0" w:space="0" w:color="auto"/>
            <w:right w:val="none" w:sz="0" w:space="0" w:color="auto"/>
          </w:divBdr>
        </w:div>
        <w:div w:id="353119133">
          <w:marLeft w:val="0"/>
          <w:marRight w:val="0"/>
          <w:marTop w:val="0"/>
          <w:marBottom w:val="0"/>
          <w:divBdr>
            <w:top w:val="none" w:sz="0" w:space="0" w:color="auto"/>
            <w:left w:val="none" w:sz="0" w:space="0" w:color="auto"/>
            <w:bottom w:val="none" w:sz="0" w:space="0" w:color="auto"/>
            <w:right w:val="none" w:sz="0" w:space="0" w:color="auto"/>
          </w:divBdr>
        </w:div>
        <w:div w:id="741025227">
          <w:marLeft w:val="0"/>
          <w:marRight w:val="0"/>
          <w:marTop w:val="0"/>
          <w:marBottom w:val="0"/>
          <w:divBdr>
            <w:top w:val="none" w:sz="0" w:space="0" w:color="auto"/>
            <w:left w:val="none" w:sz="0" w:space="0" w:color="auto"/>
            <w:bottom w:val="none" w:sz="0" w:space="0" w:color="auto"/>
            <w:right w:val="none" w:sz="0" w:space="0" w:color="auto"/>
          </w:divBdr>
        </w:div>
        <w:div w:id="2014651061">
          <w:marLeft w:val="0"/>
          <w:marRight w:val="0"/>
          <w:marTop w:val="0"/>
          <w:marBottom w:val="0"/>
          <w:divBdr>
            <w:top w:val="none" w:sz="0" w:space="0" w:color="auto"/>
            <w:left w:val="none" w:sz="0" w:space="0" w:color="auto"/>
            <w:bottom w:val="none" w:sz="0" w:space="0" w:color="auto"/>
            <w:right w:val="none" w:sz="0" w:space="0" w:color="auto"/>
          </w:divBdr>
        </w:div>
        <w:div w:id="371345425">
          <w:marLeft w:val="0"/>
          <w:marRight w:val="0"/>
          <w:marTop w:val="0"/>
          <w:marBottom w:val="0"/>
          <w:divBdr>
            <w:top w:val="none" w:sz="0" w:space="0" w:color="auto"/>
            <w:left w:val="none" w:sz="0" w:space="0" w:color="auto"/>
            <w:bottom w:val="none" w:sz="0" w:space="0" w:color="auto"/>
            <w:right w:val="none" w:sz="0" w:space="0" w:color="auto"/>
          </w:divBdr>
        </w:div>
        <w:div w:id="1493136093">
          <w:marLeft w:val="0"/>
          <w:marRight w:val="0"/>
          <w:marTop w:val="0"/>
          <w:marBottom w:val="0"/>
          <w:divBdr>
            <w:top w:val="none" w:sz="0" w:space="0" w:color="auto"/>
            <w:left w:val="none" w:sz="0" w:space="0" w:color="auto"/>
            <w:bottom w:val="none" w:sz="0" w:space="0" w:color="auto"/>
            <w:right w:val="none" w:sz="0" w:space="0" w:color="auto"/>
          </w:divBdr>
        </w:div>
        <w:div w:id="783311190">
          <w:marLeft w:val="0"/>
          <w:marRight w:val="0"/>
          <w:marTop w:val="0"/>
          <w:marBottom w:val="0"/>
          <w:divBdr>
            <w:top w:val="none" w:sz="0" w:space="0" w:color="auto"/>
            <w:left w:val="none" w:sz="0" w:space="0" w:color="auto"/>
            <w:bottom w:val="none" w:sz="0" w:space="0" w:color="auto"/>
            <w:right w:val="none" w:sz="0" w:space="0" w:color="auto"/>
          </w:divBdr>
        </w:div>
        <w:div w:id="1442338511">
          <w:marLeft w:val="0"/>
          <w:marRight w:val="0"/>
          <w:marTop w:val="0"/>
          <w:marBottom w:val="0"/>
          <w:divBdr>
            <w:top w:val="none" w:sz="0" w:space="0" w:color="auto"/>
            <w:left w:val="none" w:sz="0" w:space="0" w:color="auto"/>
            <w:bottom w:val="none" w:sz="0" w:space="0" w:color="auto"/>
            <w:right w:val="none" w:sz="0" w:space="0" w:color="auto"/>
          </w:divBdr>
        </w:div>
        <w:div w:id="1405177889">
          <w:marLeft w:val="0"/>
          <w:marRight w:val="0"/>
          <w:marTop w:val="0"/>
          <w:marBottom w:val="0"/>
          <w:divBdr>
            <w:top w:val="none" w:sz="0" w:space="0" w:color="auto"/>
            <w:left w:val="none" w:sz="0" w:space="0" w:color="auto"/>
            <w:bottom w:val="none" w:sz="0" w:space="0" w:color="auto"/>
            <w:right w:val="none" w:sz="0" w:space="0" w:color="auto"/>
          </w:divBdr>
        </w:div>
        <w:div w:id="300039325">
          <w:marLeft w:val="0"/>
          <w:marRight w:val="0"/>
          <w:marTop w:val="0"/>
          <w:marBottom w:val="0"/>
          <w:divBdr>
            <w:top w:val="none" w:sz="0" w:space="0" w:color="auto"/>
            <w:left w:val="none" w:sz="0" w:space="0" w:color="auto"/>
            <w:bottom w:val="none" w:sz="0" w:space="0" w:color="auto"/>
            <w:right w:val="none" w:sz="0" w:space="0" w:color="auto"/>
          </w:divBdr>
        </w:div>
        <w:div w:id="1634484037">
          <w:marLeft w:val="0"/>
          <w:marRight w:val="0"/>
          <w:marTop w:val="0"/>
          <w:marBottom w:val="0"/>
          <w:divBdr>
            <w:top w:val="none" w:sz="0" w:space="0" w:color="auto"/>
            <w:left w:val="none" w:sz="0" w:space="0" w:color="auto"/>
            <w:bottom w:val="none" w:sz="0" w:space="0" w:color="auto"/>
            <w:right w:val="none" w:sz="0" w:space="0" w:color="auto"/>
          </w:divBdr>
        </w:div>
        <w:div w:id="1521890701">
          <w:marLeft w:val="0"/>
          <w:marRight w:val="0"/>
          <w:marTop w:val="0"/>
          <w:marBottom w:val="0"/>
          <w:divBdr>
            <w:top w:val="none" w:sz="0" w:space="0" w:color="auto"/>
            <w:left w:val="none" w:sz="0" w:space="0" w:color="auto"/>
            <w:bottom w:val="none" w:sz="0" w:space="0" w:color="auto"/>
            <w:right w:val="none" w:sz="0" w:space="0" w:color="auto"/>
          </w:divBdr>
        </w:div>
        <w:div w:id="1822190974">
          <w:marLeft w:val="0"/>
          <w:marRight w:val="0"/>
          <w:marTop w:val="0"/>
          <w:marBottom w:val="0"/>
          <w:divBdr>
            <w:top w:val="none" w:sz="0" w:space="0" w:color="auto"/>
            <w:left w:val="none" w:sz="0" w:space="0" w:color="auto"/>
            <w:bottom w:val="none" w:sz="0" w:space="0" w:color="auto"/>
            <w:right w:val="none" w:sz="0" w:space="0" w:color="auto"/>
          </w:divBdr>
        </w:div>
        <w:div w:id="472142494">
          <w:marLeft w:val="0"/>
          <w:marRight w:val="0"/>
          <w:marTop w:val="0"/>
          <w:marBottom w:val="0"/>
          <w:divBdr>
            <w:top w:val="none" w:sz="0" w:space="0" w:color="auto"/>
            <w:left w:val="none" w:sz="0" w:space="0" w:color="auto"/>
            <w:bottom w:val="none" w:sz="0" w:space="0" w:color="auto"/>
            <w:right w:val="none" w:sz="0" w:space="0" w:color="auto"/>
          </w:divBdr>
        </w:div>
        <w:div w:id="597251843">
          <w:marLeft w:val="0"/>
          <w:marRight w:val="0"/>
          <w:marTop w:val="0"/>
          <w:marBottom w:val="0"/>
          <w:divBdr>
            <w:top w:val="none" w:sz="0" w:space="0" w:color="auto"/>
            <w:left w:val="none" w:sz="0" w:space="0" w:color="auto"/>
            <w:bottom w:val="none" w:sz="0" w:space="0" w:color="auto"/>
            <w:right w:val="none" w:sz="0" w:space="0" w:color="auto"/>
          </w:divBdr>
        </w:div>
        <w:div w:id="733048085">
          <w:marLeft w:val="0"/>
          <w:marRight w:val="0"/>
          <w:marTop w:val="0"/>
          <w:marBottom w:val="0"/>
          <w:divBdr>
            <w:top w:val="none" w:sz="0" w:space="0" w:color="auto"/>
            <w:left w:val="none" w:sz="0" w:space="0" w:color="auto"/>
            <w:bottom w:val="none" w:sz="0" w:space="0" w:color="auto"/>
            <w:right w:val="none" w:sz="0" w:space="0" w:color="auto"/>
          </w:divBdr>
        </w:div>
        <w:div w:id="1440487161">
          <w:marLeft w:val="0"/>
          <w:marRight w:val="0"/>
          <w:marTop w:val="0"/>
          <w:marBottom w:val="0"/>
          <w:divBdr>
            <w:top w:val="none" w:sz="0" w:space="0" w:color="auto"/>
            <w:left w:val="none" w:sz="0" w:space="0" w:color="auto"/>
            <w:bottom w:val="none" w:sz="0" w:space="0" w:color="auto"/>
            <w:right w:val="none" w:sz="0" w:space="0" w:color="auto"/>
          </w:divBdr>
        </w:div>
        <w:div w:id="1246650654">
          <w:marLeft w:val="0"/>
          <w:marRight w:val="0"/>
          <w:marTop w:val="0"/>
          <w:marBottom w:val="0"/>
          <w:divBdr>
            <w:top w:val="none" w:sz="0" w:space="0" w:color="auto"/>
            <w:left w:val="none" w:sz="0" w:space="0" w:color="auto"/>
            <w:bottom w:val="none" w:sz="0" w:space="0" w:color="auto"/>
            <w:right w:val="none" w:sz="0" w:space="0" w:color="auto"/>
          </w:divBdr>
        </w:div>
        <w:div w:id="1723214473">
          <w:marLeft w:val="0"/>
          <w:marRight w:val="0"/>
          <w:marTop w:val="0"/>
          <w:marBottom w:val="0"/>
          <w:divBdr>
            <w:top w:val="none" w:sz="0" w:space="0" w:color="auto"/>
            <w:left w:val="none" w:sz="0" w:space="0" w:color="auto"/>
            <w:bottom w:val="none" w:sz="0" w:space="0" w:color="auto"/>
            <w:right w:val="none" w:sz="0" w:space="0" w:color="auto"/>
          </w:divBdr>
        </w:div>
        <w:div w:id="1804541196">
          <w:marLeft w:val="0"/>
          <w:marRight w:val="0"/>
          <w:marTop w:val="0"/>
          <w:marBottom w:val="0"/>
          <w:divBdr>
            <w:top w:val="none" w:sz="0" w:space="0" w:color="auto"/>
            <w:left w:val="none" w:sz="0" w:space="0" w:color="auto"/>
            <w:bottom w:val="none" w:sz="0" w:space="0" w:color="auto"/>
            <w:right w:val="none" w:sz="0" w:space="0" w:color="auto"/>
          </w:divBdr>
        </w:div>
        <w:div w:id="1409232239">
          <w:marLeft w:val="0"/>
          <w:marRight w:val="0"/>
          <w:marTop w:val="0"/>
          <w:marBottom w:val="0"/>
          <w:divBdr>
            <w:top w:val="none" w:sz="0" w:space="0" w:color="auto"/>
            <w:left w:val="none" w:sz="0" w:space="0" w:color="auto"/>
            <w:bottom w:val="none" w:sz="0" w:space="0" w:color="auto"/>
            <w:right w:val="none" w:sz="0" w:space="0" w:color="auto"/>
          </w:divBdr>
        </w:div>
        <w:div w:id="458842849">
          <w:marLeft w:val="0"/>
          <w:marRight w:val="0"/>
          <w:marTop w:val="0"/>
          <w:marBottom w:val="0"/>
          <w:divBdr>
            <w:top w:val="none" w:sz="0" w:space="0" w:color="auto"/>
            <w:left w:val="none" w:sz="0" w:space="0" w:color="auto"/>
            <w:bottom w:val="none" w:sz="0" w:space="0" w:color="auto"/>
            <w:right w:val="none" w:sz="0" w:space="0" w:color="auto"/>
          </w:divBdr>
        </w:div>
        <w:div w:id="75906271">
          <w:marLeft w:val="0"/>
          <w:marRight w:val="0"/>
          <w:marTop w:val="0"/>
          <w:marBottom w:val="0"/>
          <w:divBdr>
            <w:top w:val="none" w:sz="0" w:space="0" w:color="auto"/>
            <w:left w:val="none" w:sz="0" w:space="0" w:color="auto"/>
            <w:bottom w:val="none" w:sz="0" w:space="0" w:color="auto"/>
            <w:right w:val="none" w:sz="0" w:space="0" w:color="auto"/>
          </w:divBdr>
        </w:div>
        <w:div w:id="1270048593">
          <w:marLeft w:val="0"/>
          <w:marRight w:val="0"/>
          <w:marTop w:val="0"/>
          <w:marBottom w:val="0"/>
          <w:divBdr>
            <w:top w:val="none" w:sz="0" w:space="0" w:color="auto"/>
            <w:left w:val="none" w:sz="0" w:space="0" w:color="auto"/>
            <w:bottom w:val="none" w:sz="0" w:space="0" w:color="auto"/>
            <w:right w:val="none" w:sz="0" w:space="0" w:color="auto"/>
          </w:divBdr>
        </w:div>
        <w:div w:id="624431019">
          <w:marLeft w:val="0"/>
          <w:marRight w:val="0"/>
          <w:marTop w:val="0"/>
          <w:marBottom w:val="0"/>
          <w:divBdr>
            <w:top w:val="none" w:sz="0" w:space="0" w:color="auto"/>
            <w:left w:val="none" w:sz="0" w:space="0" w:color="auto"/>
            <w:bottom w:val="none" w:sz="0" w:space="0" w:color="auto"/>
            <w:right w:val="none" w:sz="0" w:space="0" w:color="auto"/>
          </w:divBdr>
        </w:div>
        <w:div w:id="479078899">
          <w:marLeft w:val="0"/>
          <w:marRight w:val="0"/>
          <w:marTop w:val="0"/>
          <w:marBottom w:val="0"/>
          <w:divBdr>
            <w:top w:val="none" w:sz="0" w:space="0" w:color="auto"/>
            <w:left w:val="none" w:sz="0" w:space="0" w:color="auto"/>
            <w:bottom w:val="none" w:sz="0" w:space="0" w:color="auto"/>
            <w:right w:val="none" w:sz="0" w:space="0" w:color="auto"/>
          </w:divBdr>
        </w:div>
        <w:div w:id="1380320620">
          <w:marLeft w:val="0"/>
          <w:marRight w:val="0"/>
          <w:marTop w:val="0"/>
          <w:marBottom w:val="0"/>
          <w:divBdr>
            <w:top w:val="none" w:sz="0" w:space="0" w:color="auto"/>
            <w:left w:val="none" w:sz="0" w:space="0" w:color="auto"/>
            <w:bottom w:val="none" w:sz="0" w:space="0" w:color="auto"/>
            <w:right w:val="none" w:sz="0" w:space="0" w:color="auto"/>
          </w:divBdr>
        </w:div>
        <w:div w:id="2103254103">
          <w:marLeft w:val="0"/>
          <w:marRight w:val="0"/>
          <w:marTop w:val="0"/>
          <w:marBottom w:val="0"/>
          <w:divBdr>
            <w:top w:val="none" w:sz="0" w:space="0" w:color="auto"/>
            <w:left w:val="none" w:sz="0" w:space="0" w:color="auto"/>
            <w:bottom w:val="none" w:sz="0" w:space="0" w:color="auto"/>
            <w:right w:val="none" w:sz="0" w:space="0" w:color="auto"/>
          </w:divBdr>
        </w:div>
        <w:div w:id="1459107648">
          <w:marLeft w:val="0"/>
          <w:marRight w:val="0"/>
          <w:marTop w:val="0"/>
          <w:marBottom w:val="0"/>
          <w:divBdr>
            <w:top w:val="none" w:sz="0" w:space="0" w:color="auto"/>
            <w:left w:val="none" w:sz="0" w:space="0" w:color="auto"/>
            <w:bottom w:val="none" w:sz="0" w:space="0" w:color="auto"/>
            <w:right w:val="none" w:sz="0" w:space="0" w:color="auto"/>
          </w:divBdr>
        </w:div>
        <w:div w:id="798691812">
          <w:marLeft w:val="0"/>
          <w:marRight w:val="0"/>
          <w:marTop w:val="0"/>
          <w:marBottom w:val="0"/>
          <w:divBdr>
            <w:top w:val="none" w:sz="0" w:space="0" w:color="auto"/>
            <w:left w:val="none" w:sz="0" w:space="0" w:color="auto"/>
            <w:bottom w:val="none" w:sz="0" w:space="0" w:color="auto"/>
            <w:right w:val="none" w:sz="0" w:space="0" w:color="auto"/>
          </w:divBdr>
        </w:div>
        <w:div w:id="1384937789">
          <w:marLeft w:val="0"/>
          <w:marRight w:val="0"/>
          <w:marTop w:val="0"/>
          <w:marBottom w:val="0"/>
          <w:divBdr>
            <w:top w:val="none" w:sz="0" w:space="0" w:color="auto"/>
            <w:left w:val="none" w:sz="0" w:space="0" w:color="auto"/>
            <w:bottom w:val="none" w:sz="0" w:space="0" w:color="auto"/>
            <w:right w:val="none" w:sz="0" w:space="0" w:color="auto"/>
          </w:divBdr>
        </w:div>
        <w:div w:id="899444583">
          <w:marLeft w:val="0"/>
          <w:marRight w:val="0"/>
          <w:marTop w:val="0"/>
          <w:marBottom w:val="0"/>
          <w:divBdr>
            <w:top w:val="none" w:sz="0" w:space="0" w:color="auto"/>
            <w:left w:val="none" w:sz="0" w:space="0" w:color="auto"/>
            <w:bottom w:val="none" w:sz="0" w:space="0" w:color="auto"/>
            <w:right w:val="none" w:sz="0" w:space="0" w:color="auto"/>
          </w:divBdr>
        </w:div>
        <w:div w:id="2003579061">
          <w:marLeft w:val="0"/>
          <w:marRight w:val="0"/>
          <w:marTop w:val="0"/>
          <w:marBottom w:val="0"/>
          <w:divBdr>
            <w:top w:val="none" w:sz="0" w:space="0" w:color="auto"/>
            <w:left w:val="none" w:sz="0" w:space="0" w:color="auto"/>
            <w:bottom w:val="none" w:sz="0" w:space="0" w:color="auto"/>
            <w:right w:val="none" w:sz="0" w:space="0" w:color="auto"/>
          </w:divBdr>
        </w:div>
        <w:div w:id="410125876">
          <w:marLeft w:val="0"/>
          <w:marRight w:val="0"/>
          <w:marTop w:val="0"/>
          <w:marBottom w:val="0"/>
          <w:divBdr>
            <w:top w:val="none" w:sz="0" w:space="0" w:color="auto"/>
            <w:left w:val="none" w:sz="0" w:space="0" w:color="auto"/>
            <w:bottom w:val="none" w:sz="0" w:space="0" w:color="auto"/>
            <w:right w:val="none" w:sz="0" w:space="0" w:color="auto"/>
          </w:divBdr>
        </w:div>
        <w:div w:id="2129927922">
          <w:marLeft w:val="0"/>
          <w:marRight w:val="0"/>
          <w:marTop w:val="0"/>
          <w:marBottom w:val="0"/>
          <w:divBdr>
            <w:top w:val="none" w:sz="0" w:space="0" w:color="auto"/>
            <w:left w:val="none" w:sz="0" w:space="0" w:color="auto"/>
            <w:bottom w:val="none" w:sz="0" w:space="0" w:color="auto"/>
            <w:right w:val="none" w:sz="0" w:space="0" w:color="auto"/>
          </w:divBdr>
        </w:div>
        <w:div w:id="1221136019">
          <w:marLeft w:val="0"/>
          <w:marRight w:val="0"/>
          <w:marTop w:val="0"/>
          <w:marBottom w:val="0"/>
          <w:divBdr>
            <w:top w:val="none" w:sz="0" w:space="0" w:color="auto"/>
            <w:left w:val="none" w:sz="0" w:space="0" w:color="auto"/>
            <w:bottom w:val="none" w:sz="0" w:space="0" w:color="auto"/>
            <w:right w:val="none" w:sz="0" w:space="0" w:color="auto"/>
          </w:divBdr>
        </w:div>
        <w:div w:id="1003169931">
          <w:marLeft w:val="0"/>
          <w:marRight w:val="0"/>
          <w:marTop w:val="0"/>
          <w:marBottom w:val="0"/>
          <w:divBdr>
            <w:top w:val="none" w:sz="0" w:space="0" w:color="auto"/>
            <w:left w:val="none" w:sz="0" w:space="0" w:color="auto"/>
            <w:bottom w:val="none" w:sz="0" w:space="0" w:color="auto"/>
            <w:right w:val="none" w:sz="0" w:space="0" w:color="auto"/>
          </w:divBdr>
        </w:div>
        <w:div w:id="1911499800">
          <w:marLeft w:val="0"/>
          <w:marRight w:val="0"/>
          <w:marTop w:val="0"/>
          <w:marBottom w:val="0"/>
          <w:divBdr>
            <w:top w:val="none" w:sz="0" w:space="0" w:color="auto"/>
            <w:left w:val="none" w:sz="0" w:space="0" w:color="auto"/>
            <w:bottom w:val="none" w:sz="0" w:space="0" w:color="auto"/>
            <w:right w:val="none" w:sz="0" w:space="0" w:color="auto"/>
          </w:divBdr>
        </w:div>
        <w:div w:id="520704950">
          <w:marLeft w:val="0"/>
          <w:marRight w:val="0"/>
          <w:marTop w:val="0"/>
          <w:marBottom w:val="0"/>
          <w:divBdr>
            <w:top w:val="none" w:sz="0" w:space="0" w:color="auto"/>
            <w:left w:val="none" w:sz="0" w:space="0" w:color="auto"/>
            <w:bottom w:val="none" w:sz="0" w:space="0" w:color="auto"/>
            <w:right w:val="none" w:sz="0" w:space="0" w:color="auto"/>
          </w:divBdr>
        </w:div>
        <w:div w:id="297540508">
          <w:marLeft w:val="0"/>
          <w:marRight w:val="0"/>
          <w:marTop w:val="0"/>
          <w:marBottom w:val="0"/>
          <w:divBdr>
            <w:top w:val="none" w:sz="0" w:space="0" w:color="auto"/>
            <w:left w:val="none" w:sz="0" w:space="0" w:color="auto"/>
            <w:bottom w:val="none" w:sz="0" w:space="0" w:color="auto"/>
            <w:right w:val="none" w:sz="0" w:space="0" w:color="auto"/>
          </w:divBdr>
        </w:div>
        <w:div w:id="857158642">
          <w:marLeft w:val="0"/>
          <w:marRight w:val="0"/>
          <w:marTop w:val="0"/>
          <w:marBottom w:val="0"/>
          <w:divBdr>
            <w:top w:val="none" w:sz="0" w:space="0" w:color="auto"/>
            <w:left w:val="none" w:sz="0" w:space="0" w:color="auto"/>
            <w:bottom w:val="none" w:sz="0" w:space="0" w:color="auto"/>
            <w:right w:val="none" w:sz="0" w:space="0" w:color="auto"/>
          </w:divBdr>
        </w:div>
        <w:div w:id="1527598684">
          <w:marLeft w:val="0"/>
          <w:marRight w:val="0"/>
          <w:marTop w:val="0"/>
          <w:marBottom w:val="0"/>
          <w:divBdr>
            <w:top w:val="none" w:sz="0" w:space="0" w:color="auto"/>
            <w:left w:val="none" w:sz="0" w:space="0" w:color="auto"/>
            <w:bottom w:val="none" w:sz="0" w:space="0" w:color="auto"/>
            <w:right w:val="none" w:sz="0" w:space="0" w:color="auto"/>
          </w:divBdr>
        </w:div>
        <w:div w:id="860585235">
          <w:marLeft w:val="0"/>
          <w:marRight w:val="0"/>
          <w:marTop w:val="0"/>
          <w:marBottom w:val="0"/>
          <w:divBdr>
            <w:top w:val="none" w:sz="0" w:space="0" w:color="auto"/>
            <w:left w:val="none" w:sz="0" w:space="0" w:color="auto"/>
            <w:bottom w:val="none" w:sz="0" w:space="0" w:color="auto"/>
            <w:right w:val="none" w:sz="0" w:space="0" w:color="auto"/>
          </w:divBdr>
        </w:div>
        <w:div w:id="1818524397">
          <w:marLeft w:val="0"/>
          <w:marRight w:val="0"/>
          <w:marTop w:val="0"/>
          <w:marBottom w:val="0"/>
          <w:divBdr>
            <w:top w:val="none" w:sz="0" w:space="0" w:color="auto"/>
            <w:left w:val="none" w:sz="0" w:space="0" w:color="auto"/>
            <w:bottom w:val="none" w:sz="0" w:space="0" w:color="auto"/>
            <w:right w:val="none" w:sz="0" w:space="0" w:color="auto"/>
          </w:divBdr>
        </w:div>
        <w:div w:id="2027245554">
          <w:marLeft w:val="0"/>
          <w:marRight w:val="0"/>
          <w:marTop w:val="0"/>
          <w:marBottom w:val="0"/>
          <w:divBdr>
            <w:top w:val="none" w:sz="0" w:space="0" w:color="auto"/>
            <w:left w:val="none" w:sz="0" w:space="0" w:color="auto"/>
            <w:bottom w:val="none" w:sz="0" w:space="0" w:color="auto"/>
            <w:right w:val="none" w:sz="0" w:space="0" w:color="auto"/>
          </w:divBdr>
        </w:div>
        <w:div w:id="206600678">
          <w:marLeft w:val="0"/>
          <w:marRight w:val="0"/>
          <w:marTop w:val="0"/>
          <w:marBottom w:val="0"/>
          <w:divBdr>
            <w:top w:val="none" w:sz="0" w:space="0" w:color="auto"/>
            <w:left w:val="none" w:sz="0" w:space="0" w:color="auto"/>
            <w:bottom w:val="none" w:sz="0" w:space="0" w:color="auto"/>
            <w:right w:val="none" w:sz="0" w:space="0" w:color="auto"/>
          </w:divBdr>
        </w:div>
        <w:div w:id="364258522">
          <w:marLeft w:val="0"/>
          <w:marRight w:val="0"/>
          <w:marTop w:val="0"/>
          <w:marBottom w:val="0"/>
          <w:divBdr>
            <w:top w:val="none" w:sz="0" w:space="0" w:color="auto"/>
            <w:left w:val="none" w:sz="0" w:space="0" w:color="auto"/>
            <w:bottom w:val="none" w:sz="0" w:space="0" w:color="auto"/>
            <w:right w:val="none" w:sz="0" w:space="0" w:color="auto"/>
          </w:divBdr>
        </w:div>
        <w:div w:id="1342657238">
          <w:marLeft w:val="0"/>
          <w:marRight w:val="0"/>
          <w:marTop w:val="0"/>
          <w:marBottom w:val="0"/>
          <w:divBdr>
            <w:top w:val="none" w:sz="0" w:space="0" w:color="auto"/>
            <w:left w:val="none" w:sz="0" w:space="0" w:color="auto"/>
            <w:bottom w:val="none" w:sz="0" w:space="0" w:color="auto"/>
            <w:right w:val="none" w:sz="0" w:space="0" w:color="auto"/>
          </w:divBdr>
        </w:div>
        <w:div w:id="1971083914">
          <w:marLeft w:val="0"/>
          <w:marRight w:val="0"/>
          <w:marTop w:val="0"/>
          <w:marBottom w:val="0"/>
          <w:divBdr>
            <w:top w:val="none" w:sz="0" w:space="0" w:color="auto"/>
            <w:left w:val="none" w:sz="0" w:space="0" w:color="auto"/>
            <w:bottom w:val="none" w:sz="0" w:space="0" w:color="auto"/>
            <w:right w:val="none" w:sz="0" w:space="0" w:color="auto"/>
          </w:divBdr>
        </w:div>
        <w:div w:id="2119254861">
          <w:marLeft w:val="0"/>
          <w:marRight w:val="0"/>
          <w:marTop w:val="0"/>
          <w:marBottom w:val="0"/>
          <w:divBdr>
            <w:top w:val="none" w:sz="0" w:space="0" w:color="auto"/>
            <w:left w:val="none" w:sz="0" w:space="0" w:color="auto"/>
            <w:bottom w:val="none" w:sz="0" w:space="0" w:color="auto"/>
            <w:right w:val="none" w:sz="0" w:space="0" w:color="auto"/>
          </w:divBdr>
        </w:div>
        <w:div w:id="118688453">
          <w:marLeft w:val="0"/>
          <w:marRight w:val="0"/>
          <w:marTop w:val="0"/>
          <w:marBottom w:val="0"/>
          <w:divBdr>
            <w:top w:val="none" w:sz="0" w:space="0" w:color="auto"/>
            <w:left w:val="none" w:sz="0" w:space="0" w:color="auto"/>
            <w:bottom w:val="none" w:sz="0" w:space="0" w:color="auto"/>
            <w:right w:val="none" w:sz="0" w:space="0" w:color="auto"/>
          </w:divBdr>
        </w:div>
        <w:div w:id="950628024">
          <w:marLeft w:val="0"/>
          <w:marRight w:val="0"/>
          <w:marTop w:val="0"/>
          <w:marBottom w:val="0"/>
          <w:divBdr>
            <w:top w:val="none" w:sz="0" w:space="0" w:color="auto"/>
            <w:left w:val="none" w:sz="0" w:space="0" w:color="auto"/>
            <w:bottom w:val="none" w:sz="0" w:space="0" w:color="auto"/>
            <w:right w:val="none" w:sz="0" w:space="0" w:color="auto"/>
          </w:divBdr>
        </w:div>
        <w:div w:id="996618209">
          <w:marLeft w:val="0"/>
          <w:marRight w:val="0"/>
          <w:marTop w:val="0"/>
          <w:marBottom w:val="0"/>
          <w:divBdr>
            <w:top w:val="none" w:sz="0" w:space="0" w:color="auto"/>
            <w:left w:val="none" w:sz="0" w:space="0" w:color="auto"/>
            <w:bottom w:val="none" w:sz="0" w:space="0" w:color="auto"/>
            <w:right w:val="none" w:sz="0" w:space="0" w:color="auto"/>
          </w:divBdr>
        </w:div>
        <w:div w:id="1788354076">
          <w:marLeft w:val="0"/>
          <w:marRight w:val="0"/>
          <w:marTop w:val="0"/>
          <w:marBottom w:val="0"/>
          <w:divBdr>
            <w:top w:val="none" w:sz="0" w:space="0" w:color="auto"/>
            <w:left w:val="none" w:sz="0" w:space="0" w:color="auto"/>
            <w:bottom w:val="none" w:sz="0" w:space="0" w:color="auto"/>
            <w:right w:val="none" w:sz="0" w:space="0" w:color="auto"/>
          </w:divBdr>
        </w:div>
        <w:div w:id="963193293">
          <w:marLeft w:val="0"/>
          <w:marRight w:val="0"/>
          <w:marTop w:val="0"/>
          <w:marBottom w:val="0"/>
          <w:divBdr>
            <w:top w:val="none" w:sz="0" w:space="0" w:color="auto"/>
            <w:left w:val="none" w:sz="0" w:space="0" w:color="auto"/>
            <w:bottom w:val="none" w:sz="0" w:space="0" w:color="auto"/>
            <w:right w:val="none" w:sz="0" w:space="0" w:color="auto"/>
          </w:divBdr>
        </w:div>
        <w:div w:id="1063677155">
          <w:marLeft w:val="0"/>
          <w:marRight w:val="0"/>
          <w:marTop w:val="0"/>
          <w:marBottom w:val="0"/>
          <w:divBdr>
            <w:top w:val="none" w:sz="0" w:space="0" w:color="auto"/>
            <w:left w:val="none" w:sz="0" w:space="0" w:color="auto"/>
            <w:bottom w:val="none" w:sz="0" w:space="0" w:color="auto"/>
            <w:right w:val="none" w:sz="0" w:space="0" w:color="auto"/>
          </w:divBdr>
        </w:div>
        <w:div w:id="2041316295">
          <w:marLeft w:val="0"/>
          <w:marRight w:val="0"/>
          <w:marTop w:val="0"/>
          <w:marBottom w:val="0"/>
          <w:divBdr>
            <w:top w:val="none" w:sz="0" w:space="0" w:color="auto"/>
            <w:left w:val="none" w:sz="0" w:space="0" w:color="auto"/>
            <w:bottom w:val="none" w:sz="0" w:space="0" w:color="auto"/>
            <w:right w:val="none" w:sz="0" w:space="0" w:color="auto"/>
          </w:divBdr>
        </w:div>
        <w:div w:id="1749644801">
          <w:marLeft w:val="0"/>
          <w:marRight w:val="0"/>
          <w:marTop w:val="0"/>
          <w:marBottom w:val="0"/>
          <w:divBdr>
            <w:top w:val="none" w:sz="0" w:space="0" w:color="auto"/>
            <w:left w:val="none" w:sz="0" w:space="0" w:color="auto"/>
            <w:bottom w:val="none" w:sz="0" w:space="0" w:color="auto"/>
            <w:right w:val="none" w:sz="0" w:space="0" w:color="auto"/>
          </w:divBdr>
        </w:div>
        <w:div w:id="1098449548">
          <w:marLeft w:val="0"/>
          <w:marRight w:val="0"/>
          <w:marTop w:val="0"/>
          <w:marBottom w:val="0"/>
          <w:divBdr>
            <w:top w:val="none" w:sz="0" w:space="0" w:color="auto"/>
            <w:left w:val="none" w:sz="0" w:space="0" w:color="auto"/>
            <w:bottom w:val="none" w:sz="0" w:space="0" w:color="auto"/>
            <w:right w:val="none" w:sz="0" w:space="0" w:color="auto"/>
          </w:divBdr>
        </w:div>
        <w:div w:id="1074281448">
          <w:marLeft w:val="0"/>
          <w:marRight w:val="0"/>
          <w:marTop w:val="0"/>
          <w:marBottom w:val="0"/>
          <w:divBdr>
            <w:top w:val="none" w:sz="0" w:space="0" w:color="auto"/>
            <w:left w:val="none" w:sz="0" w:space="0" w:color="auto"/>
            <w:bottom w:val="none" w:sz="0" w:space="0" w:color="auto"/>
            <w:right w:val="none" w:sz="0" w:space="0" w:color="auto"/>
          </w:divBdr>
        </w:div>
        <w:div w:id="1051340528">
          <w:marLeft w:val="0"/>
          <w:marRight w:val="0"/>
          <w:marTop w:val="0"/>
          <w:marBottom w:val="0"/>
          <w:divBdr>
            <w:top w:val="none" w:sz="0" w:space="0" w:color="auto"/>
            <w:left w:val="none" w:sz="0" w:space="0" w:color="auto"/>
            <w:bottom w:val="none" w:sz="0" w:space="0" w:color="auto"/>
            <w:right w:val="none" w:sz="0" w:space="0" w:color="auto"/>
          </w:divBdr>
        </w:div>
        <w:div w:id="1163348814">
          <w:marLeft w:val="0"/>
          <w:marRight w:val="0"/>
          <w:marTop w:val="0"/>
          <w:marBottom w:val="0"/>
          <w:divBdr>
            <w:top w:val="none" w:sz="0" w:space="0" w:color="auto"/>
            <w:left w:val="none" w:sz="0" w:space="0" w:color="auto"/>
            <w:bottom w:val="none" w:sz="0" w:space="0" w:color="auto"/>
            <w:right w:val="none" w:sz="0" w:space="0" w:color="auto"/>
          </w:divBdr>
        </w:div>
        <w:div w:id="384984294">
          <w:marLeft w:val="0"/>
          <w:marRight w:val="0"/>
          <w:marTop w:val="0"/>
          <w:marBottom w:val="0"/>
          <w:divBdr>
            <w:top w:val="none" w:sz="0" w:space="0" w:color="auto"/>
            <w:left w:val="none" w:sz="0" w:space="0" w:color="auto"/>
            <w:bottom w:val="none" w:sz="0" w:space="0" w:color="auto"/>
            <w:right w:val="none" w:sz="0" w:space="0" w:color="auto"/>
          </w:divBdr>
        </w:div>
        <w:div w:id="1676959865">
          <w:marLeft w:val="0"/>
          <w:marRight w:val="0"/>
          <w:marTop w:val="0"/>
          <w:marBottom w:val="0"/>
          <w:divBdr>
            <w:top w:val="none" w:sz="0" w:space="0" w:color="auto"/>
            <w:left w:val="none" w:sz="0" w:space="0" w:color="auto"/>
            <w:bottom w:val="none" w:sz="0" w:space="0" w:color="auto"/>
            <w:right w:val="none" w:sz="0" w:space="0" w:color="auto"/>
          </w:divBdr>
        </w:div>
        <w:div w:id="669451959">
          <w:marLeft w:val="0"/>
          <w:marRight w:val="0"/>
          <w:marTop w:val="0"/>
          <w:marBottom w:val="0"/>
          <w:divBdr>
            <w:top w:val="none" w:sz="0" w:space="0" w:color="auto"/>
            <w:left w:val="none" w:sz="0" w:space="0" w:color="auto"/>
            <w:bottom w:val="none" w:sz="0" w:space="0" w:color="auto"/>
            <w:right w:val="none" w:sz="0" w:space="0" w:color="auto"/>
          </w:divBdr>
        </w:div>
        <w:div w:id="575477501">
          <w:marLeft w:val="0"/>
          <w:marRight w:val="0"/>
          <w:marTop w:val="0"/>
          <w:marBottom w:val="0"/>
          <w:divBdr>
            <w:top w:val="none" w:sz="0" w:space="0" w:color="auto"/>
            <w:left w:val="none" w:sz="0" w:space="0" w:color="auto"/>
            <w:bottom w:val="none" w:sz="0" w:space="0" w:color="auto"/>
            <w:right w:val="none" w:sz="0" w:space="0" w:color="auto"/>
          </w:divBdr>
        </w:div>
        <w:div w:id="1945913673">
          <w:marLeft w:val="0"/>
          <w:marRight w:val="0"/>
          <w:marTop w:val="0"/>
          <w:marBottom w:val="0"/>
          <w:divBdr>
            <w:top w:val="none" w:sz="0" w:space="0" w:color="auto"/>
            <w:left w:val="none" w:sz="0" w:space="0" w:color="auto"/>
            <w:bottom w:val="none" w:sz="0" w:space="0" w:color="auto"/>
            <w:right w:val="none" w:sz="0" w:space="0" w:color="auto"/>
          </w:divBdr>
        </w:div>
        <w:div w:id="421686089">
          <w:marLeft w:val="0"/>
          <w:marRight w:val="0"/>
          <w:marTop w:val="0"/>
          <w:marBottom w:val="0"/>
          <w:divBdr>
            <w:top w:val="none" w:sz="0" w:space="0" w:color="auto"/>
            <w:left w:val="none" w:sz="0" w:space="0" w:color="auto"/>
            <w:bottom w:val="none" w:sz="0" w:space="0" w:color="auto"/>
            <w:right w:val="none" w:sz="0" w:space="0" w:color="auto"/>
          </w:divBdr>
        </w:div>
        <w:div w:id="1891959624">
          <w:marLeft w:val="0"/>
          <w:marRight w:val="0"/>
          <w:marTop w:val="0"/>
          <w:marBottom w:val="0"/>
          <w:divBdr>
            <w:top w:val="none" w:sz="0" w:space="0" w:color="auto"/>
            <w:left w:val="none" w:sz="0" w:space="0" w:color="auto"/>
            <w:bottom w:val="none" w:sz="0" w:space="0" w:color="auto"/>
            <w:right w:val="none" w:sz="0" w:space="0" w:color="auto"/>
          </w:divBdr>
        </w:div>
        <w:div w:id="1716464989">
          <w:marLeft w:val="0"/>
          <w:marRight w:val="0"/>
          <w:marTop w:val="0"/>
          <w:marBottom w:val="0"/>
          <w:divBdr>
            <w:top w:val="none" w:sz="0" w:space="0" w:color="auto"/>
            <w:left w:val="none" w:sz="0" w:space="0" w:color="auto"/>
            <w:bottom w:val="none" w:sz="0" w:space="0" w:color="auto"/>
            <w:right w:val="none" w:sz="0" w:space="0" w:color="auto"/>
          </w:divBdr>
        </w:div>
        <w:div w:id="1507868154">
          <w:marLeft w:val="0"/>
          <w:marRight w:val="0"/>
          <w:marTop w:val="0"/>
          <w:marBottom w:val="0"/>
          <w:divBdr>
            <w:top w:val="none" w:sz="0" w:space="0" w:color="auto"/>
            <w:left w:val="none" w:sz="0" w:space="0" w:color="auto"/>
            <w:bottom w:val="none" w:sz="0" w:space="0" w:color="auto"/>
            <w:right w:val="none" w:sz="0" w:space="0" w:color="auto"/>
          </w:divBdr>
        </w:div>
        <w:div w:id="860050620">
          <w:marLeft w:val="0"/>
          <w:marRight w:val="0"/>
          <w:marTop w:val="0"/>
          <w:marBottom w:val="0"/>
          <w:divBdr>
            <w:top w:val="none" w:sz="0" w:space="0" w:color="auto"/>
            <w:left w:val="none" w:sz="0" w:space="0" w:color="auto"/>
            <w:bottom w:val="none" w:sz="0" w:space="0" w:color="auto"/>
            <w:right w:val="none" w:sz="0" w:space="0" w:color="auto"/>
          </w:divBdr>
        </w:div>
        <w:div w:id="1528984870">
          <w:marLeft w:val="0"/>
          <w:marRight w:val="0"/>
          <w:marTop w:val="0"/>
          <w:marBottom w:val="0"/>
          <w:divBdr>
            <w:top w:val="none" w:sz="0" w:space="0" w:color="auto"/>
            <w:left w:val="none" w:sz="0" w:space="0" w:color="auto"/>
            <w:bottom w:val="none" w:sz="0" w:space="0" w:color="auto"/>
            <w:right w:val="none" w:sz="0" w:space="0" w:color="auto"/>
          </w:divBdr>
        </w:div>
        <w:div w:id="1761560863">
          <w:marLeft w:val="0"/>
          <w:marRight w:val="0"/>
          <w:marTop w:val="0"/>
          <w:marBottom w:val="0"/>
          <w:divBdr>
            <w:top w:val="none" w:sz="0" w:space="0" w:color="auto"/>
            <w:left w:val="none" w:sz="0" w:space="0" w:color="auto"/>
            <w:bottom w:val="none" w:sz="0" w:space="0" w:color="auto"/>
            <w:right w:val="none" w:sz="0" w:space="0" w:color="auto"/>
          </w:divBdr>
        </w:div>
        <w:div w:id="1251885559">
          <w:marLeft w:val="0"/>
          <w:marRight w:val="0"/>
          <w:marTop w:val="0"/>
          <w:marBottom w:val="0"/>
          <w:divBdr>
            <w:top w:val="none" w:sz="0" w:space="0" w:color="auto"/>
            <w:left w:val="none" w:sz="0" w:space="0" w:color="auto"/>
            <w:bottom w:val="none" w:sz="0" w:space="0" w:color="auto"/>
            <w:right w:val="none" w:sz="0" w:space="0" w:color="auto"/>
          </w:divBdr>
        </w:div>
        <w:div w:id="1181973039">
          <w:marLeft w:val="0"/>
          <w:marRight w:val="0"/>
          <w:marTop w:val="0"/>
          <w:marBottom w:val="0"/>
          <w:divBdr>
            <w:top w:val="none" w:sz="0" w:space="0" w:color="auto"/>
            <w:left w:val="none" w:sz="0" w:space="0" w:color="auto"/>
            <w:bottom w:val="none" w:sz="0" w:space="0" w:color="auto"/>
            <w:right w:val="none" w:sz="0" w:space="0" w:color="auto"/>
          </w:divBdr>
        </w:div>
        <w:div w:id="443237363">
          <w:marLeft w:val="0"/>
          <w:marRight w:val="0"/>
          <w:marTop w:val="0"/>
          <w:marBottom w:val="0"/>
          <w:divBdr>
            <w:top w:val="none" w:sz="0" w:space="0" w:color="auto"/>
            <w:left w:val="none" w:sz="0" w:space="0" w:color="auto"/>
            <w:bottom w:val="none" w:sz="0" w:space="0" w:color="auto"/>
            <w:right w:val="none" w:sz="0" w:space="0" w:color="auto"/>
          </w:divBdr>
        </w:div>
        <w:div w:id="1648166660">
          <w:marLeft w:val="0"/>
          <w:marRight w:val="0"/>
          <w:marTop w:val="0"/>
          <w:marBottom w:val="0"/>
          <w:divBdr>
            <w:top w:val="none" w:sz="0" w:space="0" w:color="auto"/>
            <w:left w:val="none" w:sz="0" w:space="0" w:color="auto"/>
            <w:bottom w:val="none" w:sz="0" w:space="0" w:color="auto"/>
            <w:right w:val="none" w:sz="0" w:space="0" w:color="auto"/>
          </w:divBdr>
        </w:div>
        <w:div w:id="1062942737">
          <w:marLeft w:val="0"/>
          <w:marRight w:val="0"/>
          <w:marTop w:val="0"/>
          <w:marBottom w:val="0"/>
          <w:divBdr>
            <w:top w:val="none" w:sz="0" w:space="0" w:color="auto"/>
            <w:left w:val="none" w:sz="0" w:space="0" w:color="auto"/>
            <w:bottom w:val="none" w:sz="0" w:space="0" w:color="auto"/>
            <w:right w:val="none" w:sz="0" w:space="0" w:color="auto"/>
          </w:divBdr>
        </w:div>
        <w:div w:id="2001150456">
          <w:marLeft w:val="0"/>
          <w:marRight w:val="0"/>
          <w:marTop w:val="0"/>
          <w:marBottom w:val="0"/>
          <w:divBdr>
            <w:top w:val="none" w:sz="0" w:space="0" w:color="auto"/>
            <w:left w:val="none" w:sz="0" w:space="0" w:color="auto"/>
            <w:bottom w:val="none" w:sz="0" w:space="0" w:color="auto"/>
            <w:right w:val="none" w:sz="0" w:space="0" w:color="auto"/>
          </w:divBdr>
        </w:div>
        <w:div w:id="841428198">
          <w:marLeft w:val="0"/>
          <w:marRight w:val="0"/>
          <w:marTop w:val="0"/>
          <w:marBottom w:val="0"/>
          <w:divBdr>
            <w:top w:val="none" w:sz="0" w:space="0" w:color="auto"/>
            <w:left w:val="none" w:sz="0" w:space="0" w:color="auto"/>
            <w:bottom w:val="none" w:sz="0" w:space="0" w:color="auto"/>
            <w:right w:val="none" w:sz="0" w:space="0" w:color="auto"/>
          </w:divBdr>
        </w:div>
        <w:div w:id="330108944">
          <w:marLeft w:val="0"/>
          <w:marRight w:val="0"/>
          <w:marTop w:val="0"/>
          <w:marBottom w:val="0"/>
          <w:divBdr>
            <w:top w:val="none" w:sz="0" w:space="0" w:color="auto"/>
            <w:left w:val="none" w:sz="0" w:space="0" w:color="auto"/>
            <w:bottom w:val="none" w:sz="0" w:space="0" w:color="auto"/>
            <w:right w:val="none" w:sz="0" w:space="0" w:color="auto"/>
          </w:divBdr>
        </w:div>
        <w:div w:id="1053429929">
          <w:marLeft w:val="0"/>
          <w:marRight w:val="0"/>
          <w:marTop w:val="0"/>
          <w:marBottom w:val="0"/>
          <w:divBdr>
            <w:top w:val="none" w:sz="0" w:space="0" w:color="auto"/>
            <w:left w:val="none" w:sz="0" w:space="0" w:color="auto"/>
            <w:bottom w:val="none" w:sz="0" w:space="0" w:color="auto"/>
            <w:right w:val="none" w:sz="0" w:space="0" w:color="auto"/>
          </w:divBdr>
        </w:div>
        <w:div w:id="657269285">
          <w:marLeft w:val="0"/>
          <w:marRight w:val="0"/>
          <w:marTop w:val="0"/>
          <w:marBottom w:val="0"/>
          <w:divBdr>
            <w:top w:val="none" w:sz="0" w:space="0" w:color="auto"/>
            <w:left w:val="none" w:sz="0" w:space="0" w:color="auto"/>
            <w:bottom w:val="none" w:sz="0" w:space="0" w:color="auto"/>
            <w:right w:val="none" w:sz="0" w:space="0" w:color="auto"/>
          </w:divBdr>
        </w:div>
        <w:div w:id="1691490402">
          <w:marLeft w:val="0"/>
          <w:marRight w:val="0"/>
          <w:marTop w:val="0"/>
          <w:marBottom w:val="0"/>
          <w:divBdr>
            <w:top w:val="none" w:sz="0" w:space="0" w:color="auto"/>
            <w:left w:val="none" w:sz="0" w:space="0" w:color="auto"/>
            <w:bottom w:val="none" w:sz="0" w:space="0" w:color="auto"/>
            <w:right w:val="none" w:sz="0" w:space="0" w:color="auto"/>
          </w:divBdr>
        </w:div>
        <w:div w:id="1778256114">
          <w:marLeft w:val="0"/>
          <w:marRight w:val="0"/>
          <w:marTop w:val="0"/>
          <w:marBottom w:val="0"/>
          <w:divBdr>
            <w:top w:val="none" w:sz="0" w:space="0" w:color="auto"/>
            <w:left w:val="none" w:sz="0" w:space="0" w:color="auto"/>
            <w:bottom w:val="none" w:sz="0" w:space="0" w:color="auto"/>
            <w:right w:val="none" w:sz="0" w:space="0" w:color="auto"/>
          </w:divBdr>
        </w:div>
        <w:div w:id="1205941892">
          <w:marLeft w:val="0"/>
          <w:marRight w:val="0"/>
          <w:marTop w:val="0"/>
          <w:marBottom w:val="0"/>
          <w:divBdr>
            <w:top w:val="none" w:sz="0" w:space="0" w:color="auto"/>
            <w:left w:val="none" w:sz="0" w:space="0" w:color="auto"/>
            <w:bottom w:val="none" w:sz="0" w:space="0" w:color="auto"/>
            <w:right w:val="none" w:sz="0" w:space="0" w:color="auto"/>
          </w:divBdr>
        </w:div>
        <w:div w:id="92409102">
          <w:marLeft w:val="0"/>
          <w:marRight w:val="0"/>
          <w:marTop w:val="0"/>
          <w:marBottom w:val="0"/>
          <w:divBdr>
            <w:top w:val="none" w:sz="0" w:space="0" w:color="auto"/>
            <w:left w:val="none" w:sz="0" w:space="0" w:color="auto"/>
            <w:bottom w:val="none" w:sz="0" w:space="0" w:color="auto"/>
            <w:right w:val="none" w:sz="0" w:space="0" w:color="auto"/>
          </w:divBdr>
        </w:div>
        <w:div w:id="1889295088">
          <w:marLeft w:val="0"/>
          <w:marRight w:val="0"/>
          <w:marTop w:val="0"/>
          <w:marBottom w:val="0"/>
          <w:divBdr>
            <w:top w:val="none" w:sz="0" w:space="0" w:color="auto"/>
            <w:left w:val="none" w:sz="0" w:space="0" w:color="auto"/>
            <w:bottom w:val="none" w:sz="0" w:space="0" w:color="auto"/>
            <w:right w:val="none" w:sz="0" w:space="0" w:color="auto"/>
          </w:divBdr>
        </w:div>
        <w:div w:id="1195536449">
          <w:marLeft w:val="0"/>
          <w:marRight w:val="0"/>
          <w:marTop w:val="0"/>
          <w:marBottom w:val="0"/>
          <w:divBdr>
            <w:top w:val="none" w:sz="0" w:space="0" w:color="auto"/>
            <w:left w:val="none" w:sz="0" w:space="0" w:color="auto"/>
            <w:bottom w:val="none" w:sz="0" w:space="0" w:color="auto"/>
            <w:right w:val="none" w:sz="0" w:space="0" w:color="auto"/>
          </w:divBdr>
        </w:div>
        <w:div w:id="434057979">
          <w:marLeft w:val="0"/>
          <w:marRight w:val="0"/>
          <w:marTop w:val="0"/>
          <w:marBottom w:val="0"/>
          <w:divBdr>
            <w:top w:val="none" w:sz="0" w:space="0" w:color="auto"/>
            <w:left w:val="none" w:sz="0" w:space="0" w:color="auto"/>
            <w:bottom w:val="none" w:sz="0" w:space="0" w:color="auto"/>
            <w:right w:val="none" w:sz="0" w:space="0" w:color="auto"/>
          </w:divBdr>
        </w:div>
        <w:div w:id="1665859842">
          <w:marLeft w:val="0"/>
          <w:marRight w:val="0"/>
          <w:marTop w:val="0"/>
          <w:marBottom w:val="0"/>
          <w:divBdr>
            <w:top w:val="none" w:sz="0" w:space="0" w:color="auto"/>
            <w:left w:val="none" w:sz="0" w:space="0" w:color="auto"/>
            <w:bottom w:val="none" w:sz="0" w:space="0" w:color="auto"/>
            <w:right w:val="none" w:sz="0" w:space="0" w:color="auto"/>
          </w:divBdr>
        </w:div>
        <w:div w:id="675497353">
          <w:marLeft w:val="0"/>
          <w:marRight w:val="0"/>
          <w:marTop w:val="0"/>
          <w:marBottom w:val="0"/>
          <w:divBdr>
            <w:top w:val="none" w:sz="0" w:space="0" w:color="auto"/>
            <w:left w:val="none" w:sz="0" w:space="0" w:color="auto"/>
            <w:bottom w:val="none" w:sz="0" w:space="0" w:color="auto"/>
            <w:right w:val="none" w:sz="0" w:space="0" w:color="auto"/>
          </w:divBdr>
        </w:div>
        <w:div w:id="655374713">
          <w:marLeft w:val="0"/>
          <w:marRight w:val="0"/>
          <w:marTop w:val="0"/>
          <w:marBottom w:val="0"/>
          <w:divBdr>
            <w:top w:val="none" w:sz="0" w:space="0" w:color="auto"/>
            <w:left w:val="none" w:sz="0" w:space="0" w:color="auto"/>
            <w:bottom w:val="none" w:sz="0" w:space="0" w:color="auto"/>
            <w:right w:val="none" w:sz="0" w:space="0" w:color="auto"/>
          </w:divBdr>
        </w:div>
        <w:div w:id="1616012078">
          <w:marLeft w:val="0"/>
          <w:marRight w:val="0"/>
          <w:marTop w:val="0"/>
          <w:marBottom w:val="0"/>
          <w:divBdr>
            <w:top w:val="none" w:sz="0" w:space="0" w:color="auto"/>
            <w:left w:val="none" w:sz="0" w:space="0" w:color="auto"/>
            <w:bottom w:val="none" w:sz="0" w:space="0" w:color="auto"/>
            <w:right w:val="none" w:sz="0" w:space="0" w:color="auto"/>
          </w:divBdr>
        </w:div>
        <w:div w:id="1947153743">
          <w:marLeft w:val="0"/>
          <w:marRight w:val="0"/>
          <w:marTop w:val="0"/>
          <w:marBottom w:val="0"/>
          <w:divBdr>
            <w:top w:val="none" w:sz="0" w:space="0" w:color="auto"/>
            <w:left w:val="none" w:sz="0" w:space="0" w:color="auto"/>
            <w:bottom w:val="none" w:sz="0" w:space="0" w:color="auto"/>
            <w:right w:val="none" w:sz="0" w:space="0" w:color="auto"/>
          </w:divBdr>
        </w:div>
        <w:div w:id="633102087">
          <w:marLeft w:val="0"/>
          <w:marRight w:val="0"/>
          <w:marTop w:val="0"/>
          <w:marBottom w:val="0"/>
          <w:divBdr>
            <w:top w:val="none" w:sz="0" w:space="0" w:color="auto"/>
            <w:left w:val="none" w:sz="0" w:space="0" w:color="auto"/>
            <w:bottom w:val="none" w:sz="0" w:space="0" w:color="auto"/>
            <w:right w:val="none" w:sz="0" w:space="0" w:color="auto"/>
          </w:divBdr>
        </w:div>
        <w:div w:id="1125777641">
          <w:marLeft w:val="0"/>
          <w:marRight w:val="0"/>
          <w:marTop w:val="0"/>
          <w:marBottom w:val="0"/>
          <w:divBdr>
            <w:top w:val="none" w:sz="0" w:space="0" w:color="auto"/>
            <w:left w:val="none" w:sz="0" w:space="0" w:color="auto"/>
            <w:bottom w:val="none" w:sz="0" w:space="0" w:color="auto"/>
            <w:right w:val="none" w:sz="0" w:space="0" w:color="auto"/>
          </w:divBdr>
        </w:div>
        <w:div w:id="1827866687">
          <w:marLeft w:val="0"/>
          <w:marRight w:val="0"/>
          <w:marTop w:val="0"/>
          <w:marBottom w:val="0"/>
          <w:divBdr>
            <w:top w:val="none" w:sz="0" w:space="0" w:color="auto"/>
            <w:left w:val="none" w:sz="0" w:space="0" w:color="auto"/>
            <w:bottom w:val="none" w:sz="0" w:space="0" w:color="auto"/>
            <w:right w:val="none" w:sz="0" w:space="0" w:color="auto"/>
          </w:divBdr>
        </w:div>
        <w:div w:id="1850173528">
          <w:marLeft w:val="0"/>
          <w:marRight w:val="0"/>
          <w:marTop w:val="0"/>
          <w:marBottom w:val="0"/>
          <w:divBdr>
            <w:top w:val="none" w:sz="0" w:space="0" w:color="auto"/>
            <w:left w:val="none" w:sz="0" w:space="0" w:color="auto"/>
            <w:bottom w:val="none" w:sz="0" w:space="0" w:color="auto"/>
            <w:right w:val="none" w:sz="0" w:space="0" w:color="auto"/>
          </w:divBdr>
        </w:div>
        <w:div w:id="327483742">
          <w:marLeft w:val="0"/>
          <w:marRight w:val="0"/>
          <w:marTop w:val="0"/>
          <w:marBottom w:val="0"/>
          <w:divBdr>
            <w:top w:val="none" w:sz="0" w:space="0" w:color="auto"/>
            <w:left w:val="none" w:sz="0" w:space="0" w:color="auto"/>
            <w:bottom w:val="none" w:sz="0" w:space="0" w:color="auto"/>
            <w:right w:val="none" w:sz="0" w:space="0" w:color="auto"/>
          </w:divBdr>
        </w:div>
        <w:div w:id="2012828871">
          <w:marLeft w:val="0"/>
          <w:marRight w:val="0"/>
          <w:marTop w:val="0"/>
          <w:marBottom w:val="0"/>
          <w:divBdr>
            <w:top w:val="none" w:sz="0" w:space="0" w:color="auto"/>
            <w:left w:val="none" w:sz="0" w:space="0" w:color="auto"/>
            <w:bottom w:val="none" w:sz="0" w:space="0" w:color="auto"/>
            <w:right w:val="none" w:sz="0" w:space="0" w:color="auto"/>
          </w:divBdr>
        </w:div>
        <w:div w:id="1704943345">
          <w:marLeft w:val="0"/>
          <w:marRight w:val="0"/>
          <w:marTop w:val="0"/>
          <w:marBottom w:val="0"/>
          <w:divBdr>
            <w:top w:val="none" w:sz="0" w:space="0" w:color="auto"/>
            <w:left w:val="none" w:sz="0" w:space="0" w:color="auto"/>
            <w:bottom w:val="none" w:sz="0" w:space="0" w:color="auto"/>
            <w:right w:val="none" w:sz="0" w:space="0" w:color="auto"/>
          </w:divBdr>
        </w:div>
        <w:div w:id="1738019143">
          <w:marLeft w:val="0"/>
          <w:marRight w:val="0"/>
          <w:marTop w:val="0"/>
          <w:marBottom w:val="0"/>
          <w:divBdr>
            <w:top w:val="none" w:sz="0" w:space="0" w:color="auto"/>
            <w:left w:val="none" w:sz="0" w:space="0" w:color="auto"/>
            <w:bottom w:val="none" w:sz="0" w:space="0" w:color="auto"/>
            <w:right w:val="none" w:sz="0" w:space="0" w:color="auto"/>
          </w:divBdr>
        </w:div>
        <w:div w:id="1688216091">
          <w:marLeft w:val="0"/>
          <w:marRight w:val="0"/>
          <w:marTop w:val="0"/>
          <w:marBottom w:val="0"/>
          <w:divBdr>
            <w:top w:val="none" w:sz="0" w:space="0" w:color="auto"/>
            <w:left w:val="none" w:sz="0" w:space="0" w:color="auto"/>
            <w:bottom w:val="none" w:sz="0" w:space="0" w:color="auto"/>
            <w:right w:val="none" w:sz="0" w:space="0" w:color="auto"/>
          </w:divBdr>
        </w:div>
        <w:div w:id="2123769278">
          <w:marLeft w:val="0"/>
          <w:marRight w:val="0"/>
          <w:marTop w:val="0"/>
          <w:marBottom w:val="0"/>
          <w:divBdr>
            <w:top w:val="none" w:sz="0" w:space="0" w:color="auto"/>
            <w:left w:val="none" w:sz="0" w:space="0" w:color="auto"/>
            <w:bottom w:val="none" w:sz="0" w:space="0" w:color="auto"/>
            <w:right w:val="none" w:sz="0" w:space="0" w:color="auto"/>
          </w:divBdr>
        </w:div>
        <w:div w:id="2106339482">
          <w:marLeft w:val="0"/>
          <w:marRight w:val="0"/>
          <w:marTop w:val="0"/>
          <w:marBottom w:val="0"/>
          <w:divBdr>
            <w:top w:val="none" w:sz="0" w:space="0" w:color="auto"/>
            <w:left w:val="none" w:sz="0" w:space="0" w:color="auto"/>
            <w:bottom w:val="none" w:sz="0" w:space="0" w:color="auto"/>
            <w:right w:val="none" w:sz="0" w:space="0" w:color="auto"/>
          </w:divBdr>
        </w:div>
        <w:div w:id="597367674">
          <w:marLeft w:val="0"/>
          <w:marRight w:val="0"/>
          <w:marTop w:val="0"/>
          <w:marBottom w:val="0"/>
          <w:divBdr>
            <w:top w:val="none" w:sz="0" w:space="0" w:color="auto"/>
            <w:left w:val="none" w:sz="0" w:space="0" w:color="auto"/>
            <w:bottom w:val="none" w:sz="0" w:space="0" w:color="auto"/>
            <w:right w:val="none" w:sz="0" w:space="0" w:color="auto"/>
          </w:divBdr>
        </w:div>
        <w:div w:id="689525850">
          <w:marLeft w:val="0"/>
          <w:marRight w:val="0"/>
          <w:marTop w:val="0"/>
          <w:marBottom w:val="0"/>
          <w:divBdr>
            <w:top w:val="none" w:sz="0" w:space="0" w:color="auto"/>
            <w:left w:val="none" w:sz="0" w:space="0" w:color="auto"/>
            <w:bottom w:val="none" w:sz="0" w:space="0" w:color="auto"/>
            <w:right w:val="none" w:sz="0" w:space="0" w:color="auto"/>
          </w:divBdr>
        </w:div>
        <w:div w:id="736442249">
          <w:marLeft w:val="0"/>
          <w:marRight w:val="0"/>
          <w:marTop w:val="0"/>
          <w:marBottom w:val="0"/>
          <w:divBdr>
            <w:top w:val="none" w:sz="0" w:space="0" w:color="auto"/>
            <w:left w:val="none" w:sz="0" w:space="0" w:color="auto"/>
            <w:bottom w:val="none" w:sz="0" w:space="0" w:color="auto"/>
            <w:right w:val="none" w:sz="0" w:space="0" w:color="auto"/>
          </w:divBdr>
        </w:div>
        <w:div w:id="729035216">
          <w:marLeft w:val="0"/>
          <w:marRight w:val="0"/>
          <w:marTop w:val="0"/>
          <w:marBottom w:val="0"/>
          <w:divBdr>
            <w:top w:val="none" w:sz="0" w:space="0" w:color="auto"/>
            <w:left w:val="none" w:sz="0" w:space="0" w:color="auto"/>
            <w:bottom w:val="none" w:sz="0" w:space="0" w:color="auto"/>
            <w:right w:val="none" w:sz="0" w:space="0" w:color="auto"/>
          </w:divBdr>
        </w:div>
        <w:div w:id="114444344">
          <w:marLeft w:val="0"/>
          <w:marRight w:val="0"/>
          <w:marTop w:val="0"/>
          <w:marBottom w:val="0"/>
          <w:divBdr>
            <w:top w:val="none" w:sz="0" w:space="0" w:color="auto"/>
            <w:left w:val="none" w:sz="0" w:space="0" w:color="auto"/>
            <w:bottom w:val="none" w:sz="0" w:space="0" w:color="auto"/>
            <w:right w:val="none" w:sz="0" w:space="0" w:color="auto"/>
          </w:divBdr>
        </w:div>
        <w:div w:id="942802063">
          <w:marLeft w:val="0"/>
          <w:marRight w:val="0"/>
          <w:marTop w:val="0"/>
          <w:marBottom w:val="0"/>
          <w:divBdr>
            <w:top w:val="none" w:sz="0" w:space="0" w:color="auto"/>
            <w:left w:val="none" w:sz="0" w:space="0" w:color="auto"/>
            <w:bottom w:val="none" w:sz="0" w:space="0" w:color="auto"/>
            <w:right w:val="none" w:sz="0" w:space="0" w:color="auto"/>
          </w:divBdr>
        </w:div>
        <w:div w:id="1766803073">
          <w:marLeft w:val="0"/>
          <w:marRight w:val="0"/>
          <w:marTop w:val="0"/>
          <w:marBottom w:val="0"/>
          <w:divBdr>
            <w:top w:val="none" w:sz="0" w:space="0" w:color="auto"/>
            <w:left w:val="none" w:sz="0" w:space="0" w:color="auto"/>
            <w:bottom w:val="none" w:sz="0" w:space="0" w:color="auto"/>
            <w:right w:val="none" w:sz="0" w:space="0" w:color="auto"/>
          </w:divBdr>
        </w:div>
        <w:div w:id="1708605719">
          <w:marLeft w:val="0"/>
          <w:marRight w:val="0"/>
          <w:marTop w:val="0"/>
          <w:marBottom w:val="0"/>
          <w:divBdr>
            <w:top w:val="none" w:sz="0" w:space="0" w:color="auto"/>
            <w:left w:val="none" w:sz="0" w:space="0" w:color="auto"/>
            <w:bottom w:val="none" w:sz="0" w:space="0" w:color="auto"/>
            <w:right w:val="none" w:sz="0" w:space="0" w:color="auto"/>
          </w:divBdr>
        </w:div>
        <w:div w:id="439185044">
          <w:marLeft w:val="0"/>
          <w:marRight w:val="0"/>
          <w:marTop w:val="0"/>
          <w:marBottom w:val="0"/>
          <w:divBdr>
            <w:top w:val="none" w:sz="0" w:space="0" w:color="auto"/>
            <w:left w:val="none" w:sz="0" w:space="0" w:color="auto"/>
            <w:bottom w:val="none" w:sz="0" w:space="0" w:color="auto"/>
            <w:right w:val="none" w:sz="0" w:space="0" w:color="auto"/>
          </w:divBdr>
        </w:div>
        <w:div w:id="1079987072">
          <w:marLeft w:val="0"/>
          <w:marRight w:val="0"/>
          <w:marTop w:val="0"/>
          <w:marBottom w:val="0"/>
          <w:divBdr>
            <w:top w:val="none" w:sz="0" w:space="0" w:color="auto"/>
            <w:left w:val="none" w:sz="0" w:space="0" w:color="auto"/>
            <w:bottom w:val="none" w:sz="0" w:space="0" w:color="auto"/>
            <w:right w:val="none" w:sz="0" w:space="0" w:color="auto"/>
          </w:divBdr>
        </w:div>
        <w:div w:id="516889215">
          <w:marLeft w:val="0"/>
          <w:marRight w:val="0"/>
          <w:marTop w:val="0"/>
          <w:marBottom w:val="0"/>
          <w:divBdr>
            <w:top w:val="none" w:sz="0" w:space="0" w:color="auto"/>
            <w:left w:val="none" w:sz="0" w:space="0" w:color="auto"/>
            <w:bottom w:val="none" w:sz="0" w:space="0" w:color="auto"/>
            <w:right w:val="none" w:sz="0" w:space="0" w:color="auto"/>
          </w:divBdr>
        </w:div>
        <w:div w:id="2088261634">
          <w:marLeft w:val="0"/>
          <w:marRight w:val="0"/>
          <w:marTop w:val="0"/>
          <w:marBottom w:val="0"/>
          <w:divBdr>
            <w:top w:val="none" w:sz="0" w:space="0" w:color="auto"/>
            <w:left w:val="none" w:sz="0" w:space="0" w:color="auto"/>
            <w:bottom w:val="none" w:sz="0" w:space="0" w:color="auto"/>
            <w:right w:val="none" w:sz="0" w:space="0" w:color="auto"/>
          </w:divBdr>
        </w:div>
        <w:div w:id="1886985853">
          <w:marLeft w:val="0"/>
          <w:marRight w:val="0"/>
          <w:marTop w:val="0"/>
          <w:marBottom w:val="0"/>
          <w:divBdr>
            <w:top w:val="none" w:sz="0" w:space="0" w:color="auto"/>
            <w:left w:val="none" w:sz="0" w:space="0" w:color="auto"/>
            <w:bottom w:val="none" w:sz="0" w:space="0" w:color="auto"/>
            <w:right w:val="none" w:sz="0" w:space="0" w:color="auto"/>
          </w:divBdr>
        </w:div>
        <w:div w:id="1164054912">
          <w:marLeft w:val="0"/>
          <w:marRight w:val="0"/>
          <w:marTop w:val="0"/>
          <w:marBottom w:val="0"/>
          <w:divBdr>
            <w:top w:val="none" w:sz="0" w:space="0" w:color="auto"/>
            <w:left w:val="none" w:sz="0" w:space="0" w:color="auto"/>
            <w:bottom w:val="none" w:sz="0" w:space="0" w:color="auto"/>
            <w:right w:val="none" w:sz="0" w:space="0" w:color="auto"/>
          </w:divBdr>
        </w:div>
        <w:div w:id="1678002873">
          <w:marLeft w:val="0"/>
          <w:marRight w:val="0"/>
          <w:marTop w:val="0"/>
          <w:marBottom w:val="0"/>
          <w:divBdr>
            <w:top w:val="none" w:sz="0" w:space="0" w:color="auto"/>
            <w:left w:val="none" w:sz="0" w:space="0" w:color="auto"/>
            <w:bottom w:val="none" w:sz="0" w:space="0" w:color="auto"/>
            <w:right w:val="none" w:sz="0" w:space="0" w:color="auto"/>
          </w:divBdr>
        </w:div>
        <w:div w:id="737438823">
          <w:marLeft w:val="0"/>
          <w:marRight w:val="0"/>
          <w:marTop w:val="0"/>
          <w:marBottom w:val="0"/>
          <w:divBdr>
            <w:top w:val="none" w:sz="0" w:space="0" w:color="auto"/>
            <w:left w:val="none" w:sz="0" w:space="0" w:color="auto"/>
            <w:bottom w:val="none" w:sz="0" w:space="0" w:color="auto"/>
            <w:right w:val="none" w:sz="0" w:space="0" w:color="auto"/>
          </w:divBdr>
        </w:div>
        <w:div w:id="1357122741">
          <w:marLeft w:val="0"/>
          <w:marRight w:val="0"/>
          <w:marTop w:val="0"/>
          <w:marBottom w:val="0"/>
          <w:divBdr>
            <w:top w:val="none" w:sz="0" w:space="0" w:color="auto"/>
            <w:left w:val="none" w:sz="0" w:space="0" w:color="auto"/>
            <w:bottom w:val="none" w:sz="0" w:space="0" w:color="auto"/>
            <w:right w:val="none" w:sz="0" w:space="0" w:color="auto"/>
          </w:divBdr>
        </w:div>
        <w:div w:id="344525092">
          <w:marLeft w:val="0"/>
          <w:marRight w:val="0"/>
          <w:marTop w:val="0"/>
          <w:marBottom w:val="0"/>
          <w:divBdr>
            <w:top w:val="none" w:sz="0" w:space="0" w:color="auto"/>
            <w:left w:val="none" w:sz="0" w:space="0" w:color="auto"/>
            <w:bottom w:val="none" w:sz="0" w:space="0" w:color="auto"/>
            <w:right w:val="none" w:sz="0" w:space="0" w:color="auto"/>
          </w:divBdr>
        </w:div>
        <w:div w:id="996962581">
          <w:marLeft w:val="0"/>
          <w:marRight w:val="0"/>
          <w:marTop w:val="0"/>
          <w:marBottom w:val="0"/>
          <w:divBdr>
            <w:top w:val="none" w:sz="0" w:space="0" w:color="auto"/>
            <w:left w:val="none" w:sz="0" w:space="0" w:color="auto"/>
            <w:bottom w:val="none" w:sz="0" w:space="0" w:color="auto"/>
            <w:right w:val="none" w:sz="0" w:space="0" w:color="auto"/>
          </w:divBdr>
        </w:div>
        <w:div w:id="1834645142">
          <w:marLeft w:val="0"/>
          <w:marRight w:val="0"/>
          <w:marTop w:val="0"/>
          <w:marBottom w:val="0"/>
          <w:divBdr>
            <w:top w:val="none" w:sz="0" w:space="0" w:color="auto"/>
            <w:left w:val="none" w:sz="0" w:space="0" w:color="auto"/>
            <w:bottom w:val="none" w:sz="0" w:space="0" w:color="auto"/>
            <w:right w:val="none" w:sz="0" w:space="0" w:color="auto"/>
          </w:divBdr>
        </w:div>
        <w:div w:id="97139187">
          <w:marLeft w:val="0"/>
          <w:marRight w:val="0"/>
          <w:marTop w:val="0"/>
          <w:marBottom w:val="0"/>
          <w:divBdr>
            <w:top w:val="none" w:sz="0" w:space="0" w:color="auto"/>
            <w:left w:val="none" w:sz="0" w:space="0" w:color="auto"/>
            <w:bottom w:val="none" w:sz="0" w:space="0" w:color="auto"/>
            <w:right w:val="none" w:sz="0" w:space="0" w:color="auto"/>
          </w:divBdr>
        </w:div>
        <w:div w:id="1046685533">
          <w:marLeft w:val="0"/>
          <w:marRight w:val="0"/>
          <w:marTop w:val="0"/>
          <w:marBottom w:val="0"/>
          <w:divBdr>
            <w:top w:val="none" w:sz="0" w:space="0" w:color="auto"/>
            <w:left w:val="none" w:sz="0" w:space="0" w:color="auto"/>
            <w:bottom w:val="none" w:sz="0" w:space="0" w:color="auto"/>
            <w:right w:val="none" w:sz="0" w:space="0" w:color="auto"/>
          </w:divBdr>
        </w:div>
        <w:div w:id="1066338810">
          <w:marLeft w:val="0"/>
          <w:marRight w:val="0"/>
          <w:marTop w:val="0"/>
          <w:marBottom w:val="0"/>
          <w:divBdr>
            <w:top w:val="none" w:sz="0" w:space="0" w:color="auto"/>
            <w:left w:val="none" w:sz="0" w:space="0" w:color="auto"/>
            <w:bottom w:val="none" w:sz="0" w:space="0" w:color="auto"/>
            <w:right w:val="none" w:sz="0" w:space="0" w:color="auto"/>
          </w:divBdr>
        </w:div>
        <w:div w:id="901985313">
          <w:marLeft w:val="0"/>
          <w:marRight w:val="0"/>
          <w:marTop w:val="0"/>
          <w:marBottom w:val="0"/>
          <w:divBdr>
            <w:top w:val="none" w:sz="0" w:space="0" w:color="auto"/>
            <w:left w:val="none" w:sz="0" w:space="0" w:color="auto"/>
            <w:bottom w:val="none" w:sz="0" w:space="0" w:color="auto"/>
            <w:right w:val="none" w:sz="0" w:space="0" w:color="auto"/>
          </w:divBdr>
        </w:div>
        <w:div w:id="2133673702">
          <w:marLeft w:val="0"/>
          <w:marRight w:val="0"/>
          <w:marTop w:val="0"/>
          <w:marBottom w:val="0"/>
          <w:divBdr>
            <w:top w:val="none" w:sz="0" w:space="0" w:color="auto"/>
            <w:left w:val="none" w:sz="0" w:space="0" w:color="auto"/>
            <w:bottom w:val="none" w:sz="0" w:space="0" w:color="auto"/>
            <w:right w:val="none" w:sz="0" w:space="0" w:color="auto"/>
          </w:divBdr>
        </w:div>
        <w:div w:id="176848315">
          <w:marLeft w:val="0"/>
          <w:marRight w:val="0"/>
          <w:marTop w:val="0"/>
          <w:marBottom w:val="0"/>
          <w:divBdr>
            <w:top w:val="none" w:sz="0" w:space="0" w:color="auto"/>
            <w:left w:val="none" w:sz="0" w:space="0" w:color="auto"/>
            <w:bottom w:val="none" w:sz="0" w:space="0" w:color="auto"/>
            <w:right w:val="none" w:sz="0" w:space="0" w:color="auto"/>
          </w:divBdr>
        </w:div>
        <w:div w:id="535780825">
          <w:marLeft w:val="0"/>
          <w:marRight w:val="0"/>
          <w:marTop w:val="0"/>
          <w:marBottom w:val="0"/>
          <w:divBdr>
            <w:top w:val="none" w:sz="0" w:space="0" w:color="auto"/>
            <w:left w:val="none" w:sz="0" w:space="0" w:color="auto"/>
            <w:bottom w:val="none" w:sz="0" w:space="0" w:color="auto"/>
            <w:right w:val="none" w:sz="0" w:space="0" w:color="auto"/>
          </w:divBdr>
        </w:div>
        <w:div w:id="1683774920">
          <w:marLeft w:val="0"/>
          <w:marRight w:val="0"/>
          <w:marTop w:val="0"/>
          <w:marBottom w:val="0"/>
          <w:divBdr>
            <w:top w:val="none" w:sz="0" w:space="0" w:color="auto"/>
            <w:left w:val="none" w:sz="0" w:space="0" w:color="auto"/>
            <w:bottom w:val="none" w:sz="0" w:space="0" w:color="auto"/>
            <w:right w:val="none" w:sz="0" w:space="0" w:color="auto"/>
          </w:divBdr>
        </w:div>
        <w:div w:id="1884713308">
          <w:marLeft w:val="0"/>
          <w:marRight w:val="0"/>
          <w:marTop w:val="0"/>
          <w:marBottom w:val="0"/>
          <w:divBdr>
            <w:top w:val="none" w:sz="0" w:space="0" w:color="auto"/>
            <w:left w:val="none" w:sz="0" w:space="0" w:color="auto"/>
            <w:bottom w:val="none" w:sz="0" w:space="0" w:color="auto"/>
            <w:right w:val="none" w:sz="0" w:space="0" w:color="auto"/>
          </w:divBdr>
        </w:div>
        <w:div w:id="1964192217">
          <w:marLeft w:val="0"/>
          <w:marRight w:val="0"/>
          <w:marTop w:val="0"/>
          <w:marBottom w:val="0"/>
          <w:divBdr>
            <w:top w:val="none" w:sz="0" w:space="0" w:color="auto"/>
            <w:left w:val="none" w:sz="0" w:space="0" w:color="auto"/>
            <w:bottom w:val="none" w:sz="0" w:space="0" w:color="auto"/>
            <w:right w:val="none" w:sz="0" w:space="0" w:color="auto"/>
          </w:divBdr>
        </w:div>
        <w:div w:id="1669555033">
          <w:marLeft w:val="0"/>
          <w:marRight w:val="0"/>
          <w:marTop w:val="0"/>
          <w:marBottom w:val="0"/>
          <w:divBdr>
            <w:top w:val="none" w:sz="0" w:space="0" w:color="auto"/>
            <w:left w:val="none" w:sz="0" w:space="0" w:color="auto"/>
            <w:bottom w:val="none" w:sz="0" w:space="0" w:color="auto"/>
            <w:right w:val="none" w:sz="0" w:space="0" w:color="auto"/>
          </w:divBdr>
        </w:div>
        <w:div w:id="1995255092">
          <w:marLeft w:val="0"/>
          <w:marRight w:val="0"/>
          <w:marTop w:val="0"/>
          <w:marBottom w:val="0"/>
          <w:divBdr>
            <w:top w:val="none" w:sz="0" w:space="0" w:color="auto"/>
            <w:left w:val="none" w:sz="0" w:space="0" w:color="auto"/>
            <w:bottom w:val="none" w:sz="0" w:space="0" w:color="auto"/>
            <w:right w:val="none" w:sz="0" w:space="0" w:color="auto"/>
          </w:divBdr>
        </w:div>
        <w:div w:id="779450283">
          <w:marLeft w:val="0"/>
          <w:marRight w:val="0"/>
          <w:marTop w:val="0"/>
          <w:marBottom w:val="0"/>
          <w:divBdr>
            <w:top w:val="none" w:sz="0" w:space="0" w:color="auto"/>
            <w:left w:val="none" w:sz="0" w:space="0" w:color="auto"/>
            <w:bottom w:val="none" w:sz="0" w:space="0" w:color="auto"/>
            <w:right w:val="none" w:sz="0" w:space="0" w:color="auto"/>
          </w:divBdr>
        </w:div>
        <w:div w:id="290870337">
          <w:marLeft w:val="0"/>
          <w:marRight w:val="0"/>
          <w:marTop w:val="0"/>
          <w:marBottom w:val="0"/>
          <w:divBdr>
            <w:top w:val="none" w:sz="0" w:space="0" w:color="auto"/>
            <w:left w:val="none" w:sz="0" w:space="0" w:color="auto"/>
            <w:bottom w:val="none" w:sz="0" w:space="0" w:color="auto"/>
            <w:right w:val="none" w:sz="0" w:space="0" w:color="auto"/>
          </w:divBdr>
        </w:div>
        <w:div w:id="1360817624">
          <w:marLeft w:val="0"/>
          <w:marRight w:val="0"/>
          <w:marTop w:val="0"/>
          <w:marBottom w:val="0"/>
          <w:divBdr>
            <w:top w:val="none" w:sz="0" w:space="0" w:color="auto"/>
            <w:left w:val="none" w:sz="0" w:space="0" w:color="auto"/>
            <w:bottom w:val="none" w:sz="0" w:space="0" w:color="auto"/>
            <w:right w:val="none" w:sz="0" w:space="0" w:color="auto"/>
          </w:divBdr>
        </w:div>
        <w:div w:id="574242359">
          <w:marLeft w:val="0"/>
          <w:marRight w:val="0"/>
          <w:marTop w:val="0"/>
          <w:marBottom w:val="0"/>
          <w:divBdr>
            <w:top w:val="none" w:sz="0" w:space="0" w:color="auto"/>
            <w:left w:val="none" w:sz="0" w:space="0" w:color="auto"/>
            <w:bottom w:val="none" w:sz="0" w:space="0" w:color="auto"/>
            <w:right w:val="none" w:sz="0" w:space="0" w:color="auto"/>
          </w:divBdr>
        </w:div>
        <w:div w:id="1386291612">
          <w:marLeft w:val="0"/>
          <w:marRight w:val="0"/>
          <w:marTop w:val="0"/>
          <w:marBottom w:val="0"/>
          <w:divBdr>
            <w:top w:val="none" w:sz="0" w:space="0" w:color="auto"/>
            <w:left w:val="none" w:sz="0" w:space="0" w:color="auto"/>
            <w:bottom w:val="none" w:sz="0" w:space="0" w:color="auto"/>
            <w:right w:val="none" w:sz="0" w:space="0" w:color="auto"/>
          </w:divBdr>
        </w:div>
        <w:div w:id="1710035352">
          <w:marLeft w:val="0"/>
          <w:marRight w:val="0"/>
          <w:marTop w:val="0"/>
          <w:marBottom w:val="0"/>
          <w:divBdr>
            <w:top w:val="none" w:sz="0" w:space="0" w:color="auto"/>
            <w:left w:val="none" w:sz="0" w:space="0" w:color="auto"/>
            <w:bottom w:val="none" w:sz="0" w:space="0" w:color="auto"/>
            <w:right w:val="none" w:sz="0" w:space="0" w:color="auto"/>
          </w:divBdr>
        </w:div>
        <w:div w:id="277370189">
          <w:marLeft w:val="0"/>
          <w:marRight w:val="0"/>
          <w:marTop w:val="0"/>
          <w:marBottom w:val="0"/>
          <w:divBdr>
            <w:top w:val="none" w:sz="0" w:space="0" w:color="auto"/>
            <w:left w:val="none" w:sz="0" w:space="0" w:color="auto"/>
            <w:bottom w:val="none" w:sz="0" w:space="0" w:color="auto"/>
            <w:right w:val="none" w:sz="0" w:space="0" w:color="auto"/>
          </w:divBdr>
        </w:div>
        <w:div w:id="322054926">
          <w:marLeft w:val="0"/>
          <w:marRight w:val="0"/>
          <w:marTop w:val="0"/>
          <w:marBottom w:val="0"/>
          <w:divBdr>
            <w:top w:val="none" w:sz="0" w:space="0" w:color="auto"/>
            <w:left w:val="none" w:sz="0" w:space="0" w:color="auto"/>
            <w:bottom w:val="none" w:sz="0" w:space="0" w:color="auto"/>
            <w:right w:val="none" w:sz="0" w:space="0" w:color="auto"/>
          </w:divBdr>
        </w:div>
        <w:div w:id="1397510254">
          <w:marLeft w:val="0"/>
          <w:marRight w:val="0"/>
          <w:marTop w:val="0"/>
          <w:marBottom w:val="0"/>
          <w:divBdr>
            <w:top w:val="none" w:sz="0" w:space="0" w:color="auto"/>
            <w:left w:val="none" w:sz="0" w:space="0" w:color="auto"/>
            <w:bottom w:val="none" w:sz="0" w:space="0" w:color="auto"/>
            <w:right w:val="none" w:sz="0" w:space="0" w:color="auto"/>
          </w:divBdr>
        </w:div>
      </w:divsChild>
    </w:div>
    <w:div w:id="1219126840">
      <w:bodyDiv w:val="1"/>
      <w:marLeft w:val="0"/>
      <w:marRight w:val="0"/>
      <w:marTop w:val="0"/>
      <w:marBottom w:val="0"/>
      <w:divBdr>
        <w:top w:val="none" w:sz="0" w:space="0" w:color="auto"/>
        <w:left w:val="none" w:sz="0" w:space="0" w:color="auto"/>
        <w:bottom w:val="none" w:sz="0" w:space="0" w:color="auto"/>
        <w:right w:val="none" w:sz="0" w:space="0" w:color="auto"/>
      </w:divBdr>
      <w:divsChild>
        <w:div w:id="2057780026">
          <w:marLeft w:val="0"/>
          <w:marRight w:val="0"/>
          <w:marTop w:val="0"/>
          <w:marBottom w:val="0"/>
          <w:divBdr>
            <w:top w:val="none" w:sz="0" w:space="0" w:color="auto"/>
            <w:left w:val="none" w:sz="0" w:space="0" w:color="auto"/>
            <w:bottom w:val="none" w:sz="0" w:space="0" w:color="auto"/>
            <w:right w:val="none" w:sz="0" w:space="0" w:color="auto"/>
          </w:divBdr>
        </w:div>
        <w:div w:id="666636453">
          <w:marLeft w:val="0"/>
          <w:marRight w:val="0"/>
          <w:marTop w:val="0"/>
          <w:marBottom w:val="0"/>
          <w:divBdr>
            <w:top w:val="none" w:sz="0" w:space="0" w:color="auto"/>
            <w:left w:val="none" w:sz="0" w:space="0" w:color="auto"/>
            <w:bottom w:val="none" w:sz="0" w:space="0" w:color="auto"/>
            <w:right w:val="none" w:sz="0" w:space="0" w:color="auto"/>
          </w:divBdr>
        </w:div>
      </w:divsChild>
    </w:div>
    <w:div w:id="1252199141">
      <w:bodyDiv w:val="1"/>
      <w:marLeft w:val="0"/>
      <w:marRight w:val="0"/>
      <w:marTop w:val="0"/>
      <w:marBottom w:val="0"/>
      <w:divBdr>
        <w:top w:val="none" w:sz="0" w:space="0" w:color="auto"/>
        <w:left w:val="none" w:sz="0" w:space="0" w:color="auto"/>
        <w:bottom w:val="none" w:sz="0" w:space="0" w:color="auto"/>
        <w:right w:val="none" w:sz="0" w:space="0" w:color="auto"/>
      </w:divBdr>
      <w:divsChild>
        <w:div w:id="802846139">
          <w:marLeft w:val="0"/>
          <w:marRight w:val="0"/>
          <w:marTop w:val="0"/>
          <w:marBottom w:val="0"/>
          <w:divBdr>
            <w:top w:val="none" w:sz="0" w:space="0" w:color="auto"/>
            <w:left w:val="none" w:sz="0" w:space="0" w:color="auto"/>
            <w:bottom w:val="none" w:sz="0" w:space="0" w:color="auto"/>
            <w:right w:val="none" w:sz="0" w:space="0" w:color="auto"/>
          </w:divBdr>
        </w:div>
        <w:div w:id="844366756">
          <w:marLeft w:val="0"/>
          <w:marRight w:val="0"/>
          <w:marTop w:val="0"/>
          <w:marBottom w:val="0"/>
          <w:divBdr>
            <w:top w:val="none" w:sz="0" w:space="0" w:color="auto"/>
            <w:left w:val="none" w:sz="0" w:space="0" w:color="auto"/>
            <w:bottom w:val="none" w:sz="0" w:space="0" w:color="auto"/>
            <w:right w:val="none" w:sz="0" w:space="0" w:color="auto"/>
          </w:divBdr>
        </w:div>
        <w:div w:id="843670889">
          <w:marLeft w:val="0"/>
          <w:marRight w:val="0"/>
          <w:marTop w:val="0"/>
          <w:marBottom w:val="0"/>
          <w:divBdr>
            <w:top w:val="none" w:sz="0" w:space="0" w:color="auto"/>
            <w:left w:val="none" w:sz="0" w:space="0" w:color="auto"/>
            <w:bottom w:val="none" w:sz="0" w:space="0" w:color="auto"/>
            <w:right w:val="none" w:sz="0" w:space="0" w:color="auto"/>
          </w:divBdr>
        </w:div>
        <w:div w:id="114494107">
          <w:marLeft w:val="0"/>
          <w:marRight w:val="0"/>
          <w:marTop w:val="0"/>
          <w:marBottom w:val="0"/>
          <w:divBdr>
            <w:top w:val="none" w:sz="0" w:space="0" w:color="auto"/>
            <w:left w:val="none" w:sz="0" w:space="0" w:color="auto"/>
            <w:bottom w:val="none" w:sz="0" w:space="0" w:color="auto"/>
            <w:right w:val="none" w:sz="0" w:space="0" w:color="auto"/>
          </w:divBdr>
        </w:div>
        <w:div w:id="1997294833">
          <w:marLeft w:val="0"/>
          <w:marRight w:val="0"/>
          <w:marTop w:val="0"/>
          <w:marBottom w:val="0"/>
          <w:divBdr>
            <w:top w:val="none" w:sz="0" w:space="0" w:color="auto"/>
            <w:left w:val="none" w:sz="0" w:space="0" w:color="auto"/>
            <w:bottom w:val="none" w:sz="0" w:space="0" w:color="auto"/>
            <w:right w:val="none" w:sz="0" w:space="0" w:color="auto"/>
          </w:divBdr>
        </w:div>
        <w:div w:id="1196692111">
          <w:marLeft w:val="0"/>
          <w:marRight w:val="0"/>
          <w:marTop w:val="0"/>
          <w:marBottom w:val="0"/>
          <w:divBdr>
            <w:top w:val="none" w:sz="0" w:space="0" w:color="auto"/>
            <w:left w:val="none" w:sz="0" w:space="0" w:color="auto"/>
            <w:bottom w:val="none" w:sz="0" w:space="0" w:color="auto"/>
            <w:right w:val="none" w:sz="0" w:space="0" w:color="auto"/>
          </w:divBdr>
        </w:div>
        <w:div w:id="354498843">
          <w:marLeft w:val="0"/>
          <w:marRight w:val="0"/>
          <w:marTop w:val="0"/>
          <w:marBottom w:val="0"/>
          <w:divBdr>
            <w:top w:val="none" w:sz="0" w:space="0" w:color="auto"/>
            <w:left w:val="none" w:sz="0" w:space="0" w:color="auto"/>
            <w:bottom w:val="none" w:sz="0" w:space="0" w:color="auto"/>
            <w:right w:val="none" w:sz="0" w:space="0" w:color="auto"/>
          </w:divBdr>
        </w:div>
        <w:div w:id="1346443571">
          <w:marLeft w:val="0"/>
          <w:marRight w:val="0"/>
          <w:marTop w:val="0"/>
          <w:marBottom w:val="0"/>
          <w:divBdr>
            <w:top w:val="none" w:sz="0" w:space="0" w:color="auto"/>
            <w:left w:val="none" w:sz="0" w:space="0" w:color="auto"/>
            <w:bottom w:val="none" w:sz="0" w:space="0" w:color="auto"/>
            <w:right w:val="none" w:sz="0" w:space="0" w:color="auto"/>
          </w:divBdr>
        </w:div>
        <w:div w:id="1007945436">
          <w:marLeft w:val="0"/>
          <w:marRight w:val="0"/>
          <w:marTop w:val="0"/>
          <w:marBottom w:val="0"/>
          <w:divBdr>
            <w:top w:val="none" w:sz="0" w:space="0" w:color="auto"/>
            <w:left w:val="none" w:sz="0" w:space="0" w:color="auto"/>
            <w:bottom w:val="none" w:sz="0" w:space="0" w:color="auto"/>
            <w:right w:val="none" w:sz="0" w:space="0" w:color="auto"/>
          </w:divBdr>
        </w:div>
        <w:div w:id="666175156">
          <w:marLeft w:val="0"/>
          <w:marRight w:val="0"/>
          <w:marTop w:val="0"/>
          <w:marBottom w:val="0"/>
          <w:divBdr>
            <w:top w:val="none" w:sz="0" w:space="0" w:color="auto"/>
            <w:left w:val="none" w:sz="0" w:space="0" w:color="auto"/>
            <w:bottom w:val="none" w:sz="0" w:space="0" w:color="auto"/>
            <w:right w:val="none" w:sz="0" w:space="0" w:color="auto"/>
          </w:divBdr>
        </w:div>
        <w:div w:id="709569833">
          <w:marLeft w:val="0"/>
          <w:marRight w:val="0"/>
          <w:marTop w:val="0"/>
          <w:marBottom w:val="0"/>
          <w:divBdr>
            <w:top w:val="none" w:sz="0" w:space="0" w:color="auto"/>
            <w:left w:val="none" w:sz="0" w:space="0" w:color="auto"/>
            <w:bottom w:val="none" w:sz="0" w:space="0" w:color="auto"/>
            <w:right w:val="none" w:sz="0" w:space="0" w:color="auto"/>
          </w:divBdr>
        </w:div>
        <w:div w:id="493954182">
          <w:marLeft w:val="0"/>
          <w:marRight w:val="0"/>
          <w:marTop w:val="0"/>
          <w:marBottom w:val="0"/>
          <w:divBdr>
            <w:top w:val="none" w:sz="0" w:space="0" w:color="auto"/>
            <w:left w:val="none" w:sz="0" w:space="0" w:color="auto"/>
            <w:bottom w:val="none" w:sz="0" w:space="0" w:color="auto"/>
            <w:right w:val="none" w:sz="0" w:space="0" w:color="auto"/>
          </w:divBdr>
        </w:div>
        <w:div w:id="1270429512">
          <w:marLeft w:val="0"/>
          <w:marRight w:val="0"/>
          <w:marTop w:val="0"/>
          <w:marBottom w:val="0"/>
          <w:divBdr>
            <w:top w:val="none" w:sz="0" w:space="0" w:color="auto"/>
            <w:left w:val="none" w:sz="0" w:space="0" w:color="auto"/>
            <w:bottom w:val="none" w:sz="0" w:space="0" w:color="auto"/>
            <w:right w:val="none" w:sz="0" w:space="0" w:color="auto"/>
          </w:divBdr>
        </w:div>
        <w:div w:id="1842964646">
          <w:marLeft w:val="0"/>
          <w:marRight w:val="0"/>
          <w:marTop w:val="0"/>
          <w:marBottom w:val="0"/>
          <w:divBdr>
            <w:top w:val="none" w:sz="0" w:space="0" w:color="auto"/>
            <w:left w:val="none" w:sz="0" w:space="0" w:color="auto"/>
            <w:bottom w:val="none" w:sz="0" w:space="0" w:color="auto"/>
            <w:right w:val="none" w:sz="0" w:space="0" w:color="auto"/>
          </w:divBdr>
        </w:div>
        <w:div w:id="1637250389">
          <w:marLeft w:val="0"/>
          <w:marRight w:val="0"/>
          <w:marTop w:val="0"/>
          <w:marBottom w:val="0"/>
          <w:divBdr>
            <w:top w:val="none" w:sz="0" w:space="0" w:color="auto"/>
            <w:left w:val="none" w:sz="0" w:space="0" w:color="auto"/>
            <w:bottom w:val="none" w:sz="0" w:space="0" w:color="auto"/>
            <w:right w:val="none" w:sz="0" w:space="0" w:color="auto"/>
          </w:divBdr>
        </w:div>
        <w:div w:id="2019576332">
          <w:marLeft w:val="0"/>
          <w:marRight w:val="0"/>
          <w:marTop w:val="0"/>
          <w:marBottom w:val="0"/>
          <w:divBdr>
            <w:top w:val="none" w:sz="0" w:space="0" w:color="auto"/>
            <w:left w:val="none" w:sz="0" w:space="0" w:color="auto"/>
            <w:bottom w:val="none" w:sz="0" w:space="0" w:color="auto"/>
            <w:right w:val="none" w:sz="0" w:space="0" w:color="auto"/>
          </w:divBdr>
        </w:div>
        <w:div w:id="1235358445">
          <w:marLeft w:val="0"/>
          <w:marRight w:val="0"/>
          <w:marTop w:val="0"/>
          <w:marBottom w:val="0"/>
          <w:divBdr>
            <w:top w:val="none" w:sz="0" w:space="0" w:color="auto"/>
            <w:left w:val="none" w:sz="0" w:space="0" w:color="auto"/>
            <w:bottom w:val="none" w:sz="0" w:space="0" w:color="auto"/>
            <w:right w:val="none" w:sz="0" w:space="0" w:color="auto"/>
          </w:divBdr>
        </w:div>
        <w:div w:id="208033215">
          <w:marLeft w:val="0"/>
          <w:marRight w:val="0"/>
          <w:marTop w:val="0"/>
          <w:marBottom w:val="0"/>
          <w:divBdr>
            <w:top w:val="none" w:sz="0" w:space="0" w:color="auto"/>
            <w:left w:val="none" w:sz="0" w:space="0" w:color="auto"/>
            <w:bottom w:val="none" w:sz="0" w:space="0" w:color="auto"/>
            <w:right w:val="none" w:sz="0" w:space="0" w:color="auto"/>
          </w:divBdr>
        </w:div>
        <w:div w:id="276759825">
          <w:marLeft w:val="0"/>
          <w:marRight w:val="0"/>
          <w:marTop w:val="0"/>
          <w:marBottom w:val="0"/>
          <w:divBdr>
            <w:top w:val="none" w:sz="0" w:space="0" w:color="auto"/>
            <w:left w:val="none" w:sz="0" w:space="0" w:color="auto"/>
            <w:bottom w:val="none" w:sz="0" w:space="0" w:color="auto"/>
            <w:right w:val="none" w:sz="0" w:space="0" w:color="auto"/>
          </w:divBdr>
        </w:div>
        <w:div w:id="1902055751">
          <w:marLeft w:val="0"/>
          <w:marRight w:val="0"/>
          <w:marTop w:val="0"/>
          <w:marBottom w:val="0"/>
          <w:divBdr>
            <w:top w:val="none" w:sz="0" w:space="0" w:color="auto"/>
            <w:left w:val="none" w:sz="0" w:space="0" w:color="auto"/>
            <w:bottom w:val="none" w:sz="0" w:space="0" w:color="auto"/>
            <w:right w:val="none" w:sz="0" w:space="0" w:color="auto"/>
          </w:divBdr>
        </w:div>
        <w:div w:id="1791852141">
          <w:marLeft w:val="0"/>
          <w:marRight w:val="0"/>
          <w:marTop w:val="0"/>
          <w:marBottom w:val="0"/>
          <w:divBdr>
            <w:top w:val="none" w:sz="0" w:space="0" w:color="auto"/>
            <w:left w:val="none" w:sz="0" w:space="0" w:color="auto"/>
            <w:bottom w:val="none" w:sz="0" w:space="0" w:color="auto"/>
            <w:right w:val="none" w:sz="0" w:space="0" w:color="auto"/>
          </w:divBdr>
        </w:div>
        <w:div w:id="1311521339">
          <w:marLeft w:val="0"/>
          <w:marRight w:val="0"/>
          <w:marTop w:val="0"/>
          <w:marBottom w:val="0"/>
          <w:divBdr>
            <w:top w:val="none" w:sz="0" w:space="0" w:color="auto"/>
            <w:left w:val="none" w:sz="0" w:space="0" w:color="auto"/>
            <w:bottom w:val="none" w:sz="0" w:space="0" w:color="auto"/>
            <w:right w:val="none" w:sz="0" w:space="0" w:color="auto"/>
          </w:divBdr>
        </w:div>
        <w:div w:id="207837537">
          <w:marLeft w:val="0"/>
          <w:marRight w:val="0"/>
          <w:marTop w:val="0"/>
          <w:marBottom w:val="0"/>
          <w:divBdr>
            <w:top w:val="none" w:sz="0" w:space="0" w:color="auto"/>
            <w:left w:val="none" w:sz="0" w:space="0" w:color="auto"/>
            <w:bottom w:val="none" w:sz="0" w:space="0" w:color="auto"/>
            <w:right w:val="none" w:sz="0" w:space="0" w:color="auto"/>
          </w:divBdr>
        </w:div>
        <w:div w:id="43871264">
          <w:marLeft w:val="0"/>
          <w:marRight w:val="0"/>
          <w:marTop w:val="0"/>
          <w:marBottom w:val="0"/>
          <w:divBdr>
            <w:top w:val="none" w:sz="0" w:space="0" w:color="auto"/>
            <w:left w:val="none" w:sz="0" w:space="0" w:color="auto"/>
            <w:bottom w:val="none" w:sz="0" w:space="0" w:color="auto"/>
            <w:right w:val="none" w:sz="0" w:space="0" w:color="auto"/>
          </w:divBdr>
        </w:div>
        <w:div w:id="945648668">
          <w:marLeft w:val="0"/>
          <w:marRight w:val="0"/>
          <w:marTop w:val="0"/>
          <w:marBottom w:val="0"/>
          <w:divBdr>
            <w:top w:val="none" w:sz="0" w:space="0" w:color="auto"/>
            <w:left w:val="none" w:sz="0" w:space="0" w:color="auto"/>
            <w:bottom w:val="none" w:sz="0" w:space="0" w:color="auto"/>
            <w:right w:val="none" w:sz="0" w:space="0" w:color="auto"/>
          </w:divBdr>
        </w:div>
        <w:div w:id="121655621">
          <w:marLeft w:val="0"/>
          <w:marRight w:val="0"/>
          <w:marTop w:val="0"/>
          <w:marBottom w:val="0"/>
          <w:divBdr>
            <w:top w:val="none" w:sz="0" w:space="0" w:color="auto"/>
            <w:left w:val="none" w:sz="0" w:space="0" w:color="auto"/>
            <w:bottom w:val="none" w:sz="0" w:space="0" w:color="auto"/>
            <w:right w:val="none" w:sz="0" w:space="0" w:color="auto"/>
          </w:divBdr>
        </w:div>
        <w:div w:id="1403942261">
          <w:marLeft w:val="0"/>
          <w:marRight w:val="0"/>
          <w:marTop w:val="0"/>
          <w:marBottom w:val="0"/>
          <w:divBdr>
            <w:top w:val="none" w:sz="0" w:space="0" w:color="auto"/>
            <w:left w:val="none" w:sz="0" w:space="0" w:color="auto"/>
            <w:bottom w:val="none" w:sz="0" w:space="0" w:color="auto"/>
            <w:right w:val="none" w:sz="0" w:space="0" w:color="auto"/>
          </w:divBdr>
        </w:div>
        <w:div w:id="937369933">
          <w:marLeft w:val="0"/>
          <w:marRight w:val="0"/>
          <w:marTop w:val="0"/>
          <w:marBottom w:val="0"/>
          <w:divBdr>
            <w:top w:val="none" w:sz="0" w:space="0" w:color="auto"/>
            <w:left w:val="none" w:sz="0" w:space="0" w:color="auto"/>
            <w:bottom w:val="none" w:sz="0" w:space="0" w:color="auto"/>
            <w:right w:val="none" w:sz="0" w:space="0" w:color="auto"/>
          </w:divBdr>
        </w:div>
        <w:div w:id="243028895">
          <w:marLeft w:val="0"/>
          <w:marRight w:val="0"/>
          <w:marTop w:val="0"/>
          <w:marBottom w:val="0"/>
          <w:divBdr>
            <w:top w:val="none" w:sz="0" w:space="0" w:color="auto"/>
            <w:left w:val="none" w:sz="0" w:space="0" w:color="auto"/>
            <w:bottom w:val="none" w:sz="0" w:space="0" w:color="auto"/>
            <w:right w:val="none" w:sz="0" w:space="0" w:color="auto"/>
          </w:divBdr>
        </w:div>
        <w:div w:id="725027679">
          <w:marLeft w:val="0"/>
          <w:marRight w:val="0"/>
          <w:marTop w:val="0"/>
          <w:marBottom w:val="0"/>
          <w:divBdr>
            <w:top w:val="none" w:sz="0" w:space="0" w:color="auto"/>
            <w:left w:val="none" w:sz="0" w:space="0" w:color="auto"/>
            <w:bottom w:val="none" w:sz="0" w:space="0" w:color="auto"/>
            <w:right w:val="none" w:sz="0" w:space="0" w:color="auto"/>
          </w:divBdr>
        </w:div>
        <w:div w:id="1381056056">
          <w:marLeft w:val="0"/>
          <w:marRight w:val="0"/>
          <w:marTop w:val="0"/>
          <w:marBottom w:val="0"/>
          <w:divBdr>
            <w:top w:val="none" w:sz="0" w:space="0" w:color="auto"/>
            <w:left w:val="none" w:sz="0" w:space="0" w:color="auto"/>
            <w:bottom w:val="none" w:sz="0" w:space="0" w:color="auto"/>
            <w:right w:val="none" w:sz="0" w:space="0" w:color="auto"/>
          </w:divBdr>
        </w:div>
        <w:div w:id="75632739">
          <w:marLeft w:val="0"/>
          <w:marRight w:val="0"/>
          <w:marTop w:val="0"/>
          <w:marBottom w:val="0"/>
          <w:divBdr>
            <w:top w:val="none" w:sz="0" w:space="0" w:color="auto"/>
            <w:left w:val="none" w:sz="0" w:space="0" w:color="auto"/>
            <w:bottom w:val="none" w:sz="0" w:space="0" w:color="auto"/>
            <w:right w:val="none" w:sz="0" w:space="0" w:color="auto"/>
          </w:divBdr>
        </w:div>
        <w:div w:id="777986189">
          <w:marLeft w:val="0"/>
          <w:marRight w:val="0"/>
          <w:marTop w:val="0"/>
          <w:marBottom w:val="0"/>
          <w:divBdr>
            <w:top w:val="none" w:sz="0" w:space="0" w:color="auto"/>
            <w:left w:val="none" w:sz="0" w:space="0" w:color="auto"/>
            <w:bottom w:val="none" w:sz="0" w:space="0" w:color="auto"/>
            <w:right w:val="none" w:sz="0" w:space="0" w:color="auto"/>
          </w:divBdr>
        </w:div>
        <w:div w:id="1586114638">
          <w:marLeft w:val="0"/>
          <w:marRight w:val="0"/>
          <w:marTop w:val="0"/>
          <w:marBottom w:val="0"/>
          <w:divBdr>
            <w:top w:val="none" w:sz="0" w:space="0" w:color="auto"/>
            <w:left w:val="none" w:sz="0" w:space="0" w:color="auto"/>
            <w:bottom w:val="none" w:sz="0" w:space="0" w:color="auto"/>
            <w:right w:val="none" w:sz="0" w:space="0" w:color="auto"/>
          </w:divBdr>
        </w:div>
        <w:div w:id="662196880">
          <w:marLeft w:val="0"/>
          <w:marRight w:val="0"/>
          <w:marTop w:val="0"/>
          <w:marBottom w:val="0"/>
          <w:divBdr>
            <w:top w:val="none" w:sz="0" w:space="0" w:color="auto"/>
            <w:left w:val="none" w:sz="0" w:space="0" w:color="auto"/>
            <w:bottom w:val="none" w:sz="0" w:space="0" w:color="auto"/>
            <w:right w:val="none" w:sz="0" w:space="0" w:color="auto"/>
          </w:divBdr>
        </w:div>
        <w:div w:id="98989898">
          <w:marLeft w:val="0"/>
          <w:marRight w:val="0"/>
          <w:marTop w:val="0"/>
          <w:marBottom w:val="0"/>
          <w:divBdr>
            <w:top w:val="none" w:sz="0" w:space="0" w:color="auto"/>
            <w:left w:val="none" w:sz="0" w:space="0" w:color="auto"/>
            <w:bottom w:val="none" w:sz="0" w:space="0" w:color="auto"/>
            <w:right w:val="none" w:sz="0" w:space="0" w:color="auto"/>
          </w:divBdr>
        </w:div>
        <w:div w:id="2074230129">
          <w:marLeft w:val="0"/>
          <w:marRight w:val="0"/>
          <w:marTop w:val="0"/>
          <w:marBottom w:val="0"/>
          <w:divBdr>
            <w:top w:val="none" w:sz="0" w:space="0" w:color="auto"/>
            <w:left w:val="none" w:sz="0" w:space="0" w:color="auto"/>
            <w:bottom w:val="none" w:sz="0" w:space="0" w:color="auto"/>
            <w:right w:val="none" w:sz="0" w:space="0" w:color="auto"/>
          </w:divBdr>
        </w:div>
        <w:div w:id="737433985">
          <w:marLeft w:val="0"/>
          <w:marRight w:val="0"/>
          <w:marTop w:val="0"/>
          <w:marBottom w:val="0"/>
          <w:divBdr>
            <w:top w:val="none" w:sz="0" w:space="0" w:color="auto"/>
            <w:left w:val="none" w:sz="0" w:space="0" w:color="auto"/>
            <w:bottom w:val="none" w:sz="0" w:space="0" w:color="auto"/>
            <w:right w:val="none" w:sz="0" w:space="0" w:color="auto"/>
          </w:divBdr>
        </w:div>
        <w:div w:id="1328485540">
          <w:marLeft w:val="0"/>
          <w:marRight w:val="0"/>
          <w:marTop w:val="0"/>
          <w:marBottom w:val="0"/>
          <w:divBdr>
            <w:top w:val="none" w:sz="0" w:space="0" w:color="auto"/>
            <w:left w:val="none" w:sz="0" w:space="0" w:color="auto"/>
            <w:bottom w:val="none" w:sz="0" w:space="0" w:color="auto"/>
            <w:right w:val="none" w:sz="0" w:space="0" w:color="auto"/>
          </w:divBdr>
        </w:div>
        <w:div w:id="1790205089">
          <w:marLeft w:val="0"/>
          <w:marRight w:val="0"/>
          <w:marTop w:val="0"/>
          <w:marBottom w:val="0"/>
          <w:divBdr>
            <w:top w:val="none" w:sz="0" w:space="0" w:color="auto"/>
            <w:left w:val="none" w:sz="0" w:space="0" w:color="auto"/>
            <w:bottom w:val="none" w:sz="0" w:space="0" w:color="auto"/>
            <w:right w:val="none" w:sz="0" w:space="0" w:color="auto"/>
          </w:divBdr>
        </w:div>
        <w:div w:id="502234607">
          <w:marLeft w:val="0"/>
          <w:marRight w:val="0"/>
          <w:marTop w:val="0"/>
          <w:marBottom w:val="0"/>
          <w:divBdr>
            <w:top w:val="none" w:sz="0" w:space="0" w:color="auto"/>
            <w:left w:val="none" w:sz="0" w:space="0" w:color="auto"/>
            <w:bottom w:val="none" w:sz="0" w:space="0" w:color="auto"/>
            <w:right w:val="none" w:sz="0" w:space="0" w:color="auto"/>
          </w:divBdr>
        </w:div>
        <w:div w:id="1699232094">
          <w:marLeft w:val="0"/>
          <w:marRight w:val="0"/>
          <w:marTop w:val="0"/>
          <w:marBottom w:val="0"/>
          <w:divBdr>
            <w:top w:val="none" w:sz="0" w:space="0" w:color="auto"/>
            <w:left w:val="none" w:sz="0" w:space="0" w:color="auto"/>
            <w:bottom w:val="none" w:sz="0" w:space="0" w:color="auto"/>
            <w:right w:val="none" w:sz="0" w:space="0" w:color="auto"/>
          </w:divBdr>
        </w:div>
        <w:div w:id="1457792298">
          <w:marLeft w:val="0"/>
          <w:marRight w:val="0"/>
          <w:marTop w:val="0"/>
          <w:marBottom w:val="0"/>
          <w:divBdr>
            <w:top w:val="none" w:sz="0" w:space="0" w:color="auto"/>
            <w:left w:val="none" w:sz="0" w:space="0" w:color="auto"/>
            <w:bottom w:val="none" w:sz="0" w:space="0" w:color="auto"/>
            <w:right w:val="none" w:sz="0" w:space="0" w:color="auto"/>
          </w:divBdr>
        </w:div>
        <w:div w:id="1571575171">
          <w:marLeft w:val="0"/>
          <w:marRight w:val="0"/>
          <w:marTop w:val="0"/>
          <w:marBottom w:val="0"/>
          <w:divBdr>
            <w:top w:val="none" w:sz="0" w:space="0" w:color="auto"/>
            <w:left w:val="none" w:sz="0" w:space="0" w:color="auto"/>
            <w:bottom w:val="none" w:sz="0" w:space="0" w:color="auto"/>
            <w:right w:val="none" w:sz="0" w:space="0" w:color="auto"/>
          </w:divBdr>
        </w:div>
        <w:div w:id="920676902">
          <w:marLeft w:val="0"/>
          <w:marRight w:val="0"/>
          <w:marTop w:val="0"/>
          <w:marBottom w:val="0"/>
          <w:divBdr>
            <w:top w:val="none" w:sz="0" w:space="0" w:color="auto"/>
            <w:left w:val="none" w:sz="0" w:space="0" w:color="auto"/>
            <w:bottom w:val="none" w:sz="0" w:space="0" w:color="auto"/>
            <w:right w:val="none" w:sz="0" w:space="0" w:color="auto"/>
          </w:divBdr>
        </w:div>
        <w:div w:id="1728915310">
          <w:marLeft w:val="0"/>
          <w:marRight w:val="0"/>
          <w:marTop w:val="0"/>
          <w:marBottom w:val="0"/>
          <w:divBdr>
            <w:top w:val="none" w:sz="0" w:space="0" w:color="auto"/>
            <w:left w:val="none" w:sz="0" w:space="0" w:color="auto"/>
            <w:bottom w:val="none" w:sz="0" w:space="0" w:color="auto"/>
            <w:right w:val="none" w:sz="0" w:space="0" w:color="auto"/>
          </w:divBdr>
        </w:div>
        <w:div w:id="994067205">
          <w:marLeft w:val="0"/>
          <w:marRight w:val="0"/>
          <w:marTop w:val="0"/>
          <w:marBottom w:val="0"/>
          <w:divBdr>
            <w:top w:val="none" w:sz="0" w:space="0" w:color="auto"/>
            <w:left w:val="none" w:sz="0" w:space="0" w:color="auto"/>
            <w:bottom w:val="none" w:sz="0" w:space="0" w:color="auto"/>
            <w:right w:val="none" w:sz="0" w:space="0" w:color="auto"/>
          </w:divBdr>
        </w:div>
        <w:div w:id="623460357">
          <w:marLeft w:val="0"/>
          <w:marRight w:val="0"/>
          <w:marTop w:val="0"/>
          <w:marBottom w:val="0"/>
          <w:divBdr>
            <w:top w:val="none" w:sz="0" w:space="0" w:color="auto"/>
            <w:left w:val="none" w:sz="0" w:space="0" w:color="auto"/>
            <w:bottom w:val="none" w:sz="0" w:space="0" w:color="auto"/>
            <w:right w:val="none" w:sz="0" w:space="0" w:color="auto"/>
          </w:divBdr>
        </w:div>
        <w:div w:id="593897737">
          <w:marLeft w:val="0"/>
          <w:marRight w:val="0"/>
          <w:marTop w:val="0"/>
          <w:marBottom w:val="0"/>
          <w:divBdr>
            <w:top w:val="none" w:sz="0" w:space="0" w:color="auto"/>
            <w:left w:val="none" w:sz="0" w:space="0" w:color="auto"/>
            <w:bottom w:val="none" w:sz="0" w:space="0" w:color="auto"/>
            <w:right w:val="none" w:sz="0" w:space="0" w:color="auto"/>
          </w:divBdr>
        </w:div>
        <w:div w:id="1361668499">
          <w:marLeft w:val="0"/>
          <w:marRight w:val="0"/>
          <w:marTop w:val="0"/>
          <w:marBottom w:val="0"/>
          <w:divBdr>
            <w:top w:val="none" w:sz="0" w:space="0" w:color="auto"/>
            <w:left w:val="none" w:sz="0" w:space="0" w:color="auto"/>
            <w:bottom w:val="none" w:sz="0" w:space="0" w:color="auto"/>
            <w:right w:val="none" w:sz="0" w:space="0" w:color="auto"/>
          </w:divBdr>
        </w:div>
        <w:div w:id="1594052518">
          <w:marLeft w:val="0"/>
          <w:marRight w:val="0"/>
          <w:marTop w:val="0"/>
          <w:marBottom w:val="0"/>
          <w:divBdr>
            <w:top w:val="none" w:sz="0" w:space="0" w:color="auto"/>
            <w:left w:val="none" w:sz="0" w:space="0" w:color="auto"/>
            <w:bottom w:val="none" w:sz="0" w:space="0" w:color="auto"/>
            <w:right w:val="none" w:sz="0" w:space="0" w:color="auto"/>
          </w:divBdr>
        </w:div>
        <w:div w:id="904993770">
          <w:marLeft w:val="0"/>
          <w:marRight w:val="0"/>
          <w:marTop w:val="0"/>
          <w:marBottom w:val="0"/>
          <w:divBdr>
            <w:top w:val="none" w:sz="0" w:space="0" w:color="auto"/>
            <w:left w:val="none" w:sz="0" w:space="0" w:color="auto"/>
            <w:bottom w:val="none" w:sz="0" w:space="0" w:color="auto"/>
            <w:right w:val="none" w:sz="0" w:space="0" w:color="auto"/>
          </w:divBdr>
        </w:div>
        <w:div w:id="1943029994">
          <w:marLeft w:val="0"/>
          <w:marRight w:val="0"/>
          <w:marTop w:val="0"/>
          <w:marBottom w:val="0"/>
          <w:divBdr>
            <w:top w:val="none" w:sz="0" w:space="0" w:color="auto"/>
            <w:left w:val="none" w:sz="0" w:space="0" w:color="auto"/>
            <w:bottom w:val="none" w:sz="0" w:space="0" w:color="auto"/>
            <w:right w:val="none" w:sz="0" w:space="0" w:color="auto"/>
          </w:divBdr>
        </w:div>
        <w:div w:id="1436746854">
          <w:marLeft w:val="0"/>
          <w:marRight w:val="0"/>
          <w:marTop w:val="0"/>
          <w:marBottom w:val="0"/>
          <w:divBdr>
            <w:top w:val="none" w:sz="0" w:space="0" w:color="auto"/>
            <w:left w:val="none" w:sz="0" w:space="0" w:color="auto"/>
            <w:bottom w:val="none" w:sz="0" w:space="0" w:color="auto"/>
            <w:right w:val="none" w:sz="0" w:space="0" w:color="auto"/>
          </w:divBdr>
        </w:div>
        <w:div w:id="892545192">
          <w:marLeft w:val="0"/>
          <w:marRight w:val="0"/>
          <w:marTop w:val="0"/>
          <w:marBottom w:val="0"/>
          <w:divBdr>
            <w:top w:val="none" w:sz="0" w:space="0" w:color="auto"/>
            <w:left w:val="none" w:sz="0" w:space="0" w:color="auto"/>
            <w:bottom w:val="none" w:sz="0" w:space="0" w:color="auto"/>
            <w:right w:val="none" w:sz="0" w:space="0" w:color="auto"/>
          </w:divBdr>
        </w:div>
        <w:div w:id="1378164192">
          <w:marLeft w:val="0"/>
          <w:marRight w:val="0"/>
          <w:marTop w:val="0"/>
          <w:marBottom w:val="0"/>
          <w:divBdr>
            <w:top w:val="none" w:sz="0" w:space="0" w:color="auto"/>
            <w:left w:val="none" w:sz="0" w:space="0" w:color="auto"/>
            <w:bottom w:val="none" w:sz="0" w:space="0" w:color="auto"/>
            <w:right w:val="none" w:sz="0" w:space="0" w:color="auto"/>
          </w:divBdr>
        </w:div>
        <w:div w:id="732580204">
          <w:marLeft w:val="0"/>
          <w:marRight w:val="0"/>
          <w:marTop w:val="0"/>
          <w:marBottom w:val="0"/>
          <w:divBdr>
            <w:top w:val="none" w:sz="0" w:space="0" w:color="auto"/>
            <w:left w:val="none" w:sz="0" w:space="0" w:color="auto"/>
            <w:bottom w:val="none" w:sz="0" w:space="0" w:color="auto"/>
            <w:right w:val="none" w:sz="0" w:space="0" w:color="auto"/>
          </w:divBdr>
        </w:div>
        <w:div w:id="1428427443">
          <w:marLeft w:val="0"/>
          <w:marRight w:val="0"/>
          <w:marTop w:val="0"/>
          <w:marBottom w:val="0"/>
          <w:divBdr>
            <w:top w:val="none" w:sz="0" w:space="0" w:color="auto"/>
            <w:left w:val="none" w:sz="0" w:space="0" w:color="auto"/>
            <w:bottom w:val="none" w:sz="0" w:space="0" w:color="auto"/>
            <w:right w:val="none" w:sz="0" w:space="0" w:color="auto"/>
          </w:divBdr>
        </w:div>
        <w:div w:id="2088989965">
          <w:marLeft w:val="0"/>
          <w:marRight w:val="0"/>
          <w:marTop w:val="0"/>
          <w:marBottom w:val="0"/>
          <w:divBdr>
            <w:top w:val="none" w:sz="0" w:space="0" w:color="auto"/>
            <w:left w:val="none" w:sz="0" w:space="0" w:color="auto"/>
            <w:bottom w:val="none" w:sz="0" w:space="0" w:color="auto"/>
            <w:right w:val="none" w:sz="0" w:space="0" w:color="auto"/>
          </w:divBdr>
        </w:div>
        <w:div w:id="479614389">
          <w:marLeft w:val="0"/>
          <w:marRight w:val="0"/>
          <w:marTop w:val="0"/>
          <w:marBottom w:val="0"/>
          <w:divBdr>
            <w:top w:val="none" w:sz="0" w:space="0" w:color="auto"/>
            <w:left w:val="none" w:sz="0" w:space="0" w:color="auto"/>
            <w:bottom w:val="none" w:sz="0" w:space="0" w:color="auto"/>
            <w:right w:val="none" w:sz="0" w:space="0" w:color="auto"/>
          </w:divBdr>
        </w:div>
        <w:div w:id="522134761">
          <w:marLeft w:val="0"/>
          <w:marRight w:val="0"/>
          <w:marTop w:val="0"/>
          <w:marBottom w:val="0"/>
          <w:divBdr>
            <w:top w:val="none" w:sz="0" w:space="0" w:color="auto"/>
            <w:left w:val="none" w:sz="0" w:space="0" w:color="auto"/>
            <w:bottom w:val="none" w:sz="0" w:space="0" w:color="auto"/>
            <w:right w:val="none" w:sz="0" w:space="0" w:color="auto"/>
          </w:divBdr>
        </w:div>
        <w:div w:id="16852385">
          <w:marLeft w:val="0"/>
          <w:marRight w:val="0"/>
          <w:marTop w:val="0"/>
          <w:marBottom w:val="0"/>
          <w:divBdr>
            <w:top w:val="none" w:sz="0" w:space="0" w:color="auto"/>
            <w:left w:val="none" w:sz="0" w:space="0" w:color="auto"/>
            <w:bottom w:val="none" w:sz="0" w:space="0" w:color="auto"/>
            <w:right w:val="none" w:sz="0" w:space="0" w:color="auto"/>
          </w:divBdr>
        </w:div>
        <w:div w:id="541093673">
          <w:marLeft w:val="0"/>
          <w:marRight w:val="0"/>
          <w:marTop w:val="0"/>
          <w:marBottom w:val="0"/>
          <w:divBdr>
            <w:top w:val="none" w:sz="0" w:space="0" w:color="auto"/>
            <w:left w:val="none" w:sz="0" w:space="0" w:color="auto"/>
            <w:bottom w:val="none" w:sz="0" w:space="0" w:color="auto"/>
            <w:right w:val="none" w:sz="0" w:space="0" w:color="auto"/>
          </w:divBdr>
        </w:div>
        <w:div w:id="617490802">
          <w:marLeft w:val="0"/>
          <w:marRight w:val="0"/>
          <w:marTop w:val="0"/>
          <w:marBottom w:val="0"/>
          <w:divBdr>
            <w:top w:val="none" w:sz="0" w:space="0" w:color="auto"/>
            <w:left w:val="none" w:sz="0" w:space="0" w:color="auto"/>
            <w:bottom w:val="none" w:sz="0" w:space="0" w:color="auto"/>
            <w:right w:val="none" w:sz="0" w:space="0" w:color="auto"/>
          </w:divBdr>
        </w:div>
        <w:div w:id="398751317">
          <w:marLeft w:val="0"/>
          <w:marRight w:val="0"/>
          <w:marTop w:val="0"/>
          <w:marBottom w:val="0"/>
          <w:divBdr>
            <w:top w:val="none" w:sz="0" w:space="0" w:color="auto"/>
            <w:left w:val="none" w:sz="0" w:space="0" w:color="auto"/>
            <w:bottom w:val="none" w:sz="0" w:space="0" w:color="auto"/>
            <w:right w:val="none" w:sz="0" w:space="0" w:color="auto"/>
          </w:divBdr>
        </w:div>
        <w:div w:id="1154686025">
          <w:marLeft w:val="0"/>
          <w:marRight w:val="0"/>
          <w:marTop w:val="0"/>
          <w:marBottom w:val="0"/>
          <w:divBdr>
            <w:top w:val="none" w:sz="0" w:space="0" w:color="auto"/>
            <w:left w:val="none" w:sz="0" w:space="0" w:color="auto"/>
            <w:bottom w:val="none" w:sz="0" w:space="0" w:color="auto"/>
            <w:right w:val="none" w:sz="0" w:space="0" w:color="auto"/>
          </w:divBdr>
        </w:div>
        <w:div w:id="882060530">
          <w:marLeft w:val="0"/>
          <w:marRight w:val="0"/>
          <w:marTop w:val="0"/>
          <w:marBottom w:val="0"/>
          <w:divBdr>
            <w:top w:val="none" w:sz="0" w:space="0" w:color="auto"/>
            <w:left w:val="none" w:sz="0" w:space="0" w:color="auto"/>
            <w:bottom w:val="none" w:sz="0" w:space="0" w:color="auto"/>
            <w:right w:val="none" w:sz="0" w:space="0" w:color="auto"/>
          </w:divBdr>
        </w:div>
        <w:div w:id="1586913689">
          <w:marLeft w:val="0"/>
          <w:marRight w:val="0"/>
          <w:marTop w:val="0"/>
          <w:marBottom w:val="0"/>
          <w:divBdr>
            <w:top w:val="none" w:sz="0" w:space="0" w:color="auto"/>
            <w:left w:val="none" w:sz="0" w:space="0" w:color="auto"/>
            <w:bottom w:val="none" w:sz="0" w:space="0" w:color="auto"/>
            <w:right w:val="none" w:sz="0" w:space="0" w:color="auto"/>
          </w:divBdr>
        </w:div>
        <w:div w:id="1186289053">
          <w:marLeft w:val="0"/>
          <w:marRight w:val="0"/>
          <w:marTop w:val="0"/>
          <w:marBottom w:val="0"/>
          <w:divBdr>
            <w:top w:val="none" w:sz="0" w:space="0" w:color="auto"/>
            <w:left w:val="none" w:sz="0" w:space="0" w:color="auto"/>
            <w:bottom w:val="none" w:sz="0" w:space="0" w:color="auto"/>
            <w:right w:val="none" w:sz="0" w:space="0" w:color="auto"/>
          </w:divBdr>
        </w:div>
        <w:div w:id="2085443679">
          <w:marLeft w:val="0"/>
          <w:marRight w:val="0"/>
          <w:marTop w:val="0"/>
          <w:marBottom w:val="0"/>
          <w:divBdr>
            <w:top w:val="none" w:sz="0" w:space="0" w:color="auto"/>
            <w:left w:val="none" w:sz="0" w:space="0" w:color="auto"/>
            <w:bottom w:val="none" w:sz="0" w:space="0" w:color="auto"/>
            <w:right w:val="none" w:sz="0" w:space="0" w:color="auto"/>
          </w:divBdr>
        </w:div>
        <w:div w:id="1670330886">
          <w:marLeft w:val="0"/>
          <w:marRight w:val="0"/>
          <w:marTop w:val="0"/>
          <w:marBottom w:val="0"/>
          <w:divBdr>
            <w:top w:val="none" w:sz="0" w:space="0" w:color="auto"/>
            <w:left w:val="none" w:sz="0" w:space="0" w:color="auto"/>
            <w:bottom w:val="none" w:sz="0" w:space="0" w:color="auto"/>
            <w:right w:val="none" w:sz="0" w:space="0" w:color="auto"/>
          </w:divBdr>
        </w:div>
        <w:div w:id="246889102">
          <w:marLeft w:val="0"/>
          <w:marRight w:val="0"/>
          <w:marTop w:val="0"/>
          <w:marBottom w:val="0"/>
          <w:divBdr>
            <w:top w:val="none" w:sz="0" w:space="0" w:color="auto"/>
            <w:left w:val="none" w:sz="0" w:space="0" w:color="auto"/>
            <w:bottom w:val="none" w:sz="0" w:space="0" w:color="auto"/>
            <w:right w:val="none" w:sz="0" w:space="0" w:color="auto"/>
          </w:divBdr>
        </w:div>
        <w:div w:id="1672172290">
          <w:marLeft w:val="0"/>
          <w:marRight w:val="0"/>
          <w:marTop w:val="0"/>
          <w:marBottom w:val="0"/>
          <w:divBdr>
            <w:top w:val="none" w:sz="0" w:space="0" w:color="auto"/>
            <w:left w:val="none" w:sz="0" w:space="0" w:color="auto"/>
            <w:bottom w:val="none" w:sz="0" w:space="0" w:color="auto"/>
            <w:right w:val="none" w:sz="0" w:space="0" w:color="auto"/>
          </w:divBdr>
        </w:div>
        <w:div w:id="639925485">
          <w:marLeft w:val="0"/>
          <w:marRight w:val="0"/>
          <w:marTop w:val="0"/>
          <w:marBottom w:val="0"/>
          <w:divBdr>
            <w:top w:val="none" w:sz="0" w:space="0" w:color="auto"/>
            <w:left w:val="none" w:sz="0" w:space="0" w:color="auto"/>
            <w:bottom w:val="none" w:sz="0" w:space="0" w:color="auto"/>
            <w:right w:val="none" w:sz="0" w:space="0" w:color="auto"/>
          </w:divBdr>
        </w:div>
        <w:div w:id="1257667654">
          <w:marLeft w:val="0"/>
          <w:marRight w:val="0"/>
          <w:marTop w:val="0"/>
          <w:marBottom w:val="0"/>
          <w:divBdr>
            <w:top w:val="none" w:sz="0" w:space="0" w:color="auto"/>
            <w:left w:val="none" w:sz="0" w:space="0" w:color="auto"/>
            <w:bottom w:val="none" w:sz="0" w:space="0" w:color="auto"/>
            <w:right w:val="none" w:sz="0" w:space="0" w:color="auto"/>
          </w:divBdr>
        </w:div>
        <w:div w:id="1148783797">
          <w:marLeft w:val="0"/>
          <w:marRight w:val="0"/>
          <w:marTop w:val="0"/>
          <w:marBottom w:val="0"/>
          <w:divBdr>
            <w:top w:val="none" w:sz="0" w:space="0" w:color="auto"/>
            <w:left w:val="none" w:sz="0" w:space="0" w:color="auto"/>
            <w:bottom w:val="none" w:sz="0" w:space="0" w:color="auto"/>
            <w:right w:val="none" w:sz="0" w:space="0" w:color="auto"/>
          </w:divBdr>
        </w:div>
        <w:div w:id="279648470">
          <w:marLeft w:val="0"/>
          <w:marRight w:val="0"/>
          <w:marTop w:val="0"/>
          <w:marBottom w:val="0"/>
          <w:divBdr>
            <w:top w:val="none" w:sz="0" w:space="0" w:color="auto"/>
            <w:left w:val="none" w:sz="0" w:space="0" w:color="auto"/>
            <w:bottom w:val="none" w:sz="0" w:space="0" w:color="auto"/>
            <w:right w:val="none" w:sz="0" w:space="0" w:color="auto"/>
          </w:divBdr>
        </w:div>
        <w:div w:id="1473325844">
          <w:marLeft w:val="0"/>
          <w:marRight w:val="0"/>
          <w:marTop w:val="0"/>
          <w:marBottom w:val="0"/>
          <w:divBdr>
            <w:top w:val="none" w:sz="0" w:space="0" w:color="auto"/>
            <w:left w:val="none" w:sz="0" w:space="0" w:color="auto"/>
            <w:bottom w:val="none" w:sz="0" w:space="0" w:color="auto"/>
            <w:right w:val="none" w:sz="0" w:space="0" w:color="auto"/>
          </w:divBdr>
        </w:div>
        <w:div w:id="746070496">
          <w:marLeft w:val="0"/>
          <w:marRight w:val="0"/>
          <w:marTop w:val="0"/>
          <w:marBottom w:val="0"/>
          <w:divBdr>
            <w:top w:val="none" w:sz="0" w:space="0" w:color="auto"/>
            <w:left w:val="none" w:sz="0" w:space="0" w:color="auto"/>
            <w:bottom w:val="none" w:sz="0" w:space="0" w:color="auto"/>
            <w:right w:val="none" w:sz="0" w:space="0" w:color="auto"/>
          </w:divBdr>
        </w:div>
        <w:div w:id="277493990">
          <w:marLeft w:val="0"/>
          <w:marRight w:val="0"/>
          <w:marTop w:val="0"/>
          <w:marBottom w:val="0"/>
          <w:divBdr>
            <w:top w:val="none" w:sz="0" w:space="0" w:color="auto"/>
            <w:left w:val="none" w:sz="0" w:space="0" w:color="auto"/>
            <w:bottom w:val="none" w:sz="0" w:space="0" w:color="auto"/>
            <w:right w:val="none" w:sz="0" w:space="0" w:color="auto"/>
          </w:divBdr>
        </w:div>
        <w:div w:id="1709448205">
          <w:marLeft w:val="0"/>
          <w:marRight w:val="0"/>
          <w:marTop w:val="0"/>
          <w:marBottom w:val="0"/>
          <w:divBdr>
            <w:top w:val="none" w:sz="0" w:space="0" w:color="auto"/>
            <w:left w:val="none" w:sz="0" w:space="0" w:color="auto"/>
            <w:bottom w:val="none" w:sz="0" w:space="0" w:color="auto"/>
            <w:right w:val="none" w:sz="0" w:space="0" w:color="auto"/>
          </w:divBdr>
        </w:div>
        <w:div w:id="545719932">
          <w:marLeft w:val="0"/>
          <w:marRight w:val="0"/>
          <w:marTop w:val="0"/>
          <w:marBottom w:val="0"/>
          <w:divBdr>
            <w:top w:val="none" w:sz="0" w:space="0" w:color="auto"/>
            <w:left w:val="none" w:sz="0" w:space="0" w:color="auto"/>
            <w:bottom w:val="none" w:sz="0" w:space="0" w:color="auto"/>
            <w:right w:val="none" w:sz="0" w:space="0" w:color="auto"/>
          </w:divBdr>
        </w:div>
        <w:div w:id="1487361633">
          <w:marLeft w:val="0"/>
          <w:marRight w:val="0"/>
          <w:marTop w:val="0"/>
          <w:marBottom w:val="0"/>
          <w:divBdr>
            <w:top w:val="none" w:sz="0" w:space="0" w:color="auto"/>
            <w:left w:val="none" w:sz="0" w:space="0" w:color="auto"/>
            <w:bottom w:val="none" w:sz="0" w:space="0" w:color="auto"/>
            <w:right w:val="none" w:sz="0" w:space="0" w:color="auto"/>
          </w:divBdr>
        </w:div>
        <w:div w:id="2000423694">
          <w:marLeft w:val="0"/>
          <w:marRight w:val="0"/>
          <w:marTop w:val="0"/>
          <w:marBottom w:val="0"/>
          <w:divBdr>
            <w:top w:val="none" w:sz="0" w:space="0" w:color="auto"/>
            <w:left w:val="none" w:sz="0" w:space="0" w:color="auto"/>
            <w:bottom w:val="none" w:sz="0" w:space="0" w:color="auto"/>
            <w:right w:val="none" w:sz="0" w:space="0" w:color="auto"/>
          </w:divBdr>
        </w:div>
        <w:div w:id="675888674">
          <w:marLeft w:val="0"/>
          <w:marRight w:val="0"/>
          <w:marTop w:val="0"/>
          <w:marBottom w:val="0"/>
          <w:divBdr>
            <w:top w:val="none" w:sz="0" w:space="0" w:color="auto"/>
            <w:left w:val="none" w:sz="0" w:space="0" w:color="auto"/>
            <w:bottom w:val="none" w:sz="0" w:space="0" w:color="auto"/>
            <w:right w:val="none" w:sz="0" w:space="0" w:color="auto"/>
          </w:divBdr>
        </w:div>
        <w:div w:id="649598002">
          <w:marLeft w:val="0"/>
          <w:marRight w:val="0"/>
          <w:marTop w:val="0"/>
          <w:marBottom w:val="0"/>
          <w:divBdr>
            <w:top w:val="none" w:sz="0" w:space="0" w:color="auto"/>
            <w:left w:val="none" w:sz="0" w:space="0" w:color="auto"/>
            <w:bottom w:val="none" w:sz="0" w:space="0" w:color="auto"/>
            <w:right w:val="none" w:sz="0" w:space="0" w:color="auto"/>
          </w:divBdr>
        </w:div>
        <w:div w:id="1374113637">
          <w:marLeft w:val="0"/>
          <w:marRight w:val="0"/>
          <w:marTop w:val="0"/>
          <w:marBottom w:val="0"/>
          <w:divBdr>
            <w:top w:val="none" w:sz="0" w:space="0" w:color="auto"/>
            <w:left w:val="none" w:sz="0" w:space="0" w:color="auto"/>
            <w:bottom w:val="none" w:sz="0" w:space="0" w:color="auto"/>
            <w:right w:val="none" w:sz="0" w:space="0" w:color="auto"/>
          </w:divBdr>
        </w:div>
        <w:div w:id="1718697796">
          <w:marLeft w:val="0"/>
          <w:marRight w:val="0"/>
          <w:marTop w:val="0"/>
          <w:marBottom w:val="0"/>
          <w:divBdr>
            <w:top w:val="none" w:sz="0" w:space="0" w:color="auto"/>
            <w:left w:val="none" w:sz="0" w:space="0" w:color="auto"/>
            <w:bottom w:val="none" w:sz="0" w:space="0" w:color="auto"/>
            <w:right w:val="none" w:sz="0" w:space="0" w:color="auto"/>
          </w:divBdr>
        </w:div>
        <w:div w:id="495146575">
          <w:marLeft w:val="0"/>
          <w:marRight w:val="0"/>
          <w:marTop w:val="0"/>
          <w:marBottom w:val="0"/>
          <w:divBdr>
            <w:top w:val="none" w:sz="0" w:space="0" w:color="auto"/>
            <w:left w:val="none" w:sz="0" w:space="0" w:color="auto"/>
            <w:bottom w:val="none" w:sz="0" w:space="0" w:color="auto"/>
            <w:right w:val="none" w:sz="0" w:space="0" w:color="auto"/>
          </w:divBdr>
        </w:div>
        <w:div w:id="1062557273">
          <w:marLeft w:val="0"/>
          <w:marRight w:val="0"/>
          <w:marTop w:val="0"/>
          <w:marBottom w:val="0"/>
          <w:divBdr>
            <w:top w:val="none" w:sz="0" w:space="0" w:color="auto"/>
            <w:left w:val="none" w:sz="0" w:space="0" w:color="auto"/>
            <w:bottom w:val="none" w:sz="0" w:space="0" w:color="auto"/>
            <w:right w:val="none" w:sz="0" w:space="0" w:color="auto"/>
          </w:divBdr>
        </w:div>
        <w:div w:id="881136527">
          <w:marLeft w:val="0"/>
          <w:marRight w:val="0"/>
          <w:marTop w:val="0"/>
          <w:marBottom w:val="0"/>
          <w:divBdr>
            <w:top w:val="none" w:sz="0" w:space="0" w:color="auto"/>
            <w:left w:val="none" w:sz="0" w:space="0" w:color="auto"/>
            <w:bottom w:val="none" w:sz="0" w:space="0" w:color="auto"/>
            <w:right w:val="none" w:sz="0" w:space="0" w:color="auto"/>
          </w:divBdr>
        </w:div>
        <w:div w:id="1692875332">
          <w:marLeft w:val="0"/>
          <w:marRight w:val="0"/>
          <w:marTop w:val="0"/>
          <w:marBottom w:val="0"/>
          <w:divBdr>
            <w:top w:val="none" w:sz="0" w:space="0" w:color="auto"/>
            <w:left w:val="none" w:sz="0" w:space="0" w:color="auto"/>
            <w:bottom w:val="none" w:sz="0" w:space="0" w:color="auto"/>
            <w:right w:val="none" w:sz="0" w:space="0" w:color="auto"/>
          </w:divBdr>
        </w:div>
        <w:div w:id="1815872173">
          <w:marLeft w:val="0"/>
          <w:marRight w:val="0"/>
          <w:marTop w:val="0"/>
          <w:marBottom w:val="0"/>
          <w:divBdr>
            <w:top w:val="none" w:sz="0" w:space="0" w:color="auto"/>
            <w:left w:val="none" w:sz="0" w:space="0" w:color="auto"/>
            <w:bottom w:val="none" w:sz="0" w:space="0" w:color="auto"/>
            <w:right w:val="none" w:sz="0" w:space="0" w:color="auto"/>
          </w:divBdr>
        </w:div>
        <w:div w:id="646326178">
          <w:marLeft w:val="0"/>
          <w:marRight w:val="0"/>
          <w:marTop w:val="0"/>
          <w:marBottom w:val="0"/>
          <w:divBdr>
            <w:top w:val="none" w:sz="0" w:space="0" w:color="auto"/>
            <w:left w:val="none" w:sz="0" w:space="0" w:color="auto"/>
            <w:bottom w:val="none" w:sz="0" w:space="0" w:color="auto"/>
            <w:right w:val="none" w:sz="0" w:space="0" w:color="auto"/>
          </w:divBdr>
        </w:div>
        <w:div w:id="379136195">
          <w:marLeft w:val="0"/>
          <w:marRight w:val="0"/>
          <w:marTop w:val="0"/>
          <w:marBottom w:val="0"/>
          <w:divBdr>
            <w:top w:val="none" w:sz="0" w:space="0" w:color="auto"/>
            <w:left w:val="none" w:sz="0" w:space="0" w:color="auto"/>
            <w:bottom w:val="none" w:sz="0" w:space="0" w:color="auto"/>
            <w:right w:val="none" w:sz="0" w:space="0" w:color="auto"/>
          </w:divBdr>
        </w:div>
        <w:div w:id="1723094637">
          <w:marLeft w:val="0"/>
          <w:marRight w:val="0"/>
          <w:marTop w:val="0"/>
          <w:marBottom w:val="0"/>
          <w:divBdr>
            <w:top w:val="none" w:sz="0" w:space="0" w:color="auto"/>
            <w:left w:val="none" w:sz="0" w:space="0" w:color="auto"/>
            <w:bottom w:val="none" w:sz="0" w:space="0" w:color="auto"/>
            <w:right w:val="none" w:sz="0" w:space="0" w:color="auto"/>
          </w:divBdr>
        </w:div>
        <w:div w:id="1164857341">
          <w:marLeft w:val="0"/>
          <w:marRight w:val="0"/>
          <w:marTop w:val="0"/>
          <w:marBottom w:val="0"/>
          <w:divBdr>
            <w:top w:val="none" w:sz="0" w:space="0" w:color="auto"/>
            <w:left w:val="none" w:sz="0" w:space="0" w:color="auto"/>
            <w:bottom w:val="none" w:sz="0" w:space="0" w:color="auto"/>
            <w:right w:val="none" w:sz="0" w:space="0" w:color="auto"/>
          </w:divBdr>
        </w:div>
        <w:div w:id="1218511191">
          <w:marLeft w:val="0"/>
          <w:marRight w:val="0"/>
          <w:marTop w:val="0"/>
          <w:marBottom w:val="0"/>
          <w:divBdr>
            <w:top w:val="none" w:sz="0" w:space="0" w:color="auto"/>
            <w:left w:val="none" w:sz="0" w:space="0" w:color="auto"/>
            <w:bottom w:val="none" w:sz="0" w:space="0" w:color="auto"/>
            <w:right w:val="none" w:sz="0" w:space="0" w:color="auto"/>
          </w:divBdr>
        </w:div>
        <w:div w:id="2062634885">
          <w:marLeft w:val="0"/>
          <w:marRight w:val="0"/>
          <w:marTop w:val="0"/>
          <w:marBottom w:val="0"/>
          <w:divBdr>
            <w:top w:val="none" w:sz="0" w:space="0" w:color="auto"/>
            <w:left w:val="none" w:sz="0" w:space="0" w:color="auto"/>
            <w:bottom w:val="none" w:sz="0" w:space="0" w:color="auto"/>
            <w:right w:val="none" w:sz="0" w:space="0" w:color="auto"/>
          </w:divBdr>
        </w:div>
        <w:div w:id="770276928">
          <w:marLeft w:val="0"/>
          <w:marRight w:val="0"/>
          <w:marTop w:val="0"/>
          <w:marBottom w:val="0"/>
          <w:divBdr>
            <w:top w:val="none" w:sz="0" w:space="0" w:color="auto"/>
            <w:left w:val="none" w:sz="0" w:space="0" w:color="auto"/>
            <w:bottom w:val="none" w:sz="0" w:space="0" w:color="auto"/>
            <w:right w:val="none" w:sz="0" w:space="0" w:color="auto"/>
          </w:divBdr>
        </w:div>
        <w:div w:id="418989848">
          <w:marLeft w:val="0"/>
          <w:marRight w:val="0"/>
          <w:marTop w:val="0"/>
          <w:marBottom w:val="0"/>
          <w:divBdr>
            <w:top w:val="none" w:sz="0" w:space="0" w:color="auto"/>
            <w:left w:val="none" w:sz="0" w:space="0" w:color="auto"/>
            <w:bottom w:val="none" w:sz="0" w:space="0" w:color="auto"/>
            <w:right w:val="none" w:sz="0" w:space="0" w:color="auto"/>
          </w:divBdr>
        </w:div>
        <w:div w:id="164245743">
          <w:marLeft w:val="0"/>
          <w:marRight w:val="0"/>
          <w:marTop w:val="0"/>
          <w:marBottom w:val="0"/>
          <w:divBdr>
            <w:top w:val="none" w:sz="0" w:space="0" w:color="auto"/>
            <w:left w:val="none" w:sz="0" w:space="0" w:color="auto"/>
            <w:bottom w:val="none" w:sz="0" w:space="0" w:color="auto"/>
            <w:right w:val="none" w:sz="0" w:space="0" w:color="auto"/>
          </w:divBdr>
        </w:div>
        <w:div w:id="1340355884">
          <w:marLeft w:val="0"/>
          <w:marRight w:val="0"/>
          <w:marTop w:val="0"/>
          <w:marBottom w:val="0"/>
          <w:divBdr>
            <w:top w:val="none" w:sz="0" w:space="0" w:color="auto"/>
            <w:left w:val="none" w:sz="0" w:space="0" w:color="auto"/>
            <w:bottom w:val="none" w:sz="0" w:space="0" w:color="auto"/>
            <w:right w:val="none" w:sz="0" w:space="0" w:color="auto"/>
          </w:divBdr>
        </w:div>
        <w:div w:id="1707869472">
          <w:marLeft w:val="0"/>
          <w:marRight w:val="0"/>
          <w:marTop w:val="0"/>
          <w:marBottom w:val="0"/>
          <w:divBdr>
            <w:top w:val="none" w:sz="0" w:space="0" w:color="auto"/>
            <w:left w:val="none" w:sz="0" w:space="0" w:color="auto"/>
            <w:bottom w:val="none" w:sz="0" w:space="0" w:color="auto"/>
            <w:right w:val="none" w:sz="0" w:space="0" w:color="auto"/>
          </w:divBdr>
        </w:div>
        <w:div w:id="443573280">
          <w:marLeft w:val="0"/>
          <w:marRight w:val="0"/>
          <w:marTop w:val="0"/>
          <w:marBottom w:val="0"/>
          <w:divBdr>
            <w:top w:val="none" w:sz="0" w:space="0" w:color="auto"/>
            <w:left w:val="none" w:sz="0" w:space="0" w:color="auto"/>
            <w:bottom w:val="none" w:sz="0" w:space="0" w:color="auto"/>
            <w:right w:val="none" w:sz="0" w:space="0" w:color="auto"/>
          </w:divBdr>
        </w:div>
        <w:div w:id="930044822">
          <w:marLeft w:val="0"/>
          <w:marRight w:val="0"/>
          <w:marTop w:val="0"/>
          <w:marBottom w:val="0"/>
          <w:divBdr>
            <w:top w:val="none" w:sz="0" w:space="0" w:color="auto"/>
            <w:left w:val="none" w:sz="0" w:space="0" w:color="auto"/>
            <w:bottom w:val="none" w:sz="0" w:space="0" w:color="auto"/>
            <w:right w:val="none" w:sz="0" w:space="0" w:color="auto"/>
          </w:divBdr>
        </w:div>
        <w:div w:id="760952706">
          <w:marLeft w:val="0"/>
          <w:marRight w:val="0"/>
          <w:marTop w:val="0"/>
          <w:marBottom w:val="0"/>
          <w:divBdr>
            <w:top w:val="none" w:sz="0" w:space="0" w:color="auto"/>
            <w:left w:val="none" w:sz="0" w:space="0" w:color="auto"/>
            <w:bottom w:val="none" w:sz="0" w:space="0" w:color="auto"/>
            <w:right w:val="none" w:sz="0" w:space="0" w:color="auto"/>
          </w:divBdr>
        </w:div>
        <w:div w:id="87041828">
          <w:marLeft w:val="0"/>
          <w:marRight w:val="0"/>
          <w:marTop w:val="0"/>
          <w:marBottom w:val="0"/>
          <w:divBdr>
            <w:top w:val="none" w:sz="0" w:space="0" w:color="auto"/>
            <w:left w:val="none" w:sz="0" w:space="0" w:color="auto"/>
            <w:bottom w:val="none" w:sz="0" w:space="0" w:color="auto"/>
            <w:right w:val="none" w:sz="0" w:space="0" w:color="auto"/>
          </w:divBdr>
        </w:div>
        <w:div w:id="890337968">
          <w:marLeft w:val="0"/>
          <w:marRight w:val="0"/>
          <w:marTop w:val="0"/>
          <w:marBottom w:val="0"/>
          <w:divBdr>
            <w:top w:val="none" w:sz="0" w:space="0" w:color="auto"/>
            <w:left w:val="none" w:sz="0" w:space="0" w:color="auto"/>
            <w:bottom w:val="none" w:sz="0" w:space="0" w:color="auto"/>
            <w:right w:val="none" w:sz="0" w:space="0" w:color="auto"/>
          </w:divBdr>
        </w:div>
        <w:div w:id="1758285231">
          <w:marLeft w:val="0"/>
          <w:marRight w:val="0"/>
          <w:marTop w:val="0"/>
          <w:marBottom w:val="0"/>
          <w:divBdr>
            <w:top w:val="none" w:sz="0" w:space="0" w:color="auto"/>
            <w:left w:val="none" w:sz="0" w:space="0" w:color="auto"/>
            <w:bottom w:val="none" w:sz="0" w:space="0" w:color="auto"/>
            <w:right w:val="none" w:sz="0" w:space="0" w:color="auto"/>
          </w:divBdr>
        </w:div>
        <w:div w:id="1234390865">
          <w:marLeft w:val="0"/>
          <w:marRight w:val="0"/>
          <w:marTop w:val="0"/>
          <w:marBottom w:val="0"/>
          <w:divBdr>
            <w:top w:val="none" w:sz="0" w:space="0" w:color="auto"/>
            <w:left w:val="none" w:sz="0" w:space="0" w:color="auto"/>
            <w:bottom w:val="none" w:sz="0" w:space="0" w:color="auto"/>
            <w:right w:val="none" w:sz="0" w:space="0" w:color="auto"/>
          </w:divBdr>
        </w:div>
        <w:div w:id="1936936311">
          <w:marLeft w:val="0"/>
          <w:marRight w:val="0"/>
          <w:marTop w:val="0"/>
          <w:marBottom w:val="0"/>
          <w:divBdr>
            <w:top w:val="none" w:sz="0" w:space="0" w:color="auto"/>
            <w:left w:val="none" w:sz="0" w:space="0" w:color="auto"/>
            <w:bottom w:val="none" w:sz="0" w:space="0" w:color="auto"/>
            <w:right w:val="none" w:sz="0" w:space="0" w:color="auto"/>
          </w:divBdr>
        </w:div>
        <w:div w:id="1745030176">
          <w:marLeft w:val="0"/>
          <w:marRight w:val="0"/>
          <w:marTop w:val="0"/>
          <w:marBottom w:val="0"/>
          <w:divBdr>
            <w:top w:val="none" w:sz="0" w:space="0" w:color="auto"/>
            <w:left w:val="none" w:sz="0" w:space="0" w:color="auto"/>
            <w:bottom w:val="none" w:sz="0" w:space="0" w:color="auto"/>
            <w:right w:val="none" w:sz="0" w:space="0" w:color="auto"/>
          </w:divBdr>
        </w:div>
        <w:div w:id="1043019405">
          <w:marLeft w:val="0"/>
          <w:marRight w:val="0"/>
          <w:marTop w:val="0"/>
          <w:marBottom w:val="0"/>
          <w:divBdr>
            <w:top w:val="none" w:sz="0" w:space="0" w:color="auto"/>
            <w:left w:val="none" w:sz="0" w:space="0" w:color="auto"/>
            <w:bottom w:val="none" w:sz="0" w:space="0" w:color="auto"/>
            <w:right w:val="none" w:sz="0" w:space="0" w:color="auto"/>
          </w:divBdr>
        </w:div>
        <w:div w:id="1705785161">
          <w:marLeft w:val="0"/>
          <w:marRight w:val="0"/>
          <w:marTop w:val="0"/>
          <w:marBottom w:val="0"/>
          <w:divBdr>
            <w:top w:val="none" w:sz="0" w:space="0" w:color="auto"/>
            <w:left w:val="none" w:sz="0" w:space="0" w:color="auto"/>
            <w:bottom w:val="none" w:sz="0" w:space="0" w:color="auto"/>
            <w:right w:val="none" w:sz="0" w:space="0" w:color="auto"/>
          </w:divBdr>
        </w:div>
        <w:div w:id="2100059913">
          <w:marLeft w:val="0"/>
          <w:marRight w:val="0"/>
          <w:marTop w:val="0"/>
          <w:marBottom w:val="0"/>
          <w:divBdr>
            <w:top w:val="none" w:sz="0" w:space="0" w:color="auto"/>
            <w:left w:val="none" w:sz="0" w:space="0" w:color="auto"/>
            <w:bottom w:val="none" w:sz="0" w:space="0" w:color="auto"/>
            <w:right w:val="none" w:sz="0" w:space="0" w:color="auto"/>
          </w:divBdr>
        </w:div>
        <w:div w:id="75248241">
          <w:marLeft w:val="0"/>
          <w:marRight w:val="0"/>
          <w:marTop w:val="0"/>
          <w:marBottom w:val="0"/>
          <w:divBdr>
            <w:top w:val="none" w:sz="0" w:space="0" w:color="auto"/>
            <w:left w:val="none" w:sz="0" w:space="0" w:color="auto"/>
            <w:bottom w:val="none" w:sz="0" w:space="0" w:color="auto"/>
            <w:right w:val="none" w:sz="0" w:space="0" w:color="auto"/>
          </w:divBdr>
        </w:div>
        <w:div w:id="947006574">
          <w:marLeft w:val="0"/>
          <w:marRight w:val="0"/>
          <w:marTop w:val="0"/>
          <w:marBottom w:val="0"/>
          <w:divBdr>
            <w:top w:val="none" w:sz="0" w:space="0" w:color="auto"/>
            <w:left w:val="none" w:sz="0" w:space="0" w:color="auto"/>
            <w:bottom w:val="none" w:sz="0" w:space="0" w:color="auto"/>
            <w:right w:val="none" w:sz="0" w:space="0" w:color="auto"/>
          </w:divBdr>
        </w:div>
        <w:div w:id="439885429">
          <w:marLeft w:val="0"/>
          <w:marRight w:val="0"/>
          <w:marTop w:val="0"/>
          <w:marBottom w:val="0"/>
          <w:divBdr>
            <w:top w:val="none" w:sz="0" w:space="0" w:color="auto"/>
            <w:left w:val="none" w:sz="0" w:space="0" w:color="auto"/>
            <w:bottom w:val="none" w:sz="0" w:space="0" w:color="auto"/>
            <w:right w:val="none" w:sz="0" w:space="0" w:color="auto"/>
          </w:divBdr>
        </w:div>
        <w:div w:id="1904948622">
          <w:marLeft w:val="0"/>
          <w:marRight w:val="0"/>
          <w:marTop w:val="0"/>
          <w:marBottom w:val="0"/>
          <w:divBdr>
            <w:top w:val="none" w:sz="0" w:space="0" w:color="auto"/>
            <w:left w:val="none" w:sz="0" w:space="0" w:color="auto"/>
            <w:bottom w:val="none" w:sz="0" w:space="0" w:color="auto"/>
            <w:right w:val="none" w:sz="0" w:space="0" w:color="auto"/>
          </w:divBdr>
        </w:div>
        <w:div w:id="431360432">
          <w:marLeft w:val="0"/>
          <w:marRight w:val="0"/>
          <w:marTop w:val="0"/>
          <w:marBottom w:val="0"/>
          <w:divBdr>
            <w:top w:val="none" w:sz="0" w:space="0" w:color="auto"/>
            <w:left w:val="none" w:sz="0" w:space="0" w:color="auto"/>
            <w:bottom w:val="none" w:sz="0" w:space="0" w:color="auto"/>
            <w:right w:val="none" w:sz="0" w:space="0" w:color="auto"/>
          </w:divBdr>
        </w:div>
        <w:div w:id="583683514">
          <w:marLeft w:val="0"/>
          <w:marRight w:val="0"/>
          <w:marTop w:val="0"/>
          <w:marBottom w:val="0"/>
          <w:divBdr>
            <w:top w:val="none" w:sz="0" w:space="0" w:color="auto"/>
            <w:left w:val="none" w:sz="0" w:space="0" w:color="auto"/>
            <w:bottom w:val="none" w:sz="0" w:space="0" w:color="auto"/>
            <w:right w:val="none" w:sz="0" w:space="0" w:color="auto"/>
          </w:divBdr>
        </w:div>
        <w:div w:id="1978290499">
          <w:marLeft w:val="0"/>
          <w:marRight w:val="0"/>
          <w:marTop w:val="0"/>
          <w:marBottom w:val="0"/>
          <w:divBdr>
            <w:top w:val="none" w:sz="0" w:space="0" w:color="auto"/>
            <w:left w:val="none" w:sz="0" w:space="0" w:color="auto"/>
            <w:bottom w:val="none" w:sz="0" w:space="0" w:color="auto"/>
            <w:right w:val="none" w:sz="0" w:space="0" w:color="auto"/>
          </w:divBdr>
        </w:div>
        <w:div w:id="356663303">
          <w:marLeft w:val="0"/>
          <w:marRight w:val="0"/>
          <w:marTop w:val="0"/>
          <w:marBottom w:val="0"/>
          <w:divBdr>
            <w:top w:val="none" w:sz="0" w:space="0" w:color="auto"/>
            <w:left w:val="none" w:sz="0" w:space="0" w:color="auto"/>
            <w:bottom w:val="none" w:sz="0" w:space="0" w:color="auto"/>
            <w:right w:val="none" w:sz="0" w:space="0" w:color="auto"/>
          </w:divBdr>
        </w:div>
        <w:div w:id="1926260103">
          <w:marLeft w:val="0"/>
          <w:marRight w:val="0"/>
          <w:marTop w:val="0"/>
          <w:marBottom w:val="0"/>
          <w:divBdr>
            <w:top w:val="none" w:sz="0" w:space="0" w:color="auto"/>
            <w:left w:val="none" w:sz="0" w:space="0" w:color="auto"/>
            <w:bottom w:val="none" w:sz="0" w:space="0" w:color="auto"/>
            <w:right w:val="none" w:sz="0" w:space="0" w:color="auto"/>
          </w:divBdr>
        </w:div>
        <w:div w:id="69892224">
          <w:marLeft w:val="0"/>
          <w:marRight w:val="0"/>
          <w:marTop w:val="0"/>
          <w:marBottom w:val="0"/>
          <w:divBdr>
            <w:top w:val="none" w:sz="0" w:space="0" w:color="auto"/>
            <w:left w:val="none" w:sz="0" w:space="0" w:color="auto"/>
            <w:bottom w:val="none" w:sz="0" w:space="0" w:color="auto"/>
            <w:right w:val="none" w:sz="0" w:space="0" w:color="auto"/>
          </w:divBdr>
        </w:div>
        <w:div w:id="1798136344">
          <w:marLeft w:val="0"/>
          <w:marRight w:val="0"/>
          <w:marTop w:val="0"/>
          <w:marBottom w:val="0"/>
          <w:divBdr>
            <w:top w:val="none" w:sz="0" w:space="0" w:color="auto"/>
            <w:left w:val="none" w:sz="0" w:space="0" w:color="auto"/>
            <w:bottom w:val="none" w:sz="0" w:space="0" w:color="auto"/>
            <w:right w:val="none" w:sz="0" w:space="0" w:color="auto"/>
          </w:divBdr>
        </w:div>
        <w:div w:id="1391492376">
          <w:marLeft w:val="0"/>
          <w:marRight w:val="0"/>
          <w:marTop w:val="0"/>
          <w:marBottom w:val="0"/>
          <w:divBdr>
            <w:top w:val="none" w:sz="0" w:space="0" w:color="auto"/>
            <w:left w:val="none" w:sz="0" w:space="0" w:color="auto"/>
            <w:bottom w:val="none" w:sz="0" w:space="0" w:color="auto"/>
            <w:right w:val="none" w:sz="0" w:space="0" w:color="auto"/>
          </w:divBdr>
        </w:div>
        <w:div w:id="1057238666">
          <w:marLeft w:val="0"/>
          <w:marRight w:val="0"/>
          <w:marTop w:val="0"/>
          <w:marBottom w:val="0"/>
          <w:divBdr>
            <w:top w:val="none" w:sz="0" w:space="0" w:color="auto"/>
            <w:left w:val="none" w:sz="0" w:space="0" w:color="auto"/>
            <w:bottom w:val="none" w:sz="0" w:space="0" w:color="auto"/>
            <w:right w:val="none" w:sz="0" w:space="0" w:color="auto"/>
          </w:divBdr>
        </w:div>
        <w:div w:id="1989508929">
          <w:marLeft w:val="0"/>
          <w:marRight w:val="0"/>
          <w:marTop w:val="0"/>
          <w:marBottom w:val="0"/>
          <w:divBdr>
            <w:top w:val="none" w:sz="0" w:space="0" w:color="auto"/>
            <w:left w:val="none" w:sz="0" w:space="0" w:color="auto"/>
            <w:bottom w:val="none" w:sz="0" w:space="0" w:color="auto"/>
            <w:right w:val="none" w:sz="0" w:space="0" w:color="auto"/>
          </w:divBdr>
        </w:div>
        <w:div w:id="8795129">
          <w:marLeft w:val="0"/>
          <w:marRight w:val="0"/>
          <w:marTop w:val="0"/>
          <w:marBottom w:val="0"/>
          <w:divBdr>
            <w:top w:val="none" w:sz="0" w:space="0" w:color="auto"/>
            <w:left w:val="none" w:sz="0" w:space="0" w:color="auto"/>
            <w:bottom w:val="none" w:sz="0" w:space="0" w:color="auto"/>
            <w:right w:val="none" w:sz="0" w:space="0" w:color="auto"/>
          </w:divBdr>
        </w:div>
        <w:div w:id="1943028298">
          <w:marLeft w:val="0"/>
          <w:marRight w:val="0"/>
          <w:marTop w:val="0"/>
          <w:marBottom w:val="0"/>
          <w:divBdr>
            <w:top w:val="none" w:sz="0" w:space="0" w:color="auto"/>
            <w:left w:val="none" w:sz="0" w:space="0" w:color="auto"/>
            <w:bottom w:val="none" w:sz="0" w:space="0" w:color="auto"/>
            <w:right w:val="none" w:sz="0" w:space="0" w:color="auto"/>
          </w:divBdr>
        </w:div>
        <w:div w:id="531454819">
          <w:marLeft w:val="0"/>
          <w:marRight w:val="0"/>
          <w:marTop w:val="0"/>
          <w:marBottom w:val="0"/>
          <w:divBdr>
            <w:top w:val="none" w:sz="0" w:space="0" w:color="auto"/>
            <w:left w:val="none" w:sz="0" w:space="0" w:color="auto"/>
            <w:bottom w:val="none" w:sz="0" w:space="0" w:color="auto"/>
            <w:right w:val="none" w:sz="0" w:space="0" w:color="auto"/>
          </w:divBdr>
        </w:div>
        <w:div w:id="189685664">
          <w:marLeft w:val="0"/>
          <w:marRight w:val="0"/>
          <w:marTop w:val="0"/>
          <w:marBottom w:val="0"/>
          <w:divBdr>
            <w:top w:val="none" w:sz="0" w:space="0" w:color="auto"/>
            <w:left w:val="none" w:sz="0" w:space="0" w:color="auto"/>
            <w:bottom w:val="none" w:sz="0" w:space="0" w:color="auto"/>
            <w:right w:val="none" w:sz="0" w:space="0" w:color="auto"/>
          </w:divBdr>
        </w:div>
        <w:div w:id="747194484">
          <w:marLeft w:val="0"/>
          <w:marRight w:val="0"/>
          <w:marTop w:val="0"/>
          <w:marBottom w:val="0"/>
          <w:divBdr>
            <w:top w:val="none" w:sz="0" w:space="0" w:color="auto"/>
            <w:left w:val="none" w:sz="0" w:space="0" w:color="auto"/>
            <w:bottom w:val="none" w:sz="0" w:space="0" w:color="auto"/>
            <w:right w:val="none" w:sz="0" w:space="0" w:color="auto"/>
          </w:divBdr>
        </w:div>
        <w:div w:id="367922560">
          <w:marLeft w:val="0"/>
          <w:marRight w:val="0"/>
          <w:marTop w:val="0"/>
          <w:marBottom w:val="0"/>
          <w:divBdr>
            <w:top w:val="none" w:sz="0" w:space="0" w:color="auto"/>
            <w:left w:val="none" w:sz="0" w:space="0" w:color="auto"/>
            <w:bottom w:val="none" w:sz="0" w:space="0" w:color="auto"/>
            <w:right w:val="none" w:sz="0" w:space="0" w:color="auto"/>
          </w:divBdr>
        </w:div>
        <w:div w:id="2075934377">
          <w:marLeft w:val="0"/>
          <w:marRight w:val="0"/>
          <w:marTop w:val="0"/>
          <w:marBottom w:val="0"/>
          <w:divBdr>
            <w:top w:val="none" w:sz="0" w:space="0" w:color="auto"/>
            <w:left w:val="none" w:sz="0" w:space="0" w:color="auto"/>
            <w:bottom w:val="none" w:sz="0" w:space="0" w:color="auto"/>
            <w:right w:val="none" w:sz="0" w:space="0" w:color="auto"/>
          </w:divBdr>
        </w:div>
        <w:div w:id="109404062">
          <w:marLeft w:val="0"/>
          <w:marRight w:val="0"/>
          <w:marTop w:val="0"/>
          <w:marBottom w:val="0"/>
          <w:divBdr>
            <w:top w:val="none" w:sz="0" w:space="0" w:color="auto"/>
            <w:left w:val="none" w:sz="0" w:space="0" w:color="auto"/>
            <w:bottom w:val="none" w:sz="0" w:space="0" w:color="auto"/>
            <w:right w:val="none" w:sz="0" w:space="0" w:color="auto"/>
          </w:divBdr>
        </w:div>
        <w:div w:id="1665819350">
          <w:marLeft w:val="0"/>
          <w:marRight w:val="0"/>
          <w:marTop w:val="0"/>
          <w:marBottom w:val="0"/>
          <w:divBdr>
            <w:top w:val="none" w:sz="0" w:space="0" w:color="auto"/>
            <w:left w:val="none" w:sz="0" w:space="0" w:color="auto"/>
            <w:bottom w:val="none" w:sz="0" w:space="0" w:color="auto"/>
            <w:right w:val="none" w:sz="0" w:space="0" w:color="auto"/>
          </w:divBdr>
        </w:div>
        <w:div w:id="1193038716">
          <w:marLeft w:val="0"/>
          <w:marRight w:val="0"/>
          <w:marTop w:val="0"/>
          <w:marBottom w:val="0"/>
          <w:divBdr>
            <w:top w:val="none" w:sz="0" w:space="0" w:color="auto"/>
            <w:left w:val="none" w:sz="0" w:space="0" w:color="auto"/>
            <w:bottom w:val="none" w:sz="0" w:space="0" w:color="auto"/>
            <w:right w:val="none" w:sz="0" w:space="0" w:color="auto"/>
          </w:divBdr>
        </w:div>
        <w:div w:id="1873689852">
          <w:marLeft w:val="0"/>
          <w:marRight w:val="0"/>
          <w:marTop w:val="0"/>
          <w:marBottom w:val="0"/>
          <w:divBdr>
            <w:top w:val="none" w:sz="0" w:space="0" w:color="auto"/>
            <w:left w:val="none" w:sz="0" w:space="0" w:color="auto"/>
            <w:bottom w:val="none" w:sz="0" w:space="0" w:color="auto"/>
            <w:right w:val="none" w:sz="0" w:space="0" w:color="auto"/>
          </w:divBdr>
        </w:div>
        <w:div w:id="384762381">
          <w:marLeft w:val="0"/>
          <w:marRight w:val="0"/>
          <w:marTop w:val="0"/>
          <w:marBottom w:val="0"/>
          <w:divBdr>
            <w:top w:val="none" w:sz="0" w:space="0" w:color="auto"/>
            <w:left w:val="none" w:sz="0" w:space="0" w:color="auto"/>
            <w:bottom w:val="none" w:sz="0" w:space="0" w:color="auto"/>
            <w:right w:val="none" w:sz="0" w:space="0" w:color="auto"/>
          </w:divBdr>
        </w:div>
        <w:div w:id="680082534">
          <w:marLeft w:val="0"/>
          <w:marRight w:val="0"/>
          <w:marTop w:val="0"/>
          <w:marBottom w:val="0"/>
          <w:divBdr>
            <w:top w:val="none" w:sz="0" w:space="0" w:color="auto"/>
            <w:left w:val="none" w:sz="0" w:space="0" w:color="auto"/>
            <w:bottom w:val="none" w:sz="0" w:space="0" w:color="auto"/>
            <w:right w:val="none" w:sz="0" w:space="0" w:color="auto"/>
          </w:divBdr>
        </w:div>
        <w:div w:id="1036537665">
          <w:marLeft w:val="0"/>
          <w:marRight w:val="0"/>
          <w:marTop w:val="0"/>
          <w:marBottom w:val="0"/>
          <w:divBdr>
            <w:top w:val="none" w:sz="0" w:space="0" w:color="auto"/>
            <w:left w:val="none" w:sz="0" w:space="0" w:color="auto"/>
            <w:bottom w:val="none" w:sz="0" w:space="0" w:color="auto"/>
            <w:right w:val="none" w:sz="0" w:space="0" w:color="auto"/>
          </w:divBdr>
        </w:div>
        <w:div w:id="320427114">
          <w:marLeft w:val="0"/>
          <w:marRight w:val="0"/>
          <w:marTop w:val="0"/>
          <w:marBottom w:val="0"/>
          <w:divBdr>
            <w:top w:val="none" w:sz="0" w:space="0" w:color="auto"/>
            <w:left w:val="none" w:sz="0" w:space="0" w:color="auto"/>
            <w:bottom w:val="none" w:sz="0" w:space="0" w:color="auto"/>
            <w:right w:val="none" w:sz="0" w:space="0" w:color="auto"/>
          </w:divBdr>
        </w:div>
        <w:div w:id="59141512">
          <w:marLeft w:val="0"/>
          <w:marRight w:val="0"/>
          <w:marTop w:val="0"/>
          <w:marBottom w:val="0"/>
          <w:divBdr>
            <w:top w:val="none" w:sz="0" w:space="0" w:color="auto"/>
            <w:left w:val="none" w:sz="0" w:space="0" w:color="auto"/>
            <w:bottom w:val="none" w:sz="0" w:space="0" w:color="auto"/>
            <w:right w:val="none" w:sz="0" w:space="0" w:color="auto"/>
          </w:divBdr>
        </w:div>
        <w:div w:id="563681539">
          <w:marLeft w:val="0"/>
          <w:marRight w:val="0"/>
          <w:marTop w:val="0"/>
          <w:marBottom w:val="0"/>
          <w:divBdr>
            <w:top w:val="none" w:sz="0" w:space="0" w:color="auto"/>
            <w:left w:val="none" w:sz="0" w:space="0" w:color="auto"/>
            <w:bottom w:val="none" w:sz="0" w:space="0" w:color="auto"/>
            <w:right w:val="none" w:sz="0" w:space="0" w:color="auto"/>
          </w:divBdr>
        </w:div>
        <w:div w:id="411008722">
          <w:marLeft w:val="0"/>
          <w:marRight w:val="0"/>
          <w:marTop w:val="0"/>
          <w:marBottom w:val="0"/>
          <w:divBdr>
            <w:top w:val="none" w:sz="0" w:space="0" w:color="auto"/>
            <w:left w:val="none" w:sz="0" w:space="0" w:color="auto"/>
            <w:bottom w:val="none" w:sz="0" w:space="0" w:color="auto"/>
            <w:right w:val="none" w:sz="0" w:space="0" w:color="auto"/>
          </w:divBdr>
        </w:div>
        <w:div w:id="1802534148">
          <w:marLeft w:val="0"/>
          <w:marRight w:val="0"/>
          <w:marTop w:val="0"/>
          <w:marBottom w:val="0"/>
          <w:divBdr>
            <w:top w:val="none" w:sz="0" w:space="0" w:color="auto"/>
            <w:left w:val="none" w:sz="0" w:space="0" w:color="auto"/>
            <w:bottom w:val="none" w:sz="0" w:space="0" w:color="auto"/>
            <w:right w:val="none" w:sz="0" w:space="0" w:color="auto"/>
          </w:divBdr>
        </w:div>
        <w:div w:id="707070924">
          <w:marLeft w:val="0"/>
          <w:marRight w:val="0"/>
          <w:marTop w:val="0"/>
          <w:marBottom w:val="0"/>
          <w:divBdr>
            <w:top w:val="none" w:sz="0" w:space="0" w:color="auto"/>
            <w:left w:val="none" w:sz="0" w:space="0" w:color="auto"/>
            <w:bottom w:val="none" w:sz="0" w:space="0" w:color="auto"/>
            <w:right w:val="none" w:sz="0" w:space="0" w:color="auto"/>
          </w:divBdr>
        </w:div>
        <w:div w:id="228613911">
          <w:marLeft w:val="0"/>
          <w:marRight w:val="0"/>
          <w:marTop w:val="0"/>
          <w:marBottom w:val="0"/>
          <w:divBdr>
            <w:top w:val="none" w:sz="0" w:space="0" w:color="auto"/>
            <w:left w:val="none" w:sz="0" w:space="0" w:color="auto"/>
            <w:bottom w:val="none" w:sz="0" w:space="0" w:color="auto"/>
            <w:right w:val="none" w:sz="0" w:space="0" w:color="auto"/>
          </w:divBdr>
        </w:div>
        <w:div w:id="649943638">
          <w:marLeft w:val="0"/>
          <w:marRight w:val="0"/>
          <w:marTop w:val="0"/>
          <w:marBottom w:val="0"/>
          <w:divBdr>
            <w:top w:val="none" w:sz="0" w:space="0" w:color="auto"/>
            <w:left w:val="none" w:sz="0" w:space="0" w:color="auto"/>
            <w:bottom w:val="none" w:sz="0" w:space="0" w:color="auto"/>
            <w:right w:val="none" w:sz="0" w:space="0" w:color="auto"/>
          </w:divBdr>
        </w:div>
        <w:div w:id="871191068">
          <w:marLeft w:val="0"/>
          <w:marRight w:val="0"/>
          <w:marTop w:val="0"/>
          <w:marBottom w:val="0"/>
          <w:divBdr>
            <w:top w:val="none" w:sz="0" w:space="0" w:color="auto"/>
            <w:left w:val="none" w:sz="0" w:space="0" w:color="auto"/>
            <w:bottom w:val="none" w:sz="0" w:space="0" w:color="auto"/>
            <w:right w:val="none" w:sz="0" w:space="0" w:color="auto"/>
          </w:divBdr>
        </w:div>
        <w:div w:id="765686928">
          <w:marLeft w:val="0"/>
          <w:marRight w:val="0"/>
          <w:marTop w:val="0"/>
          <w:marBottom w:val="0"/>
          <w:divBdr>
            <w:top w:val="none" w:sz="0" w:space="0" w:color="auto"/>
            <w:left w:val="none" w:sz="0" w:space="0" w:color="auto"/>
            <w:bottom w:val="none" w:sz="0" w:space="0" w:color="auto"/>
            <w:right w:val="none" w:sz="0" w:space="0" w:color="auto"/>
          </w:divBdr>
        </w:div>
        <w:div w:id="1951012788">
          <w:marLeft w:val="0"/>
          <w:marRight w:val="0"/>
          <w:marTop w:val="0"/>
          <w:marBottom w:val="0"/>
          <w:divBdr>
            <w:top w:val="none" w:sz="0" w:space="0" w:color="auto"/>
            <w:left w:val="none" w:sz="0" w:space="0" w:color="auto"/>
            <w:bottom w:val="none" w:sz="0" w:space="0" w:color="auto"/>
            <w:right w:val="none" w:sz="0" w:space="0" w:color="auto"/>
          </w:divBdr>
        </w:div>
        <w:div w:id="1782333889">
          <w:marLeft w:val="0"/>
          <w:marRight w:val="0"/>
          <w:marTop w:val="0"/>
          <w:marBottom w:val="0"/>
          <w:divBdr>
            <w:top w:val="none" w:sz="0" w:space="0" w:color="auto"/>
            <w:left w:val="none" w:sz="0" w:space="0" w:color="auto"/>
            <w:bottom w:val="none" w:sz="0" w:space="0" w:color="auto"/>
            <w:right w:val="none" w:sz="0" w:space="0" w:color="auto"/>
          </w:divBdr>
        </w:div>
        <w:div w:id="519319737">
          <w:marLeft w:val="0"/>
          <w:marRight w:val="0"/>
          <w:marTop w:val="0"/>
          <w:marBottom w:val="0"/>
          <w:divBdr>
            <w:top w:val="none" w:sz="0" w:space="0" w:color="auto"/>
            <w:left w:val="none" w:sz="0" w:space="0" w:color="auto"/>
            <w:bottom w:val="none" w:sz="0" w:space="0" w:color="auto"/>
            <w:right w:val="none" w:sz="0" w:space="0" w:color="auto"/>
          </w:divBdr>
        </w:div>
        <w:div w:id="948581060">
          <w:marLeft w:val="0"/>
          <w:marRight w:val="0"/>
          <w:marTop w:val="0"/>
          <w:marBottom w:val="0"/>
          <w:divBdr>
            <w:top w:val="none" w:sz="0" w:space="0" w:color="auto"/>
            <w:left w:val="none" w:sz="0" w:space="0" w:color="auto"/>
            <w:bottom w:val="none" w:sz="0" w:space="0" w:color="auto"/>
            <w:right w:val="none" w:sz="0" w:space="0" w:color="auto"/>
          </w:divBdr>
        </w:div>
        <w:div w:id="323633424">
          <w:marLeft w:val="0"/>
          <w:marRight w:val="0"/>
          <w:marTop w:val="0"/>
          <w:marBottom w:val="0"/>
          <w:divBdr>
            <w:top w:val="none" w:sz="0" w:space="0" w:color="auto"/>
            <w:left w:val="none" w:sz="0" w:space="0" w:color="auto"/>
            <w:bottom w:val="none" w:sz="0" w:space="0" w:color="auto"/>
            <w:right w:val="none" w:sz="0" w:space="0" w:color="auto"/>
          </w:divBdr>
        </w:div>
        <w:div w:id="697318678">
          <w:marLeft w:val="0"/>
          <w:marRight w:val="0"/>
          <w:marTop w:val="0"/>
          <w:marBottom w:val="0"/>
          <w:divBdr>
            <w:top w:val="none" w:sz="0" w:space="0" w:color="auto"/>
            <w:left w:val="none" w:sz="0" w:space="0" w:color="auto"/>
            <w:bottom w:val="none" w:sz="0" w:space="0" w:color="auto"/>
            <w:right w:val="none" w:sz="0" w:space="0" w:color="auto"/>
          </w:divBdr>
        </w:div>
        <w:div w:id="59834816">
          <w:marLeft w:val="0"/>
          <w:marRight w:val="0"/>
          <w:marTop w:val="0"/>
          <w:marBottom w:val="0"/>
          <w:divBdr>
            <w:top w:val="none" w:sz="0" w:space="0" w:color="auto"/>
            <w:left w:val="none" w:sz="0" w:space="0" w:color="auto"/>
            <w:bottom w:val="none" w:sz="0" w:space="0" w:color="auto"/>
            <w:right w:val="none" w:sz="0" w:space="0" w:color="auto"/>
          </w:divBdr>
        </w:div>
        <w:div w:id="712537948">
          <w:marLeft w:val="0"/>
          <w:marRight w:val="0"/>
          <w:marTop w:val="0"/>
          <w:marBottom w:val="0"/>
          <w:divBdr>
            <w:top w:val="none" w:sz="0" w:space="0" w:color="auto"/>
            <w:left w:val="none" w:sz="0" w:space="0" w:color="auto"/>
            <w:bottom w:val="none" w:sz="0" w:space="0" w:color="auto"/>
            <w:right w:val="none" w:sz="0" w:space="0" w:color="auto"/>
          </w:divBdr>
        </w:div>
        <w:div w:id="1127624403">
          <w:marLeft w:val="0"/>
          <w:marRight w:val="0"/>
          <w:marTop w:val="0"/>
          <w:marBottom w:val="0"/>
          <w:divBdr>
            <w:top w:val="none" w:sz="0" w:space="0" w:color="auto"/>
            <w:left w:val="none" w:sz="0" w:space="0" w:color="auto"/>
            <w:bottom w:val="none" w:sz="0" w:space="0" w:color="auto"/>
            <w:right w:val="none" w:sz="0" w:space="0" w:color="auto"/>
          </w:divBdr>
        </w:div>
        <w:div w:id="1832212343">
          <w:marLeft w:val="0"/>
          <w:marRight w:val="0"/>
          <w:marTop w:val="0"/>
          <w:marBottom w:val="0"/>
          <w:divBdr>
            <w:top w:val="none" w:sz="0" w:space="0" w:color="auto"/>
            <w:left w:val="none" w:sz="0" w:space="0" w:color="auto"/>
            <w:bottom w:val="none" w:sz="0" w:space="0" w:color="auto"/>
            <w:right w:val="none" w:sz="0" w:space="0" w:color="auto"/>
          </w:divBdr>
        </w:div>
        <w:div w:id="280695310">
          <w:marLeft w:val="0"/>
          <w:marRight w:val="0"/>
          <w:marTop w:val="0"/>
          <w:marBottom w:val="0"/>
          <w:divBdr>
            <w:top w:val="none" w:sz="0" w:space="0" w:color="auto"/>
            <w:left w:val="none" w:sz="0" w:space="0" w:color="auto"/>
            <w:bottom w:val="none" w:sz="0" w:space="0" w:color="auto"/>
            <w:right w:val="none" w:sz="0" w:space="0" w:color="auto"/>
          </w:divBdr>
        </w:div>
        <w:div w:id="953363603">
          <w:marLeft w:val="0"/>
          <w:marRight w:val="0"/>
          <w:marTop w:val="0"/>
          <w:marBottom w:val="0"/>
          <w:divBdr>
            <w:top w:val="none" w:sz="0" w:space="0" w:color="auto"/>
            <w:left w:val="none" w:sz="0" w:space="0" w:color="auto"/>
            <w:bottom w:val="none" w:sz="0" w:space="0" w:color="auto"/>
            <w:right w:val="none" w:sz="0" w:space="0" w:color="auto"/>
          </w:divBdr>
        </w:div>
        <w:div w:id="515770271">
          <w:marLeft w:val="0"/>
          <w:marRight w:val="0"/>
          <w:marTop w:val="0"/>
          <w:marBottom w:val="0"/>
          <w:divBdr>
            <w:top w:val="none" w:sz="0" w:space="0" w:color="auto"/>
            <w:left w:val="none" w:sz="0" w:space="0" w:color="auto"/>
            <w:bottom w:val="none" w:sz="0" w:space="0" w:color="auto"/>
            <w:right w:val="none" w:sz="0" w:space="0" w:color="auto"/>
          </w:divBdr>
        </w:div>
        <w:div w:id="1580099608">
          <w:marLeft w:val="0"/>
          <w:marRight w:val="0"/>
          <w:marTop w:val="0"/>
          <w:marBottom w:val="0"/>
          <w:divBdr>
            <w:top w:val="none" w:sz="0" w:space="0" w:color="auto"/>
            <w:left w:val="none" w:sz="0" w:space="0" w:color="auto"/>
            <w:bottom w:val="none" w:sz="0" w:space="0" w:color="auto"/>
            <w:right w:val="none" w:sz="0" w:space="0" w:color="auto"/>
          </w:divBdr>
        </w:div>
        <w:div w:id="2121103734">
          <w:marLeft w:val="0"/>
          <w:marRight w:val="0"/>
          <w:marTop w:val="0"/>
          <w:marBottom w:val="0"/>
          <w:divBdr>
            <w:top w:val="none" w:sz="0" w:space="0" w:color="auto"/>
            <w:left w:val="none" w:sz="0" w:space="0" w:color="auto"/>
            <w:bottom w:val="none" w:sz="0" w:space="0" w:color="auto"/>
            <w:right w:val="none" w:sz="0" w:space="0" w:color="auto"/>
          </w:divBdr>
        </w:div>
        <w:div w:id="1332299390">
          <w:marLeft w:val="0"/>
          <w:marRight w:val="0"/>
          <w:marTop w:val="0"/>
          <w:marBottom w:val="0"/>
          <w:divBdr>
            <w:top w:val="none" w:sz="0" w:space="0" w:color="auto"/>
            <w:left w:val="none" w:sz="0" w:space="0" w:color="auto"/>
            <w:bottom w:val="none" w:sz="0" w:space="0" w:color="auto"/>
            <w:right w:val="none" w:sz="0" w:space="0" w:color="auto"/>
          </w:divBdr>
        </w:div>
        <w:div w:id="1790969196">
          <w:marLeft w:val="0"/>
          <w:marRight w:val="0"/>
          <w:marTop w:val="0"/>
          <w:marBottom w:val="0"/>
          <w:divBdr>
            <w:top w:val="none" w:sz="0" w:space="0" w:color="auto"/>
            <w:left w:val="none" w:sz="0" w:space="0" w:color="auto"/>
            <w:bottom w:val="none" w:sz="0" w:space="0" w:color="auto"/>
            <w:right w:val="none" w:sz="0" w:space="0" w:color="auto"/>
          </w:divBdr>
        </w:div>
        <w:div w:id="2105884000">
          <w:marLeft w:val="0"/>
          <w:marRight w:val="0"/>
          <w:marTop w:val="0"/>
          <w:marBottom w:val="0"/>
          <w:divBdr>
            <w:top w:val="none" w:sz="0" w:space="0" w:color="auto"/>
            <w:left w:val="none" w:sz="0" w:space="0" w:color="auto"/>
            <w:bottom w:val="none" w:sz="0" w:space="0" w:color="auto"/>
            <w:right w:val="none" w:sz="0" w:space="0" w:color="auto"/>
          </w:divBdr>
        </w:div>
        <w:div w:id="941062577">
          <w:marLeft w:val="0"/>
          <w:marRight w:val="0"/>
          <w:marTop w:val="0"/>
          <w:marBottom w:val="0"/>
          <w:divBdr>
            <w:top w:val="none" w:sz="0" w:space="0" w:color="auto"/>
            <w:left w:val="none" w:sz="0" w:space="0" w:color="auto"/>
            <w:bottom w:val="none" w:sz="0" w:space="0" w:color="auto"/>
            <w:right w:val="none" w:sz="0" w:space="0" w:color="auto"/>
          </w:divBdr>
        </w:div>
        <w:div w:id="649603150">
          <w:marLeft w:val="0"/>
          <w:marRight w:val="0"/>
          <w:marTop w:val="0"/>
          <w:marBottom w:val="0"/>
          <w:divBdr>
            <w:top w:val="none" w:sz="0" w:space="0" w:color="auto"/>
            <w:left w:val="none" w:sz="0" w:space="0" w:color="auto"/>
            <w:bottom w:val="none" w:sz="0" w:space="0" w:color="auto"/>
            <w:right w:val="none" w:sz="0" w:space="0" w:color="auto"/>
          </w:divBdr>
        </w:div>
        <w:div w:id="1524248407">
          <w:marLeft w:val="0"/>
          <w:marRight w:val="0"/>
          <w:marTop w:val="0"/>
          <w:marBottom w:val="0"/>
          <w:divBdr>
            <w:top w:val="none" w:sz="0" w:space="0" w:color="auto"/>
            <w:left w:val="none" w:sz="0" w:space="0" w:color="auto"/>
            <w:bottom w:val="none" w:sz="0" w:space="0" w:color="auto"/>
            <w:right w:val="none" w:sz="0" w:space="0" w:color="auto"/>
          </w:divBdr>
        </w:div>
        <w:div w:id="536089784">
          <w:marLeft w:val="0"/>
          <w:marRight w:val="0"/>
          <w:marTop w:val="0"/>
          <w:marBottom w:val="0"/>
          <w:divBdr>
            <w:top w:val="none" w:sz="0" w:space="0" w:color="auto"/>
            <w:left w:val="none" w:sz="0" w:space="0" w:color="auto"/>
            <w:bottom w:val="none" w:sz="0" w:space="0" w:color="auto"/>
            <w:right w:val="none" w:sz="0" w:space="0" w:color="auto"/>
          </w:divBdr>
        </w:div>
        <w:div w:id="1664043917">
          <w:marLeft w:val="0"/>
          <w:marRight w:val="0"/>
          <w:marTop w:val="0"/>
          <w:marBottom w:val="0"/>
          <w:divBdr>
            <w:top w:val="none" w:sz="0" w:space="0" w:color="auto"/>
            <w:left w:val="none" w:sz="0" w:space="0" w:color="auto"/>
            <w:bottom w:val="none" w:sz="0" w:space="0" w:color="auto"/>
            <w:right w:val="none" w:sz="0" w:space="0" w:color="auto"/>
          </w:divBdr>
        </w:div>
        <w:div w:id="1905607406">
          <w:marLeft w:val="0"/>
          <w:marRight w:val="0"/>
          <w:marTop w:val="0"/>
          <w:marBottom w:val="0"/>
          <w:divBdr>
            <w:top w:val="none" w:sz="0" w:space="0" w:color="auto"/>
            <w:left w:val="none" w:sz="0" w:space="0" w:color="auto"/>
            <w:bottom w:val="none" w:sz="0" w:space="0" w:color="auto"/>
            <w:right w:val="none" w:sz="0" w:space="0" w:color="auto"/>
          </w:divBdr>
        </w:div>
        <w:div w:id="1386686005">
          <w:marLeft w:val="0"/>
          <w:marRight w:val="0"/>
          <w:marTop w:val="0"/>
          <w:marBottom w:val="0"/>
          <w:divBdr>
            <w:top w:val="none" w:sz="0" w:space="0" w:color="auto"/>
            <w:left w:val="none" w:sz="0" w:space="0" w:color="auto"/>
            <w:bottom w:val="none" w:sz="0" w:space="0" w:color="auto"/>
            <w:right w:val="none" w:sz="0" w:space="0" w:color="auto"/>
          </w:divBdr>
        </w:div>
        <w:div w:id="1582178450">
          <w:marLeft w:val="0"/>
          <w:marRight w:val="0"/>
          <w:marTop w:val="0"/>
          <w:marBottom w:val="0"/>
          <w:divBdr>
            <w:top w:val="none" w:sz="0" w:space="0" w:color="auto"/>
            <w:left w:val="none" w:sz="0" w:space="0" w:color="auto"/>
            <w:bottom w:val="none" w:sz="0" w:space="0" w:color="auto"/>
            <w:right w:val="none" w:sz="0" w:space="0" w:color="auto"/>
          </w:divBdr>
        </w:div>
        <w:div w:id="34235030">
          <w:marLeft w:val="0"/>
          <w:marRight w:val="0"/>
          <w:marTop w:val="0"/>
          <w:marBottom w:val="0"/>
          <w:divBdr>
            <w:top w:val="none" w:sz="0" w:space="0" w:color="auto"/>
            <w:left w:val="none" w:sz="0" w:space="0" w:color="auto"/>
            <w:bottom w:val="none" w:sz="0" w:space="0" w:color="auto"/>
            <w:right w:val="none" w:sz="0" w:space="0" w:color="auto"/>
          </w:divBdr>
        </w:div>
        <w:div w:id="1215970608">
          <w:marLeft w:val="0"/>
          <w:marRight w:val="0"/>
          <w:marTop w:val="0"/>
          <w:marBottom w:val="0"/>
          <w:divBdr>
            <w:top w:val="none" w:sz="0" w:space="0" w:color="auto"/>
            <w:left w:val="none" w:sz="0" w:space="0" w:color="auto"/>
            <w:bottom w:val="none" w:sz="0" w:space="0" w:color="auto"/>
            <w:right w:val="none" w:sz="0" w:space="0" w:color="auto"/>
          </w:divBdr>
        </w:div>
        <w:div w:id="2089037666">
          <w:marLeft w:val="0"/>
          <w:marRight w:val="0"/>
          <w:marTop w:val="0"/>
          <w:marBottom w:val="0"/>
          <w:divBdr>
            <w:top w:val="none" w:sz="0" w:space="0" w:color="auto"/>
            <w:left w:val="none" w:sz="0" w:space="0" w:color="auto"/>
            <w:bottom w:val="none" w:sz="0" w:space="0" w:color="auto"/>
            <w:right w:val="none" w:sz="0" w:space="0" w:color="auto"/>
          </w:divBdr>
        </w:div>
        <w:div w:id="1748653971">
          <w:marLeft w:val="0"/>
          <w:marRight w:val="0"/>
          <w:marTop w:val="0"/>
          <w:marBottom w:val="0"/>
          <w:divBdr>
            <w:top w:val="none" w:sz="0" w:space="0" w:color="auto"/>
            <w:left w:val="none" w:sz="0" w:space="0" w:color="auto"/>
            <w:bottom w:val="none" w:sz="0" w:space="0" w:color="auto"/>
            <w:right w:val="none" w:sz="0" w:space="0" w:color="auto"/>
          </w:divBdr>
        </w:div>
        <w:div w:id="1390570218">
          <w:marLeft w:val="0"/>
          <w:marRight w:val="0"/>
          <w:marTop w:val="0"/>
          <w:marBottom w:val="0"/>
          <w:divBdr>
            <w:top w:val="none" w:sz="0" w:space="0" w:color="auto"/>
            <w:left w:val="none" w:sz="0" w:space="0" w:color="auto"/>
            <w:bottom w:val="none" w:sz="0" w:space="0" w:color="auto"/>
            <w:right w:val="none" w:sz="0" w:space="0" w:color="auto"/>
          </w:divBdr>
        </w:div>
        <w:div w:id="781463807">
          <w:marLeft w:val="0"/>
          <w:marRight w:val="0"/>
          <w:marTop w:val="0"/>
          <w:marBottom w:val="0"/>
          <w:divBdr>
            <w:top w:val="none" w:sz="0" w:space="0" w:color="auto"/>
            <w:left w:val="none" w:sz="0" w:space="0" w:color="auto"/>
            <w:bottom w:val="none" w:sz="0" w:space="0" w:color="auto"/>
            <w:right w:val="none" w:sz="0" w:space="0" w:color="auto"/>
          </w:divBdr>
        </w:div>
        <w:div w:id="811286925">
          <w:marLeft w:val="0"/>
          <w:marRight w:val="0"/>
          <w:marTop w:val="0"/>
          <w:marBottom w:val="0"/>
          <w:divBdr>
            <w:top w:val="none" w:sz="0" w:space="0" w:color="auto"/>
            <w:left w:val="none" w:sz="0" w:space="0" w:color="auto"/>
            <w:bottom w:val="none" w:sz="0" w:space="0" w:color="auto"/>
            <w:right w:val="none" w:sz="0" w:space="0" w:color="auto"/>
          </w:divBdr>
        </w:div>
        <w:div w:id="1403992178">
          <w:marLeft w:val="0"/>
          <w:marRight w:val="0"/>
          <w:marTop w:val="0"/>
          <w:marBottom w:val="0"/>
          <w:divBdr>
            <w:top w:val="none" w:sz="0" w:space="0" w:color="auto"/>
            <w:left w:val="none" w:sz="0" w:space="0" w:color="auto"/>
            <w:bottom w:val="none" w:sz="0" w:space="0" w:color="auto"/>
            <w:right w:val="none" w:sz="0" w:space="0" w:color="auto"/>
          </w:divBdr>
        </w:div>
        <w:div w:id="399911743">
          <w:marLeft w:val="0"/>
          <w:marRight w:val="0"/>
          <w:marTop w:val="0"/>
          <w:marBottom w:val="0"/>
          <w:divBdr>
            <w:top w:val="none" w:sz="0" w:space="0" w:color="auto"/>
            <w:left w:val="none" w:sz="0" w:space="0" w:color="auto"/>
            <w:bottom w:val="none" w:sz="0" w:space="0" w:color="auto"/>
            <w:right w:val="none" w:sz="0" w:space="0" w:color="auto"/>
          </w:divBdr>
        </w:div>
        <w:div w:id="463738685">
          <w:marLeft w:val="0"/>
          <w:marRight w:val="0"/>
          <w:marTop w:val="0"/>
          <w:marBottom w:val="0"/>
          <w:divBdr>
            <w:top w:val="none" w:sz="0" w:space="0" w:color="auto"/>
            <w:left w:val="none" w:sz="0" w:space="0" w:color="auto"/>
            <w:bottom w:val="none" w:sz="0" w:space="0" w:color="auto"/>
            <w:right w:val="none" w:sz="0" w:space="0" w:color="auto"/>
          </w:divBdr>
        </w:div>
        <w:div w:id="171578066">
          <w:marLeft w:val="0"/>
          <w:marRight w:val="0"/>
          <w:marTop w:val="0"/>
          <w:marBottom w:val="0"/>
          <w:divBdr>
            <w:top w:val="none" w:sz="0" w:space="0" w:color="auto"/>
            <w:left w:val="none" w:sz="0" w:space="0" w:color="auto"/>
            <w:bottom w:val="none" w:sz="0" w:space="0" w:color="auto"/>
            <w:right w:val="none" w:sz="0" w:space="0" w:color="auto"/>
          </w:divBdr>
        </w:div>
        <w:div w:id="240989784">
          <w:marLeft w:val="0"/>
          <w:marRight w:val="0"/>
          <w:marTop w:val="0"/>
          <w:marBottom w:val="0"/>
          <w:divBdr>
            <w:top w:val="none" w:sz="0" w:space="0" w:color="auto"/>
            <w:left w:val="none" w:sz="0" w:space="0" w:color="auto"/>
            <w:bottom w:val="none" w:sz="0" w:space="0" w:color="auto"/>
            <w:right w:val="none" w:sz="0" w:space="0" w:color="auto"/>
          </w:divBdr>
        </w:div>
        <w:div w:id="1592160686">
          <w:marLeft w:val="0"/>
          <w:marRight w:val="0"/>
          <w:marTop w:val="0"/>
          <w:marBottom w:val="0"/>
          <w:divBdr>
            <w:top w:val="none" w:sz="0" w:space="0" w:color="auto"/>
            <w:left w:val="none" w:sz="0" w:space="0" w:color="auto"/>
            <w:bottom w:val="none" w:sz="0" w:space="0" w:color="auto"/>
            <w:right w:val="none" w:sz="0" w:space="0" w:color="auto"/>
          </w:divBdr>
        </w:div>
        <w:div w:id="1299217040">
          <w:marLeft w:val="0"/>
          <w:marRight w:val="0"/>
          <w:marTop w:val="0"/>
          <w:marBottom w:val="0"/>
          <w:divBdr>
            <w:top w:val="none" w:sz="0" w:space="0" w:color="auto"/>
            <w:left w:val="none" w:sz="0" w:space="0" w:color="auto"/>
            <w:bottom w:val="none" w:sz="0" w:space="0" w:color="auto"/>
            <w:right w:val="none" w:sz="0" w:space="0" w:color="auto"/>
          </w:divBdr>
        </w:div>
        <w:div w:id="241567155">
          <w:marLeft w:val="0"/>
          <w:marRight w:val="0"/>
          <w:marTop w:val="0"/>
          <w:marBottom w:val="0"/>
          <w:divBdr>
            <w:top w:val="none" w:sz="0" w:space="0" w:color="auto"/>
            <w:left w:val="none" w:sz="0" w:space="0" w:color="auto"/>
            <w:bottom w:val="none" w:sz="0" w:space="0" w:color="auto"/>
            <w:right w:val="none" w:sz="0" w:space="0" w:color="auto"/>
          </w:divBdr>
        </w:div>
        <w:div w:id="620576913">
          <w:marLeft w:val="0"/>
          <w:marRight w:val="0"/>
          <w:marTop w:val="0"/>
          <w:marBottom w:val="0"/>
          <w:divBdr>
            <w:top w:val="none" w:sz="0" w:space="0" w:color="auto"/>
            <w:left w:val="none" w:sz="0" w:space="0" w:color="auto"/>
            <w:bottom w:val="none" w:sz="0" w:space="0" w:color="auto"/>
            <w:right w:val="none" w:sz="0" w:space="0" w:color="auto"/>
          </w:divBdr>
        </w:div>
        <w:div w:id="60820035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 w:id="1871724427">
          <w:marLeft w:val="0"/>
          <w:marRight w:val="0"/>
          <w:marTop w:val="0"/>
          <w:marBottom w:val="0"/>
          <w:divBdr>
            <w:top w:val="none" w:sz="0" w:space="0" w:color="auto"/>
            <w:left w:val="none" w:sz="0" w:space="0" w:color="auto"/>
            <w:bottom w:val="none" w:sz="0" w:space="0" w:color="auto"/>
            <w:right w:val="none" w:sz="0" w:space="0" w:color="auto"/>
          </w:divBdr>
        </w:div>
        <w:div w:id="1372419229">
          <w:marLeft w:val="0"/>
          <w:marRight w:val="0"/>
          <w:marTop w:val="0"/>
          <w:marBottom w:val="0"/>
          <w:divBdr>
            <w:top w:val="none" w:sz="0" w:space="0" w:color="auto"/>
            <w:left w:val="none" w:sz="0" w:space="0" w:color="auto"/>
            <w:bottom w:val="none" w:sz="0" w:space="0" w:color="auto"/>
            <w:right w:val="none" w:sz="0" w:space="0" w:color="auto"/>
          </w:divBdr>
        </w:div>
        <w:div w:id="1616213909">
          <w:marLeft w:val="0"/>
          <w:marRight w:val="0"/>
          <w:marTop w:val="0"/>
          <w:marBottom w:val="0"/>
          <w:divBdr>
            <w:top w:val="none" w:sz="0" w:space="0" w:color="auto"/>
            <w:left w:val="none" w:sz="0" w:space="0" w:color="auto"/>
            <w:bottom w:val="none" w:sz="0" w:space="0" w:color="auto"/>
            <w:right w:val="none" w:sz="0" w:space="0" w:color="auto"/>
          </w:divBdr>
        </w:div>
        <w:div w:id="892233741">
          <w:marLeft w:val="0"/>
          <w:marRight w:val="0"/>
          <w:marTop w:val="0"/>
          <w:marBottom w:val="0"/>
          <w:divBdr>
            <w:top w:val="none" w:sz="0" w:space="0" w:color="auto"/>
            <w:left w:val="none" w:sz="0" w:space="0" w:color="auto"/>
            <w:bottom w:val="none" w:sz="0" w:space="0" w:color="auto"/>
            <w:right w:val="none" w:sz="0" w:space="0" w:color="auto"/>
          </w:divBdr>
        </w:div>
        <w:div w:id="1482384280">
          <w:marLeft w:val="0"/>
          <w:marRight w:val="0"/>
          <w:marTop w:val="0"/>
          <w:marBottom w:val="0"/>
          <w:divBdr>
            <w:top w:val="none" w:sz="0" w:space="0" w:color="auto"/>
            <w:left w:val="none" w:sz="0" w:space="0" w:color="auto"/>
            <w:bottom w:val="none" w:sz="0" w:space="0" w:color="auto"/>
            <w:right w:val="none" w:sz="0" w:space="0" w:color="auto"/>
          </w:divBdr>
        </w:div>
        <w:div w:id="1535313419">
          <w:marLeft w:val="0"/>
          <w:marRight w:val="0"/>
          <w:marTop w:val="0"/>
          <w:marBottom w:val="0"/>
          <w:divBdr>
            <w:top w:val="none" w:sz="0" w:space="0" w:color="auto"/>
            <w:left w:val="none" w:sz="0" w:space="0" w:color="auto"/>
            <w:bottom w:val="none" w:sz="0" w:space="0" w:color="auto"/>
            <w:right w:val="none" w:sz="0" w:space="0" w:color="auto"/>
          </w:divBdr>
        </w:div>
        <w:div w:id="1469787202">
          <w:marLeft w:val="0"/>
          <w:marRight w:val="0"/>
          <w:marTop w:val="0"/>
          <w:marBottom w:val="0"/>
          <w:divBdr>
            <w:top w:val="none" w:sz="0" w:space="0" w:color="auto"/>
            <w:left w:val="none" w:sz="0" w:space="0" w:color="auto"/>
            <w:bottom w:val="none" w:sz="0" w:space="0" w:color="auto"/>
            <w:right w:val="none" w:sz="0" w:space="0" w:color="auto"/>
          </w:divBdr>
        </w:div>
        <w:div w:id="1736390551">
          <w:marLeft w:val="0"/>
          <w:marRight w:val="0"/>
          <w:marTop w:val="0"/>
          <w:marBottom w:val="0"/>
          <w:divBdr>
            <w:top w:val="none" w:sz="0" w:space="0" w:color="auto"/>
            <w:left w:val="none" w:sz="0" w:space="0" w:color="auto"/>
            <w:bottom w:val="none" w:sz="0" w:space="0" w:color="auto"/>
            <w:right w:val="none" w:sz="0" w:space="0" w:color="auto"/>
          </w:divBdr>
        </w:div>
        <w:div w:id="1147475323">
          <w:marLeft w:val="0"/>
          <w:marRight w:val="0"/>
          <w:marTop w:val="0"/>
          <w:marBottom w:val="0"/>
          <w:divBdr>
            <w:top w:val="none" w:sz="0" w:space="0" w:color="auto"/>
            <w:left w:val="none" w:sz="0" w:space="0" w:color="auto"/>
            <w:bottom w:val="none" w:sz="0" w:space="0" w:color="auto"/>
            <w:right w:val="none" w:sz="0" w:space="0" w:color="auto"/>
          </w:divBdr>
        </w:div>
        <w:div w:id="406849920">
          <w:marLeft w:val="0"/>
          <w:marRight w:val="0"/>
          <w:marTop w:val="0"/>
          <w:marBottom w:val="0"/>
          <w:divBdr>
            <w:top w:val="none" w:sz="0" w:space="0" w:color="auto"/>
            <w:left w:val="none" w:sz="0" w:space="0" w:color="auto"/>
            <w:bottom w:val="none" w:sz="0" w:space="0" w:color="auto"/>
            <w:right w:val="none" w:sz="0" w:space="0" w:color="auto"/>
          </w:divBdr>
        </w:div>
        <w:div w:id="79377128">
          <w:marLeft w:val="0"/>
          <w:marRight w:val="0"/>
          <w:marTop w:val="0"/>
          <w:marBottom w:val="0"/>
          <w:divBdr>
            <w:top w:val="none" w:sz="0" w:space="0" w:color="auto"/>
            <w:left w:val="none" w:sz="0" w:space="0" w:color="auto"/>
            <w:bottom w:val="none" w:sz="0" w:space="0" w:color="auto"/>
            <w:right w:val="none" w:sz="0" w:space="0" w:color="auto"/>
          </w:divBdr>
        </w:div>
        <w:div w:id="345643175">
          <w:marLeft w:val="0"/>
          <w:marRight w:val="0"/>
          <w:marTop w:val="0"/>
          <w:marBottom w:val="0"/>
          <w:divBdr>
            <w:top w:val="none" w:sz="0" w:space="0" w:color="auto"/>
            <w:left w:val="none" w:sz="0" w:space="0" w:color="auto"/>
            <w:bottom w:val="none" w:sz="0" w:space="0" w:color="auto"/>
            <w:right w:val="none" w:sz="0" w:space="0" w:color="auto"/>
          </w:divBdr>
        </w:div>
        <w:div w:id="1535541102">
          <w:marLeft w:val="0"/>
          <w:marRight w:val="0"/>
          <w:marTop w:val="0"/>
          <w:marBottom w:val="0"/>
          <w:divBdr>
            <w:top w:val="none" w:sz="0" w:space="0" w:color="auto"/>
            <w:left w:val="none" w:sz="0" w:space="0" w:color="auto"/>
            <w:bottom w:val="none" w:sz="0" w:space="0" w:color="auto"/>
            <w:right w:val="none" w:sz="0" w:space="0" w:color="auto"/>
          </w:divBdr>
        </w:div>
        <w:div w:id="1402560908">
          <w:marLeft w:val="0"/>
          <w:marRight w:val="0"/>
          <w:marTop w:val="0"/>
          <w:marBottom w:val="0"/>
          <w:divBdr>
            <w:top w:val="none" w:sz="0" w:space="0" w:color="auto"/>
            <w:left w:val="none" w:sz="0" w:space="0" w:color="auto"/>
            <w:bottom w:val="none" w:sz="0" w:space="0" w:color="auto"/>
            <w:right w:val="none" w:sz="0" w:space="0" w:color="auto"/>
          </w:divBdr>
        </w:div>
        <w:div w:id="1534348748">
          <w:marLeft w:val="0"/>
          <w:marRight w:val="0"/>
          <w:marTop w:val="0"/>
          <w:marBottom w:val="0"/>
          <w:divBdr>
            <w:top w:val="none" w:sz="0" w:space="0" w:color="auto"/>
            <w:left w:val="none" w:sz="0" w:space="0" w:color="auto"/>
            <w:bottom w:val="none" w:sz="0" w:space="0" w:color="auto"/>
            <w:right w:val="none" w:sz="0" w:space="0" w:color="auto"/>
          </w:divBdr>
        </w:div>
        <w:div w:id="501510439">
          <w:marLeft w:val="0"/>
          <w:marRight w:val="0"/>
          <w:marTop w:val="0"/>
          <w:marBottom w:val="0"/>
          <w:divBdr>
            <w:top w:val="none" w:sz="0" w:space="0" w:color="auto"/>
            <w:left w:val="none" w:sz="0" w:space="0" w:color="auto"/>
            <w:bottom w:val="none" w:sz="0" w:space="0" w:color="auto"/>
            <w:right w:val="none" w:sz="0" w:space="0" w:color="auto"/>
          </w:divBdr>
        </w:div>
        <w:div w:id="407769751">
          <w:marLeft w:val="0"/>
          <w:marRight w:val="0"/>
          <w:marTop w:val="0"/>
          <w:marBottom w:val="0"/>
          <w:divBdr>
            <w:top w:val="none" w:sz="0" w:space="0" w:color="auto"/>
            <w:left w:val="none" w:sz="0" w:space="0" w:color="auto"/>
            <w:bottom w:val="none" w:sz="0" w:space="0" w:color="auto"/>
            <w:right w:val="none" w:sz="0" w:space="0" w:color="auto"/>
          </w:divBdr>
        </w:div>
        <w:div w:id="1054888765">
          <w:marLeft w:val="0"/>
          <w:marRight w:val="0"/>
          <w:marTop w:val="0"/>
          <w:marBottom w:val="0"/>
          <w:divBdr>
            <w:top w:val="none" w:sz="0" w:space="0" w:color="auto"/>
            <w:left w:val="none" w:sz="0" w:space="0" w:color="auto"/>
            <w:bottom w:val="none" w:sz="0" w:space="0" w:color="auto"/>
            <w:right w:val="none" w:sz="0" w:space="0" w:color="auto"/>
          </w:divBdr>
        </w:div>
        <w:div w:id="1748961804">
          <w:marLeft w:val="0"/>
          <w:marRight w:val="0"/>
          <w:marTop w:val="0"/>
          <w:marBottom w:val="0"/>
          <w:divBdr>
            <w:top w:val="none" w:sz="0" w:space="0" w:color="auto"/>
            <w:left w:val="none" w:sz="0" w:space="0" w:color="auto"/>
            <w:bottom w:val="none" w:sz="0" w:space="0" w:color="auto"/>
            <w:right w:val="none" w:sz="0" w:space="0" w:color="auto"/>
          </w:divBdr>
        </w:div>
        <w:div w:id="35546460">
          <w:marLeft w:val="0"/>
          <w:marRight w:val="0"/>
          <w:marTop w:val="0"/>
          <w:marBottom w:val="0"/>
          <w:divBdr>
            <w:top w:val="none" w:sz="0" w:space="0" w:color="auto"/>
            <w:left w:val="none" w:sz="0" w:space="0" w:color="auto"/>
            <w:bottom w:val="none" w:sz="0" w:space="0" w:color="auto"/>
            <w:right w:val="none" w:sz="0" w:space="0" w:color="auto"/>
          </w:divBdr>
        </w:div>
        <w:div w:id="288053295">
          <w:marLeft w:val="0"/>
          <w:marRight w:val="0"/>
          <w:marTop w:val="0"/>
          <w:marBottom w:val="0"/>
          <w:divBdr>
            <w:top w:val="none" w:sz="0" w:space="0" w:color="auto"/>
            <w:left w:val="none" w:sz="0" w:space="0" w:color="auto"/>
            <w:bottom w:val="none" w:sz="0" w:space="0" w:color="auto"/>
            <w:right w:val="none" w:sz="0" w:space="0" w:color="auto"/>
          </w:divBdr>
        </w:div>
        <w:div w:id="345712985">
          <w:marLeft w:val="0"/>
          <w:marRight w:val="0"/>
          <w:marTop w:val="0"/>
          <w:marBottom w:val="0"/>
          <w:divBdr>
            <w:top w:val="none" w:sz="0" w:space="0" w:color="auto"/>
            <w:left w:val="none" w:sz="0" w:space="0" w:color="auto"/>
            <w:bottom w:val="none" w:sz="0" w:space="0" w:color="auto"/>
            <w:right w:val="none" w:sz="0" w:space="0" w:color="auto"/>
          </w:divBdr>
        </w:div>
        <w:div w:id="1059326674">
          <w:marLeft w:val="0"/>
          <w:marRight w:val="0"/>
          <w:marTop w:val="0"/>
          <w:marBottom w:val="0"/>
          <w:divBdr>
            <w:top w:val="none" w:sz="0" w:space="0" w:color="auto"/>
            <w:left w:val="none" w:sz="0" w:space="0" w:color="auto"/>
            <w:bottom w:val="none" w:sz="0" w:space="0" w:color="auto"/>
            <w:right w:val="none" w:sz="0" w:space="0" w:color="auto"/>
          </w:divBdr>
        </w:div>
        <w:div w:id="572594052">
          <w:marLeft w:val="0"/>
          <w:marRight w:val="0"/>
          <w:marTop w:val="0"/>
          <w:marBottom w:val="0"/>
          <w:divBdr>
            <w:top w:val="none" w:sz="0" w:space="0" w:color="auto"/>
            <w:left w:val="none" w:sz="0" w:space="0" w:color="auto"/>
            <w:bottom w:val="none" w:sz="0" w:space="0" w:color="auto"/>
            <w:right w:val="none" w:sz="0" w:space="0" w:color="auto"/>
          </w:divBdr>
        </w:div>
        <w:div w:id="800077184">
          <w:marLeft w:val="0"/>
          <w:marRight w:val="0"/>
          <w:marTop w:val="0"/>
          <w:marBottom w:val="0"/>
          <w:divBdr>
            <w:top w:val="none" w:sz="0" w:space="0" w:color="auto"/>
            <w:left w:val="none" w:sz="0" w:space="0" w:color="auto"/>
            <w:bottom w:val="none" w:sz="0" w:space="0" w:color="auto"/>
            <w:right w:val="none" w:sz="0" w:space="0" w:color="auto"/>
          </w:divBdr>
        </w:div>
        <w:div w:id="246505955">
          <w:marLeft w:val="0"/>
          <w:marRight w:val="0"/>
          <w:marTop w:val="0"/>
          <w:marBottom w:val="0"/>
          <w:divBdr>
            <w:top w:val="none" w:sz="0" w:space="0" w:color="auto"/>
            <w:left w:val="none" w:sz="0" w:space="0" w:color="auto"/>
            <w:bottom w:val="none" w:sz="0" w:space="0" w:color="auto"/>
            <w:right w:val="none" w:sz="0" w:space="0" w:color="auto"/>
          </w:divBdr>
        </w:div>
        <w:div w:id="1805734390">
          <w:marLeft w:val="0"/>
          <w:marRight w:val="0"/>
          <w:marTop w:val="0"/>
          <w:marBottom w:val="0"/>
          <w:divBdr>
            <w:top w:val="none" w:sz="0" w:space="0" w:color="auto"/>
            <w:left w:val="none" w:sz="0" w:space="0" w:color="auto"/>
            <w:bottom w:val="none" w:sz="0" w:space="0" w:color="auto"/>
            <w:right w:val="none" w:sz="0" w:space="0" w:color="auto"/>
          </w:divBdr>
        </w:div>
        <w:div w:id="1858155193">
          <w:marLeft w:val="0"/>
          <w:marRight w:val="0"/>
          <w:marTop w:val="0"/>
          <w:marBottom w:val="0"/>
          <w:divBdr>
            <w:top w:val="none" w:sz="0" w:space="0" w:color="auto"/>
            <w:left w:val="none" w:sz="0" w:space="0" w:color="auto"/>
            <w:bottom w:val="none" w:sz="0" w:space="0" w:color="auto"/>
            <w:right w:val="none" w:sz="0" w:space="0" w:color="auto"/>
          </w:divBdr>
        </w:div>
        <w:div w:id="2005233975">
          <w:marLeft w:val="0"/>
          <w:marRight w:val="0"/>
          <w:marTop w:val="0"/>
          <w:marBottom w:val="0"/>
          <w:divBdr>
            <w:top w:val="none" w:sz="0" w:space="0" w:color="auto"/>
            <w:left w:val="none" w:sz="0" w:space="0" w:color="auto"/>
            <w:bottom w:val="none" w:sz="0" w:space="0" w:color="auto"/>
            <w:right w:val="none" w:sz="0" w:space="0" w:color="auto"/>
          </w:divBdr>
        </w:div>
        <w:div w:id="1992950962">
          <w:marLeft w:val="0"/>
          <w:marRight w:val="0"/>
          <w:marTop w:val="0"/>
          <w:marBottom w:val="0"/>
          <w:divBdr>
            <w:top w:val="none" w:sz="0" w:space="0" w:color="auto"/>
            <w:left w:val="none" w:sz="0" w:space="0" w:color="auto"/>
            <w:bottom w:val="none" w:sz="0" w:space="0" w:color="auto"/>
            <w:right w:val="none" w:sz="0" w:space="0" w:color="auto"/>
          </w:divBdr>
        </w:div>
        <w:div w:id="475529832">
          <w:marLeft w:val="0"/>
          <w:marRight w:val="0"/>
          <w:marTop w:val="0"/>
          <w:marBottom w:val="0"/>
          <w:divBdr>
            <w:top w:val="none" w:sz="0" w:space="0" w:color="auto"/>
            <w:left w:val="none" w:sz="0" w:space="0" w:color="auto"/>
            <w:bottom w:val="none" w:sz="0" w:space="0" w:color="auto"/>
            <w:right w:val="none" w:sz="0" w:space="0" w:color="auto"/>
          </w:divBdr>
        </w:div>
        <w:div w:id="1675766430">
          <w:marLeft w:val="0"/>
          <w:marRight w:val="0"/>
          <w:marTop w:val="0"/>
          <w:marBottom w:val="0"/>
          <w:divBdr>
            <w:top w:val="none" w:sz="0" w:space="0" w:color="auto"/>
            <w:left w:val="none" w:sz="0" w:space="0" w:color="auto"/>
            <w:bottom w:val="none" w:sz="0" w:space="0" w:color="auto"/>
            <w:right w:val="none" w:sz="0" w:space="0" w:color="auto"/>
          </w:divBdr>
        </w:div>
        <w:div w:id="2019112517">
          <w:marLeft w:val="0"/>
          <w:marRight w:val="0"/>
          <w:marTop w:val="0"/>
          <w:marBottom w:val="0"/>
          <w:divBdr>
            <w:top w:val="none" w:sz="0" w:space="0" w:color="auto"/>
            <w:left w:val="none" w:sz="0" w:space="0" w:color="auto"/>
            <w:bottom w:val="none" w:sz="0" w:space="0" w:color="auto"/>
            <w:right w:val="none" w:sz="0" w:space="0" w:color="auto"/>
          </w:divBdr>
        </w:div>
        <w:div w:id="418865766">
          <w:marLeft w:val="0"/>
          <w:marRight w:val="0"/>
          <w:marTop w:val="0"/>
          <w:marBottom w:val="0"/>
          <w:divBdr>
            <w:top w:val="none" w:sz="0" w:space="0" w:color="auto"/>
            <w:left w:val="none" w:sz="0" w:space="0" w:color="auto"/>
            <w:bottom w:val="none" w:sz="0" w:space="0" w:color="auto"/>
            <w:right w:val="none" w:sz="0" w:space="0" w:color="auto"/>
          </w:divBdr>
        </w:div>
        <w:div w:id="425617605">
          <w:marLeft w:val="0"/>
          <w:marRight w:val="0"/>
          <w:marTop w:val="0"/>
          <w:marBottom w:val="0"/>
          <w:divBdr>
            <w:top w:val="none" w:sz="0" w:space="0" w:color="auto"/>
            <w:left w:val="none" w:sz="0" w:space="0" w:color="auto"/>
            <w:bottom w:val="none" w:sz="0" w:space="0" w:color="auto"/>
            <w:right w:val="none" w:sz="0" w:space="0" w:color="auto"/>
          </w:divBdr>
        </w:div>
        <w:div w:id="1810593210">
          <w:marLeft w:val="0"/>
          <w:marRight w:val="0"/>
          <w:marTop w:val="0"/>
          <w:marBottom w:val="0"/>
          <w:divBdr>
            <w:top w:val="none" w:sz="0" w:space="0" w:color="auto"/>
            <w:left w:val="none" w:sz="0" w:space="0" w:color="auto"/>
            <w:bottom w:val="none" w:sz="0" w:space="0" w:color="auto"/>
            <w:right w:val="none" w:sz="0" w:space="0" w:color="auto"/>
          </w:divBdr>
        </w:div>
        <w:div w:id="295725131">
          <w:marLeft w:val="0"/>
          <w:marRight w:val="0"/>
          <w:marTop w:val="0"/>
          <w:marBottom w:val="0"/>
          <w:divBdr>
            <w:top w:val="none" w:sz="0" w:space="0" w:color="auto"/>
            <w:left w:val="none" w:sz="0" w:space="0" w:color="auto"/>
            <w:bottom w:val="none" w:sz="0" w:space="0" w:color="auto"/>
            <w:right w:val="none" w:sz="0" w:space="0" w:color="auto"/>
          </w:divBdr>
        </w:div>
        <w:div w:id="938607035">
          <w:marLeft w:val="0"/>
          <w:marRight w:val="0"/>
          <w:marTop w:val="0"/>
          <w:marBottom w:val="0"/>
          <w:divBdr>
            <w:top w:val="none" w:sz="0" w:space="0" w:color="auto"/>
            <w:left w:val="none" w:sz="0" w:space="0" w:color="auto"/>
            <w:bottom w:val="none" w:sz="0" w:space="0" w:color="auto"/>
            <w:right w:val="none" w:sz="0" w:space="0" w:color="auto"/>
          </w:divBdr>
        </w:div>
        <w:div w:id="1485005154">
          <w:marLeft w:val="0"/>
          <w:marRight w:val="0"/>
          <w:marTop w:val="0"/>
          <w:marBottom w:val="0"/>
          <w:divBdr>
            <w:top w:val="none" w:sz="0" w:space="0" w:color="auto"/>
            <w:left w:val="none" w:sz="0" w:space="0" w:color="auto"/>
            <w:bottom w:val="none" w:sz="0" w:space="0" w:color="auto"/>
            <w:right w:val="none" w:sz="0" w:space="0" w:color="auto"/>
          </w:divBdr>
        </w:div>
        <w:div w:id="255721797">
          <w:marLeft w:val="0"/>
          <w:marRight w:val="0"/>
          <w:marTop w:val="0"/>
          <w:marBottom w:val="0"/>
          <w:divBdr>
            <w:top w:val="none" w:sz="0" w:space="0" w:color="auto"/>
            <w:left w:val="none" w:sz="0" w:space="0" w:color="auto"/>
            <w:bottom w:val="none" w:sz="0" w:space="0" w:color="auto"/>
            <w:right w:val="none" w:sz="0" w:space="0" w:color="auto"/>
          </w:divBdr>
        </w:div>
        <w:div w:id="1116946003">
          <w:marLeft w:val="0"/>
          <w:marRight w:val="0"/>
          <w:marTop w:val="0"/>
          <w:marBottom w:val="0"/>
          <w:divBdr>
            <w:top w:val="none" w:sz="0" w:space="0" w:color="auto"/>
            <w:left w:val="none" w:sz="0" w:space="0" w:color="auto"/>
            <w:bottom w:val="none" w:sz="0" w:space="0" w:color="auto"/>
            <w:right w:val="none" w:sz="0" w:space="0" w:color="auto"/>
          </w:divBdr>
        </w:div>
        <w:div w:id="2120679758">
          <w:marLeft w:val="0"/>
          <w:marRight w:val="0"/>
          <w:marTop w:val="0"/>
          <w:marBottom w:val="0"/>
          <w:divBdr>
            <w:top w:val="none" w:sz="0" w:space="0" w:color="auto"/>
            <w:left w:val="none" w:sz="0" w:space="0" w:color="auto"/>
            <w:bottom w:val="none" w:sz="0" w:space="0" w:color="auto"/>
            <w:right w:val="none" w:sz="0" w:space="0" w:color="auto"/>
          </w:divBdr>
        </w:div>
        <w:div w:id="359748665">
          <w:marLeft w:val="0"/>
          <w:marRight w:val="0"/>
          <w:marTop w:val="0"/>
          <w:marBottom w:val="0"/>
          <w:divBdr>
            <w:top w:val="none" w:sz="0" w:space="0" w:color="auto"/>
            <w:left w:val="none" w:sz="0" w:space="0" w:color="auto"/>
            <w:bottom w:val="none" w:sz="0" w:space="0" w:color="auto"/>
            <w:right w:val="none" w:sz="0" w:space="0" w:color="auto"/>
          </w:divBdr>
        </w:div>
        <w:div w:id="919407155">
          <w:marLeft w:val="0"/>
          <w:marRight w:val="0"/>
          <w:marTop w:val="0"/>
          <w:marBottom w:val="0"/>
          <w:divBdr>
            <w:top w:val="none" w:sz="0" w:space="0" w:color="auto"/>
            <w:left w:val="none" w:sz="0" w:space="0" w:color="auto"/>
            <w:bottom w:val="none" w:sz="0" w:space="0" w:color="auto"/>
            <w:right w:val="none" w:sz="0" w:space="0" w:color="auto"/>
          </w:divBdr>
        </w:div>
        <w:div w:id="1615820165">
          <w:marLeft w:val="0"/>
          <w:marRight w:val="0"/>
          <w:marTop w:val="0"/>
          <w:marBottom w:val="0"/>
          <w:divBdr>
            <w:top w:val="none" w:sz="0" w:space="0" w:color="auto"/>
            <w:left w:val="none" w:sz="0" w:space="0" w:color="auto"/>
            <w:bottom w:val="none" w:sz="0" w:space="0" w:color="auto"/>
            <w:right w:val="none" w:sz="0" w:space="0" w:color="auto"/>
          </w:divBdr>
        </w:div>
        <w:div w:id="464784006">
          <w:marLeft w:val="0"/>
          <w:marRight w:val="0"/>
          <w:marTop w:val="0"/>
          <w:marBottom w:val="0"/>
          <w:divBdr>
            <w:top w:val="none" w:sz="0" w:space="0" w:color="auto"/>
            <w:left w:val="none" w:sz="0" w:space="0" w:color="auto"/>
            <w:bottom w:val="none" w:sz="0" w:space="0" w:color="auto"/>
            <w:right w:val="none" w:sz="0" w:space="0" w:color="auto"/>
          </w:divBdr>
        </w:div>
        <w:div w:id="816192512">
          <w:marLeft w:val="0"/>
          <w:marRight w:val="0"/>
          <w:marTop w:val="0"/>
          <w:marBottom w:val="0"/>
          <w:divBdr>
            <w:top w:val="none" w:sz="0" w:space="0" w:color="auto"/>
            <w:left w:val="none" w:sz="0" w:space="0" w:color="auto"/>
            <w:bottom w:val="none" w:sz="0" w:space="0" w:color="auto"/>
            <w:right w:val="none" w:sz="0" w:space="0" w:color="auto"/>
          </w:divBdr>
        </w:div>
        <w:div w:id="711729813">
          <w:marLeft w:val="0"/>
          <w:marRight w:val="0"/>
          <w:marTop w:val="0"/>
          <w:marBottom w:val="0"/>
          <w:divBdr>
            <w:top w:val="none" w:sz="0" w:space="0" w:color="auto"/>
            <w:left w:val="none" w:sz="0" w:space="0" w:color="auto"/>
            <w:bottom w:val="none" w:sz="0" w:space="0" w:color="auto"/>
            <w:right w:val="none" w:sz="0" w:space="0" w:color="auto"/>
          </w:divBdr>
        </w:div>
        <w:div w:id="940988416">
          <w:marLeft w:val="0"/>
          <w:marRight w:val="0"/>
          <w:marTop w:val="0"/>
          <w:marBottom w:val="0"/>
          <w:divBdr>
            <w:top w:val="none" w:sz="0" w:space="0" w:color="auto"/>
            <w:left w:val="none" w:sz="0" w:space="0" w:color="auto"/>
            <w:bottom w:val="none" w:sz="0" w:space="0" w:color="auto"/>
            <w:right w:val="none" w:sz="0" w:space="0" w:color="auto"/>
          </w:divBdr>
        </w:div>
        <w:div w:id="525871089">
          <w:marLeft w:val="0"/>
          <w:marRight w:val="0"/>
          <w:marTop w:val="0"/>
          <w:marBottom w:val="0"/>
          <w:divBdr>
            <w:top w:val="none" w:sz="0" w:space="0" w:color="auto"/>
            <w:left w:val="none" w:sz="0" w:space="0" w:color="auto"/>
            <w:bottom w:val="none" w:sz="0" w:space="0" w:color="auto"/>
            <w:right w:val="none" w:sz="0" w:space="0" w:color="auto"/>
          </w:divBdr>
        </w:div>
        <w:div w:id="1261984602">
          <w:marLeft w:val="0"/>
          <w:marRight w:val="0"/>
          <w:marTop w:val="0"/>
          <w:marBottom w:val="0"/>
          <w:divBdr>
            <w:top w:val="none" w:sz="0" w:space="0" w:color="auto"/>
            <w:left w:val="none" w:sz="0" w:space="0" w:color="auto"/>
            <w:bottom w:val="none" w:sz="0" w:space="0" w:color="auto"/>
            <w:right w:val="none" w:sz="0" w:space="0" w:color="auto"/>
          </w:divBdr>
        </w:div>
        <w:div w:id="873883201">
          <w:marLeft w:val="0"/>
          <w:marRight w:val="0"/>
          <w:marTop w:val="0"/>
          <w:marBottom w:val="0"/>
          <w:divBdr>
            <w:top w:val="none" w:sz="0" w:space="0" w:color="auto"/>
            <w:left w:val="none" w:sz="0" w:space="0" w:color="auto"/>
            <w:bottom w:val="none" w:sz="0" w:space="0" w:color="auto"/>
            <w:right w:val="none" w:sz="0" w:space="0" w:color="auto"/>
          </w:divBdr>
        </w:div>
        <w:div w:id="1876575738">
          <w:marLeft w:val="0"/>
          <w:marRight w:val="0"/>
          <w:marTop w:val="0"/>
          <w:marBottom w:val="0"/>
          <w:divBdr>
            <w:top w:val="none" w:sz="0" w:space="0" w:color="auto"/>
            <w:left w:val="none" w:sz="0" w:space="0" w:color="auto"/>
            <w:bottom w:val="none" w:sz="0" w:space="0" w:color="auto"/>
            <w:right w:val="none" w:sz="0" w:space="0" w:color="auto"/>
          </w:divBdr>
        </w:div>
        <w:div w:id="542862256">
          <w:marLeft w:val="0"/>
          <w:marRight w:val="0"/>
          <w:marTop w:val="0"/>
          <w:marBottom w:val="0"/>
          <w:divBdr>
            <w:top w:val="none" w:sz="0" w:space="0" w:color="auto"/>
            <w:left w:val="none" w:sz="0" w:space="0" w:color="auto"/>
            <w:bottom w:val="none" w:sz="0" w:space="0" w:color="auto"/>
            <w:right w:val="none" w:sz="0" w:space="0" w:color="auto"/>
          </w:divBdr>
        </w:div>
        <w:div w:id="1537350466">
          <w:marLeft w:val="0"/>
          <w:marRight w:val="0"/>
          <w:marTop w:val="0"/>
          <w:marBottom w:val="0"/>
          <w:divBdr>
            <w:top w:val="none" w:sz="0" w:space="0" w:color="auto"/>
            <w:left w:val="none" w:sz="0" w:space="0" w:color="auto"/>
            <w:bottom w:val="none" w:sz="0" w:space="0" w:color="auto"/>
            <w:right w:val="none" w:sz="0" w:space="0" w:color="auto"/>
          </w:divBdr>
        </w:div>
        <w:div w:id="867329274">
          <w:marLeft w:val="0"/>
          <w:marRight w:val="0"/>
          <w:marTop w:val="0"/>
          <w:marBottom w:val="0"/>
          <w:divBdr>
            <w:top w:val="none" w:sz="0" w:space="0" w:color="auto"/>
            <w:left w:val="none" w:sz="0" w:space="0" w:color="auto"/>
            <w:bottom w:val="none" w:sz="0" w:space="0" w:color="auto"/>
            <w:right w:val="none" w:sz="0" w:space="0" w:color="auto"/>
          </w:divBdr>
        </w:div>
        <w:div w:id="1658067161">
          <w:marLeft w:val="0"/>
          <w:marRight w:val="0"/>
          <w:marTop w:val="0"/>
          <w:marBottom w:val="0"/>
          <w:divBdr>
            <w:top w:val="none" w:sz="0" w:space="0" w:color="auto"/>
            <w:left w:val="none" w:sz="0" w:space="0" w:color="auto"/>
            <w:bottom w:val="none" w:sz="0" w:space="0" w:color="auto"/>
            <w:right w:val="none" w:sz="0" w:space="0" w:color="auto"/>
          </w:divBdr>
        </w:div>
        <w:div w:id="1412195470">
          <w:marLeft w:val="0"/>
          <w:marRight w:val="0"/>
          <w:marTop w:val="0"/>
          <w:marBottom w:val="0"/>
          <w:divBdr>
            <w:top w:val="none" w:sz="0" w:space="0" w:color="auto"/>
            <w:left w:val="none" w:sz="0" w:space="0" w:color="auto"/>
            <w:bottom w:val="none" w:sz="0" w:space="0" w:color="auto"/>
            <w:right w:val="none" w:sz="0" w:space="0" w:color="auto"/>
          </w:divBdr>
        </w:div>
        <w:div w:id="1003750164">
          <w:marLeft w:val="0"/>
          <w:marRight w:val="0"/>
          <w:marTop w:val="0"/>
          <w:marBottom w:val="0"/>
          <w:divBdr>
            <w:top w:val="none" w:sz="0" w:space="0" w:color="auto"/>
            <w:left w:val="none" w:sz="0" w:space="0" w:color="auto"/>
            <w:bottom w:val="none" w:sz="0" w:space="0" w:color="auto"/>
            <w:right w:val="none" w:sz="0" w:space="0" w:color="auto"/>
          </w:divBdr>
        </w:div>
        <w:div w:id="216087848">
          <w:marLeft w:val="0"/>
          <w:marRight w:val="0"/>
          <w:marTop w:val="0"/>
          <w:marBottom w:val="0"/>
          <w:divBdr>
            <w:top w:val="none" w:sz="0" w:space="0" w:color="auto"/>
            <w:left w:val="none" w:sz="0" w:space="0" w:color="auto"/>
            <w:bottom w:val="none" w:sz="0" w:space="0" w:color="auto"/>
            <w:right w:val="none" w:sz="0" w:space="0" w:color="auto"/>
          </w:divBdr>
        </w:div>
        <w:div w:id="1391034348">
          <w:marLeft w:val="0"/>
          <w:marRight w:val="0"/>
          <w:marTop w:val="0"/>
          <w:marBottom w:val="0"/>
          <w:divBdr>
            <w:top w:val="none" w:sz="0" w:space="0" w:color="auto"/>
            <w:left w:val="none" w:sz="0" w:space="0" w:color="auto"/>
            <w:bottom w:val="none" w:sz="0" w:space="0" w:color="auto"/>
            <w:right w:val="none" w:sz="0" w:space="0" w:color="auto"/>
          </w:divBdr>
        </w:div>
        <w:div w:id="577598197">
          <w:marLeft w:val="0"/>
          <w:marRight w:val="0"/>
          <w:marTop w:val="0"/>
          <w:marBottom w:val="0"/>
          <w:divBdr>
            <w:top w:val="none" w:sz="0" w:space="0" w:color="auto"/>
            <w:left w:val="none" w:sz="0" w:space="0" w:color="auto"/>
            <w:bottom w:val="none" w:sz="0" w:space="0" w:color="auto"/>
            <w:right w:val="none" w:sz="0" w:space="0" w:color="auto"/>
          </w:divBdr>
        </w:div>
        <w:div w:id="1398480735">
          <w:marLeft w:val="0"/>
          <w:marRight w:val="0"/>
          <w:marTop w:val="0"/>
          <w:marBottom w:val="0"/>
          <w:divBdr>
            <w:top w:val="none" w:sz="0" w:space="0" w:color="auto"/>
            <w:left w:val="none" w:sz="0" w:space="0" w:color="auto"/>
            <w:bottom w:val="none" w:sz="0" w:space="0" w:color="auto"/>
            <w:right w:val="none" w:sz="0" w:space="0" w:color="auto"/>
          </w:divBdr>
        </w:div>
        <w:div w:id="159004711">
          <w:marLeft w:val="0"/>
          <w:marRight w:val="0"/>
          <w:marTop w:val="0"/>
          <w:marBottom w:val="0"/>
          <w:divBdr>
            <w:top w:val="none" w:sz="0" w:space="0" w:color="auto"/>
            <w:left w:val="none" w:sz="0" w:space="0" w:color="auto"/>
            <w:bottom w:val="none" w:sz="0" w:space="0" w:color="auto"/>
            <w:right w:val="none" w:sz="0" w:space="0" w:color="auto"/>
          </w:divBdr>
        </w:div>
        <w:div w:id="1442992183">
          <w:marLeft w:val="0"/>
          <w:marRight w:val="0"/>
          <w:marTop w:val="0"/>
          <w:marBottom w:val="0"/>
          <w:divBdr>
            <w:top w:val="none" w:sz="0" w:space="0" w:color="auto"/>
            <w:left w:val="none" w:sz="0" w:space="0" w:color="auto"/>
            <w:bottom w:val="none" w:sz="0" w:space="0" w:color="auto"/>
            <w:right w:val="none" w:sz="0" w:space="0" w:color="auto"/>
          </w:divBdr>
        </w:div>
        <w:div w:id="1845431865">
          <w:marLeft w:val="0"/>
          <w:marRight w:val="0"/>
          <w:marTop w:val="0"/>
          <w:marBottom w:val="0"/>
          <w:divBdr>
            <w:top w:val="none" w:sz="0" w:space="0" w:color="auto"/>
            <w:left w:val="none" w:sz="0" w:space="0" w:color="auto"/>
            <w:bottom w:val="none" w:sz="0" w:space="0" w:color="auto"/>
            <w:right w:val="none" w:sz="0" w:space="0" w:color="auto"/>
          </w:divBdr>
        </w:div>
        <w:div w:id="776683950">
          <w:marLeft w:val="0"/>
          <w:marRight w:val="0"/>
          <w:marTop w:val="0"/>
          <w:marBottom w:val="0"/>
          <w:divBdr>
            <w:top w:val="none" w:sz="0" w:space="0" w:color="auto"/>
            <w:left w:val="none" w:sz="0" w:space="0" w:color="auto"/>
            <w:bottom w:val="none" w:sz="0" w:space="0" w:color="auto"/>
            <w:right w:val="none" w:sz="0" w:space="0" w:color="auto"/>
          </w:divBdr>
        </w:div>
        <w:div w:id="1138451301">
          <w:marLeft w:val="0"/>
          <w:marRight w:val="0"/>
          <w:marTop w:val="0"/>
          <w:marBottom w:val="0"/>
          <w:divBdr>
            <w:top w:val="none" w:sz="0" w:space="0" w:color="auto"/>
            <w:left w:val="none" w:sz="0" w:space="0" w:color="auto"/>
            <w:bottom w:val="none" w:sz="0" w:space="0" w:color="auto"/>
            <w:right w:val="none" w:sz="0" w:space="0" w:color="auto"/>
          </w:divBdr>
        </w:div>
        <w:div w:id="1155101716">
          <w:marLeft w:val="0"/>
          <w:marRight w:val="0"/>
          <w:marTop w:val="0"/>
          <w:marBottom w:val="0"/>
          <w:divBdr>
            <w:top w:val="none" w:sz="0" w:space="0" w:color="auto"/>
            <w:left w:val="none" w:sz="0" w:space="0" w:color="auto"/>
            <w:bottom w:val="none" w:sz="0" w:space="0" w:color="auto"/>
            <w:right w:val="none" w:sz="0" w:space="0" w:color="auto"/>
          </w:divBdr>
        </w:div>
        <w:div w:id="1293637195">
          <w:marLeft w:val="0"/>
          <w:marRight w:val="0"/>
          <w:marTop w:val="0"/>
          <w:marBottom w:val="0"/>
          <w:divBdr>
            <w:top w:val="none" w:sz="0" w:space="0" w:color="auto"/>
            <w:left w:val="none" w:sz="0" w:space="0" w:color="auto"/>
            <w:bottom w:val="none" w:sz="0" w:space="0" w:color="auto"/>
            <w:right w:val="none" w:sz="0" w:space="0" w:color="auto"/>
          </w:divBdr>
        </w:div>
        <w:div w:id="242690946">
          <w:marLeft w:val="0"/>
          <w:marRight w:val="0"/>
          <w:marTop w:val="0"/>
          <w:marBottom w:val="0"/>
          <w:divBdr>
            <w:top w:val="none" w:sz="0" w:space="0" w:color="auto"/>
            <w:left w:val="none" w:sz="0" w:space="0" w:color="auto"/>
            <w:bottom w:val="none" w:sz="0" w:space="0" w:color="auto"/>
            <w:right w:val="none" w:sz="0" w:space="0" w:color="auto"/>
          </w:divBdr>
        </w:div>
        <w:div w:id="851140060">
          <w:marLeft w:val="0"/>
          <w:marRight w:val="0"/>
          <w:marTop w:val="0"/>
          <w:marBottom w:val="0"/>
          <w:divBdr>
            <w:top w:val="none" w:sz="0" w:space="0" w:color="auto"/>
            <w:left w:val="none" w:sz="0" w:space="0" w:color="auto"/>
            <w:bottom w:val="none" w:sz="0" w:space="0" w:color="auto"/>
            <w:right w:val="none" w:sz="0" w:space="0" w:color="auto"/>
          </w:divBdr>
        </w:div>
        <w:div w:id="1695885582">
          <w:marLeft w:val="0"/>
          <w:marRight w:val="0"/>
          <w:marTop w:val="0"/>
          <w:marBottom w:val="0"/>
          <w:divBdr>
            <w:top w:val="none" w:sz="0" w:space="0" w:color="auto"/>
            <w:left w:val="none" w:sz="0" w:space="0" w:color="auto"/>
            <w:bottom w:val="none" w:sz="0" w:space="0" w:color="auto"/>
            <w:right w:val="none" w:sz="0" w:space="0" w:color="auto"/>
          </w:divBdr>
        </w:div>
        <w:div w:id="405884705">
          <w:marLeft w:val="0"/>
          <w:marRight w:val="0"/>
          <w:marTop w:val="0"/>
          <w:marBottom w:val="0"/>
          <w:divBdr>
            <w:top w:val="none" w:sz="0" w:space="0" w:color="auto"/>
            <w:left w:val="none" w:sz="0" w:space="0" w:color="auto"/>
            <w:bottom w:val="none" w:sz="0" w:space="0" w:color="auto"/>
            <w:right w:val="none" w:sz="0" w:space="0" w:color="auto"/>
          </w:divBdr>
        </w:div>
        <w:div w:id="1265193213">
          <w:marLeft w:val="0"/>
          <w:marRight w:val="0"/>
          <w:marTop w:val="0"/>
          <w:marBottom w:val="0"/>
          <w:divBdr>
            <w:top w:val="none" w:sz="0" w:space="0" w:color="auto"/>
            <w:left w:val="none" w:sz="0" w:space="0" w:color="auto"/>
            <w:bottom w:val="none" w:sz="0" w:space="0" w:color="auto"/>
            <w:right w:val="none" w:sz="0" w:space="0" w:color="auto"/>
          </w:divBdr>
        </w:div>
        <w:div w:id="332605620">
          <w:marLeft w:val="0"/>
          <w:marRight w:val="0"/>
          <w:marTop w:val="0"/>
          <w:marBottom w:val="0"/>
          <w:divBdr>
            <w:top w:val="none" w:sz="0" w:space="0" w:color="auto"/>
            <w:left w:val="none" w:sz="0" w:space="0" w:color="auto"/>
            <w:bottom w:val="none" w:sz="0" w:space="0" w:color="auto"/>
            <w:right w:val="none" w:sz="0" w:space="0" w:color="auto"/>
          </w:divBdr>
        </w:div>
        <w:div w:id="247156630">
          <w:marLeft w:val="0"/>
          <w:marRight w:val="0"/>
          <w:marTop w:val="0"/>
          <w:marBottom w:val="0"/>
          <w:divBdr>
            <w:top w:val="none" w:sz="0" w:space="0" w:color="auto"/>
            <w:left w:val="none" w:sz="0" w:space="0" w:color="auto"/>
            <w:bottom w:val="none" w:sz="0" w:space="0" w:color="auto"/>
            <w:right w:val="none" w:sz="0" w:space="0" w:color="auto"/>
          </w:divBdr>
        </w:div>
        <w:div w:id="975451718">
          <w:marLeft w:val="0"/>
          <w:marRight w:val="0"/>
          <w:marTop w:val="0"/>
          <w:marBottom w:val="0"/>
          <w:divBdr>
            <w:top w:val="none" w:sz="0" w:space="0" w:color="auto"/>
            <w:left w:val="none" w:sz="0" w:space="0" w:color="auto"/>
            <w:bottom w:val="none" w:sz="0" w:space="0" w:color="auto"/>
            <w:right w:val="none" w:sz="0" w:space="0" w:color="auto"/>
          </w:divBdr>
        </w:div>
        <w:div w:id="1143352207">
          <w:marLeft w:val="0"/>
          <w:marRight w:val="0"/>
          <w:marTop w:val="0"/>
          <w:marBottom w:val="0"/>
          <w:divBdr>
            <w:top w:val="none" w:sz="0" w:space="0" w:color="auto"/>
            <w:left w:val="none" w:sz="0" w:space="0" w:color="auto"/>
            <w:bottom w:val="none" w:sz="0" w:space="0" w:color="auto"/>
            <w:right w:val="none" w:sz="0" w:space="0" w:color="auto"/>
          </w:divBdr>
        </w:div>
        <w:div w:id="548151959">
          <w:marLeft w:val="0"/>
          <w:marRight w:val="0"/>
          <w:marTop w:val="0"/>
          <w:marBottom w:val="0"/>
          <w:divBdr>
            <w:top w:val="none" w:sz="0" w:space="0" w:color="auto"/>
            <w:left w:val="none" w:sz="0" w:space="0" w:color="auto"/>
            <w:bottom w:val="none" w:sz="0" w:space="0" w:color="auto"/>
            <w:right w:val="none" w:sz="0" w:space="0" w:color="auto"/>
          </w:divBdr>
        </w:div>
        <w:div w:id="507721253">
          <w:marLeft w:val="0"/>
          <w:marRight w:val="0"/>
          <w:marTop w:val="0"/>
          <w:marBottom w:val="0"/>
          <w:divBdr>
            <w:top w:val="none" w:sz="0" w:space="0" w:color="auto"/>
            <w:left w:val="none" w:sz="0" w:space="0" w:color="auto"/>
            <w:bottom w:val="none" w:sz="0" w:space="0" w:color="auto"/>
            <w:right w:val="none" w:sz="0" w:space="0" w:color="auto"/>
          </w:divBdr>
        </w:div>
        <w:div w:id="930509362">
          <w:marLeft w:val="0"/>
          <w:marRight w:val="0"/>
          <w:marTop w:val="0"/>
          <w:marBottom w:val="0"/>
          <w:divBdr>
            <w:top w:val="none" w:sz="0" w:space="0" w:color="auto"/>
            <w:left w:val="none" w:sz="0" w:space="0" w:color="auto"/>
            <w:bottom w:val="none" w:sz="0" w:space="0" w:color="auto"/>
            <w:right w:val="none" w:sz="0" w:space="0" w:color="auto"/>
          </w:divBdr>
        </w:div>
        <w:div w:id="131942857">
          <w:marLeft w:val="0"/>
          <w:marRight w:val="0"/>
          <w:marTop w:val="0"/>
          <w:marBottom w:val="0"/>
          <w:divBdr>
            <w:top w:val="none" w:sz="0" w:space="0" w:color="auto"/>
            <w:left w:val="none" w:sz="0" w:space="0" w:color="auto"/>
            <w:bottom w:val="none" w:sz="0" w:space="0" w:color="auto"/>
            <w:right w:val="none" w:sz="0" w:space="0" w:color="auto"/>
          </w:divBdr>
        </w:div>
        <w:div w:id="934747297">
          <w:marLeft w:val="0"/>
          <w:marRight w:val="0"/>
          <w:marTop w:val="0"/>
          <w:marBottom w:val="0"/>
          <w:divBdr>
            <w:top w:val="none" w:sz="0" w:space="0" w:color="auto"/>
            <w:left w:val="none" w:sz="0" w:space="0" w:color="auto"/>
            <w:bottom w:val="none" w:sz="0" w:space="0" w:color="auto"/>
            <w:right w:val="none" w:sz="0" w:space="0" w:color="auto"/>
          </w:divBdr>
        </w:div>
        <w:div w:id="1487937368">
          <w:marLeft w:val="0"/>
          <w:marRight w:val="0"/>
          <w:marTop w:val="0"/>
          <w:marBottom w:val="0"/>
          <w:divBdr>
            <w:top w:val="none" w:sz="0" w:space="0" w:color="auto"/>
            <w:left w:val="none" w:sz="0" w:space="0" w:color="auto"/>
            <w:bottom w:val="none" w:sz="0" w:space="0" w:color="auto"/>
            <w:right w:val="none" w:sz="0" w:space="0" w:color="auto"/>
          </w:divBdr>
        </w:div>
        <w:div w:id="59210943">
          <w:marLeft w:val="0"/>
          <w:marRight w:val="0"/>
          <w:marTop w:val="0"/>
          <w:marBottom w:val="0"/>
          <w:divBdr>
            <w:top w:val="none" w:sz="0" w:space="0" w:color="auto"/>
            <w:left w:val="none" w:sz="0" w:space="0" w:color="auto"/>
            <w:bottom w:val="none" w:sz="0" w:space="0" w:color="auto"/>
            <w:right w:val="none" w:sz="0" w:space="0" w:color="auto"/>
          </w:divBdr>
        </w:div>
        <w:div w:id="1540167134">
          <w:marLeft w:val="0"/>
          <w:marRight w:val="0"/>
          <w:marTop w:val="0"/>
          <w:marBottom w:val="0"/>
          <w:divBdr>
            <w:top w:val="none" w:sz="0" w:space="0" w:color="auto"/>
            <w:left w:val="none" w:sz="0" w:space="0" w:color="auto"/>
            <w:bottom w:val="none" w:sz="0" w:space="0" w:color="auto"/>
            <w:right w:val="none" w:sz="0" w:space="0" w:color="auto"/>
          </w:divBdr>
        </w:div>
        <w:div w:id="1650474517">
          <w:marLeft w:val="0"/>
          <w:marRight w:val="0"/>
          <w:marTop w:val="0"/>
          <w:marBottom w:val="0"/>
          <w:divBdr>
            <w:top w:val="none" w:sz="0" w:space="0" w:color="auto"/>
            <w:left w:val="none" w:sz="0" w:space="0" w:color="auto"/>
            <w:bottom w:val="none" w:sz="0" w:space="0" w:color="auto"/>
            <w:right w:val="none" w:sz="0" w:space="0" w:color="auto"/>
          </w:divBdr>
        </w:div>
        <w:div w:id="1136072466">
          <w:marLeft w:val="0"/>
          <w:marRight w:val="0"/>
          <w:marTop w:val="0"/>
          <w:marBottom w:val="0"/>
          <w:divBdr>
            <w:top w:val="none" w:sz="0" w:space="0" w:color="auto"/>
            <w:left w:val="none" w:sz="0" w:space="0" w:color="auto"/>
            <w:bottom w:val="none" w:sz="0" w:space="0" w:color="auto"/>
            <w:right w:val="none" w:sz="0" w:space="0" w:color="auto"/>
          </w:divBdr>
        </w:div>
        <w:div w:id="664626207">
          <w:marLeft w:val="0"/>
          <w:marRight w:val="0"/>
          <w:marTop w:val="0"/>
          <w:marBottom w:val="0"/>
          <w:divBdr>
            <w:top w:val="none" w:sz="0" w:space="0" w:color="auto"/>
            <w:left w:val="none" w:sz="0" w:space="0" w:color="auto"/>
            <w:bottom w:val="none" w:sz="0" w:space="0" w:color="auto"/>
            <w:right w:val="none" w:sz="0" w:space="0" w:color="auto"/>
          </w:divBdr>
        </w:div>
        <w:div w:id="791440092">
          <w:marLeft w:val="0"/>
          <w:marRight w:val="0"/>
          <w:marTop w:val="0"/>
          <w:marBottom w:val="0"/>
          <w:divBdr>
            <w:top w:val="none" w:sz="0" w:space="0" w:color="auto"/>
            <w:left w:val="none" w:sz="0" w:space="0" w:color="auto"/>
            <w:bottom w:val="none" w:sz="0" w:space="0" w:color="auto"/>
            <w:right w:val="none" w:sz="0" w:space="0" w:color="auto"/>
          </w:divBdr>
        </w:div>
        <w:div w:id="601106876">
          <w:marLeft w:val="0"/>
          <w:marRight w:val="0"/>
          <w:marTop w:val="0"/>
          <w:marBottom w:val="0"/>
          <w:divBdr>
            <w:top w:val="none" w:sz="0" w:space="0" w:color="auto"/>
            <w:left w:val="none" w:sz="0" w:space="0" w:color="auto"/>
            <w:bottom w:val="none" w:sz="0" w:space="0" w:color="auto"/>
            <w:right w:val="none" w:sz="0" w:space="0" w:color="auto"/>
          </w:divBdr>
        </w:div>
        <w:div w:id="704015934">
          <w:marLeft w:val="0"/>
          <w:marRight w:val="0"/>
          <w:marTop w:val="0"/>
          <w:marBottom w:val="0"/>
          <w:divBdr>
            <w:top w:val="none" w:sz="0" w:space="0" w:color="auto"/>
            <w:left w:val="none" w:sz="0" w:space="0" w:color="auto"/>
            <w:bottom w:val="none" w:sz="0" w:space="0" w:color="auto"/>
            <w:right w:val="none" w:sz="0" w:space="0" w:color="auto"/>
          </w:divBdr>
        </w:div>
        <w:div w:id="1738432981">
          <w:marLeft w:val="0"/>
          <w:marRight w:val="0"/>
          <w:marTop w:val="0"/>
          <w:marBottom w:val="0"/>
          <w:divBdr>
            <w:top w:val="none" w:sz="0" w:space="0" w:color="auto"/>
            <w:left w:val="none" w:sz="0" w:space="0" w:color="auto"/>
            <w:bottom w:val="none" w:sz="0" w:space="0" w:color="auto"/>
            <w:right w:val="none" w:sz="0" w:space="0" w:color="auto"/>
          </w:divBdr>
        </w:div>
        <w:div w:id="1071734330">
          <w:marLeft w:val="0"/>
          <w:marRight w:val="0"/>
          <w:marTop w:val="0"/>
          <w:marBottom w:val="0"/>
          <w:divBdr>
            <w:top w:val="none" w:sz="0" w:space="0" w:color="auto"/>
            <w:left w:val="none" w:sz="0" w:space="0" w:color="auto"/>
            <w:bottom w:val="none" w:sz="0" w:space="0" w:color="auto"/>
            <w:right w:val="none" w:sz="0" w:space="0" w:color="auto"/>
          </w:divBdr>
        </w:div>
        <w:div w:id="1977833407">
          <w:marLeft w:val="0"/>
          <w:marRight w:val="0"/>
          <w:marTop w:val="0"/>
          <w:marBottom w:val="0"/>
          <w:divBdr>
            <w:top w:val="none" w:sz="0" w:space="0" w:color="auto"/>
            <w:left w:val="none" w:sz="0" w:space="0" w:color="auto"/>
            <w:bottom w:val="none" w:sz="0" w:space="0" w:color="auto"/>
            <w:right w:val="none" w:sz="0" w:space="0" w:color="auto"/>
          </w:divBdr>
        </w:div>
        <w:div w:id="1686592859">
          <w:marLeft w:val="0"/>
          <w:marRight w:val="0"/>
          <w:marTop w:val="0"/>
          <w:marBottom w:val="0"/>
          <w:divBdr>
            <w:top w:val="none" w:sz="0" w:space="0" w:color="auto"/>
            <w:left w:val="none" w:sz="0" w:space="0" w:color="auto"/>
            <w:bottom w:val="none" w:sz="0" w:space="0" w:color="auto"/>
            <w:right w:val="none" w:sz="0" w:space="0" w:color="auto"/>
          </w:divBdr>
        </w:div>
        <w:div w:id="464588803">
          <w:marLeft w:val="0"/>
          <w:marRight w:val="0"/>
          <w:marTop w:val="0"/>
          <w:marBottom w:val="0"/>
          <w:divBdr>
            <w:top w:val="none" w:sz="0" w:space="0" w:color="auto"/>
            <w:left w:val="none" w:sz="0" w:space="0" w:color="auto"/>
            <w:bottom w:val="none" w:sz="0" w:space="0" w:color="auto"/>
            <w:right w:val="none" w:sz="0" w:space="0" w:color="auto"/>
          </w:divBdr>
        </w:div>
        <w:div w:id="1205564161">
          <w:marLeft w:val="0"/>
          <w:marRight w:val="0"/>
          <w:marTop w:val="0"/>
          <w:marBottom w:val="0"/>
          <w:divBdr>
            <w:top w:val="none" w:sz="0" w:space="0" w:color="auto"/>
            <w:left w:val="none" w:sz="0" w:space="0" w:color="auto"/>
            <w:bottom w:val="none" w:sz="0" w:space="0" w:color="auto"/>
            <w:right w:val="none" w:sz="0" w:space="0" w:color="auto"/>
          </w:divBdr>
        </w:div>
        <w:div w:id="137233442">
          <w:marLeft w:val="0"/>
          <w:marRight w:val="0"/>
          <w:marTop w:val="0"/>
          <w:marBottom w:val="0"/>
          <w:divBdr>
            <w:top w:val="none" w:sz="0" w:space="0" w:color="auto"/>
            <w:left w:val="none" w:sz="0" w:space="0" w:color="auto"/>
            <w:bottom w:val="none" w:sz="0" w:space="0" w:color="auto"/>
            <w:right w:val="none" w:sz="0" w:space="0" w:color="auto"/>
          </w:divBdr>
        </w:div>
        <w:div w:id="594435297">
          <w:marLeft w:val="0"/>
          <w:marRight w:val="0"/>
          <w:marTop w:val="0"/>
          <w:marBottom w:val="0"/>
          <w:divBdr>
            <w:top w:val="none" w:sz="0" w:space="0" w:color="auto"/>
            <w:left w:val="none" w:sz="0" w:space="0" w:color="auto"/>
            <w:bottom w:val="none" w:sz="0" w:space="0" w:color="auto"/>
            <w:right w:val="none" w:sz="0" w:space="0" w:color="auto"/>
          </w:divBdr>
        </w:div>
        <w:div w:id="1314795129">
          <w:marLeft w:val="0"/>
          <w:marRight w:val="0"/>
          <w:marTop w:val="0"/>
          <w:marBottom w:val="0"/>
          <w:divBdr>
            <w:top w:val="none" w:sz="0" w:space="0" w:color="auto"/>
            <w:left w:val="none" w:sz="0" w:space="0" w:color="auto"/>
            <w:bottom w:val="none" w:sz="0" w:space="0" w:color="auto"/>
            <w:right w:val="none" w:sz="0" w:space="0" w:color="auto"/>
          </w:divBdr>
        </w:div>
        <w:div w:id="1576551409">
          <w:marLeft w:val="0"/>
          <w:marRight w:val="0"/>
          <w:marTop w:val="0"/>
          <w:marBottom w:val="0"/>
          <w:divBdr>
            <w:top w:val="none" w:sz="0" w:space="0" w:color="auto"/>
            <w:left w:val="none" w:sz="0" w:space="0" w:color="auto"/>
            <w:bottom w:val="none" w:sz="0" w:space="0" w:color="auto"/>
            <w:right w:val="none" w:sz="0" w:space="0" w:color="auto"/>
          </w:divBdr>
        </w:div>
        <w:div w:id="279922535">
          <w:marLeft w:val="0"/>
          <w:marRight w:val="0"/>
          <w:marTop w:val="0"/>
          <w:marBottom w:val="0"/>
          <w:divBdr>
            <w:top w:val="none" w:sz="0" w:space="0" w:color="auto"/>
            <w:left w:val="none" w:sz="0" w:space="0" w:color="auto"/>
            <w:bottom w:val="none" w:sz="0" w:space="0" w:color="auto"/>
            <w:right w:val="none" w:sz="0" w:space="0" w:color="auto"/>
          </w:divBdr>
        </w:div>
        <w:div w:id="1641418989">
          <w:marLeft w:val="0"/>
          <w:marRight w:val="0"/>
          <w:marTop w:val="0"/>
          <w:marBottom w:val="0"/>
          <w:divBdr>
            <w:top w:val="none" w:sz="0" w:space="0" w:color="auto"/>
            <w:left w:val="none" w:sz="0" w:space="0" w:color="auto"/>
            <w:bottom w:val="none" w:sz="0" w:space="0" w:color="auto"/>
            <w:right w:val="none" w:sz="0" w:space="0" w:color="auto"/>
          </w:divBdr>
        </w:div>
        <w:div w:id="1527593315">
          <w:marLeft w:val="0"/>
          <w:marRight w:val="0"/>
          <w:marTop w:val="0"/>
          <w:marBottom w:val="0"/>
          <w:divBdr>
            <w:top w:val="none" w:sz="0" w:space="0" w:color="auto"/>
            <w:left w:val="none" w:sz="0" w:space="0" w:color="auto"/>
            <w:bottom w:val="none" w:sz="0" w:space="0" w:color="auto"/>
            <w:right w:val="none" w:sz="0" w:space="0" w:color="auto"/>
          </w:divBdr>
        </w:div>
        <w:div w:id="925071441">
          <w:marLeft w:val="0"/>
          <w:marRight w:val="0"/>
          <w:marTop w:val="0"/>
          <w:marBottom w:val="0"/>
          <w:divBdr>
            <w:top w:val="none" w:sz="0" w:space="0" w:color="auto"/>
            <w:left w:val="none" w:sz="0" w:space="0" w:color="auto"/>
            <w:bottom w:val="none" w:sz="0" w:space="0" w:color="auto"/>
            <w:right w:val="none" w:sz="0" w:space="0" w:color="auto"/>
          </w:divBdr>
        </w:div>
        <w:div w:id="1837527224">
          <w:marLeft w:val="0"/>
          <w:marRight w:val="0"/>
          <w:marTop w:val="0"/>
          <w:marBottom w:val="0"/>
          <w:divBdr>
            <w:top w:val="none" w:sz="0" w:space="0" w:color="auto"/>
            <w:left w:val="none" w:sz="0" w:space="0" w:color="auto"/>
            <w:bottom w:val="none" w:sz="0" w:space="0" w:color="auto"/>
            <w:right w:val="none" w:sz="0" w:space="0" w:color="auto"/>
          </w:divBdr>
        </w:div>
        <w:div w:id="2100563913">
          <w:marLeft w:val="0"/>
          <w:marRight w:val="0"/>
          <w:marTop w:val="0"/>
          <w:marBottom w:val="0"/>
          <w:divBdr>
            <w:top w:val="none" w:sz="0" w:space="0" w:color="auto"/>
            <w:left w:val="none" w:sz="0" w:space="0" w:color="auto"/>
            <w:bottom w:val="none" w:sz="0" w:space="0" w:color="auto"/>
            <w:right w:val="none" w:sz="0" w:space="0" w:color="auto"/>
          </w:divBdr>
        </w:div>
        <w:div w:id="655304331">
          <w:marLeft w:val="0"/>
          <w:marRight w:val="0"/>
          <w:marTop w:val="0"/>
          <w:marBottom w:val="0"/>
          <w:divBdr>
            <w:top w:val="none" w:sz="0" w:space="0" w:color="auto"/>
            <w:left w:val="none" w:sz="0" w:space="0" w:color="auto"/>
            <w:bottom w:val="none" w:sz="0" w:space="0" w:color="auto"/>
            <w:right w:val="none" w:sz="0" w:space="0" w:color="auto"/>
          </w:divBdr>
        </w:div>
        <w:div w:id="667713372">
          <w:marLeft w:val="0"/>
          <w:marRight w:val="0"/>
          <w:marTop w:val="0"/>
          <w:marBottom w:val="0"/>
          <w:divBdr>
            <w:top w:val="none" w:sz="0" w:space="0" w:color="auto"/>
            <w:left w:val="none" w:sz="0" w:space="0" w:color="auto"/>
            <w:bottom w:val="none" w:sz="0" w:space="0" w:color="auto"/>
            <w:right w:val="none" w:sz="0" w:space="0" w:color="auto"/>
          </w:divBdr>
        </w:div>
        <w:div w:id="731005306">
          <w:marLeft w:val="0"/>
          <w:marRight w:val="0"/>
          <w:marTop w:val="0"/>
          <w:marBottom w:val="0"/>
          <w:divBdr>
            <w:top w:val="none" w:sz="0" w:space="0" w:color="auto"/>
            <w:left w:val="none" w:sz="0" w:space="0" w:color="auto"/>
            <w:bottom w:val="none" w:sz="0" w:space="0" w:color="auto"/>
            <w:right w:val="none" w:sz="0" w:space="0" w:color="auto"/>
          </w:divBdr>
        </w:div>
        <w:div w:id="304431624">
          <w:marLeft w:val="0"/>
          <w:marRight w:val="0"/>
          <w:marTop w:val="0"/>
          <w:marBottom w:val="0"/>
          <w:divBdr>
            <w:top w:val="none" w:sz="0" w:space="0" w:color="auto"/>
            <w:left w:val="none" w:sz="0" w:space="0" w:color="auto"/>
            <w:bottom w:val="none" w:sz="0" w:space="0" w:color="auto"/>
            <w:right w:val="none" w:sz="0" w:space="0" w:color="auto"/>
          </w:divBdr>
        </w:div>
        <w:div w:id="1316646189">
          <w:marLeft w:val="0"/>
          <w:marRight w:val="0"/>
          <w:marTop w:val="0"/>
          <w:marBottom w:val="0"/>
          <w:divBdr>
            <w:top w:val="none" w:sz="0" w:space="0" w:color="auto"/>
            <w:left w:val="none" w:sz="0" w:space="0" w:color="auto"/>
            <w:bottom w:val="none" w:sz="0" w:space="0" w:color="auto"/>
            <w:right w:val="none" w:sz="0" w:space="0" w:color="auto"/>
          </w:divBdr>
        </w:div>
        <w:div w:id="1900550419">
          <w:marLeft w:val="0"/>
          <w:marRight w:val="0"/>
          <w:marTop w:val="0"/>
          <w:marBottom w:val="0"/>
          <w:divBdr>
            <w:top w:val="none" w:sz="0" w:space="0" w:color="auto"/>
            <w:left w:val="none" w:sz="0" w:space="0" w:color="auto"/>
            <w:bottom w:val="none" w:sz="0" w:space="0" w:color="auto"/>
            <w:right w:val="none" w:sz="0" w:space="0" w:color="auto"/>
          </w:divBdr>
        </w:div>
        <w:div w:id="2055545518">
          <w:marLeft w:val="0"/>
          <w:marRight w:val="0"/>
          <w:marTop w:val="0"/>
          <w:marBottom w:val="0"/>
          <w:divBdr>
            <w:top w:val="none" w:sz="0" w:space="0" w:color="auto"/>
            <w:left w:val="none" w:sz="0" w:space="0" w:color="auto"/>
            <w:bottom w:val="none" w:sz="0" w:space="0" w:color="auto"/>
            <w:right w:val="none" w:sz="0" w:space="0" w:color="auto"/>
          </w:divBdr>
        </w:div>
        <w:div w:id="2097556562">
          <w:marLeft w:val="0"/>
          <w:marRight w:val="0"/>
          <w:marTop w:val="0"/>
          <w:marBottom w:val="0"/>
          <w:divBdr>
            <w:top w:val="none" w:sz="0" w:space="0" w:color="auto"/>
            <w:left w:val="none" w:sz="0" w:space="0" w:color="auto"/>
            <w:bottom w:val="none" w:sz="0" w:space="0" w:color="auto"/>
            <w:right w:val="none" w:sz="0" w:space="0" w:color="auto"/>
          </w:divBdr>
        </w:div>
        <w:div w:id="1513952386">
          <w:marLeft w:val="0"/>
          <w:marRight w:val="0"/>
          <w:marTop w:val="0"/>
          <w:marBottom w:val="0"/>
          <w:divBdr>
            <w:top w:val="none" w:sz="0" w:space="0" w:color="auto"/>
            <w:left w:val="none" w:sz="0" w:space="0" w:color="auto"/>
            <w:bottom w:val="none" w:sz="0" w:space="0" w:color="auto"/>
            <w:right w:val="none" w:sz="0" w:space="0" w:color="auto"/>
          </w:divBdr>
        </w:div>
        <w:div w:id="1004239071">
          <w:marLeft w:val="0"/>
          <w:marRight w:val="0"/>
          <w:marTop w:val="0"/>
          <w:marBottom w:val="0"/>
          <w:divBdr>
            <w:top w:val="none" w:sz="0" w:space="0" w:color="auto"/>
            <w:left w:val="none" w:sz="0" w:space="0" w:color="auto"/>
            <w:bottom w:val="none" w:sz="0" w:space="0" w:color="auto"/>
            <w:right w:val="none" w:sz="0" w:space="0" w:color="auto"/>
          </w:divBdr>
        </w:div>
        <w:div w:id="728192962">
          <w:marLeft w:val="0"/>
          <w:marRight w:val="0"/>
          <w:marTop w:val="0"/>
          <w:marBottom w:val="0"/>
          <w:divBdr>
            <w:top w:val="none" w:sz="0" w:space="0" w:color="auto"/>
            <w:left w:val="none" w:sz="0" w:space="0" w:color="auto"/>
            <w:bottom w:val="none" w:sz="0" w:space="0" w:color="auto"/>
            <w:right w:val="none" w:sz="0" w:space="0" w:color="auto"/>
          </w:divBdr>
        </w:div>
        <w:div w:id="1221014606">
          <w:marLeft w:val="0"/>
          <w:marRight w:val="0"/>
          <w:marTop w:val="0"/>
          <w:marBottom w:val="0"/>
          <w:divBdr>
            <w:top w:val="none" w:sz="0" w:space="0" w:color="auto"/>
            <w:left w:val="none" w:sz="0" w:space="0" w:color="auto"/>
            <w:bottom w:val="none" w:sz="0" w:space="0" w:color="auto"/>
            <w:right w:val="none" w:sz="0" w:space="0" w:color="auto"/>
          </w:divBdr>
        </w:div>
        <w:div w:id="557671161">
          <w:marLeft w:val="0"/>
          <w:marRight w:val="0"/>
          <w:marTop w:val="0"/>
          <w:marBottom w:val="0"/>
          <w:divBdr>
            <w:top w:val="none" w:sz="0" w:space="0" w:color="auto"/>
            <w:left w:val="none" w:sz="0" w:space="0" w:color="auto"/>
            <w:bottom w:val="none" w:sz="0" w:space="0" w:color="auto"/>
            <w:right w:val="none" w:sz="0" w:space="0" w:color="auto"/>
          </w:divBdr>
        </w:div>
        <w:div w:id="123929784">
          <w:marLeft w:val="0"/>
          <w:marRight w:val="0"/>
          <w:marTop w:val="0"/>
          <w:marBottom w:val="0"/>
          <w:divBdr>
            <w:top w:val="none" w:sz="0" w:space="0" w:color="auto"/>
            <w:left w:val="none" w:sz="0" w:space="0" w:color="auto"/>
            <w:bottom w:val="none" w:sz="0" w:space="0" w:color="auto"/>
            <w:right w:val="none" w:sz="0" w:space="0" w:color="auto"/>
          </w:divBdr>
        </w:div>
        <w:div w:id="177741045">
          <w:marLeft w:val="0"/>
          <w:marRight w:val="0"/>
          <w:marTop w:val="0"/>
          <w:marBottom w:val="0"/>
          <w:divBdr>
            <w:top w:val="none" w:sz="0" w:space="0" w:color="auto"/>
            <w:left w:val="none" w:sz="0" w:space="0" w:color="auto"/>
            <w:bottom w:val="none" w:sz="0" w:space="0" w:color="auto"/>
            <w:right w:val="none" w:sz="0" w:space="0" w:color="auto"/>
          </w:divBdr>
        </w:div>
        <w:div w:id="89158284">
          <w:marLeft w:val="0"/>
          <w:marRight w:val="0"/>
          <w:marTop w:val="0"/>
          <w:marBottom w:val="0"/>
          <w:divBdr>
            <w:top w:val="none" w:sz="0" w:space="0" w:color="auto"/>
            <w:left w:val="none" w:sz="0" w:space="0" w:color="auto"/>
            <w:bottom w:val="none" w:sz="0" w:space="0" w:color="auto"/>
            <w:right w:val="none" w:sz="0" w:space="0" w:color="auto"/>
          </w:divBdr>
        </w:div>
        <w:div w:id="104152130">
          <w:marLeft w:val="0"/>
          <w:marRight w:val="0"/>
          <w:marTop w:val="0"/>
          <w:marBottom w:val="0"/>
          <w:divBdr>
            <w:top w:val="none" w:sz="0" w:space="0" w:color="auto"/>
            <w:left w:val="none" w:sz="0" w:space="0" w:color="auto"/>
            <w:bottom w:val="none" w:sz="0" w:space="0" w:color="auto"/>
            <w:right w:val="none" w:sz="0" w:space="0" w:color="auto"/>
          </w:divBdr>
        </w:div>
        <w:div w:id="1159342523">
          <w:marLeft w:val="0"/>
          <w:marRight w:val="0"/>
          <w:marTop w:val="0"/>
          <w:marBottom w:val="0"/>
          <w:divBdr>
            <w:top w:val="none" w:sz="0" w:space="0" w:color="auto"/>
            <w:left w:val="none" w:sz="0" w:space="0" w:color="auto"/>
            <w:bottom w:val="none" w:sz="0" w:space="0" w:color="auto"/>
            <w:right w:val="none" w:sz="0" w:space="0" w:color="auto"/>
          </w:divBdr>
        </w:div>
        <w:div w:id="249970953">
          <w:marLeft w:val="0"/>
          <w:marRight w:val="0"/>
          <w:marTop w:val="0"/>
          <w:marBottom w:val="0"/>
          <w:divBdr>
            <w:top w:val="none" w:sz="0" w:space="0" w:color="auto"/>
            <w:left w:val="none" w:sz="0" w:space="0" w:color="auto"/>
            <w:bottom w:val="none" w:sz="0" w:space="0" w:color="auto"/>
            <w:right w:val="none" w:sz="0" w:space="0" w:color="auto"/>
          </w:divBdr>
        </w:div>
        <w:div w:id="237445481">
          <w:marLeft w:val="0"/>
          <w:marRight w:val="0"/>
          <w:marTop w:val="0"/>
          <w:marBottom w:val="0"/>
          <w:divBdr>
            <w:top w:val="none" w:sz="0" w:space="0" w:color="auto"/>
            <w:left w:val="none" w:sz="0" w:space="0" w:color="auto"/>
            <w:bottom w:val="none" w:sz="0" w:space="0" w:color="auto"/>
            <w:right w:val="none" w:sz="0" w:space="0" w:color="auto"/>
          </w:divBdr>
        </w:div>
        <w:div w:id="1529445728">
          <w:marLeft w:val="0"/>
          <w:marRight w:val="0"/>
          <w:marTop w:val="0"/>
          <w:marBottom w:val="0"/>
          <w:divBdr>
            <w:top w:val="none" w:sz="0" w:space="0" w:color="auto"/>
            <w:left w:val="none" w:sz="0" w:space="0" w:color="auto"/>
            <w:bottom w:val="none" w:sz="0" w:space="0" w:color="auto"/>
            <w:right w:val="none" w:sz="0" w:space="0" w:color="auto"/>
          </w:divBdr>
        </w:div>
        <w:div w:id="29310175">
          <w:marLeft w:val="0"/>
          <w:marRight w:val="0"/>
          <w:marTop w:val="0"/>
          <w:marBottom w:val="0"/>
          <w:divBdr>
            <w:top w:val="none" w:sz="0" w:space="0" w:color="auto"/>
            <w:left w:val="none" w:sz="0" w:space="0" w:color="auto"/>
            <w:bottom w:val="none" w:sz="0" w:space="0" w:color="auto"/>
            <w:right w:val="none" w:sz="0" w:space="0" w:color="auto"/>
          </w:divBdr>
        </w:div>
        <w:div w:id="1132164622">
          <w:marLeft w:val="0"/>
          <w:marRight w:val="0"/>
          <w:marTop w:val="0"/>
          <w:marBottom w:val="0"/>
          <w:divBdr>
            <w:top w:val="none" w:sz="0" w:space="0" w:color="auto"/>
            <w:left w:val="none" w:sz="0" w:space="0" w:color="auto"/>
            <w:bottom w:val="none" w:sz="0" w:space="0" w:color="auto"/>
            <w:right w:val="none" w:sz="0" w:space="0" w:color="auto"/>
          </w:divBdr>
        </w:div>
        <w:div w:id="310065589">
          <w:marLeft w:val="0"/>
          <w:marRight w:val="0"/>
          <w:marTop w:val="0"/>
          <w:marBottom w:val="0"/>
          <w:divBdr>
            <w:top w:val="none" w:sz="0" w:space="0" w:color="auto"/>
            <w:left w:val="none" w:sz="0" w:space="0" w:color="auto"/>
            <w:bottom w:val="none" w:sz="0" w:space="0" w:color="auto"/>
            <w:right w:val="none" w:sz="0" w:space="0" w:color="auto"/>
          </w:divBdr>
        </w:div>
        <w:div w:id="1886721053">
          <w:marLeft w:val="0"/>
          <w:marRight w:val="0"/>
          <w:marTop w:val="0"/>
          <w:marBottom w:val="0"/>
          <w:divBdr>
            <w:top w:val="none" w:sz="0" w:space="0" w:color="auto"/>
            <w:left w:val="none" w:sz="0" w:space="0" w:color="auto"/>
            <w:bottom w:val="none" w:sz="0" w:space="0" w:color="auto"/>
            <w:right w:val="none" w:sz="0" w:space="0" w:color="auto"/>
          </w:divBdr>
        </w:div>
        <w:div w:id="670065979">
          <w:marLeft w:val="0"/>
          <w:marRight w:val="0"/>
          <w:marTop w:val="0"/>
          <w:marBottom w:val="0"/>
          <w:divBdr>
            <w:top w:val="none" w:sz="0" w:space="0" w:color="auto"/>
            <w:left w:val="none" w:sz="0" w:space="0" w:color="auto"/>
            <w:bottom w:val="none" w:sz="0" w:space="0" w:color="auto"/>
            <w:right w:val="none" w:sz="0" w:space="0" w:color="auto"/>
          </w:divBdr>
        </w:div>
        <w:div w:id="531497302">
          <w:marLeft w:val="0"/>
          <w:marRight w:val="0"/>
          <w:marTop w:val="0"/>
          <w:marBottom w:val="0"/>
          <w:divBdr>
            <w:top w:val="none" w:sz="0" w:space="0" w:color="auto"/>
            <w:left w:val="none" w:sz="0" w:space="0" w:color="auto"/>
            <w:bottom w:val="none" w:sz="0" w:space="0" w:color="auto"/>
            <w:right w:val="none" w:sz="0" w:space="0" w:color="auto"/>
          </w:divBdr>
        </w:div>
        <w:div w:id="1215700138">
          <w:marLeft w:val="0"/>
          <w:marRight w:val="0"/>
          <w:marTop w:val="0"/>
          <w:marBottom w:val="0"/>
          <w:divBdr>
            <w:top w:val="none" w:sz="0" w:space="0" w:color="auto"/>
            <w:left w:val="none" w:sz="0" w:space="0" w:color="auto"/>
            <w:bottom w:val="none" w:sz="0" w:space="0" w:color="auto"/>
            <w:right w:val="none" w:sz="0" w:space="0" w:color="auto"/>
          </w:divBdr>
        </w:div>
        <w:div w:id="1063526880">
          <w:marLeft w:val="0"/>
          <w:marRight w:val="0"/>
          <w:marTop w:val="0"/>
          <w:marBottom w:val="0"/>
          <w:divBdr>
            <w:top w:val="none" w:sz="0" w:space="0" w:color="auto"/>
            <w:left w:val="none" w:sz="0" w:space="0" w:color="auto"/>
            <w:bottom w:val="none" w:sz="0" w:space="0" w:color="auto"/>
            <w:right w:val="none" w:sz="0" w:space="0" w:color="auto"/>
          </w:divBdr>
        </w:div>
        <w:div w:id="854073901">
          <w:marLeft w:val="0"/>
          <w:marRight w:val="0"/>
          <w:marTop w:val="0"/>
          <w:marBottom w:val="0"/>
          <w:divBdr>
            <w:top w:val="none" w:sz="0" w:space="0" w:color="auto"/>
            <w:left w:val="none" w:sz="0" w:space="0" w:color="auto"/>
            <w:bottom w:val="none" w:sz="0" w:space="0" w:color="auto"/>
            <w:right w:val="none" w:sz="0" w:space="0" w:color="auto"/>
          </w:divBdr>
        </w:div>
        <w:div w:id="945619425">
          <w:marLeft w:val="0"/>
          <w:marRight w:val="0"/>
          <w:marTop w:val="0"/>
          <w:marBottom w:val="0"/>
          <w:divBdr>
            <w:top w:val="none" w:sz="0" w:space="0" w:color="auto"/>
            <w:left w:val="none" w:sz="0" w:space="0" w:color="auto"/>
            <w:bottom w:val="none" w:sz="0" w:space="0" w:color="auto"/>
            <w:right w:val="none" w:sz="0" w:space="0" w:color="auto"/>
          </w:divBdr>
        </w:div>
        <w:div w:id="705986115">
          <w:marLeft w:val="0"/>
          <w:marRight w:val="0"/>
          <w:marTop w:val="0"/>
          <w:marBottom w:val="0"/>
          <w:divBdr>
            <w:top w:val="none" w:sz="0" w:space="0" w:color="auto"/>
            <w:left w:val="none" w:sz="0" w:space="0" w:color="auto"/>
            <w:bottom w:val="none" w:sz="0" w:space="0" w:color="auto"/>
            <w:right w:val="none" w:sz="0" w:space="0" w:color="auto"/>
          </w:divBdr>
        </w:div>
        <w:div w:id="50472137">
          <w:marLeft w:val="0"/>
          <w:marRight w:val="0"/>
          <w:marTop w:val="0"/>
          <w:marBottom w:val="0"/>
          <w:divBdr>
            <w:top w:val="none" w:sz="0" w:space="0" w:color="auto"/>
            <w:left w:val="none" w:sz="0" w:space="0" w:color="auto"/>
            <w:bottom w:val="none" w:sz="0" w:space="0" w:color="auto"/>
            <w:right w:val="none" w:sz="0" w:space="0" w:color="auto"/>
          </w:divBdr>
        </w:div>
        <w:div w:id="1332568496">
          <w:marLeft w:val="0"/>
          <w:marRight w:val="0"/>
          <w:marTop w:val="0"/>
          <w:marBottom w:val="0"/>
          <w:divBdr>
            <w:top w:val="none" w:sz="0" w:space="0" w:color="auto"/>
            <w:left w:val="none" w:sz="0" w:space="0" w:color="auto"/>
            <w:bottom w:val="none" w:sz="0" w:space="0" w:color="auto"/>
            <w:right w:val="none" w:sz="0" w:space="0" w:color="auto"/>
          </w:divBdr>
        </w:div>
        <w:div w:id="1335835494">
          <w:marLeft w:val="0"/>
          <w:marRight w:val="0"/>
          <w:marTop w:val="0"/>
          <w:marBottom w:val="0"/>
          <w:divBdr>
            <w:top w:val="none" w:sz="0" w:space="0" w:color="auto"/>
            <w:left w:val="none" w:sz="0" w:space="0" w:color="auto"/>
            <w:bottom w:val="none" w:sz="0" w:space="0" w:color="auto"/>
            <w:right w:val="none" w:sz="0" w:space="0" w:color="auto"/>
          </w:divBdr>
        </w:div>
        <w:div w:id="1194805894">
          <w:marLeft w:val="0"/>
          <w:marRight w:val="0"/>
          <w:marTop w:val="0"/>
          <w:marBottom w:val="0"/>
          <w:divBdr>
            <w:top w:val="none" w:sz="0" w:space="0" w:color="auto"/>
            <w:left w:val="none" w:sz="0" w:space="0" w:color="auto"/>
            <w:bottom w:val="none" w:sz="0" w:space="0" w:color="auto"/>
            <w:right w:val="none" w:sz="0" w:space="0" w:color="auto"/>
          </w:divBdr>
        </w:div>
        <w:div w:id="336614699">
          <w:marLeft w:val="0"/>
          <w:marRight w:val="0"/>
          <w:marTop w:val="0"/>
          <w:marBottom w:val="0"/>
          <w:divBdr>
            <w:top w:val="none" w:sz="0" w:space="0" w:color="auto"/>
            <w:left w:val="none" w:sz="0" w:space="0" w:color="auto"/>
            <w:bottom w:val="none" w:sz="0" w:space="0" w:color="auto"/>
            <w:right w:val="none" w:sz="0" w:space="0" w:color="auto"/>
          </w:divBdr>
        </w:div>
        <w:div w:id="2136018224">
          <w:marLeft w:val="0"/>
          <w:marRight w:val="0"/>
          <w:marTop w:val="0"/>
          <w:marBottom w:val="0"/>
          <w:divBdr>
            <w:top w:val="none" w:sz="0" w:space="0" w:color="auto"/>
            <w:left w:val="none" w:sz="0" w:space="0" w:color="auto"/>
            <w:bottom w:val="none" w:sz="0" w:space="0" w:color="auto"/>
            <w:right w:val="none" w:sz="0" w:space="0" w:color="auto"/>
          </w:divBdr>
        </w:div>
        <w:div w:id="140587393">
          <w:marLeft w:val="0"/>
          <w:marRight w:val="0"/>
          <w:marTop w:val="0"/>
          <w:marBottom w:val="0"/>
          <w:divBdr>
            <w:top w:val="none" w:sz="0" w:space="0" w:color="auto"/>
            <w:left w:val="none" w:sz="0" w:space="0" w:color="auto"/>
            <w:bottom w:val="none" w:sz="0" w:space="0" w:color="auto"/>
            <w:right w:val="none" w:sz="0" w:space="0" w:color="auto"/>
          </w:divBdr>
        </w:div>
        <w:div w:id="1151943260">
          <w:marLeft w:val="0"/>
          <w:marRight w:val="0"/>
          <w:marTop w:val="0"/>
          <w:marBottom w:val="0"/>
          <w:divBdr>
            <w:top w:val="none" w:sz="0" w:space="0" w:color="auto"/>
            <w:left w:val="none" w:sz="0" w:space="0" w:color="auto"/>
            <w:bottom w:val="none" w:sz="0" w:space="0" w:color="auto"/>
            <w:right w:val="none" w:sz="0" w:space="0" w:color="auto"/>
          </w:divBdr>
        </w:div>
        <w:div w:id="1442265316">
          <w:marLeft w:val="0"/>
          <w:marRight w:val="0"/>
          <w:marTop w:val="0"/>
          <w:marBottom w:val="0"/>
          <w:divBdr>
            <w:top w:val="none" w:sz="0" w:space="0" w:color="auto"/>
            <w:left w:val="none" w:sz="0" w:space="0" w:color="auto"/>
            <w:bottom w:val="none" w:sz="0" w:space="0" w:color="auto"/>
            <w:right w:val="none" w:sz="0" w:space="0" w:color="auto"/>
          </w:divBdr>
        </w:div>
        <w:div w:id="669407698">
          <w:marLeft w:val="0"/>
          <w:marRight w:val="0"/>
          <w:marTop w:val="0"/>
          <w:marBottom w:val="0"/>
          <w:divBdr>
            <w:top w:val="none" w:sz="0" w:space="0" w:color="auto"/>
            <w:left w:val="none" w:sz="0" w:space="0" w:color="auto"/>
            <w:bottom w:val="none" w:sz="0" w:space="0" w:color="auto"/>
            <w:right w:val="none" w:sz="0" w:space="0" w:color="auto"/>
          </w:divBdr>
        </w:div>
        <w:div w:id="1696077178">
          <w:marLeft w:val="0"/>
          <w:marRight w:val="0"/>
          <w:marTop w:val="0"/>
          <w:marBottom w:val="0"/>
          <w:divBdr>
            <w:top w:val="none" w:sz="0" w:space="0" w:color="auto"/>
            <w:left w:val="none" w:sz="0" w:space="0" w:color="auto"/>
            <w:bottom w:val="none" w:sz="0" w:space="0" w:color="auto"/>
            <w:right w:val="none" w:sz="0" w:space="0" w:color="auto"/>
          </w:divBdr>
        </w:div>
        <w:div w:id="1721131657">
          <w:marLeft w:val="0"/>
          <w:marRight w:val="0"/>
          <w:marTop w:val="0"/>
          <w:marBottom w:val="0"/>
          <w:divBdr>
            <w:top w:val="none" w:sz="0" w:space="0" w:color="auto"/>
            <w:left w:val="none" w:sz="0" w:space="0" w:color="auto"/>
            <w:bottom w:val="none" w:sz="0" w:space="0" w:color="auto"/>
            <w:right w:val="none" w:sz="0" w:space="0" w:color="auto"/>
          </w:divBdr>
        </w:div>
        <w:div w:id="1498568889">
          <w:marLeft w:val="0"/>
          <w:marRight w:val="0"/>
          <w:marTop w:val="0"/>
          <w:marBottom w:val="0"/>
          <w:divBdr>
            <w:top w:val="none" w:sz="0" w:space="0" w:color="auto"/>
            <w:left w:val="none" w:sz="0" w:space="0" w:color="auto"/>
            <w:bottom w:val="none" w:sz="0" w:space="0" w:color="auto"/>
            <w:right w:val="none" w:sz="0" w:space="0" w:color="auto"/>
          </w:divBdr>
        </w:div>
        <w:div w:id="1512061698">
          <w:marLeft w:val="0"/>
          <w:marRight w:val="0"/>
          <w:marTop w:val="0"/>
          <w:marBottom w:val="0"/>
          <w:divBdr>
            <w:top w:val="none" w:sz="0" w:space="0" w:color="auto"/>
            <w:left w:val="none" w:sz="0" w:space="0" w:color="auto"/>
            <w:bottom w:val="none" w:sz="0" w:space="0" w:color="auto"/>
            <w:right w:val="none" w:sz="0" w:space="0" w:color="auto"/>
          </w:divBdr>
        </w:div>
        <w:div w:id="1156531947">
          <w:marLeft w:val="0"/>
          <w:marRight w:val="0"/>
          <w:marTop w:val="0"/>
          <w:marBottom w:val="0"/>
          <w:divBdr>
            <w:top w:val="none" w:sz="0" w:space="0" w:color="auto"/>
            <w:left w:val="none" w:sz="0" w:space="0" w:color="auto"/>
            <w:bottom w:val="none" w:sz="0" w:space="0" w:color="auto"/>
            <w:right w:val="none" w:sz="0" w:space="0" w:color="auto"/>
          </w:divBdr>
        </w:div>
        <w:div w:id="889611726">
          <w:marLeft w:val="0"/>
          <w:marRight w:val="0"/>
          <w:marTop w:val="0"/>
          <w:marBottom w:val="0"/>
          <w:divBdr>
            <w:top w:val="none" w:sz="0" w:space="0" w:color="auto"/>
            <w:left w:val="none" w:sz="0" w:space="0" w:color="auto"/>
            <w:bottom w:val="none" w:sz="0" w:space="0" w:color="auto"/>
            <w:right w:val="none" w:sz="0" w:space="0" w:color="auto"/>
          </w:divBdr>
        </w:div>
        <w:div w:id="1180697445">
          <w:marLeft w:val="0"/>
          <w:marRight w:val="0"/>
          <w:marTop w:val="0"/>
          <w:marBottom w:val="0"/>
          <w:divBdr>
            <w:top w:val="none" w:sz="0" w:space="0" w:color="auto"/>
            <w:left w:val="none" w:sz="0" w:space="0" w:color="auto"/>
            <w:bottom w:val="none" w:sz="0" w:space="0" w:color="auto"/>
            <w:right w:val="none" w:sz="0" w:space="0" w:color="auto"/>
          </w:divBdr>
        </w:div>
        <w:div w:id="1246646519">
          <w:marLeft w:val="0"/>
          <w:marRight w:val="0"/>
          <w:marTop w:val="0"/>
          <w:marBottom w:val="0"/>
          <w:divBdr>
            <w:top w:val="none" w:sz="0" w:space="0" w:color="auto"/>
            <w:left w:val="none" w:sz="0" w:space="0" w:color="auto"/>
            <w:bottom w:val="none" w:sz="0" w:space="0" w:color="auto"/>
            <w:right w:val="none" w:sz="0" w:space="0" w:color="auto"/>
          </w:divBdr>
        </w:div>
        <w:div w:id="1184831556">
          <w:marLeft w:val="0"/>
          <w:marRight w:val="0"/>
          <w:marTop w:val="0"/>
          <w:marBottom w:val="0"/>
          <w:divBdr>
            <w:top w:val="none" w:sz="0" w:space="0" w:color="auto"/>
            <w:left w:val="none" w:sz="0" w:space="0" w:color="auto"/>
            <w:bottom w:val="none" w:sz="0" w:space="0" w:color="auto"/>
            <w:right w:val="none" w:sz="0" w:space="0" w:color="auto"/>
          </w:divBdr>
        </w:div>
        <w:div w:id="2010018632">
          <w:marLeft w:val="0"/>
          <w:marRight w:val="0"/>
          <w:marTop w:val="0"/>
          <w:marBottom w:val="0"/>
          <w:divBdr>
            <w:top w:val="none" w:sz="0" w:space="0" w:color="auto"/>
            <w:left w:val="none" w:sz="0" w:space="0" w:color="auto"/>
            <w:bottom w:val="none" w:sz="0" w:space="0" w:color="auto"/>
            <w:right w:val="none" w:sz="0" w:space="0" w:color="auto"/>
          </w:divBdr>
        </w:div>
        <w:div w:id="1304962509">
          <w:marLeft w:val="0"/>
          <w:marRight w:val="0"/>
          <w:marTop w:val="0"/>
          <w:marBottom w:val="0"/>
          <w:divBdr>
            <w:top w:val="none" w:sz="0" w:space="0" w:color="auto"/>
            <w:left w:val="none" w:sz="0" w:space="0" w:color="auto"/>
            <w:bottom w:val="none" w:sz="0" w:space="0" w:color="auto"/>
            <w:right w:val="none" w:sz="0" w:space="0" w:color="auto"/>
          </w:divBdr>
        </w:div>
        <w:div w:id="862865343">
          <w:marLeft w:val="0"/>
          <w:marRight w:val="0"/>
          <w:marTop w:val="0"/>
          <w:marBottom w:val="0"/>
          <w:divBdr>
            <w:top w:val="none" w:sz="0" w:space="0" w:color="auto"/>
            <w:left w:val="none" w:sz="0" w:space="0" w:color="auto"/>
            <w:bottom w:val="none" w:sz="0" w:space="0" w:color="auto"/>
            <w:right w:val="none" w:sz="0" w:space="0" w:color="auto"/>
          </w:divBdr>
        </w:div>
        <w:div w:id="2120028165">
          <w:marLeft w:val="0"/>
          <w:marRight w:val="0"/>
          <w:marTop w:val="0"/>
          <w:marBottom w:val="0"/>
          <w:divBdr>
            <w:top w:val="none" w:sz="0" w:space="0" w:color="auto"/>
            <w:left w:val="none" w:sz="0" w:space="0" w:color="auto"/>
            <w:bottom w:val="none" w:sz="0" w:space="0" w:color="auto"/>
            <w:right w:val="none" w:sz="0" w:space="0" w:color="auto"/>
          </w:divBdr>
        </w:div>
        <w:div w:id="347680928">
          <w:marLeft w:val="0"/>
          <w:marRight w:val="0"/>
          <w:marTop w:val="0"/>
          <w:marBottom w:val="0"/>
          <w:divBdr>
            <w:top w:val="none" w:sz="0" w:space="0" w:color="auto"/>
            <w:left w:val="none" w:sz="0" w:space="0" w:color="auto"/>
            <w:bottom w:val="none" w:sz="0" w:space="0" w:color="auto"/>
            <w:right w:val="none" w:sz="0" w:space="0" w:color="auto"/>
          </w:divBdr>
        </w:div>
        <w:div w:id="2030910785">
          <w:marLeft w:val="0"/>
          <w:marRight w:val="0"/>
          <w:marTop w:val="0"/>
          <w:marBottom w:val="0"/>
          <w:divBdr>
            <w:top w:val="none" w:sz="0" w:space="0" w:color="auto"/>
            <w:left w:val="none" w:sz="0" w:space="0" w:color="auto"/>
            <w:bottom w:val="none" w:sz="0" w:space="0" w:color="auto"/>
            <w:right w:val="none" w:sz="0" w:space="0" w:color="auto"/>
          </w:divBdr>
        </w:div>
        <w:div w:id="1995984147">
          <w:marLeft w:val="0"/>
          <w:marRight w:val="0"/>
          <w:marTop w:val="0"/>
          <w:marBottom w:val="0"/>
          <w:divBdr>
            <w:top w:val="none" w:sz="0" w:space="0" w:color="auto"/>
            <w:left w:val="none" w:sz="0" w:space="0" w:color="auto"/>
            <w:bottom w:val="none" w:sz="0" w:space="0" w:color="auto"/>
            <w:right w:val="none" w:sz="0" w:space="0" w:color="auto"/>
          </w:divBdr>
        </w:div>
        <w:div w:id="3213187">
          <w:marLeft w:val="0"/>
          <w:marRight w:val="0"/>
          <w:marTop w:val="0"/>
          <w:marBottom w:val="0"/>
          <w:divBdr>
            <w:top w:val="none" w:sz="0" w:space="0" w:color="auto"/>
            <w:left w:val="none" w:sz="0" w:space="0" w:color="auto"/>
            <w:bottom w:val="none" w:sz="0" w:space="0" w:color="auto"/>
            <w:right w:val="none" w:sz="0" w:space="0" w:color="auto"/>
          </w:divBdr>
        </w:div>
        <w:div w:id="1141657495">
          <w:marLeft w:val="0"/>
          <w:marRight w:val="0"/>
          <w:marTop w:val="0"/>
          <w:marBottom w:val="0"/>
          <w:divBdr>
            <w:top w:val="none" w:sz="0" w:space="0" w:color="auto"/>
            <w:left w:val="none" w:sz="0" w:space="0" w:color="auto"/>
            <w:bottom w:val="none" w:sz="0" w:space="0" w:color="auto"/>
            <w:right w:val="none" w:sz="0" w:space="0" w:color="auto"/>
          </w:divBdr>
        </w:div>
        <w:div w:id="1691487537">
          <w:marLeft w:val="0"/>
          <w:marRight w:val="0"/>
          <w:marTop w:val="0"/>
          <w:marBottom w:val="0"/>
          <w:divBdr>
            <w:top w:val="none" w:sz="0" w:space="0" w:color="auto"/>
            <w:left w:val="none" w:sz="0" w:space="0" w:color="auto"/>
            <w:bottom w:val="none" w:sz="0" w:space="0" w:color="auto"/>
            <w:right w:val="none" w:sz="0" w:space="0" w:color="auto"/>
          </w:divBdr>
        </w:div>
        <w:div w:id="207881957">
          <w:marLeft w:val="0"/>
          <w:marRight w:val="0"/>
          <w:marTop w:val="0"/>
          <w:marBottom w:val="0"/>
          <w:divBdr>
            <w:top w:val="none" w:sz="0" w:space="0" w:color="auto"/>
            <w:left w:val="none" w:sz="0" w:space="0" w:color="auto"/>
            <w:bottom w:val="none" w:sz="0" w:space="0" w:color="auto"/>
            <w:right w:val="none" w:sz="0" w:space="0" w:color="auto"/>
          </w:divBdr>
        </w:div>
        <w:div w:id="54862828">
          <w:marLeft w:val="0"/>
          <w:marRight w:val="0"/>
          <w:marTop w:val="0"/>
          <w:marBottom w:val="0"/>
          <w:divBdr>
            <w:top w:val="none" w:sz="0" w:space="0" w:color="auto"/>
            <w:left w:val="none" w:sz="0" w:space="0" w:color="auto"/>
            <w:bottom w:val="none" w:sz="0" w:space="0" w:color="auto"/>
            <w:right w:val="none" w:sz="0" w:space="0" w:color="auto"/>
          </w:divBdr>
        </w:div>
        <w:div w:id="953100850">
          <w:marLeft w:val="0"/>
          <w:marRight w:val="0"/>
          <w:marTop w:val="0"/>
          <w:marBottom w:val="0"/>
          <w:divBdr>
            <w:top w:val="none" w:sz="0" w:space="0" w:color="auto"/>
            <w:left w:val="none" w:sz="0" w:space="0" w:color="auto"/>
            <w:bottom w:val="none" w:sz="0" w:space="0" w:color="auto"/>
            <w:right w:val="none" w:sz="0" w:space="0" w:color="auto"/>
          </w:divBdr>
        </w:div>
        <w:div w:id="1148327618">
          <w:marLeft w:val="0"/>
          <w:marRight w:val="0"/>
          <w:marTop w:val="0"/>
          <w:marBottom w:val="0"/>
          <w:divBdr>
            <w:top w:val="none" w:sz="0" w:space="0" w:color="auto"/>
            <w:left w:val="none" w:sz="0" w:space="0" w:color="auto"/>
            <w:bottom w:val="none" w:sz="0" w:space="0" w:color="auto"/>
            <w:right w:val="none" w:sz="0" w:space="0" w:color="auto"/>
          </w:divBdr>
        </w:div>
        <w:div w:id="763578574">
          <w:marLeft w:val="0"/>
          <w:marRight w:val="0"/>
          <w:marTop w:val="0"/>
          <w:marBottom w:val="0"/>
          <w:divBdr>
            <w:top w:val="none" w:sz="0" w:space="0" w:color="auto"/>
            <w:left w:val="none" w:sz="0" w:space="0" w:color="auto"/>
            <w:bottom w:val="none" w:sz="0" w:space="0" w:color="auto"/>
            <w:right w:val="none" w:sz="0" w:space="0" w:color="auto"/>
          </w:divBdr>
        </w:div>
        <w:div w:id="652373883">
          <w:marLeft w:val="0"/>
          <w:marRight w:val="0"/>
          <w:marTop w:val="0"/>
          <w:marBottom w:val="0"/>
          <w:divBdr>
            <w:top w:val="none" w:sz="0" w:space="0" w:color="auto"/>
            <w:left w:val="none" w:sz="0" w:space="0" w:color="auto"/>
            <w:bottom w:val="none" w:sz="0" w:space="0" w:color="auto"/>
            <w:right w:val="none" w:sz="0" w:space="0" w:color="auto"/>
          </w:divBdr>
        </w:div>
        <w:div w:id="1958222123">
          <w:marLeft w:val="0"/>
          <w:marRight w:val="0"/>
          <w:marTop w:val="0"/>
          <w:marBottom w:val="0"/>
          <w:divBdr>
            <w:top w:val="none" w:sz="0" w:space="0" w:color="auto"/>
            <w:left w:val="none" w:sz="0" w:space="0" w:color="auto"/>
            <w:bottom w:val="none" w:sz="0" w:space="0" w:color="auto"/>
            <w:right w:val="none" w:sz="0" w:space="0" w:color="auto"/>
          </w:divBdr>
        </w:div>
        <w:div w:id="513419218">
          <w:marLeft w:val="0"/>
          <w:marRight w:val="0"/>
          <w:marTop w:val="0"/>
          <w:marBottom w:val="0"/>
          <w:divBdr>
            <w:top w:val="none" w:sz="0" w:space="0" w:color="auto"/>
            <w:left w:val="none" w:sz="0" w:space="0" w:color="auto"/>
            <w:bottom w:val="none" w:sz="0" w:space="0" w:color="auto"/>
            <w:right w:val="none" w:sz="0" w:space="0" w:color="auto"/>
          </w:divBdr>
        </w:div>
        <w:div w:id="1141268929">
          <w:marLeft w:val="0"/>
          <w:marRight w:val="0"/>
          <w:marTop w:val="0"/>
          <w:marBottom w:val="0"/>
          <w:divBdr>
            <w:top w:val="none" w:sz="0" w:space="0" w:color="auto"/>
            <w:left w:val="none" w:sz="0" w:space="0" w:color="auto"/>
            <w:bottom w:val="none" w:sz="0" w:space="0" w:color="auto"/>
            <w:right w:val="none" w:sz="0" w:space="0" w:color="auto"/>
          </w:divBdr>
        </w:div>
        <w:div w:id="1006176510">
          <w:marLeft w:val="0"/>
          <w:marRight w:val="0"/>
          <w:marTop w:val="0"/>
          <w:marBottom w:val="0"/>
          <w:divBdr>
            <w:top w:val="none" w:sz="0" w:space="0" w:color="auto"/>
            <w:left w:val="none" w:sz="0" w:space="0" w:color="auto"/>
            <w:bottom w:val="none" w:sz="0" w:space="0" w:color="auto"/>
            <w:right w:val="none" w:sz="0" w:space="0" w:color="auto"/>
          </w:divBdr>
        </w:div>
        <w:div w:id="1946306388">
          <w:marLeft w:val="0"/>
          <w:marRight w:val="0"/>
          <w:marTop w:val="0"/>
          <w:marBottom w:val="0"/>
          <w:divBdr>
            <w:top w:val="none" w:sz="0" w:space="0" w:color="auto"/>
            <w:left w:val="none" w:sz="0" w:space="0" w:color="auto"/>
            <w:bottom w:val="none" w:sz="0" w:space="0" w:color="auto"/>
            <w:right w:val="none" w:sz="0" w:space="0" w:color="auto"/>
          </w:divBdr>
        </w:div>
        <w:div w:id="95567915">
          <w:marLeft w:val="0"/>
          <w:marRight w:val="0"/>
          <w:marTop w:val="0"/>
          <w:marBottom w:val="0"/>
          <w:divBdr>
            <w:top w:val="none" w:sz="0" w:space="0" w:color="auto"/>
            <w:left w:val="none" w:sz="0" w:space="0" w:color="auto"/>
            <w:bottom w:val="none" w:sz="0" w:space="0" w:color="auto"/>
            <w:right w:val="none" w:sz="0" w:space="0" w:color="auto"/>
          </w:divBdr>
        </w:div>
        <w:div w:id="1245577937">
          <w:marLeft w:val="0"/>
          <w:marRight w:val="0"/>
          <w:marTop w:val="0"/>
          <w:marBottom w:val="0"/>
          <w:divBdr>
            <w:top w:val="none" w:sz="0" w:space="0" w:color="auto"/>
            <w:left w:val="none" w:sz="0" w:space="0" w:color="auto"/>
            <w:bottom w:val="none" w:sz="0" w:space="0" w:color="auto"/>
            <w:right w:val="none" w:sz="0" w:space="0" w:color="auto"/>
          </w:divBdr>
        </w:div>
        <w:div w:id="664557369">
          <w:marLeft w:val="0"/>
          <w:marRight w:val="0"/>
          <w:marTop w:val="0"/>
          <w:marBottom w:val="0"/>
          <w:divBdr>
            <w:top w:val="none" w:sz="0" w:space="0" w:color="auto"/>
            <w:left w:val="none" w:sz="0" w:space="0" w:color="auto"/>
            <w:bottom w:val="none" w:sz="0" w:space="0" w:color="auto"/>
            <w:right w:val="none" w:sz="0" w:space="0" w:color="auto"/>
          </w:divBdr>
        </w:div>
        <w:div w:id="1131174610">
          <w:marLeft w:val="0"/>
          <w:marRight w:val="0"/>
          <w:marTop w:val="0"/>
          <w:marBottom w:val="0"/>
          <w:divBdr>
            <w:top w:val="none" w:sz="0" w:space="0" w:color="auto"/>
            <w:left w:val="none" w:sz="0" w:space="0" w:color="auto"/>
            <w:bottom w:val="none" w:sz="0" w:space="0" w:color="auto"/>
            <w:right w:val="none" w:sz="0" w:space="0" w:color="auto"/>
          </w:divBdr>
        </w:div>
        <w:div w:id="1498229533">
          <w:marLeft w:val="0"/>
          <w:marRight w:val="0"/>
          <w:marTop w:val="0"/>
          <w:marBottom w:val="0"/>
          <w:divBdr>
            <w:top w:val="none" w:sz="0" w:space="0" w:color="auto"/>
            <w:left w:val="none" w:sz="0" w:space="0" w:color="auto"/>
            <w:bottom w:val="none" w:sz="0" w:space="0" w:color="auto"/>
            <w:right w:val="none" w:sz="0" w:space="0" w:color="auto"/>
          </w:divBdr>
        </w:div>
        <w:div w:id="275257578">
          <w:marLeft w:val="0"/>
          <w:marRight w:val="0"/>
          <w:marTop w:val="0"/>
          <w:marBottom w:val="0"/>
          <w:divBdr>
            <w:top w:val="none" w:sz="0" w:space="0" w:color="auto"/>
            <w:left w:val="none" w:sz="0" w:space="0" w:color="auto"/>
            <w:bottom w:val="none" w:sz="0" w:space="0" w:color="auto"/>
            <w:right w:val="none" w:sz="0" w:space="0" w:color="auto"/>
          </w:divBdr>
        </w:div>
        <w:div w:id="1524055891">
          <w:marLeft w:val="0"/>
          <w:marRight w:val="0"/>
          <w:marTop w:val="0"/>
          <w:marBottom w:val="0"/>
          <w:divBdr>
            <w:top w:val="none" w:sz="0" w:space="0" w:color="auto"/>
            <w:left w:val="none" w:sz="0" w:space="0" w:color="auto"/>
            <w:bottom w:val="none" w:sz="0" w:space="0" w:color="auto"/>
            <w:right w:val="none" w:sz="0" w:space="0" w:color="auto"/>
          </w:divBdr>
        </w:div>
        <w:div w:id="1990283438">
          <w:marLeft w:val="0"/>
          <w:marRight w:val="0"/>
          <w:marTop w:val="0"/>
          <w:marBottom w:val="0"/>
          <w:divBdr>
            <w:top w:val="none" w:sz="0" w:space="0" w:color="auto"/>
            <w:left w:val="none" w:sz="0" w:space="0" w:color="auto"/>
            <w:bottom w:val="none" w:sz="0" w:space="0" w:color="auto"/>
            <w:right w:val="none" w:sz="0" w:space="0" w:color="auto"/>
          </w:divBdr>
        </w:div>
        <w:div w:id="906301254">
          <w:marLeft w:val="0"/>
          <w:marRight w:val="0"/>
          <w:marTop w:val="0"/>
          <w:marBottom w:val="0"/>
          <w:divBdr>
            <w:top w:val="none" w:sz="0" w:space="0" w:color="auto"/>
            <w:left w:val="none" w:sz="0" w:space="0" w:color="auto"/>
            <w:bottom w:val="none" w:sz="0" w:space="0" w:color="auto"/>
            <w:right w:val="none" w:sz="0" w:space="0" w:color="auto"/>
          </w:divBdr>
        </w:div>
        <w:div w:id="2710102">
          <w:marLeft w:val="0"/>
          <w:marRight w:val="0"/>
          <w:marTop w:val="0"/>
          <w:marBottom w:val="0"/>
          <w:divBdr>
            <w:top w:val="none" w:sz="0" w:space="0" w:color="auto"/>
            <w:left w:val="none" w:sz="0" w:space="0" w:color="auto"/>
            <w:bottom w:val="none" w:sz="0" w:space="0" w:color="auto"/>
            <w:right w:val="none" w:sz="0" w:space="0" w:color="auto"/>
          </w:divBdr>
        </w:div>
        <w:div w:id="1041858183">
          <w:marLeft w:val="0"/>
          <w:marRight w:val="0"/>
          <w:marTop w:val="0"/>
          <w:marBottom w:val="0"/>
          <w:divBdr>
            <w:top w:val="none" w:sz="0" w:space="0" w:color="auto"/>
            <w:left w:val="none" w:sz="0" w:space="0" w:color="auto"/>
            <w:bottom w:val="none" w:sz="0" w:space="0" w:color="auto"/>
            <w:right w:val="none" w:sz="0" w:space="0" w:color="auto"/>
          </w:divBdr>
        </w:div>
        <w:div w:id="718548915">
          <w:marLeft w:val="0"/>
          <w:marRight w:val="0"/>
          <w:marTop w:val="0"/>
          <w:marBottom w:val="0"/>
          <w:divBdr>
            <w:top w:val="none" w:sz="0" w:space="0" w:color="auto"/>
            <w:left w:val="none" w:sz="0" w:space="0" w:color="auto"/>
            <w:bottom w:val="none" w:sz="0" w:space="0" w:color="auto"/>
            <w:right w:val="none" w:sz="0" w:space="0" w:color="auto"/>
          </w:divBdr>
        </w:div>
        <w:div w:id="47344753">
          <w:marLeft w:val="0"/>
          <w:marRight w:val="0"/>
          <w:marTop w:val="0"/>
          <w:marBottom w:val="0"/>
          <w:divBdr>
            <w:top w:val="none" w:sz="0" w:space="0" w:color="auto"/>
            <w:left w:val="none" w:sz="0" w:space="0" w:color="auto"/>
            <w:bottom w:val="none" w:sz="0" w:space="0" w:color="auto"/>
            <w:right w:val="none" w:sz="0" w:space="0" w:color="auto"/>
          </w:divBdr>
        </w:div>
        <w:div w:id="1204827281">
          <w:marLeft w:val="0"/>
          <w:marRight w:val="0"/>
          <w:marTop w:val="0"/>
          <w:marBottom w:val="0"/>
          <w:divBdr>
            <w:top w:val="none" w:sz="0" w:space="0" w:color="auto"/>
            <w:left w:val="none" w:sz="0" w:space="0" w:color="auto"/>
            <w:bottom w:val="none" w:sz="0" w:space="0" w:color="auto"/>
            <w:right w:val="none" w:sz="0" w:space="0" w:color="auto"/>
          </w:divBdr>
        </w:div>
        <w:div w:id="658921001">
          <w:marLeft w:val="0"/>
          <w:marRight w:val="0"/>
          <w:marTop w:val="0"/>
          <w:marBottom w:val="0"/>
          <w:divBdr>
            <w:top w:val="none" w:sz="0" w:space="0" w:color="auto"/>
            <w:left w:val="none" w:sz="0" w:space="0" w:color="auto"/>
            <w:bottom w:val="none" w:sz="0" w:space="0" w:color="auto"/>
            <w:right w:val="none" w:sz="0" w:space="0" w:color="auto"/>
          </w:divBdr>
        </w:div>
        <w:div w:id="125973356">
          <w:marLeft w:val="0"/>
          <w:marRight w:val="0"/>
          <w:marTop w:val="0"/>
          <w:marBottom w:val="0"/>
          <w:divBdr>
            <w:top w:val="none" w:sz="0" w:space="0" w:color="auto"/>
            <w:left w:val="none" w:sz="0" w:space="0" w:color="auto"/>
            <w:bottom w:val="none" w:sz="0" w:space="0" w:color="auto"/>
            <w:right w:val="none" w:sz="0" w:space="0" w:color="auto"/>
          </w:divBdr>
        </w:div>
        <w:div w:id="1482767053">
          <w:marLeft w:val="0"/>
          <w:marRight w:val="0"/>
          <w:marTop w:val="0"/>
          <w:marBottom w:val="0"/>
          <w:divBdr>
            <w:top w:val="none" w:sz="0" w:space="0" w:color="auto"/>
            <w:left w:val="none" w:sz="0" w:space="0" w:color="auto"/>
            <w:bottom w:val="none" w:sz="0" w:space="0" w:color="auto"/>
            <w:right w:val="none" w:sz="0" w:space="0" w:color="auto"/>
          </w:divBdr>
        </w:div>
        <w:div w:id="1836871592">
          <w:marLeft w:val="0"/>
          <w:marRight w:val="0"/>
          <w:marTop w:val="0"/>
          <w:marBottom w:val="0"/>
          <w:divBdr>
            <w:top w:val="none" w:sz="0" w:space="0" w:color="auto"/>
            <w:left w:val="none" w:sz="0" w:space="0" w:color="auto"/>
            <w:bottom w:val="none" w:sz="0" w:space="0" w:color="auto"/>
            <w:right w:val="none" w:sz="0" w:space="0" w:color="auto"/>
          </w:divBdr>
        </w:div>
        <w:div w:id="727609360">
          <w:marLeft w:val="0"/>
          <w:marRight w:val="0"/>
          <w:marTop w:val="0"/>
          <w:marBottom w:val="0"/>
          <w:divBdr>
            <w:top w:val="none" w:sz="0" w:space="0" w:color="auto"/>
            <w:left w:val="none" w:sz="0" w:space="0" w:color="auto"/>
            <w:bottom w:val="none" w:sz="0" w:space="0" w:color="auto"/>
            <w:right w:val="none" w:sz="0" w:space="0" w:color="auto"/>
          </w:divBdr>
        </w:div>
        <w:div w:id="983965625">
          <w:marLeft w:val="0"/>
          <w:marRight w:val="0"/>
          <w:marTop w:val="0"/>
          <w:marBottom w:val="0"/>
          <w:divBdr>
            <w:top w:val="none" w:sz="0" w:space="0" w:color="auto"/>
            <w:left w:val="none" w:sz="0" w:space="0" w:color="auto"/>
            <w:bottom w:val="none" w:sz="0" w:space="0" w:color="auto"/>
            <w:right w:val="none" w:sz="0" w:space="0" w:color="auto"/>
          </w:divBdr>
        </w:div>
        <w:div w:id="417990375">
          <w:marLeft w:val="0"/>
          <w:marRight w:val="0"/>
          <w:marTop w:val="0"/>
          <w:marBottom w:val="0"/>
          <w:divBdr>
            <w:top w:val="none" w:sz="0" w:space="0" w:color="auto"/>
            <w:left w:val="none" w:sz="0" w:space="0" w:color="auto"/>
            <w:bottom w:val="none" w:sz="0" w:space="0" w:color="auto"/>
            <w:right w:val="none" w:sz="0" w:space="0" w:color="auto"/>
          </w:divBdr>
        </w:div>
        <w:div w:id="1629749283">
          <w:marLeft w:val="0"/>
          <w:marRight w:val="0"/>
          <w:marTop w:val="0"/>
          <w:marBottom w:val="0"/>
          <w:divBdr>
            <w:top w:val="none" w:sz="0" w:space="0" w:color="auto"/>
            <w:left w:val="none" w:sz="0" w:space="0" w:color="auto"/>
            <w:bottom w:val="none" w:sz="0" w:space="0" w:color="auto"/>
            <w:right w:val="none" w:sz="0" w:space="0" w:color="auto"/>
          </w:divBdr>
        </w:div>
        <w:div w:id="964235855">
          <w:marLeft w:val="0"/>
          <w:marRight w:val="0"/>
          <w:marTop w:val="0"/>
          <w:marBottom w:val="0"/>
          <w:divBdr>
            <w:top w:val="none" w:sz="0" w:space="0" w:color="auto"/>
            <w:left w:val="none" w:sz="0" w:space="0" w:color="auto"/>
            <w:bottom w:val="none" w:sz="0" w:space="0" w:color="auto"/>
            <w:right w:val="none" w:sz="0" w:space="0" w:color="auto"/>
          </w:divBdr>
        </w:div>
        <w:div w:id="2132702965">
          <w:marLeft w:val="0"/>
          <w:marRight w:val="0"/>
          <w:marTop w:val="0"/>
          <w:marBottom w:val="0"/>
          <w:divBdr>
            <w:top w:val="none" w:sz="0" w:space="0" w:color="auto"/>
            <w:left w:val="none" w:sz="0" w:space="0" w:color="auto"/>
            <w:bottom w:val="none" w:sz="0" w:space="0" w:color="auto"/>
            <w:right w:val="none" w:sz="0" w:space="0" w:color="auto"/>
          </w:divBdr>
        </w:div>
        <w:div w:id="851333066">
          <w:marLeft w:val="0"/>
          <w:marRight w:val="0"/>
          <w:marTop w:val="0"/>
          <w:marBottom w:val="0"/>
          <w:divBdr>
            <w:top w:val="none" w:sz="0" w:space="0" w:color="auto"/>
            <w:left w:val="none" w:sz="0" w:space="0" w:color="auto"/>
            <w:bottom w:val="none" w:sz="0" w:space="0" w:color="auto"/>
            <w:right w:val="none" w:sz="0" w:space="0" w:color="auto"/>
          </w:divBdr>
        </w:div>
        <w:div w:id="217517707">
          <w:marLeft w:val="0"/>
          <w:marRight w:val="0"/>
          <w:marTop w:val="0"/>
          <w:marBottom w:val="0"/>
          <w:divBdr>
            <w:top w:val="none" w:sz="0" w:space="0" w:color="auto"/>
            <w:left w:val="none" w:sz="0" w:space="0" w:color="auto"/>
            <w:bottom w:val="none" w:sz="0" w:space="0" w:color="auto"/>
            <w:right w:val="none" w:sz="0" w:space="0" w:color="auto"/>
          </w:divBdr>
        </w:div>
        <w:div w:id="1981183211">
          <w:marLeft w:val="0"/>
          <w:marRight w:val="0"/>
          <w:marTop w:val="0"/>
          <w:marBottom w:val="0"/>
          <w:divBdr>
            <w:top w:val="none" w:sz="0" w:space="0" w:color="auto"/>
            <w:left w:val="none" w:sz="0" w:space="0" w:color="auto"/>
            <w:bottom w:val="none" w:sz="0" w:space="0" w:color="auto"/>
            <w:right w:val="none" w:sz="0" w:space="0" w:color="auto"/>
          </w:divBdr>
        </w:div>
        <w:div w:id="47386810">
          <w:marLeft w:val="0"/>
          <w:marRight w:val="0"/>
          <w:marTop w:val="0"/>
          <w:marBottom w:val="0"/>
          <w:divBdr>
            <w:top w:val="none" w:sz="0" w:space="0" w:color="auto"/>
            <w:left w:val="none" w:sz="0" w:space="0" w:color="auto"/>
            <w:bottom w:val="none" w:sz="0" w:space="0" w:color="auto"/>
            <w:right w:val="none" w:sz="0" w:space="0" w:color="auto"/>
          </w:divBdr>
        </w:div>
        <w:div w:id="783579489">
          <w:marLeft w:val="0"/>
          <w:marRight w:val="0"/>
          <w:marTop w:val="0"/>
          <w:marBottom w:val="0"/>
          <w:divBdr>
            <w:top w:val="none" w:sz="0" w:space="0" w:color="auto"/>
            <w:left w:val="none" w:sz="0" w:space="0" w:color="auto"/>
            <w:bottom w:val="none" w:sz="0" w:space="0" w:color="auto"/>
            <w:right w:val="none" w:sz="0" w:space="0" w:color="auto"/>
          </w:divBdr>
        </w:div>
        <w:div w:id="684526263">
          <w:marLeft w:val="0"/>
          <w:marRight w:val="0"/>
          <w:marTop w:val="0"/>
          <w:marBottom w:val="0"/>
          <w:divBdr>
            <w:top w:val="none" w:sz="0" w:space="0" w:color="auto"/>
            <w:left w:val="none" w:sz="0" w:space="0" w:color="auto"/>
            <w:bottom w:val="none" w:sz="0" w:space="0" w:color="auto"/>
            <w:right w:val="none" w:sz="0" w:space="0" w:color="auto"/>
          </w:divBdr>
        </w:div>
        <w:div w:id="415253428">
          <w:marLeft w:val="0"/>
          <w:marRight w:val="0"/>
          <w:marTop w:val="0"/>
          <w:marBottom w:val="0"/>
          <w:divBdr>
            <w:top w:val="none" w:sz="0" w:space="0" w:color="auto"/>
            <w:left w:val="none" w:sz="0" w:space="0" w:color="auto"/>
            <w:bottom w:val="none" w:sz="0" w:space="0" w:color="auto"/>
            <w:right w:val="none" w:sz="0" w:space="0" w:color="auto"/>
          </w:divBdr>
        </w:div>
        <w:div w:id="1598899918">
          <w:marLeft w:val="0"/>
          <w:marRight w:val="0"/>
          <w:marTop w:val="0"/>
          <w:marBottom w:val="0"/>
          <w:divBdr>
            <w:top w:val="none" w:sz="0" w:space="0" w:color="auto"/>
            <w:left w:val="none" w:sz="0" w:space="0" w:color="auto"/>
            <w:bottom w:val="none" w:sz="0" w:space="0" w:color="auto"/>
            <w:right w:val="none" w:sz="0" w:space="0" w:color="auto"/>
          </w:divBdr>
        </w:div>
        <w:div w:id="2062292014">
          <w:marLeft w:val="0"/>
          <w:marRight w:val="0"/>
          <w:marTop w:val="0"/>
          <w:marBottom w:val="0"/>
          <w:divBdr>
            <w:top w:val="none" w:sz="0" w:space="0" w:color="auto"/>
            <w:left w:val="none" w:sz="0" w:space="0" w:color="auto"/>
            <w:bottom w:val="none" w:sz="0" w:space="0" w:color="auto"/>
            <w:right w:val="none" w:sz="0" w:space="0" w:color="auto"/>
          </w:divBdr>
        </w:div>
        <w:div w:id="596643844">
          <w:marLeft w:val="0"/>
          <w:marRight w:val="0"/>
          <w:marTop w:val="0"/>
          <w:marBottom w:val="0"/>
          <w:divBdr>
            <w:top w:val="none" w:sz="0" w:space="0" w:color="auto"/>
            <w:left w:val="none" w:sz="0" w:space="0" w:color="auto"/>
            <w:bottom w:val="none" w:sz="0" w:space="0" w:color="auto"/>
            <w:right w:val="none" w:sz="0" w:space="0" w:color="auto"/>
          </w:divBdr>
        </w:div>
        <w:div w:id="1816485786">
          <w:marLeft w:val="0"/>
          <w:marRight w:val="0"/>
          <w:marTop w:val="0"/>
          <w:marBottom w:val="0"/>
          <w:divBdr>
            <w:top w:val="none" w:sz="0" w:space="0" w:color="auto"/>
            <w:left w:val="none" w:sz="0" w:space="0" w:color="auto"/>
            <w:bottom w:val="none" w:sz="0" w:space="0" w:color="auto"/>
            <w:right w:val="none" w:sz="0" w:space="0" w:color="auto"/>
          </w:divBdr>
        </w:div>
        <w:div w:id="1135751976">
          <w:marLeft w:val="0"/>
          <w:marRight w:val="0"/>
          <w:marTop w:val="0"/>
          <w:marBottom w:val="0"/>
          <w:divBdr>
            <w:top w:val="none" w:sz="0" w:space="0" w:color="auto"/>
            <w:left w:val="none" w:sz="0" w:space="0" w:color="auto"/>
            <w:bottom w:val="none" w:sz="0" w:space="0" w:color="auto"/>
            <w:right w:val="none" w:sz="0" w:space="0" w:color="auto"/>
          </w:divBdr>
        </w:div>
        <w:div w:id="519858208">
          <w:marLeft w:val="0"/>
          <w:marRight w:val="0"/>
          <w:marTop w:val="0"/>
          <w:marBottom w:val="0"/>
          <w:divBdr>
            <w:top w:val="none" w:sz="0" w:space="0" w:color="auto"/>
            <w:left w:val="none" w:sz="0" w:space="0" w:color="auto"/>
            <w:bottom w:val="none" w:sz="0" w:space="0" w:color="auto"/>
            <w:right w:val="none" w:sz="0" w:space="0" w:color="auto"/>
          </w:divBdr>
        </w:div>
        <w:div w:id="1070423658">
          <w:marLeft w:val="0"/>
          <w:marRight w:val="0"/>
          <w:marTop w:val="0"/>
          <w:marBottom w:val="0"/>
          <w:divBdr>
            <w:top w:val="none" w:sz="0" w:space="0" w:color="auto"/>
            <w:left w:val="none" w:sz="0" w:space="0" w:color="auto"/>
            <w:bottom w:val="none" w:sz="0" w:space="0" w:color="auto"/>
            <w:right w:val="none" w:sz="0" w:space="0" w:color="auto"/>
          </w:divBdr>
        </w:div>
        <w:div w:id="792601265">
          <w:marLeft w:val="0"/>
          <w:marRight w:val="0"/>
          <w:marTop w:val="0"/>
          <w:marBottom w:val="0"/>
          <w:divBdr>
            <w:top w:val="none" w:sz="0" w:space="0" w:color="auto"/>
            <w:left w:val="none" w:sz="0" w:space="0" w:color="auto"/>
            <w:bottom w:val="none" w:sz="0" w:space="0" w:color="auto"/>
            <w:right w:val="none" w:sz="0" w:space="0" w:color="auto"/>
          </w:divBdr>
        </w:div>
        <w:div w:id="93206367">
          <w:marLeft w:val="0"/>
          <w:marRight w:val="0"/>
          <w:marTop w:val="0"/>
          <w:marBottom w:val="0"/>
          <w:divBdr>
            <w:top w:val="none" w:sz="0" w:space="0" w:color="auto"/>
            <w:left w:val="none" w:sz="0" w:space="0" w:color="auto"/>
            <w:bottom w:val="none" w:sz="0" w:space="0" w:color="auto"/>
            <w:right w:val="none" w:sz="0" w:space="0" w:color="auto"/>
          </w:divBdr>
        </w:div>
        <w:div w:id="1317610416">
          <w:marLeft w:val="0"/>
          <w:marRight w:val="0"/>
          <w:marTop w:val="0"/>
          <w:marBottom w:val="0"/>
          <w:divBdr>
            <w:top w:val="none" w:sz="0" w:space="0" w:color="auto"/>
            <w:left w:val="none" w:sz="0" w:space="0" w:color="auto"/>
            <w:bottom w:val="none" w:sz="0" w:space="0" w:color="auto"/>
            <w:right w:val="none" w:sz="0" w:space="0" w:color="auto"/>
          </w:divBdr>
        </w:div>
        <w:div w:id="636187077">
          <w:marLeft w:val="0"/>
          <w:marRight w:val="0"/>
          <w:marTop w:val="0"/>
          <w:marBottom w:val="0"/>
          <w:divBdr>
            <w:top w:val="none" w:sz="0" w:space="0" w:color="auto"/>
            <w:left w:val="none" w:sz="0" w:space="0" w:color="auto"/>
            <w:bottom w:val="none" w:sz="0" w:space="0" w:color="auto"/>
            <w:right w:val="none" w:sz="0" w:space="0" w:color="auto"/>
          </w:divBdr>
        </w:div>
        <w:div w:id="831684058">
          <w:marLeft w:val="0"/>
          <w:marRight w:val="0"/>
          <w:marTop w:val="0"/>
          <w:marBottom w:val="0"/>
          <w:divBdr>
            <w:top w:val="none" w:sz="0" w:space="0" w:color="auto"/>
            <w:left w:val="none" w:sz="0" w:space="0" w:color="auto"/>
            <w:bottom w:val="none" w:sz="0" w:space="0" w:color="auto"/>
            <w:right w:val="none" w:sz="0" w:space="0" w:color="auto"/>
          </w:divBdr>
        </w:div>
        <w:div w:id="1135027668">
          <w:marLeft w:val="0"/>
          <w:marRight w:val="0"/>
          <w:marTop w:val="0"/>
          <w:marBottom w:val="0"/>
          <w:divBdr>
            <w:top w:val="none" w:sz="0" w:space="0" w:color="auto"/>
            <w:left w:val="none" w:sz="0" w:space="0" w:color="auto"/>
            <w:bottom w:val="none" w:sz="0" w:space="0" w:color="auto"/>
            <w:right w:val="none" w:sz="0" w:space="0" w:color="auto"/>
          </w:divBdr>
        </w:div>
        <w:div w:id="1430077956">
          <w:marLeft w:val="0"/>
          <w:marRight w:val="0"/>
          <w:marTop w:val="0"/>
          <w:marBottom w:val="0"/>
          <w:divBdr>
            <w:top w:val="none" w:sz="0" w:space="0" w:color="auto"/>
            <w:left w:val="none" w:sz="0" w:space="0" w:color="auto"/>
            <w:bottom w:val="none" w:sz="0" w:space="0" w:color="auto"/>
            <w:right w:val="none" w:sz="0" w:space="0" w:color="auto"/>
          </w:divBdr>
        </w:div>
        <w:div w:id="525365133">
          <w:marLeft w:val="0"/>
          <w:marRight w:val="0"/>
          <w:marTop w:val="0"/>
          <w:marBottom w:val="0"/>
          <w:divBdr>
            <w:top w:val="none" w:sz="0" w:space="0" w:color="auto"/>
            <w:left w:val="none" w:sz="0" w:space="0" w:color="auto"/>
            <w:bottom w:val="none" w:sz="0" w:space="0" w:color="auto"/>
            <w:right w:val="none" w:sz="0" w:space="0" w:color="auto"/>
          </w:divBdr>
        </w:div>
      </w:divsChild>
    </w:div>
    <w:div w:id="1282802322">
      <w:bodyDiv w:val="1"/>
      <w:marLeft w:val="0"/>
      <w:marRight w:val="0"/>
      <w:marTop w:val="0"/>
      <w:marBottom w:val="0"/>
      <w:divBdr>
        <w:top w:val="none" w:sz="0" w:space="0" w:color="auto"/>
        <w:left w:val="none" w:sz="0" w:space="0" w:color="auto"/>
        <w:bottom w:val="none" w:sz="0" w:space="0" w:color="auto"/>
        <w:right w:val="none" w:sz="0" w:space="0" w:color="auto"/>
      </w:divBdr>
    </w:div>
    <w:div w:id="1355233721">
      <w:bodyDiv w:val="1"/>
      <w:marLeft w:val="0"/>
      <w:marRight w:val="0"/>
      <w:marTop w:val="0"/>
      <w:marBottom w:val="0"/>
      <w:divBdr>
        <w:top w:val="none" w:sz="0" w:space="0" w:color="auto"/>
        <w:left w:val="none" w:sz="0" w:space="0" w:color="auto"/>
        <w:bottom w:val="none" w:sz="0" w:space="0" w:color="auto"/>
        <w:right w:val="none" w:sz="0" w:space="0" w:color="auto"/>
      </w:divBdr>
      <w:divsChild>
        <w:div w:id="920062372">
          <w:marLeft w:val="0"/>
          <w:marRight w:val="0"/>
          <w:marTop w:val="0"/>
          <w:marBottom w:val="0"/>
          <w:divBdr>
            <w:top w:val="none" w:sz="0" w:space="0" w:color="auto"/>
            <w:left w:val="none" w:sz="0" w:space="0" w:color="auto"/>
            <w:bottom w:val="none" w:sz="0" w:space="0" w:color="auto"/>
            <w:right w:val="none" w:sz="0" w:space="0" w:color="auto"/>
          </w:divBdr>
        </w:div>
      </w:divsChild>
    </w:div>
    <w:div w:id="1362824760">
      <w:bodyDiv w:val="1"/>
      <w:marLeft w:val="0"/>
      <w:marRight w:val="0"/>
      <w:marTop w:val="0"/>
      <w:marBottom w:val="0"/>
      <w:divBdr>
        <w:top w:val="none" w:sz="0" w:space="0" w:color="auto"/>
        <w:left w:val="none" w:sz="0" w:space="0" w:color="auto"/>
        <w:bottom w:val="none" w:sz="0" w:space="0" w:color="auto"/>
        <w:right w:val="none" w:sz="0" w:space="0" w:color="auto"/>
      </w:divBdr>
    </w:div>
    <w:div w:id="1391617682">
      <w:bodyDiv w:val="1"/>
      <w:marLeft w:val="0"/>
      <w:marRight w:val="0"/>
      <w:marTop w:val="0"/>
      <w:marBottom w:val="0"/>
      <w:divBdr>
        <w:top w:val="none" w:sz="0" w:space="0" w:color="auto"/>
        <w:left w:val="none" w:sz="0" w:space="0" w:color="auto"/>
        <w:bottom w:val="none" w:sz="0" w:space="0" w:color="auto"/>
        <w:right w:val="none" w:sz="0" w:space="0" w:color="auto"/>
      </w:divBdr>
      <w:divsChild>
        <w:div w:id="493181096">
          <w:marLeft w:val="0"/>
          <w:marRight w:val="0"/>
          <w:marTop w:val="0"/>
          <w:marBottom w:val="0"/>
          <w:divBdr>
            <w:top w:val="none" w:sz="0" w:space="0" w:color="auto"/>
            <w:left w:val="none" w:sz="0" w:space="0" w:color="auto"/>
            <w:bottom w:val="none" w:sz="0" w:space="0" w:color="auto"/>
            <w:right w:val="none" w:sz="0" w:space="0" w:color="auto"/>
          </w:divBdr>
        </w:div>
        <w:div w:id="1372001517">
          <w:marLeft w:val="0"/>
          <w:marRight w:val="0"/>
          <w:marTop w:val="0"/>
          <w:marBottom w:val="0"/>
          <w:divBdr>
            <w:top w:val="none" w:sz="0" w:space="0" w:color="auto"/>
            <w:left w:val="none" w:sz="0" w:space="0" w:color="auto"/>
            <w:bottom w:val="none" w:sz="0" w:space="0" w:color="auto"/>
            <w:right w:val="none" w:sz="0" w:space="0" w:color="auto"/>
          </w:divBdr>
        </w:div>
        <w:div w:id="1321344152">
          <w:marLeft w:val="0"/>
          <w:marRight w:val="0"/>
          <w:marTop w:val="0"/>
          <w:marBottom w:val="0"/>
          <w:divBdr>
            <w:top w:val="none" w:sz="0" w:space="0" w:color="auto"/>
            <w:left w:val="none" w:sz="0" w:space="0" w:color="auto"/>
            <w:bottom w:val="none" w:sz="0" w:space="0" w:color="auto"/>
            <w:right w:val="none" w:sz="0" w:space="0" w:color="auto"/>
          </w:divBdr>
        </w:div>
        <w:div w:id="355690699">
          <w:marLeft w:val="0"/>
          <w:marRight w:val="0"/>
          <w:marTop w:val="0"/>
          <w:marBottom w:val="0"/>
          <w:divBdr>
            <w:top w:val="none" w:sz="0" w:space="0" w:color="auto"/>
            <w:left w:val="none" w:sz="0" w:space="0" w:color="auto"/>
            <w:bottom w:val="none" w:sz="0" w:space="0" w:color="auto"/>
            <w:right w:val="none" w:sz="0" w:space="0" w:color="auto"/>
          </w:divBdr>
        </w:div>
        <w:div w:id="1371879238">
          <w:marLeft w:val="0"/>
          <w:marRight w:val="0"/>
          <w:marTop w:val="0"/>
          <w:marBottom w:val="0"/>
          <w:divBdr>
            <w:top w:val="none" w:sz="0" w:space="0" w:color="auto"/>
            <w:left w:val="none" w:sz="0" w:space="0" w:color="auto"/>
            <w:bottom w:val="none" w:sz="0" w:space="0" w:color="auto"/>
            <w:right w:val="none" w:sz="0" w:space="0" w:color="auto"/>
          </w:divBdr>
        </w:div>
        <w:div w:id="170023665">
          <w:marLeft w:val="0"/>
          <w:marRight w:val="0"/>
          <w:marTop w:val="0"/>
          <w:marBottom w:val="0"/>
          <w:divBdr>
            <w:top w:val="none" w:sz="0" w:space="0" w:color="auto"/>
            <w:left w:val="none" w:sz="0" w:space="0" w:color="auto"/>
            <w:bottom w:val="none" w:sz="0" w:space="0" w:color="auto"/>
            <w:right w:val="none" w:sz="0" w:space="0" w:color="auto"/>
          </w:divBdr>
        </w:div>
        <w:div w:id="1737239950">
          <w:marLeft w:val="0"/>
          <w:marRight w:val="0"/>
          <w:marTop w:val="0"/>
          <w:marBottom w:val="0"/>
          <w:divBdr>
            <w:top w:val="none" w:sz="0" w:space="0" w:color="auto"/>
            <w:left w:val="none" w:sz="0" w:space="0" w:color="auto"/>
            <w:bottom w:val="none" w:sz="0" w:space="0" w:color="auto"/>
            <w:right w:val="none" w:sz="0" w:space="0" w:color="auto"/>
          </w:divBdr>
        </w:div>
        <w:div w:id="1214541784">
          <w:marLeft w:val="0"/>
          <w:marRight w:val="0"/>
          <w:marTop w:val="0"/>
          <w:marBottom w:val="0"/>
          <w:divBdr>
            <w:top w:val="none" w:sz="0" w:space="0" w:color="auto"/>
            <w:left w:val="none" w:sz="0" w:space="0" w:color="auto"/>
            <w:bottom w:val="none" w:sz="0" w:space="0" w:color="auto"/>
            <w:right w:val="none" w:sz="0" w:space="0" w:color="auto"/>
          </w:divBdr>
        </w:div>
        <w:div w:id="1803497236">
          <w:marLeft w:val="0"/>
          <w:marRight w:val="0"/>
          <w:marTop w:val="0"/>
          <w:marBottom w:val="0"/>
          <w:divBdr>
            <w:top w:val="none" w:sz="0" w:space="0" w:color="auto"/>
            <w:left w:val="none" w:sz="0" w:space="0" w:color="auto"/>
            <w:bottom w:val="none" w:sz="0" w:space="0" w:color="auto"/>
            <w:right w:val="none" w:sz="0" w:space="0" w:color="auto"/>
          </w:divBdr>
        </w:div>
        <w:div w:id="728530630">
          <w:marLeft w:val="0"/>
          <w:marRight w:val="0"/>
          <w:marTop w:val="0"/>
          <w:marBottom w:val="0"/>
          <w:divBdr>
            <w:top w:val="none" w:sz="0" w:space="0" w:color="auto"/>
            <w:left w:val="none" w:sz="0" w:space="0" w:color="auto"/>
            <w:bottom w:val="none" w:sz="0" w:space="0" w:color="auto"/>
            <w:right w:val="none" w:sz="0" w:space="0" w:color="auto"/>
          </w:divBdr>
        </w:div>
        <w:div w:id="381099145">
          <w:marLeft w:val="0"/>
          <w:marRight w:val="0"/>
          <w:marTop w:val="0"/>
          <w:marBottom w:val="0"/>
          <w:divBdr>
            <w:top w:val="none" w:sz="0" w:space="0" w:color="auto"/>
            <w:left w:val="none" w:sz="0" w:space="0" w:color="auto"/>
            <w:bottom w:val="none" w:sz="0" w:space="0" w:color="auto"/>
            <w:right w:val="none" w:sz="0" w:space="0" w:color="auto"/>
          </w:divBdr>
        </w:div>
        <w:div w:id="1095781253">
          <w:marLeft w:val="0"/>
          <w:marRight w:val="0"/>
          <w:marTop w:val="0"/>
          <w:marBottom w:val="0"/>
          <w:divBdr>
            <w:top w:val="none" w:sz="0" w:space="0" w:color="auto"/>
            <w:left w:val="none" w:sz="0" w:space="0" w:color="auto"/>
            <w:bottom w:val="none" w:sz="0" w:space="0" w:color="auto"/>
            <w:right w:val="none" w:sz="0" w:space="0" w:color="auto"/>
          </w:divBdr>
        </w:div>
        <w:div w:id="1517573419">
          <w:marLeft w:val="0"/>
          <w:marRight w:val="0"/>
          <w:marTop w:val="0"/>
          <w:marBottom w:val="0"/>
          <w:divBdr>
            <w:top w:val="none" w:sz="0" w:space="0" w:color="auto"/>
            <w:left w:val="none" w:sz="0" w:space="0" w:color="auto"/>
            <w:bottom w:val="none" w:sz="0" w:space="0" w:color="auto"/>
            <w:right w:val="none" w:sz="0" w:space="0" w:color="auto"/>
          </w:divBdr>
        </w:div>
        <w:div w:id="1628198513">
          <w:marLeft w:val="0"/>
          <w:marRight w:val="0"/>
          <w:marTop w:val="0"/>
          <w:marBottom w:val="0"/>
          <w:divBdr>
            <w:top w:val="none" w:sz="0" w:space="0" w:color="auto"/>
            <w:left w:val="none" w:sz="0" w:space="0" w:color="auto"/>
            <w:bottom w:val="none" w:sz="0" w:space="0" w:color="auto"/>
            <w:right w:val="none" w:sz="0" w:space="0" w:color="auto"/>
          </w:divBdr>
        </w:div>
        <w:div w:id="1630354005">
          <w:marLeft w:val="0"/>
          <w:marRight w:val="0"/>
          <w:marTop w:val="0"/>
          <w:marBottom w:val="0"/>
          <w:divBdr>
            <w:top w:val="none" w:sz="0" w:space="0" w:color="auto"/>
            <w:left w:val="none" w:sz="0" w:space="0" w:color="auto"/>
            <w:bottom w:val="none" w:sz="0" w:space="0" w:color="auto"/>
            <w:right w:val="none" w:sz="0" w:space="0" w:color="auto"/>
          </w:divBdr>
        </w:div>
        <w:div w:id="1427918731">
          <w:marLeft w:val="0"/>
          <w:marRight w:val="0"/>
          <w:marTop w:val="0"/>
          <w:marBottom w:val="0"/>
          <w:divBdr>
            <w:top w:val="none" w:sz="0" w:space="0" w:color="auto"/>
            <w:left w:val="none" w:sz="0" w:space="0" w:color="auto"/>
            <w:bottom w:val="none" w:sz="0" w:space="0" w:color="auto"/>
            <w:right w:val="none" w:sz="0" w:space="0" w:color="auto"/>
          </w:divBdr>
        </w:div>
        <w:div w:id="607808390">
          <w:marLeft w:val="0"/>
          <w:marRight w:val="0"/>
          <w:marTop w:val="0"/>
          <w:marBottom w:val="0"/>
          <w:divBdr>
            <w:top w:val="none" w:sz="0" w:space="0" w:color="auto"/>
            <w:left w:val="none" w:sz="0" w:space="0" w:color="auto"/>
            <w:bottom w:val="none" w:sz="0" w:space="0" w:color="auto"/>
            <w:right w:val="none" w:sz="0" w:space="0" w:color="auto"/>
          </w:divBdr>
        </w:div>
        <w:div w:id="277298477">
          <w:marLeft w:val="0"/>
          <w:marRight w:val="0"/>
          <w:marTop w:val="0"/>
          <w:marBottom w:val="0"/>
          <w:divBdr>
            <w:top w:val="none" w:sz="0" w:space="0" w:color="auto"/>
            <w:left w:val="none" w:sz="0" w:space="0" w:color="auto"/>
            <w:bottom w:val="none" w:sz="0" w:space="0" w:color="auto"/>
            <w:right w:val="none" w:sz="0" w:space="0" w:color="auto"/>
          </w:divBdr>
        </w:div>
        <w:div w:id="1860466853">
          <w:marLeft w:val="0"/>
          <w:marRight w:val="0"/>
          <w:marTop w:val="0"/>
          <w:marBottom w:val="0"/>
          <w:divBdr>
            <w:top w:val="none" w:sz="0" w:space="0" w:color="auto"/>
            <w:left w:val="none" w:sz="0" w:space="0" w:color="auto"/>
            <w:bottom w:val="none" w:sz="0" w:space="0" w:color="auto"/>
            <w:right w:val="none" w:sz="0" w:space="0" w:color="auto"/>
          </w:divBdr>
        </w:div>
        <w:div w:id="1908687691">
          <w:marLeft w:val="0"/>
          <w:marRight w:val="0"/>
          <w:marTop w:val="0"/>
          <w:marBottom w:val="0"/>
          <w:divBdr>
            <w:top w:val="none" w:sz="0" w:space="0" w:color="auto"/>
            <w:left w:val="none" w:sz="0" w:space="0" w:color="auto"/>
            <w:bottom w:val="none" w:sz="0" w:space="0" w:color="auto"/>
            <w:right w:val="none" w:sz="0" w:space="0" w:color="auto"/>
          </w:divBdr>
        </w:div>
        <w:div w:id="790708121">
          <w:marLeft w:val="0"/>
          <w:marRight w:val="0"/>
          <w:marTop w:val="0"/>
          <w:marBottom w:val="0"/>
          <w:divBdr>
            <w:top w:val="none" w:sz="0" w:space="0" w:color="auto"/>
            <w:left w:val="none" w:sz="0" w:space="0" w:color="auto"/>
            <w:bottom w:val="none" w:sz="0" w:space="0" w:color="auto"/>
            <w:right w:val="none" w:sz="0" w:space="0" w:color="auto"/>
          </w:divBdr>
        </w:div>
        <w:div w:id="1587491291">
          <w:marLeft w:val="0"/>
          <w:marRight w:val="0"/>
          <w:marTop w:val="0"/>
          <w:marBottom w:val="0"/>
          <w:divBdr>
            <w:top w:val="none" w:sz="0" w:space="0" w:color="auto"/>
            <w:left w:val="none" w:sz="0" w:space="0" w:color="auto"/>
            <w:bottom w:val="none" w:sz="0" w:space="0" w:color="auto"/>
            <w:right w:val="none" w:sz="0" w:space="0" w:color="auto"/>
          </w:divBdr>
        </w:div>
        <w:div w:id="706879964">
          <w:marLeft w:val="0"/>
          <w:marRight w:val="0"/>
          <w:marTop w:val="0"/>
          <w:marBottom w:val="0"/>
          <w:divBdr>
            <w:top w:val="none" w:sz="0" w:space="0" w:color="auto"/>
            <w:left w:val="none" w:sz="0" w:space="0" w:color="auto"/>
            <w:bottom w:val="none" w:sz="0" w:space="0" w:color="auto"/>
            <w:right w:val="none" w:sz="0" w:space="0" w:color="auto"/>
          </w:divBdr>
        </w:div>
        <w:div w:id="111023946">
          <w:marLeft w:val="0"/>
          <w:marRight w:val="0"/>
          <w:marTop w:val="0"/>
          <w:marBottom w:val="0"/>
          <w:divBdr>
            <w:top w:val="none" w:sz="0" w:space="0" w:color="auto"/>
            <w:left w:val="none" w:sz="0" w:space="0" w:color="auto"/>
            <w:bottom w:val="none" w:sz="0" w:space="0" w:color="auto"/>
            <w:right w:val="none" w:sz="0" w:space="0" w:color="auto"/>
          </w:divBdr>
        </w:div>
        <w:div w:id="1974556105">
          <w:marLeft w:val="0"/>
          <w:marRight w:val="0"/>
          <w:marTop w:val="0"/>
          <w:marBottom w:val="0"/>
          <w:divBdr>
            <w:top w:val="none" w:sz="0" w:space="0" w:color="auto"/>
            <w:left w:val="none" w:sz="0" w:space="0" w:color="auto"/>
            <w:bottom w:val="none" w:sz="0" w:space="0" w:color="auto"/>
            <w:right w:val="none" w:sz="0" w:space="0" w:color="auto"/>
          </w:divBdr>
        </w:div>
        <w:div w:id="596331028">
          <w:marLeft w:val="0"/>
          <w:marRight w:val="0"/>
          <w:marTop w:val="0"/>
          <w:marBottom w:val="0"/>
          <w:divBdr>
            <w:top w:val="none" w:sz="0" w:space="0" w:color="auto"/>
            <w:left w:val="none" w:sz="0" w:space="0" w:color="auto"/>
            <w:bottom w:val="none" w:sz="0" w:space="0" w:color="auto"/>
            <w:right w:val="none" w:sz="0" w:space="0" w:color="auto"/>
          </w:divBdr>
        </w:div>
        <w:div w:id="150803423">
          <w:marLeft w:val="0"/>
          <w:marRight w:val="0"/>
          <w:marTop w:val="0"/>
          <w:marBottom w:val="0"/>
          <w:divBdr>
            <w:top w:val="none" w:sz="0" w:space="0" w:color="auto"/>
            <w:left w:val="none" w:sz="0" w:space="0" w:color="auto"/>
            <w:bottom w:val="none" w:sz="0" w:space="0" w:color="auto"/>
            <w:right w:val="none" w:sz="0" w:space="0" w:color="auto"/>
          </w:divBdr>
        </w:div>
        <w:div w:id="1497305217">
          <w:marLeft w:val="0"/>
          <w:marRight w:val="0"/>
          <w:marTop w:val="0"/>
          <w:marBottom w:val="0"/>
          <w:divBdr>
            <w:top w:val="none" w:sz="0" w:space="0" w:color="auto"/>
            <w:left w:val="none" w:sz="0" w:space="0" w:color="auto"/>
            <w:bottom w:val="none" w:sz="0" w:space="0" w:color="auto"/>
            <w:right w:val="none" w:sz="0" w:space="0" w:color="auto"/>
          </w:divBdr>
        </w:div>
        <w:div w:id="1038168293">
          <w:marLeft w:val="0"/>
          <w:marRight w:val="0"/>
          <w:marTop w:val="0"/>
          <w:marBottom w:val="0"/>
          <w:divBdr>
            <w:top w:val="none" w:sz="0" w:space="0" w:color="auto"/>
            <w:left w:val="none" w:sz="0" w:space="0" w:color="auto"/>
            <w:bottom w:val="none" w:sz="0" w:space="0" w:color="auto"/>
            <w:right w:val="none" w:sz="0" w:space="0" w:color="auto"/>
          </w:divBdr>
        </w:div>
        <w:div w:id="1365519722">
          <w:marLeft w:val="0"/>
          <w:marRight w:val="0"/>
          <w:marTop w:val="0"/>
          <w:marBottom w:val="0"/>
          <w:divBdr>
            <w:top w:val="none" w:sz="0" w:space="0" w:color="auto"/>
            <w:left w:val="none" w:sz="0" w:space="0" w:color="auto"/>
            <w:bottom w:val="none" w:sz="0" w:space="0" w:color="auto"/>
            <w:right w:val="none" w:sz="0" w:space="0" w:color="auto"/>
          </w:divBdr>
        </w:div>
        <w:div w:id="1182939438">
          <w:marLeft w:val="0"/>
          <w:marRight w:val="0"/>
          <w:marTop w:val="0"/>
          <w:marBottom w:val="0"/>
          <w:divBdr>
            <w:top w:val="none" w:sz="0" w:space="0" w:color="auto"/>
            <w:left w:val="none" w:sz="0" w:space="0" w:color="auto"/>
            <w:bottom w:val="none" w:sz="0" w:space="0" w:color="auto"/>
            <w:right w:val="none" w:sz="0" w:space="0" w:color="auto"/>
          </w:divBdr>
        </w:div>
        <w:div w:id="947927824">
          <w:marLeft w:val="0"/>
          <w:marRight w:val="0"/>
          <w:marTop w:val="0"/>
          <w:marBottom w:val="0"/>
          <w:divBdr>
            <w:top w:val="none" w:sz="0" w:space="0" w:color="auto"/>
            <w:left w:val="none" w:sz="0" w:space="0" w:color="auto"/>
            <w:bottom w:val="none" w:sz="0" w:space="0" w:color="auto"/>
            <w:right w:val="none" w:sz="0" w:space="0" w:color="auto"/>
          </w:divBdr>
        </w:div>
        <w:div w:id="1997411111">
          <w:marLeft w:val="0"/>
          <w:marRight w:val="0"/>
          <w:marTop w:val="0"/>
          <w:marBottom w:val="0"/>
          <w:divBdr>
            <w:top w:val="none" w:sz="0" w:space="0" w:color="auto"/>
            <w:left w:val="none" w:sz="0" w:space="0" w:color="auto"/>
            <w:bottom w:val="none" w:sz="0" w:space="0" w:color="auto"/>
            <w:right w:val="none" w:sz="0" w:space="0" w:color="auto"/>
          </w:divBdr>
        </w:div>
        <w:div w:id="1310942137">
          <w:marLeft w:val="0"/>
          <w:marRight w:val="0"/>
          <w:marTop w:val="0"/>
          <w:marBottom w:val="0"/>
          <w:divBdr>
            <w:top w:val="none" w:sz="0" w:space="0" w:color="auto"/>
            <w:left w:val="none" w:sz="0" w:space="0" w:color="auto"/>
            <w:bottom w:val="none" w:sz="0" w:space="0" w:color="auto"/>
            <w:right w:val="none" w:sz="0" w:space="0" w:color="auto"/>
          </w:divBdr>
        </w:div>
        <w:div w:id="1763721867">
          <w:marLeft w:val="0"/>
          <w:marRight w:val="0"/>
          <w:marTop w:val="0"/>
          <w:marBottom w:val="0"/>
          <w:divBdr>
            <w:top w:val="none" w:sz="0" w:space="0" w:color="auto"/>
            <w:left w:val="none" w:sz="0" w:space="0" w:color="auto"/>
            <w:bottom w:val="none" w:sz="0" w:space="0" w:color="auto"/>
            <w:right w:val="none" w:sz="0" w:space="0" w:color="auto"/>
          </w:divBdr>
        </w:div>
        <w:div w:id="1728340852">
          <w:marLeft w:val="0"/>
          <w:marRight w:val="0"/>
          <w:marTop w:val="0"/>
          <w:marBottom w:val="0"/>
          <w:divBdr>
            <w:top w:val="none" w:sz="0" w:space="0" w:color="auto"/>
            <w:left w:val="none" w:sz="0" w:space="0" w:color="auto"/>
            <w:bottom w:val="none" w:sz="0" w:space="0" w:color="auto"/>
            <w:right w:val="none" w:sz="0" w:space="0" w:color="auto"/>
          </w:divBdr>
        </w:div>
        <w:div w:id="124155445">
          <w:marLeft w:val="0"/>
          <w:marRight w:val="0"/>
          <w:marTop w:val="0"/>
          <w:marBottom w:val="0"/>
          <w:divBdr>
            <w:top w:val="none" w:sz="0" w:space="0" w:color="auto"/>
            <w:left w:val="none" w:sz="0" w:space="0" w:color="auto"/>
            <w:bottom w:val="none" w:sz="0" w:space="0" w:color="auto"/>
            <w:right w:val="none" w:sz="0" w:space="0" w:color="auto"/>
          </w:divBdr>
        </w:div>
        <w:div w:id="166554634">
          <w:marLeft w:val="0"/>
          <w:marRight w:val="0"/>
          <w:marTop w:val="0"/>
          <w:marBottom w:val="0"/>
          <w:divBdr>
            <w:top w:val="none" w:sz="0" w:space="0" w:color="auto"/>
            <w:left w:val="none" w:sz="0" w:space="0" w:color="auto"/>
            <w:bottom w:val="none" w:sz="0" w:space="0" w:color="auto"/>
            <w:right w:val="none" w:sz="0" w:space="0" w:color="auto"/>
          </w:divBdr>
        </w:div>
        <w:div w:id="1664117599">
          <w:marLeft w:val="0"/>
          <w:marRight w:val="0"/>
          <w:marTop w:val="0"/>
          <w:marBottom w:val="0"/>
          <w:divBdr>
            <w:top w:val="none" w:sz="0" w:space="0" w:color="auto"/>
            <w:left w:val="none" w:sz="0" w:space="0" w:color="auto"/>
            <w:bottom w:val="none" w:sz="0" w:space="0" w:color="auto"/>
            <w:right w:val="none" w:sz="0" w:space="0" w:color="auto"/>
          </w:divBdr>
        </w:div>
        <w:div w:id="936258147">
          <w:marLeft w:val="0"/>
          <w:marRight w:val="0"/>
          <w:marTop w:val="0"/>
          <w:marBottom w:val="0"/>
          <w:divBdr>
            <w:top w:val="none" w:sz="0" w:space="0" w:color="auto"/>
            <w:left w:val="none" w:sz="0" w:space="0" w:color="auto"/>
            <w:bottom w:val="none" w:sz="0" w:space="0" w:color="auto"/>
            <w:right w:val="none" w:sz="0" w:space="0" w:color="auto"/>
          </w:divBdr>
        </w:div>
        <w:div w:id="993799843">
          <w:marLeft w:val="0"/>
          <w:marRight w:val="0"/>
          <w:marTop w:val="0"/>
          <w:marBottom w:val="0"/>
          <w:divBdr>
            <w:top w:val="none" w:sz="0" w:space="0" w:color="auto"/>
            <w:left w:val="none" w:sz="0" w:space="0" w:color="auto"/>
            <w:bottom w:val="none" w:sz="0" w:space="0" w:color="auto"/>
            <w:right w:val="none" w:sz="0" w:space="0" w:color="auto"/>
          </w:divBdr>
        </w:div>
        <w:div w:id="1043677584">
          <w:marLeft w:val="0"/>
          <w:marRight w:val="0"/>
          <w:marTop w:val="0"/>
          <w:marBottom w:val="0"/>
          <w:divBdr>
            <w:top w:val="none" w:sz="0" w:space="0" w:color="auto"/>
            <w:left w:val="none" w:sz="0" w:space="0" w:color="auto"/>
            <w:bottom w:val="none" w:sz="0" w:space="0" w:color="auto"/>
            <w:right w:val="none" w:sz="0" w:space="0" w:color="auto"/>
          </w:divBdr>
        </w:div>
        <w:div w:id="1121269776">
          <w:marLeft w:val="0"/>
          <w:marRight w:val="0"/>
          <w:marTop w:val="0"/>
          <w:marBottom w:val="0"/>
          <w:divBdr>
            <w:top w:val="none" w:sz="0" w:space="0" w:color="auto"/>
            <w:left w:val="none" w:sz="0" w:space="0" w:color="auto"/>
            <w:bottom w:val="none" w:sz="0" w:space="0" w:color="auto"/>
            <w:right w:val="none" w:sz="0" w:space="0" w:color="auto"/>
          </w:divBdr>
        </w:div>
        <w:div w:id="1274284566">
          <w:marLeft w:val="0"/>
          <w:marRight w:val="0"/>
          <w:marTop w:val="0"/>
          <w:marBottom w:val="0"/>
          <w:divBdr>
            <w:top w:val="none" w:sz="0" w:space="0" w:color="auto"/>
            <w:left w:val="none" w:sz="0" w:space="0" w:color="auto"/>
            <w:bottom w:val="none" w:sz="0" w:space="0" w:color="auto"/>
            <w:right w:val="none" w:sz="0" w:space="0" w:color="auto"/>
          </w:divBdr>
        </w:div>
        <w:div w:id="1970896390">
          <w:marLeft w:val="0"/>
          <w:marRight w:val="0"/>
          <w:marTop w:val="0"/>
          <w:marBottom w:val="0"/>
          <w:divBdr>
            <w:top w:val="none" w:sz="0" w:space="0" w:color="auto"/>
            <w:left w:val="none" w:sz="0" w:space="0" w:color="auto"/>
            <w:bottom w:val="none" w:sz="0" w:space="0" w:color="auto"/>
            <w:right w:val="none" w:sz="0" w:space="0" w:color="auto"/>
          </w:divBdr>
        </w:div>
        <w:div w:id="1577403160">
          <w:marLeft w:val="0"/>
          <w:marRight w:val="0"/>
          <w:marTop w:val="0"/>
          <w:marBottom w:val="0"/>
          <w:divBdr>
            <w:top w:val="none" w:sz="0" w:space="0" w:color="auto"/>
            <w:left w:val="none" w:sz="0" w:space="0" w:color="auto"/>
            <w:bottom w:val="none" w:sz="0" w:space="0" w:color="auto"/>
            <w:right w:val="none" w:sz="0" w:space="0" w:color="auto"/>
          </w:divBdr>
        </w:div>
        <w:div w:id="455375203">
          <w:marLeft w:val="0"/>
          <w:marRight w:val="0"/>
          <w:marTop w:val="0"/>
          <w:marBottom w:val="0"/>
          <w:divBdr>
            <w:top w:val="none" w:sz="0" w:space="0" w:color="auto"/>
            <w:left w:val="none" w:sz="0" w:space="0" w:color="auto"/>
            <w:bottom w:val="none" w:sz="0" w:space="0" w:color="auto"/>
            <w:right w:val="none" w:sz="0" w:space="0" w:color="auto"/>
          </w:divBdr>
        </w:div>
        <w:div w:id="1994795909">
          <w:marLeft w:val="0"/>
          <w:marRight w:val="0"/>
          <w:marTop w:val="0"/>
          <w:marBottom w:val="0"/>
          <w:divBdr>
            <w:top w:val="none" w:sz="0" w:space="0" w:color="auto"/>
            <w:left w:val="none" w:sz="0" w:space="0" w:color="auto"/>
            <w:bottom w:val="none" w:sz="0" w:space="0" w:color="auto"/>
            <w:right w:val="none" w:sz="0" w:space="0" w:color="auto"/>
          </w:divBdr>
        </w:div>
        <w:div w:id="893155689">
          <w:marLeft w:val="0"/>
          <w:marRight w:val="0"/>
          <w:marTop w:val="0"/>
          <w:marBottom w:val="0"/>
          <w:divBdr>
            <w:top w:val="none" w:sz="0" w:space="0" w:color="auto"/>
            <w:left w:val="none" w:sz="0" w:space="0" w:color="auto"/>
            <w:bottom w:val="none" w:sz="0" w:space="0" w:color="auto"/>
            <w:right w:val="none" w:sz="0" w:space="0" w:color="auto"/>
          </w:divBdr>
        </w:div>
        <w:div w:id="1609268740">
          <w:marLeft w:val="0"/>
          <w:marRight w:val="0"/>
          <w:marTop w:val="0"/>
          <w:marBottom w:val="0"/>
          <w:divBdr>
            <w:top w:val="none" w:sz="0" w:space="0" w:color="auto"/>
            <w:left w:val="none" w:sz="0" w:space="0" w:color="auto"/>
            <w:bottom w:val="none" w:sz="0" w:space="0" w:color="auto"/>
            <w:right w:val="none" w:sz="0" w:space="0" w:color="auto"/>
          </w:divBdr>
        </w:div>
        <w:div w:id="381713776">
          <w:marLeft w:val="0"/>
          <w:marRight w:val="0"/>
          <w:marTop w:val="0"/>
          <w:marBottom w:val="0"/>
          <w:divBdr>
            <w:top w:val="none" w:sz="0" w:space="0" w:color="auto"/>
            <w:left w:val="none" w:sz="0" w:space="0" w:color="auto"/>
            <w:bottom w:val="none" w:sz="0" w:space="0" w:color="auto"/>
            <w:right w:val="none" w:sz="0" w:space="0" w:color="auto"/>
          </w:divBdr>
        </w:div>
        <w:div w:id="1407993954">
          <w:marLeft w:val="0"/>
          <w:marRight w:val="0"/>
          <w:marTop w:val="0"/>
          <w:marBottom w:val="0"/>
          <w:divBdr>
            <w:top w:val="none" w:sz="0" w:space="0" w:color="auto"/>
            <w:left w:val="none" w:sz="0" w:space="0" w:color="auto"/>
            <w:bottom w:val="none" w:sz="0" w:space="0" w:color="auto"/>
            <w:right w:val="none" w:sz="0" w:space="0" w:color="auto"/>
          </w:divBdr>
        </w:div>
        <w:div w:id="1959488977">
          <w:marLeft w:val="0"/>
          <w:marRight w:val="0"/>
          <w:marTop w:val="0"/>
          <w:marBottom w:val="0"/>
          <w:divBdr>
            <w:top w:val="none" w:sz="0" w:space="0" w:color="auto"/>
            <w:left w:val="none" w:sz="0" w:space="0" w:color="auto"/>
            <w:bottom w:val="none" w:sz="0" w:space="0" w:color="auto"/>
            <w:right w:val="none" w:sz="0" w:space="0" w:color="auto"/>
          </w:divBdr>
        </w:div>
        <w:div w:id="21245801">
          <w:marLeft w:val="0"/>
          <w:marRight w:val="0"/>
          <w:marTop w:val="0"/>
          <w:marBottom w:val="0"/>
          <w:divBdr>
            <w:top w:val="none" w:sz="0" w:space="0" w:color="auto"/>
            <w:left w:val="none" w:sz="0" w:space="0" w:color="auto"/>
            <w:bottom w:val="none" w:sz="0" w:space="0" w:color="auto"/>
            <w:right w:val="none" w:sz="0" w:space="0" w:color="auto"/>
          </w:divBdr>
        </w:div>
        <w:div w:id="1533228796">
          <w:marLeft w:val="0"/>
          <w:marRight w:val="0"/>
          <w:marTop w:val="0"/>
          <w:marBottom w:val="0"/>
          <w:divBdr>
            <w:top w:val="none" w:sz="0" w:space="0" w:color="auto"/>
            <w:left w:val="none" w:sz="0" w:space="0" w:color="auto"/>
            <w:bottom w:val="none" w:sz="0" w:space="0" w:color="auto"/>
            <w:right w:val="none" w:sz="0" w:space="0" w:color="auto"/>
          </w:divBdr>
        </w:div>
        <w:div w:id="141117032">
          <w:marLeft w:val="0"/>
          <w:marRight w:val="0"/>
          <w:marTop w:val="0"/>
          <w:marBottom w:val="0"/>
          <w:divBdr>
            <w:top w:val="none" w:sz="0" w:space="0" w:color="auto"/>
            <w:left w:val="none" w:sz="0" w:space="0" w:color="auto"/>
            <w:bottom w:val="none" w:sz="0" w:space="0" w:color="auto"/>
            <w:right w:val="none" w:sz="0" w:space="0" w:color="auto"/>
          </w:divBdr>
        </w:div>
        <w:div w:id="519587026">
          <w:marLeft w:val="0"/>
          <w:marRight w:val="0"/>
          <w:marTop w:val="0"/>
          <w:marBottom w:val="0"/>
          <w:divBdr>
            <w:top w:val="none" w:sz="0" w:space="0" w:color="auto"/>
            <w:left w:val="none" w:sz="0" w:space="0" w:color="auto"/>
            <w:bottom w:val="none" w:sz="0" w:space="0" w:color="auto"/>
            <w:right w:val="none" w:sz="0" w:space="0" w:color="auto"/>
          </w:divBdr>
        </w:div>
        <w:div w:id="1147237930">
          <w:marLeft w:val="0"/>
          <w:marRight w:val="0"/>
          <w:marTop w:val="0"/>
          <w:marBottom w:val="0"/>
          <w:divBdr>
            <w:top w:val="none" w:sz="0" w:space="0" w:color="auto"/>
            <w:left w:val="none" w:sz="0" w:space="0" w:color="auto"/>
            <w:bottom w:val="none" w:sz="0" w:space="0" w:color="auto"/>
            <w:right w:val="none" w:sz="0" w:space="0" w:color="auto"/>
          </w:divBdr>
        </w:div>
        <w:div w:id="1273584651">
          <w:marLeft w:val="0"/>
          <w:marRight w:val="0"/>
          <w:marTop w:val="0"/>
          <w:marBottom w:val="0"/>
          <w:divBdr>
            <w:top w:val="none" w:sz="0" w:space="0" w:color="auto"/>
            <w:left w:val="none" w:sz="0" w:space="0" w:color="auto"/>
            <w:bottom w:val="none" w:sz="0" w:space="0" w:color="auto"/>
            <w:right w:val="none" w:sz="0" w:space="0" w:color="auto"/>
          </w:divBdr>
        </w:div>
        <w:div w:id="852644750">
          <w:marLeft w:val="0"/>
          <w:marRight w:val="0"/>
          <w:marTop w:val="0"/>
          <w:marBottom w:val="0"/>
          <w:divBdr>
            <w:top w:val="none" w:sz="0" w:space="0" w:color="auto"/>
            <w:left w:val="none" w:sz="0" w:space="0" w:color="auto"/>
            <w:bottom w:val="none" w:sz="0" w:space="0" w:color="auto"/>
            <w:right w:val="none" w:sz="0" w:space="0" w:color="auto"/>
          </w:divBdr>
        </w:div>
        <w:div w:id="2127193191">
          <w:marLeft w:val="0"/>
          <w:marRight w:val="0"/>
          <w:marTop w:val="0"/>
          <w:marBottom w:val="0"/>
          <w:divBdr>
            <w:top w:val="none" w:sz="0" w:space="0" w:color="auto"/>
            <w:left w:val="none" w:sz="0" w:space="0" w:color="auto"/>
            <w:bottom w:val="none" w:sz="0" w:space="0" w:color="auto"/>
            <w:right w:val="none" w:sz="0" w:space="0" w:color="auto"/>
          </w:divBdr>
        </w:div>
        <w:div w:id="1449004397">
          <w:marLeft w:val="0"/>
          <w:marRight w:val="0"/>
          <w:marTop w:val="0"/>
          <w:marBottom w:val="0"/>
          <w:divBdr>
            <w:top w:val="none" w:sz="0" w:space="0" w:color="auto"/>
            <w:left w:val="none" w:sz="0" w:space="0" w:color="auto"/>
            <w:bottom w:val="none" w:sz="0" w:space="0" w:color="auto"/>
            <w:right w:val="none" w:sz="0" w:space="0" w:color="auto"/>
          </w:divBdr>
        </w:div>
        <w:div w:id="355890791">
          <w:marLeft w:val="0"/>
          <w:marRight w:val="0"/>
          <w:marTop w:val="0"/>
          <w:marBottom w:val="0"/>
          <w:divBdr>
            <w:top w:val="none" w:sz="0" w:space="0" w:color="auto"/>
            <w:left w:val="none" w:sz="0" w:space="0" w:color="auto"/>
            <w:bottom w:val="none" w:sz="0" w:space="0" w:color="auto"/>
            <w:right w:val="none" w:sz="0" w:space="0" w:color="auto"/>
          </w:divBdr>
        </w:div>
        <w:div w:id="60567092">
          <w:marLeft w:val="0"/>
          <w:marRight w:val="0"/>
          <w:marTop w:val="0"/>
          <w:marBottom w:val="0"/>
          <w:divBdr>
            <w:top w:val="none" w:sz="0" w:space="0" w:color="auto"/>
            <w:left w:val="none" w:sz="0" w:space="0" w:color="auto"/>
            <w:bottom w:val="none" w:sz="0" w:space="0" w:color="auto"/>
            <w:right w:val="none" w:sz="0" w:space="0" w:color="auto"/>
          </w:divBdr>
        </w:div>
        <w:div w:id="572618902">
          <w:marLeft w:val="0"/>
          <w:marRight w:val="0"/>
          <w:marTop w:val="0"/>
          <w:marBottom w:val="0"/>
          <w:divBdr>
            <w:top w:val="none" w:sz="0" w:space="0" w:color="auto"/>
            <w:left w:val="none" w:sz="0" w:space="0" w:color="auto"/>
            <w:bottom w:val="none" w:sz="0" w:space="0" w:color="auto"/>
            <w:right w:val="none" w:sz="0" w:space="0" w:color="auto"/>
          </w:divBdr>
        </w:div>
        <w:div w:id="745955923">
          <w:marLeft w:val="0"/>
          <w:marRight w:val="0"/>
          <w:marTop w:val="0"/>
          <w:marBottom w:val="0"/>
          <w:divBdr>
            <w:top w:val="none" w:sz="0" w:space="0" w:color="auto"/>
            <w:left w:val="none" w:sz="0" w:space="0" w:color="auto"/>
            <w:bottom w:val="none" w:sz="0" w:space="0" w:color="auto"/>
            <w:right w:val="none" w:sz="0" w:space="0" w:color="auto"/>
          </w:divBdr>
        </w:div>
        <w:div w:id="824006937">
          <w:marLeft w:val="0"/>
          <w:marRight w:val="0"/>
          <w:marTop w:val="0"/>
          <w:marBottom w:val="0"/>
          <w:divBdr>
            <w:top w:val="none" w:sz="0" w:space="0" w:color="auto"/>
            <w:left w:val="none" w:sz="0" w:space="0" w:color="auto"/>
            <w:bottom w:val="none" w:sz="0" w:space="0" w:color="auto"/>
            <w:right w:val="none" w:sz="0" w:space="0" w:color="auto"/>
          </w:divBdr>
        </w:div>
        <w:div w:id="1160998227">
          <w:marLeft w:val="0"/>
          <w:marRight w:val="0"/>
          <w:marTop w:val="0"/>
          <w:marBottom w:val="0"/>
          <w:divBdr>
            <w:top w:val="none" w:sz="0" w:space="0" w:color="auto"/>
            <w:left w:val="none" w:sz="0" w:space="0" w:color="auto"/>
            <w:bottom w:val="none" w:sz="0" w:space="0" w:color="auto"/>
            <w:right w:val="none" w:sz="0" w:space="0" w:color="auto"/>
          </w:divBdr>
        </w:div>
        <w:div w:id="959410423">
          <w:marLeft w:val="0"/>
          <w:marRight w:val="0"/>
          <w:marTop w:val="0"/>
          <w:marBottom w:val="0"/>
          <w:divBdr>
            <w:top w:val="none" w:sz="0" w:space="0" w:color="auto"/>
            <w:left w:val="none" w:sz="0" w:space="0" w:color="auto"/>
            <w:bottom w:val="none" w:sz="0" w:space="0" w:color="auto"/>
            <w:right w:val="none" w:sz="0" w:space="0" w:color="auto"/>
          </w:divBdr>
        </w:div>
        <w:div w:id="1601254983">
          <w:marLeft w:val="0"/>
          <w:marRight w:val="0"/>
          <w:marTop w:val="0"/>
          <w:marBottom w:val="0"/>
          <w:divBdr>
            <w:top w:val="none" w:sz="0" w:space="0" w:color="auto"/>
            <w:left w:val="none" w:sz="0" w:space="0" w:color="auto"/>
            <w:bottom w:val="none" w:sz="0" w:space="0" w:color="auto"/>
            <w:right w:val="none" w:sz="0" w:space="0" w:color="auto"/>
          </w:divBdr>
        </w:div>
        <w:div w:id="1728337583">
          <w:marLeft w:val="0"/>
          <w:marRight w:val="0"/>
          <w:marTop w:val="0"/>
          <w:marBottom w:val="0"/>
          <w:divBdr>
            <w:top w:val="none" w:sz="0" w:space="0" w:color="auto"/>
            <w:left w:val="none" w:sz="0" w:space="0" w:color="auto"/>
            <w:bottom w:val="none" w:sz="0" w:space="0" w:color="auto"/>
            <w:right w:val="none" w:sz="0" w:space="0" w:color="auto"/>
          </w:divBdr>
        </w:div>
        <w:div w:id="482041882">
          <w:marLeft w:val="0"/>
          <w:marRight w:val="0"/>
          <w:marTop w:val="0"/>
          <w:marBottom w:val="0"/>
          <w:divBdr>
            <w:top w:val="none" w:sz="0" w:space="0" w:color="auto"/>
            <w:left w:val="none" w:sz="0" w:space="0" w:color="auto"/>
            <w:bottom w:val="none" w:sz="0" w:space="0" w:color="auto"/>
            <w:right w:val="none" w:sz="0" w:space="0" w:color="auto"/>
          </w:divBdr>
        </w:div>
        <w:div w:id="1604649816">
          <w:marLeft w:val="0"/>
          <w:marRight w:val="0"/>
          <w:marTop w:val="0"/>
          <w:marBottom w:val="0"/>
          <w:divBdr>
            <w:top w:val="none" w:sz="0" w:space="0" w:color="auto"/>
            <w:left w:val="none" w:sz="0" w:space="0" w:color="auto"/>
            <w:bottom w:val="none" w:sz="0" w:space="0" w:color="auto"/>
            <w:right w:val="none" w:sz="0" w:space="0" w:color="auto"/>
          </w:divBdr>
        </w:div>
        <w:div w:id="1035933976">
          <w:marLeft w:val="0"/>
          <w:marRight w:val="0"/>
          <w:marTop w:val="0"/>
          <w:marBottom w:val="0"/>
          <w:divBdr>
            <w:top w:val="none" w:sz="0" w:space="0" w:color="auto"/>
            <w:left w:val="none" w:sz="0" w:space="0" w:color="auto"/>
            <w:bottom w:val="none" w:sz="0" w:space="0" w:color="auto"/>
            <w:right w:val="none" w:sz="0" w:space="0" w:color="auto"/>
          </w:divBdr>
        </w:div>
        <w:div w:id="1006131027">
          <w:marLeft w:val="0"/>
          <w:marRight w:val="0"/>
          <w:marTop w:val="0"/>
          <w:marBottom w:val="0"/>
          <w:divBdr>
            <w:top w:val="none" w:sz="0" w:space="0" w:color="auto"/>
            <w:left w:val="none" w:sz="0" w:space="0" w:color="auto"/>
            <w:bottom w:val="none" w:sz="0" w:space="0" w:color="auto"/>
            <w:right w:val="none" w:sz="0" w:space="0" w:color="auto"/>
          </w:divBdr>
        </w:div>
        <w:div w:id="474758563">
          <w:marLeft w:val="0"/>
          <w:marRight w:val="0"/>
          <w:marTop w:val="0"/>
          <w:marBottom w:val="0"/>
          <w:divBdr>
            <w:top w:val="none" w:sz="0" w:space="0" w:color="auto"/>
            <w:left w:val="none" w:sz="0" w:space="0" w:color="auto"/>
            <w:bottom w:val="none" w:sz="0" w:space="0" w:color="auto"/>
            <w:right w:val="none" w:sz="0" w:space="0" w:color="auto"/>
          </w:divBdr>
        </w:div>
        <w:div w:id="992680364">
          <w:marLeft w:val="0"/>
          <w:marRight w:val="0"/>
          <w:marTop w:val="0"/>
          <w:marBottom w:val="0"/>
          <w:divBdr>
            <w:top w:val="none" w:sz="0" w:space="0" w:color="auto"/>
            <w:left w:val="none" w:sz="0" w:space="0" w:color="auto"/>
            <w:bottom w:val="none" w:sz="0" w:space="0" w:color="auto"/>
            <w:right w:val="none" w:sz="0" w:space="0" w:color="auto"/>
          </w:divBdr>
        </w:div>
        <w:div w:id="1982224966">
          <w:marLeft w:val="0"/>
          <w:marRight w:val="0"/>
          <w:marTop w:val="0"/>
          <w:marBottom w:val="0"/>
          <w:divBdr>
            <w:top w:val="none" w:sz="0" w:space="0" w:color="auto"/>
            <w:left w:val="none" w:sz="0" w:space="0" w:color="auto"/>
            <w:bottom w:val="none" w:sz="0" w:space="0" w:color="auto"/>
            <w:right w:val="none" w:sz="0" w:space="0" w:color="auto"/>
          </w:divBdr>
        </w:div>
        <w:div w:id="1396244743">
          <w:marLeft w:val="0"/>
          <w:marRight w:val="0"/>
          <w:marTop w:val="0"/>
          <w:marBottom w:val="0"/>
          <w:divBdr>
            <w:top w:val="none" w:sz="0" w:space="0" w:color="auto"/>
            <w:left w:val="none" w:sz="0" w:space="0" w:color="auto"/>
            <w:bottom w:val="none" w:sz="0" w:space="0" w:color="auto"/>
            <w:right w:val="none" w:sz="0" w:space="0" w:color="auto"/>
          </w:divBdr>
        </w:div>
        <w:div w:id="66610351">
          <w:marLeft w:val="0"/>
          <w:marRight w:val="0"/>
          <w:marTop w:val="0"/>
          <w:marBottom w:val="0"/>
          <w:divBdr>
            <w:top w:val="none" w:sz="0" w:space="0" w:color="auto"/>
            <w:left w:val="none" w:sz="0" w:space="0" w:color="auto"/>
            <w:bottom w:val="none" w:sz="0" w:space="0" w:color="auto"/>
            <w:right w:val="none" w:sz="0" w:space="0" w:color="auto"/>
          </w:divBdr>
        </w:div>
        <w:div w:id="1092051033">
          <w:marLeft w:val="0"/>
          <w:marRight w:val="0"/>
          <w:marTop w:val="0"/>
          <w:marBottom w:val="0"/>
          <w:divBdr>
            <w:top w:val="none" w:sz="0" w:space="0" w:color="auto"/>
            <w:left w:val="none" w:sz="0" w:space="0" w:color="auto"/>
            <w:bottom w:val="none" w:sz="0" w:space="0" w:color="auto"/>
            <w:right w:val="none" w:sz="0" w:space="0" w:color="auto"/>
          </w:divBdr>
        </w:div>
        <w:div w:id="1744988011">
          <w:marLeft w:val="0"/>
          <w:marRight w:val="0"/>
          <w:marTop w:val="0"/>
          <w:marBottom w:val="0"/>
          <w:divBdr>
            <w:top w:val="none" w:sz="0" w:space="0" w:color="auto"/>
            <w:left w:val="none" w:sz="0" w:space="0" w:color="auto"/>
            <w:bottom w:val="none" w:sz="0" w:space="0" w:color="auto"/>
            <w:right w:val="none" w:sz="0" w:space="0" w:color="auto"/>
          </w:divBdr>
        </w:div>
        <w:div w:id="504323196">
          <w:marLeft w:val="0"/>
          <w:marRight w:val="0"/>
          <w:marTop w:val="0"/>
          <w:marBottom w:val="0"/>
          <w:divBdr>
            <w:top w:val="none" w:sz="0" w:space="0" w:color="auto"/>
            <w:left w:val="none" w:sz="0" w:space="0" w:color="auto"/>
            <w:bottom w:val="none" w:sz="0" w:space="0" w:color="auto"/>
            <w:right w:val="none" w:sz="0" w:space="0" w:color="auto"/>
          </w:divBdr>
        </w:div>
        <w:div w:id="549850426">
          <w:marLeft w:val="0"/>
          <w:marRight w:val="0"/>
          <w:marTop w:val="0"/>
          <w:marBottom w:val="0"/>
          <w:divBdr>
            <w:top w:val="none" w:sz="0" w:space="0" w:color="auto"/>
            <w:left w:val="none" w:sz="0" w:space="0" w:color="auto"/>
            <w:bottom w:val="none" w:sz="0" w:space="0" w:color="auto"/>
            <w:right w:val="none" w:sz="0" w:space="0" w:color="auto"/>
          </w:divBdr>
        </w:div>
        <w:div w:id="1992517662">
          <w:marLeft w:val="0"/>
          <w:marRight w:val="0"/>
          <w:marTop w:val="0"/>
          <w:marBottom w:val="0"/>
          <w:divBdr>
            <w:top w:val="none" w:sz="0" w:space="0" w:color="auto"/>
            <w:left w:val="none" w:sz="0" w:space="0" w:color="auto"/>
            <w:bottom w:val="none" w:sz="0" w:space="0" w:color="auto"/>
            <w:right w:val="none" w:sz="0" w:space="0" w:color="auto"/>
          </w:divBdr>
        </w:div>
        <w:div w:id="1921214677">
          <w:marLeft w:val="0"/>
          <w:marRight w:val="0"/>
          <w:marTop w:val="0"/>
          <w:marBottom w:val="0"/>
          <w:divBdr>
            <w:top w:val="none" w:sz="0" w:space="0" w:color="auto"/>
            <w:left w:val="none" w:sz="0" w:space="0" w:color="auto"/>
            <w:bottom w:val="none" w:sz="0" w:space="0" w:color="auto"/>
            <w:right w:val="none" w:sz="0" w:space="0" w:color="auto"/>
          </w:divBdr>
        </w:div>
        <w:div w:id="1743525781">
          <w:marLeft w:val="0"/>
          <w:marRight w:val="0"/>
          <w:marTop w:val="0"/>
          <w:marBottom w:val="0"/>
          <w:divBdr>
            <w:top w:val="none" w:sz="0" w:space="0" w:color="auto"/>
            <w:left w:val="none" w:sz="0" w:space="0" w:color="auto"/>
            <w:bottom w:val="none" w:sz="0" w:space="0" w:color="auto"/>
            <w:right w:val="none" w:sz="0" w:space="0" w:color="auto"/>
          </w:divBdr>
        </w:div>
        <w:div w:id="882249002">
          <w:marLeft w:val="0"/>
          <w:marRight w:val="0"/>
          <w:marTop w:val="0"/>
          <w:marBottom w:val="0"/>
          <w:divBdr>
            <w:top w:val="none" w:sz="0" w:space="0" w:color="auto"/>
            <w:left w:val="none" w:sz="0" w:space="0" w:color="auto"/>
            <w:bottom w:val="none" w:sz="0" w:space="0" w:color="auto"/>
            <w:right w:val="none" w:sz="0" w:space="0" w:color="auto"/>
          </w:divBdr>
        </w:div>
        <w:div w:id="385106978">
          <w:marLeft w:val="0"/>
          <w:marRight w:val="0"/>
          <w:marTop w:val="0"/>
          <w:marBottom w:val="0"/>
          <w:divBdr>
            <w:top w:val="none" w:sz="0" w:space="0" w:color="auto"/>
            <w:left w:val="none" w:sz="0" w:space="0" w:color="auto"/>
            <w:bottom w:val="none" w:sz="0" w:space="0" w:color="auto"/>
            <w:right w:val="none" w:sz="0" w:space="0" w:color="auto"/>
          </w:divBdr>
        </w:div>
        <w:div w:id="1623606442">
          <w:marLeft w:val="0"/>
          <w:marRight w:val="0"/>
          <w:marTop w:val="0"/>
          <w:marBottom w:val="0"/>
          <w:divBdr>
            <w:top w:val="none" w:sz="0" w:space="0" w:color="auto"/>
            <w:left w:val="none" w:sz="0" w:space="0" w:color="auto"/>
            <w:bottom w:val="none" w:sz="0" w:space="0" w:color="auto"/>
            <w:right w:val="none" w:sz="0" w:space="0" w:color="auto"/>
          </w:divBdr>
        </w:div>
        <w:div w:id="926419790">
          <w:marLeft w:val="0"/>
          <w:marRight w:val="0"/>
          <w:marTop w:val="0"/>
          <w:marBottom w:val="0"/>
          <w:divBdr>
            <w:top w:val="none" w:sz="0" w:space="0" w:color="auto"/>
            <w:left w:val="none" w:sz="0" w:space="0" w:color="auto"/>
            <w:bottom w:val="none" w:sz="0" w:space="0" w:color="auto"/>
            <w:right w:val="none" w:sz="0" w:space="0" w:color="auto"/>
          </w:divBdr>
        </w:div>
        <w:div w:id="1253708261">
          <w:marLeft w:val="0"/>
          <w:marRight w:val="0"/>
          <w:marTop w:val="0"/>
          <w:marBottom w:val="0"/>
          <w:divBdr>
            <w:top w:val="none" w:sz="0" w:space="0" w:color="auto"/>
            <w:left w:val="none" w:sz="0" w:space="0" w:color="auto"/>
            <w:bottom w:val="none" w:sz="0" w:space="0" w:color="auto"/>
            <w:right w:val="none" w:sz="0" w:space="0" w:color="auto"/>
          </w:divBdr>
        </w:div>
        <w:div w:id="297683147">
          <w:marLeft w:val="0"/>
          <w:marRight w:val="0"/>
          <w:marTop w:val="0"/>
          <w:marBottom w:val="0"/>
          <w:divBdr>
            <w:top w:val="none" w:sz="0" w:space="0" w:color="auto"/>
            <w:left w:val="none" w:sz="0" w:space="0" w:color="auto"/>
            <w:bottom w:val="none" w:sz="0" w:space="0" w:color="auto"/>
            <w:right w:val="none" w:sz="0" w:space="0" w:color="auto"/>
          </w:divBdr>
        </w:div>
        <w:div w:id="576982363">
          <w:marLeft w:val="0"/>
          <w:marRight w:val="0"/>
          <w:marTop w:val="0"/>
          <w:marBottom w:val="0"/>
          <w:divBdr>
            <w:top w:val="none" w:sz="0" w:space="0" w:color="auto"/>
            <w:left w:val="none" w:sz="0" w:space="0" w:color="auto"/>
            <w:bottom w:val="none" w:sz="0" w:space="0" w:color="auto"/>
            <w:right w:val="none" w:sz="0" w:space="0" w:color="auto"/>
          </w:divBdr>
        </w:div>
        <w:div w:id="1589846127">
          <w:marLeft w:val="0"/>
          <w:marRight w:val="0"/>
          <w:marTop w:val="0"/>
          <w:marBottom w:val="0"/>
          <w:divBdr>
            <w:top w:val="none" w:sz="0" w:space="0" w:color="auto"/>
            <w:left w:val="none" w:sz="0" w:space="0" w:color="auto"/>
            <w:bottom w:val="none" w:sz="0" w:space="0" w:color="auto"/>
            <w:right w:val="none" w:sz="0" w:space="0" w:color="auto"/>
          </w:divBdr>
        </w:div>
        <w:div w:id="1571454364">
          <w:marLeft w:val="0"/>
          <w:marRight w:val="0"/>
          <w:marTop w:val="0"/>
          <w:marBottom w:val="0"/>
          <w:divBdr>
            <w:top w:val="none" w:sz="0" w:space="0" w:color="auto"/>
            <w:left w:val="none" w:sz="0" w:space="0" w:color="auto"/>
            <w:bottom w:val="none" w:sz="0" w:space="0" w:color="auto"/>
            <w:right w:val="none" w:sz="0" w:space="0" w:color="auto"/>
          </w:divBdr>
        </w:div>
        <w:div w:id="1823962473">
          <w:marLeft w:val="0"/>
          <w:marRight w:val="0"/>
          <w:marTop w:val="0"/>
          <w:marBottom w:val="0"/>
          <w:divBdr>
            <w:top w:val="none" w:sz="0" w:space="0" w:color="auto"/>
            <w:left w:val="none" w:sz="0" w:space="0" w:color="auto"/>
            <w:bottom w:val="none" w:sz="0" w:space="0" w:color="auto"/>
            <w:right w:val="none" w:sz="0" w:space="0" w:color="auto"/>
          </w:divBdr>
        </w:div>
        <w:div w:id="1790202305">
          <w:marLeft w:val="0"/>
          <w:marRight w:val="0"/>
          <w:marTop w:val="0"/>
          <w:marBottom w:val="0"/>
          <w:divBdr>
            <w:top w:val="none" w:sz="0" w:space="0" w:color="auto"/>
            <w:left w:val="none" w:sz="0" w:space="0" w:color="auto"/>
            <w:bottom w:val="none" w:sz="0" w:space="0" w:color="auto"/>
            <w:right w:val="none" w:sz="0" w:space="0" w:color="auto"/>
          </w:divBdr>
        </w:div>
        <w:div w:id="1742175645">
          <w:marLeft w:val="0"/>
          <w:marRight w:val="0"/>
          <w:marTop w:val="0"/>
          <w:marBottom w:val="0"/>
          <w:divBdr>
            <w:top w:val="none" w:sz="0" w:space="0" w:color="auto"/>
            <w:left w:val="none" w:sz="0" w:space="0" w:color="auto"/>
            <w:bottom w:val="none" w:sz="0" w:space="0" w:color="auto"/>
            <w:right w:val="none" w:sz="0" w:space="0" w:color="auto"/>
          </w:divBdr>
        </w:div>
        <w:div w:id="763919501">
          <w:marLeft w:val="0"/>
          <w:marRight w:val="0"/>
          <w:marTop w:val="0"/>
          <w:marBottom w:val="0"/>
          <w:divBdr>
            <w:top w:val="none" w:sz="0" w:space="0" w:color="auto"/>
            <w:left w:val="none" w:sz="0" w:space="0" w:color="auto"/>
            <w:bottom w:val="none" w:sz="0" w:space="0" w:color="auto"/>
            <w:right w:val="none" w:sz="0" w:space="0" w:color="auto"/>
          </w:divBdr>
        </w:div>
        <w:div w:id="1471367338">
          <w:marLeft w:val="0"/>
          <w:marRight w:val="0"/>
          <w:marTop w:val="0"/>
          <w:marBottom w:val="0"/>
          <w:divBdr>
            <w:top w:val="none" w:sz="0" w:space="0" w:color="auto"/>
            <w:left w:val="none" w:sz="0" w:space="0" w:color="auto"/>
            <w:bottom w:val="none" w:sz="0" w:space="0" w:color="auto"/>
            <w:right w:val="none" w:sz="0" w:space="0" w:color="auto"/>
          </w:divBdr>
        </w:div>
        <w:div w:id="969675258">
          <w:marLeft w:val="0"/>
          <w:marRight w:val="0"/>
          <w:marTop w:val="0"/>
          <w:marBottom w:val="0"/>
          <w:divBdr>
            <w:top w:val="none" w:sz="0" w:space="0" w:color="auto"/>
            <w:left w:val="none" w:sz="0" w:space="0" w:color="auto"/>
            <w:bottom w:val="none" w:sz="0" w:space="0" w:color="auto"/>
            <w:right w:val="none" w:sz="0" w:space="0" w:color="auto"/>
          </w:divBdr>
        </w:div>
        <w:div w:id="1105610085">
          <w:marLeft w:val="0"/>
          <w:marRight w:val="0"/>
          <w:marTop w:val="0"/>
          <w:marBottom w:val="0"/>
          <w:divBdr>
            <w:top w:val="none" w:sz="0" w:space="0" w:color="auto"/>
            <w:left w:val="none" w:sz="0" w:space="0" w:color="auto"/>
            <w:bottom w:val="none" w:sz="0" w:space="0" w:color="auto"/>
            <w:right w:val="none" w:sz="0" w:space="0" w:color="auto"/>
          </w:divBdr>
        </w:div>
        <w:div w:id="1070814115">
          <w:marLeft w:val="0"/>
          <w:marRight w:val="0"/>
          <w:marTop w:val="0"/>
          <w:marBottom w:val="0"/>
          <w:divBdr>
            <w:top w:val="none" w:sz="0" w:space="0" w:color="auto"/>
            <w:left w:val="none" w:sz="0" w:space="0" w:color="auto"/>
            <w:bottom w:val="none" w:sz="0" w:space="0" w:color="auto"/>
            <w:right w:val="none" w:sz="0" w:space="0" w:color="auto"/>
          </w:divBdr>
        </w:div>
        <w:div w:id="852458342">
          <w:marLeft w:val="0"/>
          <w:marRight w:val="0"/>
          <w:marTop w:val="0"/>
          <w:marBottom w:val="0"/>
          <w:divBdr>
            <w:top w:val="none" w:sz="0" w:space="0" w:color="auto"/>
            <w:left w:val="none" w:sz="0" w:space="0" w:color="auto"/>
            <w:bottom w:val="none" w:sz="0" w:space="0" w:color="auto"/>
            <w:right w:val="none" w:sz="0" w:space="0" w:color="auto"/>
          </w:divBdr>
        </w:div>
        <w:div w:id="351995892">
          <w:marLeft w:val="0"/>
          <w:marRight w:val="0"/>
          <w:marTop w:val="0"/>
          <w:marBottom w:val="0"/>
          <w:divBdr>
            <w:top w:val="none" w:sz="0" w:space="0" w:color="auto"/>
            <w:left w:val="none" w:sz="0" w:space="0" w:color="auto"/>
            <w:bottom w:val="none" w:sz="0" w:space="0" w:color="auto"/>
            <w:right w:val="none" w:sz="0" w:space="0" w:color="auto"/>
          </w:divBdr>
        </w:div>
        <w:div w:id="584800904">
          <w:marLeft w:val="0"/>
          <w:marRight w:val="0"/>
          <w:marTop w:val="0"/>
          <w:marBottom w:val="0"/>
          <w:divBdr>
            <w:top w:val="none" w:sz="0" w:space="0" w:color="auto"/>
            <w:left w:val="none" w:sz="0" w:space="0" w:color="auto"/>
            <w:bottom w:val="none" w:sz="0" w:space="0" w:color="auto"/>
            <w:right w:val="none" w:sz="0" w:space="0" w:color="auto"/>
          </w:divBdr>
        </w:div>
        <w:div w:id="744496051">
          <w:marLeft w:val="0"/>
          <w:marRight w:val="0"/>
          <w:marTop w:val="0"/>
          <w:marBottom w:val="0"/>
          <w:divBdr>
            <w:top w:val="none" w:sz="0" w:space="0" w:color="auto"/>
            <w:left w:val="none" w:sz="0" w:space="0" w:color="auto"/>
            <w:bottom w:val="none" w:sz="0" w:space="0" w:color="auto"/>
            <w:right w:val="none" w:sz="0" w:space="0" w:color="auto"/>
          </w:divBdr>
        </w:div>
        <w:div w:id="653921293">
          <w:marLeft w:val="0"/>
          <w:marRight w:val="0"/>
          <w:marTop w:val="0"/>
          <w:marBottom w:val="0"/>
          <w:divBdr>
            <w:top w:val="none" w:sz="0" w:space="0" w:color="auto"/>
            <w:left w:val="none" w:sz="0" w:space="0" w:color="auto"/>
            <w:bottom w:val="none" w:sz="0" w:space="0" w:color="auto"/>
            <w:right w:val="none" w:sz="0" w:space="0" w:color="auto"/>
          </w:divBdr>
        </w:div>
        <w:div w:id="1408840346">
          <w:marLeft w:val="0"/>
          <w:marRight w:val="0"/>
          <w:marTop w:val="0"/>
          <w:marBottom w:val="0"/>
          <w:divBdr>
            <w:top w:val="none" w:sz="0" w:space="0" w:color="auto"/>
            <w:left w:val="none" w:sz="0" w:space="0" w:color="auto"/>
            <w:bottom w:val="none" w:sz="0" w:space="0" w:color="auto"/>
            <w:right w:val="none" w:sz="0" w:space="0" w:color="auto"/>
          </w:divBdr>
        </w:div>
        <w:div w:id="1379667599">
          <w:marLeft w:val="0"/>
          <w:marRight w:val="0"/>
          <w:marTop w:val="0"/>
          <w:marBottom w:val="0"/>
          <w:divBdr>
            <w:top w:val="none" w:sz="0" w:space="0" w:color="auto"/>
            <w:left w:val="none" w:sz="0" w:space="0" w:color="auto"/>
            <w:bottom w:val="none" w:sz="0" w:space="0" w:color="auto"/>
            <w:right w:val="none" w:sz="0" w:space="0" w:color="auto"/>
          </w:divBdr>
        </w:div>
        <w:div w:id="500238912">
          <w:marLeft w:val="0"/>
          <w:marRight w:val="0"/>
          <w:marTop w:val="0"/>
          <w:marBottom w:val="0"/>
          <w:divBdr>
            <w:top w:val="none" w:sz="0" w:space="0" w:color="auto"/>
            <w:left w:val="none" w:sz="0" w:space="0" w:color="auto"/>
            <w:bottom w:val="none" w:sz="0" w:space="0" w:color="auto"/>
            <w:right w:val="none" w:sz="0" w:space="0" w:color="auto"/>
          </w:divBdr>
        </w:div>
        <w:div w:id="1447965657">
          <w:marLeft w:val="0"/>
          <w:marRight w:val="0"/>
          <w:marTop w:val="0"/>
          <w:marBottom w:val="0"/>
          <w:divBdr>
            <w:top w:val="none" w:sz="0" w:space="0" w:color="auto"/>
            <w:left w:val="none" w:sz="0" w:space="0" w:color="auto"/>
            <w:bottom w:val="none" w:sz="0" w:space="0" w:color="auto"/>
            <w:right w:val="none" w:sz="0" w:space="0" w:color="auto"/>
          </w:divBdr>
        </w:div>
        <w:div w:id="904529087">
          <w:marLeft w:val="0"/>
          <w:marRight w:val="0"/>
          <w:marTop w:val="0"/>
          <w:marBottom w:val="0"/>
          <w:divBdr>
            <w:top w:val="none" w:sz="0" w:space="0" w:color="auto"/>
            <w:left w:val="none" w:sz="0" w:space="0" w:color="auto"/>
            <w:bottom w:val="none" w:sz="0" w:space="0" w:color="auto"/>
            <w:right w:val="none" w:sz="0" w:space="0" w:color="auto"/>
          </w:divBdr>
        </w:div>
        <w:div w:id="645354199">
          <w:marLeft w:val="0"/>
          <w:marRight w:val="0"/>
          <w:marTop w:val="0"/>
          <w:marBottom w:val="0"/>
          <w:divBdr>
            <w:top w:val="none" w:sz="0" w:space="0" w:color="auto"/>
            <w:left w:val="none" w:sz="0" w:space="0" w:color="auto"/>
            <w:bottom w:val="none" w:sz="0" w:space="0" w:color="auto"/>
            <w:right w:val="none" w:sz="0" w:space="0" w:color="auto"/>
          </w:divBdr>
        </w:div>
        <w:div w:id="533806241">
          <w:marLeft w:val="0"/>
          <w:marRight w:val="0"/>
          <w:marTop w:val="0"/>
          <w:marBottom w:val="0"/>
          <w:divBdr>
            <w:top w:val="none" w:sz="0" w:space="0" w:color="auto"/>
            <w:left w:val="none" w:sz="0" w:space="0" w:color="auto"/>
            <w:bottom w:val="none" w:sz="0" w:space="0" w:color="auto"/>
            <w:right w:val="none" w:sz="0" w:space="0" w:color="auto"/>
          </w:divBdr>
        </w:div>
        <w:div w:id="136652032">
          <w:marLeft w:val="0"/>
          <w:marRight w:val="0"/>
          <w:marTop w:val="0"/>
          <w:marBottom w:val="0"/>
          <w:divBdr>
            <w:top w:val="none" w:sz="0" w:space="0" w:color="auto"/>
            <w:left w:val="none" w:sz="0" w:space="0" w:color="auto"/>
            <w:bottom w:val="none" w:sz="0" w:space="0" w:color="auto"/>
            <w:right w:val="none" w:sz="0" w:space="0" w:color="auto"/>
          </w:divBdr>
        </w:div>
        <w:div w:id="328288706">
          <w:marLeft w:val="0"/>
          <w:marRight w:val="0"/>
          <w:marTop w:val="0"/>
          <w:marBottom w:val="0"/>
          <w:divBdr>
            <w:top w:val="none" w:sz="0" w:space="0" w:color="auto"/>
            <w:left w:val="none" w:sz="0" w:space="0" w:color="auto"/>
            <w:bottom w:val="none" w:sz="0" w:space="0" w:color="auto"/>
            <w:right w:val="none" w:sz="0" w:space="0" w:color="auto"/>
          </w:divBdr>
        </w:div>
        <w:div w:id="903443895">
          <w:marLeft w:val="0"/>
          <w:marRight w:val="0"/>
          <w:marTop w:val="0"/>
          <w:marBottom w:val="0"/>
          <w:divBdr>
            <w:top w:val="none" w:sz="0" w:space="0" w:color="auto"/>
            <w:left w:val="none" w:sz="0" w:space="0" w:color="auto"/>
            <w:bottom w:val="none" w:sz="0" w:space="0" w:color="auto"/>
            <w:right w:val="none" w:sz="0" w:space="0" w:color="auto"/>
          </w:divBdr>
        </w:div>
        <w:div w:id="274824935">
          <w:marLeft w:val="0"/>
          <w:marRight w:val="0"/>
          <w:marTop w:val="0"/>
          <w:marBottom w:val="0"/>
          <w:divBdr>
            <w:top w:val="none" w:sz="0" w:space="0" w:color="auto"/>
            <w:left w:val="none" w:sz="0" w:space="0" w:color="auto"/>
            <w:bottom w:val="none" w:sz="0" w:space="0" w:color="auto"/>
            <w:right w:val="none" w:sz="0" w:space="0" w:color="auto"/>
          </w:divBdr>
        </w:div>
        <w:div w:id="617030451">
          <w:marLeft w:val="0"/>
          <w:marRight w:val="0"/>
          <w:marTop w:val="0"/>
          <w:marBottom w:val="0"/>
          <w:divBdr>
            <w:top w:val="none" w:sz="0" w:space="0" w:color="auto"/>
            <w:left w:val="none" w:sz="0" w:space="0" w:color="auto"/>
            <w:bottom w:val="none" w:sz="0" w:space="0" w:color="auto"/>
            <w:right w:val="none" w:sz="0" w:space="0" w:color="auto"/>
          </w:divBdr>
        </w:div>
        <w:div w:id="1542783491">
          <w:marLeft w:val="0"/>
          <w:marRight w:val="0"/>
          <w:marTop w:val="0"/>
          <w:marBottom w:val="0"/>
          <w:divBdr>
            <w:top w:val="none" w:sz="0" w:space="0" w:color="auto"/>
            <w:left w:val="none" w:sz="0" w:space="0" w:color="auto"/>
            <w:bottom w:val="none" w:sz="0" w:space="0" w:color="auto"/>
            <w:right w:val="none" w:sz="0" w:space="0" w:color="auto"/>
          </w:divBdr>
        </w:div>
        <w:div w:id="993530795">
          <w:marLeft w:val="0"/>
          <w:marRight w:val="0"/>
          <w:marTop w:val="0"/>
          <w:marBottom w:val="0"/>
          <w:divBdr>
            <w:top w:val="none" w:sz="0" w:space="0" w:color="auto"/>
            <w:left w:val="none" w:sz="0" w:space="0" w:color="auto"/>
            <w:bottom w:val="none" w:sz="0" w:space="0" w:color="auto"/>
            <w:right w:val="none" w:sz="0" w:space="0" w:color="auto"/>
          </w:divBdr>
        </w:div>
        <w:div w:id="672028813">
          <w:marLeft w:val="0"/>
          <w:marRight w:val="0"/>
          <w:marTop w:val="0"/>
          <w:marBottom w:val="0"/>
          <w:divBdr>
            <w:top w:val="none" w:sz="0" w:space="0" w:color="auto"/>
            <w:left w:val="none" w:sz="0" w:space="0" w:color="auto"/>
            <w:bottom w:val="none" w:sz="0" w:space="0" w:color="auto"/>
            <w:right w:val="none" w:sz="0" w:space="0" w:color="auto"/>
          </w:divBdr>
        </w:div>
        <w:div w:id="867648307">
          <w:marLeft w:val="0"/>
          <w:marRight w:val="0"/>
          <w:marTop w:val="0"/>
          <w:marBottom w:val="0"/>
          <w:divBdr>
            <w:top w:val="none" w:sz="0" w:space="0" w:color="auto"/>
            <w:left w:val="none" w:sz="0" w:space="0" w:color="auto"/>
            <w:bottom w:val="none" w:sz="0" w:space="0" w:color="auto"/>
            <w:right w:val="none" w:sz="0" w:space="0" w:color="auto"/>
          </w:divBdr>
        </w:div>
        <w:div w:id="256911034">
          <w:marLeft w:val="0"/>
          <w:marRight w:val="0"/>
          <w:marTop w:val="0"/>
          <w:marBottom w:val="0"/>
          <w:divBdr>
            <w:top w:val="none" w:sz="0" w:space="0" w:color="auto"/>
            <w:left w:val="none" w:sz="0" w:space="0" w:color="auto"/>
            <w:bottom w:val="none" w:sz="0" w:space="0" w:color="auto"/>
            <w:right w:val="none" w:sz="0" w:space="0" w:color="auto"/>
          </w:divBdr>
        </w:div>
        <w:div w:id="1361053012">
          <w:marLeft w:val="0"/>
          <w:marRight w:val="0"/>
          <w:marTop w:val="0"/>
          <w:marBottom w:val="0"/>
          <w:divBdr>
            <w:top w:val="none" w:sz="0" w:space="0" w:color="auto"/>
            <w:left w:val="none" w:sz="0" w:space="0" w:color="auto"/>
            <w:bottom w:val="none" w:sz="0" w:space="0" w:color="auto"/>
            <w:right w:val="none" w:sz="0" w:space="0" w:color="auto"/>
          </w:divBdr>
        </w:div>
        <w:div w:id="1635284036">
          <w:marLeft w:val="0"/>
          <w:marRight w:val="0"/>
          <w:marTop w:val="0"/>
          <w:marBottom w:val="0"/>
          <w:divBdr>
            <w:top w:val="none" w:sz="0" w:space="0" w:color="auto"/>
            <w:left w:val="none" w:sz="0" w:space="0" w:color="auto"/>
            <w:bottom w:val="none" w:sz="0" w:space="0" w:color="auto"/>
            <w:right w:val="none" w:sz="0" w:space="0" w:color="auto"/>
          </w:divBdr>
        </w:div>
        <w:div w:id="51467406">
          <w:marLeft w:val="0"/>
          <w:marRight w:val="0"/>
          <w:marTop w:val="0"/>
          <w:marBottom w:val="0"/>
          <w:divBdr>
            <w:top w:val="none" w:sz="0" w:space="0" w:color="auto"/>
            <w:left w:val="none" w:sz="0" w:space="0" w:color="auto"/>
            <w:bottom w:val="none" w:sz="0" w:space="0" w:color="auto"/>
            <w:right w:val="none" w:sz="0" w:space="0" w:color="auto"/>
          </w:divBdr>
        </w:div>
        <w:div w:id="1746218846">
          <w:marLeft w:val="0"/>
          <w:marRight w:val="0"/>
          <w:marTop w:val="0"/>
          <w:marBottom w:val="0"/>
          <w:divBdr>
            <w:top w:val="none" w:sz="0" w:space="0" w:color="auto"/>
            <w:left w:val="none" w:sz="0" w:space="0" w:color="auto"/>
            <w:bottom w:val="none" w:sz="0" w:space="0" w:color="auto"/>
            <w:right w:val="none" w:sz="0" w:space="0" w:color="auto"/>
          </w:divBdr>
        </w:div>
        <w:div w:id="1285035362">
          <w:marLeft w:val="0"/>
          <w:marRight w:val="0"/>
          <w:marTop w:val="0"/>
          <w:marBottom w:val="0"/>
          <w:divBdr>
            <w:top w:val="none" w:sz="0" w:space="0" w:color="auto"/>
            <w:left w:val="none" w:sz="0" w:space="0" w:color="auto"/>
            <w:bottom w:val="none" w:sz="0" w:space="0" w:color="auto"/>
            <w:right w:val="none" w:sz="0" w:space="0" w:color="auto"/>
          </w:divBdr>
        </w:div>
        <w:div w:id="1908413473">
          <w:marLeft w:val="0"/>
          <w:marRight w:val="0"/>
          <w:marTop w:val="0"/>
          <w:marBottom w:val="0"/>
          <w:divBdr>
            <w:top w:val="none" w:sz="0" w:space="0" w:color="auto"/>
            <w:left w:val="none" w:sz="0" w:space="0" w:color="auto"/>
            <w:bottom w:val="none" w:sz="0" w:space="0" w:color="auto"/>
            <w:right w:val="none" w:sz="0" w:space="0" w:color="auto"/>
          </w:divBdr>
        </w:div>
        <w:div w:id="1430197878">
          <w:marLeft w:val="0"/>
          <w:marRight w:val="0"/>
          <w:marTop w:val="0"/>
          <w:marBottom w:val="0"/>
          <w:divBdr>
            <w:top w:val="none" w:sz="0" w:space="0" w:color="auto"/>
            <w:left w:val="none" w:sz="0" w:space="0" w:color="auto"/>
            <w:bottom w:val="none" w:sz="0" w:space="0" w:color="auto"/>
            <w:right w:val="none" w:sz="0" w:space="0" w:color="auto"/>
          </w:divBdr>
        </w:div>
        <w:div w:id="1269463487">
          <w:marLeft w:val="0"/>
          <w:marRight w:val="0"/>
          <w:marTop w:val="0"/>
          <w:marBottom w:val="0"/>
          <w:divBdr>
            <w:top w:val="none" w:sz="0" w:space="0" w:color="auto"/>
            <w:left w:val="none" w:sz="0" w:space="0" w:color="auto"/>
            <w:bottom w:val="none" w:sz="0" w:space="0" w:color="auto"/>
            <w:right w:val="none" w:sz="0" w:space="0" w:color="auto"/>
          </w:divBdr>
        </w:div>
        <w:div w:id="1231191510">
          <w:marLeft w:val="0"/>
          <w:marRight w:val="0"/>
          <w:marTop w:val="0"/>
          <w:marBottom w:val="0"/>
          <w:divBdr>
            <w:top w:val="none" w:sz="0" w:space="0" w:color="auto"/>
            <w:left w:val="none" w:sz="0" w:space="0" w:color="auto"/>
            <w:bottom w:val="none" w:sz="0" w:space="0" w:color="auto"/>
            <w:right w:val="none" w:sz="0" w:space="0" w:color="auto"/>
          </w:divBdr>
        </w:div>
        <w:div w:id="510030267">
          <w:marLeft w:val="0"/>
          <w:marRight w:val="0"/>
          <w:marTop w:val="0"/>
          <w:marBottom w:val="0"/>
          <w:divBdr>
            <w:top w:val="none" w:sz="0" w:space="0" w:color="auto"/>
            <w:left w:val="none" w:sz="0" w:space="0" w:color="auto"/>
            <w:bottom w:val="none" w:sz="0" w:space="0" w:color="auto"/>
            <w:right w:val="none" w:sz="0" w:space="0" w:color="auto"/>
          </w:divBdr>
        </w:div>
        <w:div w:id="988628387">
          <w:marLeft w:val="0"/>
          <w:marRight w:val="0"/>
          <w:marTop w:val="0"/>
          <w:marBottom w:val="0"/>
          <w:divBdr>
            <w:top w:val="none" w:sz="0" w:space="0" w:color="auto"/>
            <w:left w:val="none" w:sz="0" w:space="0" w:color="auto"/>
            <w:bottom w:val="none" w:sz="0" w:space="0" w:color="auto"/>
            <w:right w:val="none" w:sz="0" w:space="0" w:color="auto"/>
          </w:divBdr>
        </w:div>
        <w:div w:id="484124227">
          <w:marLeft w:val="0"/>
          <w:marRight w:val="0"/>
          <w:marTop w:val="0"/>
          <w:marBottom w:val="0"/>
          <w:divBdr>
            <w:top w:val="none" w:sz="0" w:space="0" w:color="auto"/>
            <w:left w:val="none" w:sz="0" w:space="0" w:color="auto"/>
            <w:bottom w:val="none" w:sz="0" w:space="0" w:color="auto"/>
            <w:right w:val="none" w:sz="0" w:space="0" w:color="auto"/>
          </w:divBdr>
        </w:div>
        <w:div w:id="2054230890">
          <w:marLeft w:val="0"/>
          <w:marRight w:val="0"/>
          <w:marTop w:val="0"/>
          <w:marBottom w:val="0"/>
          <w:divBdr>
            <w:top w:val="none" w:sz="0" w:space="0" w:color="auto"/>
            <w:left w:val="none" w:sz="0" w:space="0" w:color="auto"/>
            <w:bottom w:val="none" w:sz="0" w:space="0" w:color="auto"/>
            <w:right w:val="none" w:sz="0" w:space="0" w:color="auto"/>
          </w:divBdr>
        </w:div>
        <w:div w:id="1576236863">
          <w:marLeft w:val="0"/>
          <w:marRight w:val="0"/>
          <w:marTop w:val="0"/>
          <w:marBottom w:val="0"/>
          <w:divBdr>
            <w:top w:val="none" w:sz="0" w:space="0" w:color="auto"/>
            <w:left w:val="none" w:sz="0" w:space="0" w:color="auto"/>
            <w:bottom w:val="none" w:sz="0" w:space="0" w:color="auto"/>
            <w:right w:val="none" w:sz="0" w:space="0" w:color="auto"/>
          </w:divBdr>
        </w:div>
        <w:div w:id="1773090792">
          <w:marLeft w:val="0"/>
          <w:marRight w:val="0"/>
          <w:marTop w:val="0"/>
          <w:marBottom w:val="0"/>
          <w:divBdr>
            <w:top w:val="none" w:sz="0" w:space="0" w:color="auto"/>
            <w:left w:val="none" w:sz="0" w:space="0" w:color="auto"/>
            <w:bottom w:val="none" w:sz="0" w:space="0" w:color="auto"/>
            <w:right w:val="none" w:sz="0" w:space="0" w:color="auto"/>
          </w:divBdr>
        </w:div>
        <w:div w:id="1246959106">
          <w:marLeft w:val="0"/>
          <w:marRight w:val="0"/>
          <w:marTop w:val="0"/>
          <w:marBottom w:val="0"/>
          <w:divBdr>
            <w:top w:val="none" w:sz="0" w:space="0" w:color="auto"/>
            <w:left w:val="none" w:sz="0" w:space="0" w:color="auto"/>
            <w:bottom w:val="none" w:sz="0" w:space="0" w:color="auto"/>
            <w:right w:val="none" w:sz="0" w:space="0" w:color="auto"/>
          </w:divBdr>
        </w:div>
        <w:div w:id="1405569799">
          <w:marLeft w:val="0"/>
          <w:marRight w:val="0"/>
          <w:marTop w:val="0"/>
          <w:marBottom w:val="0"/>
          <w:divBdr>
            <w:top w:val="none" w:sz="0" w:space="0" w:color="auto"/>
            <w:left w:val="none" w:sz="0" w:space="0" w:color="auto"/>
            <w:bottom w:val="none" w:sz="0" w:space="0" w:color="auto"/>
            <w:right w:val="none" w:sz="0" w:space="0" w:color="auto"/>
          </w:divBdr>
        </w:div>
        <w:div w:id="1665890223">
          <w:marLeft w:val="0"/>
          <w:marRight w:val="0"/>
          <w:marTop w:val="0"/>
          <w:marBottom w:val="0"/>
          <w:divBdr>
            <w:top w:val="none" w:sz="0" w:space="0" w:color="auto"/>
            <w:left w:val="none" w:sz="0" w:space="0" w:color="auto"/>
            <w:bottom w:val="none" w:sz="0" w:space="0" w:color="auto"/>
            <w:right w:val="none" w:sz="0" w:space="0" w:color="auto"/>
          </w:divBdr>
        </w:div>
        <w:div w:id="511073089">
          <w:marLeft w:val="0"/>
          <w:marRight w:val="0"/>
          <w:marTop w:val="0"/>
          <w:marBottom w:val="0"/>
          <w:divBdr>
            <w:top w:val="none" w:sz="0" w:space="0" w:color="auto"/>
            <w:left w:val="none" w:sz="0" w:space="0" w:color="auto"/>
            <w:bottom w:val="none" w:sz="0" w:space="0" w:color="auto"/>
            <w:right w:val="none" w:sz="0" w:space="0" w:color="auto"/>
          </w:divBdr>
        </w:div>
        <w:div w:id="1872954370">
          <w:marLeft w:val="0"/>
          <w:marRight w:val="0"/>
          <w:marTop w:val="0"/>
          <w:marBottom w:val="0"/>
          <w:divBdr>
            <w:top w:val="none" w:sz="0" w:space="0" w:color="auto"/>
            <w:left w:val="none" w:sz="0" w:space="0" w:color="auto"/>
            <w:bottom w:val="none" w:sz="0" w:space="0" w:color="auto"/>
            <w:right w:val="none" w:sz="0" w:space="0" w:color="auto"/>
          </w:divBdr>
        </w:div>
        <w:div w:id="1313482780">
          <w:marLeft w:val="0"/>
          <w:marRight w:val="0"/>
          <w:marTop w:val="0"/>
          <w:marBottom w:val="0"/>
          <w:divBdr>
            <w:top w:val="none" w:sz="0" w:space="0" w:color="auto"/>
            <w:left w:val="none" w:sz="0" w:space="0" w:color="auto"/>
            <w:bottom w:val="none" w:sz="0" w:space="0" w:color="auto"/>
            <w:right w:val="none" w:sz="0" w:space="0" w:color="auto"/>
          </w:divBdr>
        </w:div>
        <w:div w:id="1608075448">
          <w:marLeft w:val="0"/>
          <w:marRight w:val="0"/>
          <w:marTop w:val="0"/>
          <w:marBottom w:val="0"/>
          <w:divBdr>
            <w:top w:val="none" w:sz="0" w:space="0" w:color="auto"/>
            <w:left w:val="none" w:sz="0" w:space="0" w:color="auto"/>
            <w:bottom w:val="none" w:sz="0" w:space="0" w:color="auto"/>
            <w:right w:val="none" w:sz="0" w:space="0" w:color="auto"/>
          </w:divBdr>
        </w:div>
        <w:div w:id="1571884221">
          <w:marLeft w:val="0"/>
          <w:marRight w:val="0"/>
          <w:marTop w:val="0"/>
          <w:marBottom w:val="0"/>
          <w:divBdr>
            <w:top w:val="none" w:sz="0" w:space="0" w:color="auto"/>
            <w:left w:val="none" w:sz="0" w:space="0" w:color="auto"/>
            <w:bottom w:val="none" w:sz="0" w:space="0" w:color="auto"/>
            <w:right w:val="none" w:sz="0" w:space="0" w:color="auto"/>
          </w:divBdr>
        </w:div>
        <w:div w:id="1062362043">
          <w:marLeft w:val="0"/>
          <w:marRight w:val="0"/>
          <w:marTop w:val="0"/>
          <w:marBottom w:val="0"/>
          <w:divBdr>
            <w:top w:val="none" w:sz="0" w:space="0" w:color="auto"/>
            <w:left w:val="none" w:sz="0" w:space="0" w:color="auto"/>
            <w:bottom w:val="none" w:sz="0" w:space="0" w:color="auto"/>
            <w:right w:val="none" w:sz="0" w:space="0" w:color="auto"/>
          </w:divBdr>
        </w:div>
        <w:div w:id="1040209003">
          <w:marLeft w:val="0"/>
          <w:marRight w:val="0"/>
          <w:marTop w:val="0"/>
          <w:marBottom w:val="0"/>
          <w:divBdr>
            <w:top w:val="none" w:sz="0" w:space="0" w:color="auto"/>
            <w:left w:val="none" w:sz="0" w:space="0" w:color="auto"/>
            <w:bottom w:val="none" w:sz="0" w:space="0" w:color="auto"/>
            <w:right w:val="none" w:sz="0" w:space="0" w:color="auto"/>
          </w:divBdr>
        </w:div>
        <w:div w:id="464205883">
          <w:marLeft w:val="0"/>
          <w:marRight w:val="0"/>
          <w:marTop w:val="0"/>
          <w:marBottom w:val="0"/>
          <w:divBdr>
            <w:top w:val="none" w:sz="0" w:space="0" w:color="auto"/>
            <w:left w:val="none" w:sz="0" w:space="0" w:color="auto"/>
            <w:bottom w:val="none" w:sz="0" w:space="0" w:color="auto"/>
            <w:right w:val="none" w:sz="0" w:space="0" w:color="auto"/>
          </w:divBdr>
        </w:div>
        <w:div w:id="1241867537">
          <w:marLeft w:val="0"/>
          <w:marRight w:val="0"/>
          <w:marTop w:val="0"/>
          <w:marBottom w:val="0"/>
          <w:divBdr>
            <w:top w:val="none" w:sz="0" w:space="0" w:color="auto"/>
            <w:left w:val="none" w:sz="0" w:space="0" w:color="auto"/>
            <w:bottom w:val="none" w:sz="0" w:space="0" w:color="auto"/>
            <w:right w:val="none" w:sz="0" w:space="0" w:color="auto"/>
          </w:divBdr>
        </w:div>
        <w:div w:id="1446534758">
          <w:marLeft w:val="0"/>
          <w:marRight w:val="0"/>
          <w:marTop w:val="0"/>
          <w:marBottom w:val="0"/>
          <w:divBdr>
            <w:top w:val="none" w:sz="0" w:space="0" w:color="auto"/>
            <w:left w:val="none" w:sz="0" w:space="0" w:color="auto"/>
            <w:bottom w:val="none" w:sz="0" w:space="0" w:color="auto"/>
            <w:right w:val="none" w:sz="0" w:space="0" w:color="auto"/>
          </w:divBdr>
        </w:div>
        <w:div w:id="34157750">
          <w:marLeft w:val="0"/>
          <w:marRight w:val="0"/>
          <w:marTop w:val="0"/>
          <w:marBottom w:val="0"/>
          <w:divBdr>
            <w:top w:val="none" w:sz="0" w:space="0" w:color="auto"/>
            <w:left w:val="none" w:sz="0" w:space="0" w:color="auto"/>
            <w:bottom w:val="none" w:sz="0" w:space="0" w:color="auto"/>
            <w:right w:val="none" w:sz="0" w:space="0" w:color="auto"/>
          </w:divBdr>
        </w:div>
        <w:div w:id="826896809">
          <w:marLeft w:val="0"/>
          <w:marRight w:val="0"/>
          <w:marTop w:val="0"/>
          <w:marBottom w:val="0"/>
          <w:divBdr>
            <w:top w:val="none" w:sz="0" w:space="0" w:color="auto"/>
            <w:left w:val="none" w:sz="0" w:space="0" w:color="auto"/>
            <w:bottom w:val="none" w:sz="0" w:space="0" w:color="auto"/>
            <w:right w:val="none" w:sz="0" w:space="0" w:color="auto"/>
          </w:divBdr>
        </w:div>
        <w:div w:id="2000301285">
          <w:marLeft w:val="0"/>
          <w:marRight w:val="0"/>
          <w:marTop w:val="0"/>
          <w:marBottom w:val="0"/>
          <w:divBdr>
            <w:top w:val="none" w:sz="0" w:space="0" w:color="auto"/>
            <w:left w:val="none" w:sz="0" w:space="0" w:color="auto"/>
            <w:bottom w:val="none" w:sz="0" w:space="0" w:color="auto"/>
            <w:right w:val="none" w:sz="0" w:space="0" w:color="auto"/>
          </w:divBdr>
        </w:div>
        <w:div w:id="1660888127">
          <w:marLeft w:val="0"/>
          <w:marRight w:val="0"/>
          <w:marTop w:val="0"/>
          <w:marBottom w:val="0"/>
          <w:divBdr>
            <w:top w:val="none" w:sz="0" w:space="0" w:color="auto"/>
            <w:left w:val="none" w:sz="0" w:space="0" w:color="auto"/>
            <w:bottom w:val="none" w:sz="0" w:space="0" w:color="auto"/>
            <w:right w:val="none" w:sz="0" w:space="0" w:color="auto"/>
          </w:divBdr>
        </w:div>
        <w:div w:id="265505406">
          <w:marLeft w:val="0"/>
          <w:marRight w:val="0"/>
          <w:marTop w:val="0"/>
          <w:marBottom w:val="0"/>
          <w:divBdr>
            <w:top w:val="none" w:sz="0" w:space="0" w:color="auto"/>
            <w:left w:val="none" w:sz="0" w:space="0" w:color="auto"/>
            <w:bottom w:val="none" w:sz="0" w:space="0" w:color="auto"/>
            <w:right w:val="none" w:sz="0" w:space="0" w:color="auto"/>
          </w:divBdr>
        </w:div>
        <w:div w:id="1753819290">
          <w:marLeft w:val="0"/>
          <w:marRight w:val="0"/>
          <w:marTop w:val="0"/>
          <w:marBottom w:val="0"/>
          <w:divBdr>
            <w:top w:val="none" w:sz="0" w:space="0" w:color="auto"/>
            <w:left w:val="none" w:sz="0" w:space="0" w:color="auto"/>
            <w:bottom w:val="none" w:sz="0" w:space="0" w:color="auto"/>
            <w:right w:val="none" w:sz="0" w:space="0" w:color="auto"/>
          </w:divBdr>
        </w:div>
        <w:div w:id="928389907">
          <w:marLeft w:val="0"/>
          <w:marRight w:val="0"/>
          <w:marTop w:val="0"/>
          <w:marBottom w:val="0"/>
          <w:divBdr>
            <w:top w:val="none" w:sz="0" w:space="0" w:color="auto"/>
            <w:left w:val="none" w:sz="0" w:space="0" w:color="auto"/>
            <w:bottom w:val="none" w:sz="0" w:space="0" w:color="auto"/>
            <w:right w:val="none" w:sz="0" w:space="0" w:color="auto"/>
          </w:divBdr>
        </w:div>
        <w:div w:id="918252118">
          <w:marLeft w:val="0"/>
          <w:marRight w:val="0"/>
          <w:marTop w:val="0"/>
          <w:marBottom w:val="0"/>
          <w:divBdr>
            <w:top w:val="none" w:sz="0" w:space="0" w:color="auto"/>
            <w:left w:val="none" w:sz="0" w:space="0" w:color="auto"/>
            <w:bottom w:val="none" w:sz="0" w:space="0" w:color="auto"/>
            <w:right w:val="none" w:sz="0" w:space="0" w:color="auto"/>
          </w:divBdr>
        </w:div>
        <w:div w:id="520893521">
          <w:marLeft w:val="0"/>
          <w:marRight w:val="0"/>
          <w:marTop w:val="0"/>
          <w:marBottom w:val="0"/>
          <w:divBdr>
            <w:top w:val="none" w:sz="0" w:space="0" w:color="auto"/>
            <w:left w:val="none" w:sz="0" w:space="0" w:color="auto"/>
            <w:bottom w:val="none" w:sz="0" w:space="0" w:color="auto"/>
            <w:right w:val="none" w:sz="0" w:space="0" w:color="auto"/>
          </w:divBdr>
        </w:div>
        <w:div w:id="357051119">
          <w:marLeft w:val="0"/>
          <w:marRight w:val="0"/>
          <w:marTop w:val="0"/>
          <w:marBottom w:val="0"/>
          <w:divBdr>
            <w:top w:val="none" w:sz="0" w:space="0" w:color="auto"/>
            <w:left w:val="none" w:sz="0" w:space="0" w:color="auto"/>
            <w:bottom w:val="none" w:sz="0" w:space="0" w:color="auto"/>
            <w:right w:val="none" w:sz="0" w:space="0" w:color="auto"/>
          </w:divBdr>
        </w:div>
        <w:div w:id="365984581">
          <w:marLeft w:val="0"/>
          <w:marRight w:val="0"/>
          <w:marTop w:val="0"/>
          <w:marBottom w:val="0"/>
          <w:divBdr>
            <w:top w:val="none" w:sz="0" w:space="0" w:color="auto"/>
            <w:left w:val="none" w:sz="0" w:space="0" w:color="auto"/>
            <w:bottom w:val="none" w:sz="0" w:space="0" w:color="auto"/>
            <w:right w:val="none" w:sz="0" w:space="0" w:color="auto"/>
          </w:divBdr>
        </w:div>
        <w:div w:id="947928436">
          <w:marLeft w:val="0"/>
          <w:marRight w:val="0"/>
          <w:marTop w:val="0"/>
          <w:marBottom w:val="0"/>
          <w:divBdr>
            <w:top w:val="none" w:sz="0" w:space="0" w:color="auto"/>
            <w:left w:val="none" w:sz="0" w:space="0" w:color="auto"/>
            <w:bottom w:val="none" w:sz="0" w:space="0" w:color="auto"/>
            <w:right w:val="none" w:sz="0" w:space="0" w:color="auto"/>
          </w:divBdr>
        </w:div>
        <w:div w:id="672802041">
          <w:marLeft w:val="0"/>
          <w:marRight w:val="0"/>
          <w:marTop w:val="0"/>
          <w:marBottom w:val="0"/>
          <w:divBdr>
            <w:top w:val="none" w:sz="0" w:space="0" w:color="auto"/>
            <w:left w:val="none" w:sz="0" w:space="0" w:color="auto"/>
            <w:bottom w:val="none" w:sz="0" w:space="0" w:color="auto"/>
            <w:right w:val="none" w:sz="0" w:space="0" w:color="auto"/>
          </w:divBdr>
        </w:div>
        <w:div w:id="2103724867">
          <w:marLeft w:val="0"/>
          <w:marRight w:val="0"/>
          <w:marTop w:val="0"/>
          <w:marBottom w:val="0"/>
          <w:divBdr>
            <w:top w:val="none" w:sz="0" w:space="0" w:color="auto"/>
            <w:left w:val="none" w:sz="0" w:space="0" w:color="auto"/>
            <w:bottom w:val="none" w:sz="0" w:space="0" w:color="auto"/>
            <w:right w:val="none" w:sz="0" w:space="0" w:color="auto"/>
          </w:divBdr>
        </w:div>
        <w:div w:id="1753894506">
          <w:marLeft w:val="0"/>
          <w:marRight w:val="0"/>
          <w:marTop w:val="0"/>
          <w:marBottom w:val="0"/>
          <w:divBdr>
            <w:top w:val="none" w:sz="0" w:space="0" w:color="auto"/>
            <w:left w:val="none" w:sz="0" w:space="0" w:color="auto"/>
            <w:bottom w:val="none" w:sz="0" w:space="0" w:color="auto"/>
            <w:right w:val="none" w:sz="0" w:space="0" w:color="auto"/>
          </w:divBdr>
        </w:div>
        <w:div w:id="1305937512">
          <w:marLeft w:val="0"/>
          <w:marRight w:val="0"/>
          <w:marTop w:val="0"/>
          <w:marBottom w:val="0"/>
          <w:divBdr>
            <w:top w:val="none" w:sz="0" w:space="0" w:color="auto"/>
            <w:left w:val="none" w:sz="0" w:space="0" w:color="auto"/>
            <w:bottom w:val="none" w:sz="0" w:space="0" w:color="auto"/>
            <w:right w:val="none" w:sz="0" w:space="0" w:color="auto"/>
          </w:divBdr>
        </w:div>
        <w:div w:id="1333138781">
          <w:marLeft w:val="0"/>
          <w:marRight w:val="0"/>
          <w:marTop w:val="0"/>
          <w:marBottom w:val="0"/>
          <w:divBdr>
            <w:top w:val="none" w:sz="0" w:space="0" w:color="auto"/>
            <w:left w:val="none" w:sz="0" w:space="0" w:color="auto"/>
            <w:bottom w:val="none" w:sz="0" w:space="0" w:color="auto"/>
            <w:right w:val="none" w:sz="0" w:space="0" w:color="auto"/>
          </w:divBdr>
        </w:div>
        <w:div w:id="609703732">
          <w:marLeft w:val="0"/>
          <w:marRight w:val="0"/>
          <w:marTop w:val="0"/>
          <w:marBottom w:val="0"/>
          <w:divBdr>
            <w:top w:val="none" w:sz="0" w:space="0" w:color="auto"/>
            <w:left w:val="none" w:sz="0" w:space="0" w:color="auto"/>
            <w:bottom w:val="none" w:sz="0" w:space="0" w:color="auto"/>
            <w:right w:val="none" w:sz="0" w:space="0" w:color="auto"/>
          </w:divBdr>
        </w:div>
        <w:div w:id="449208566">
          <w:marLeft w:val="0"/>
          <w:marRight w:val="0"/>
          <w:marTop w:val="0"/>
          <w:marBottom w:val="0"/>
          <w:divBdr>
            <w:top w:val="none" w:sz="0" w:space="0" w:color="auto"/>
            <w:left w:val="none" w:sz="0" w:space="0" w:color="auto"/>
            <w:bottom w:val="none" w:sz="0" w:space="0" w:color="auto"/>
            <w:right w:val="none" w:sz="0" w:space="0" w:color="auto"/>
          </w:divBdr>
        </w:div>
        <w:div w:id="1359235123">
          <w:marLeft w:val="0"/>
          <w:marRight w:val="0"/>
          <w:marTop w:val="0"/>
          <w:marBottom w:val="0"/>
          <w:divBdr>
            <w:top w:val="none" w:sz="0" w:space="0" w:color="auto"/>
            <w:left w:val="none" w:sz="0" w:space="0" w:color="auto"/>
            <w:bottom w:val="none" w:sz="0" w:space="0" w:color="auto"/>
            <w:right w:val="none" w:sz="0" w:space="0" w:color="auto"/>
          </w:divBdr>
        </w:div>
        <w:div w:id="1984194507">
          <w:marLeft w:val="0"/>
          <w:marRight w:val="0"/>
          <w:marTop w:val="0"/>
          <w:marBottom w:val="0"/>
          <w:divBdr>
            <w:top w:val="none" w:sz="0" w:space="0" w:color="auto"/>
            <w:left w:val="none" w:sz="0" w:space="0" w:color="auto"/>
            <w:bottom w:val="none" w:sz="0" w:space="0" w:color="auto"/>
            <w:right w:val="none" w:sz="0" w:space="0" w:color="auto"/>
          </w:divBdr>
        </w:div>
        <w:div w:id="134491889">
          <w:marLeft w:val="0"/>
          <w:marRight w:val="0"/>
          <w:marTop w:val="0"/>
          <w:marBottom w:val="0"/>
          <w:divBdr>
            <w:top w:val="none" w:sz="0" w:space="0" w:color="auto"/>
            <w:left w:val="none" w:sz="0" w:space="0" w:color="auto"/>
            <w:bottom w:val="none" w:sz="0" w:space="0" w:color="auto"/>
            <w:right w:val="none" w:sz="0" w:space="0" w:color="auto"/>
          </w:divBdr>
        </w:div>
        <w:div w:id="1580097639">
          <w:marLeft w:val="0"/>
          <w:marRight w:val="0"/>
          <w:marTop w:val="0"/>
          <w:marBottom w:val="0"/>
          <w:divBdr>
            <w:top w:val="none" w:sz="0" w:space="0" w:color="auto"/>
            <w:left w:val="none" w:sz="0" w:space="0" w:color="auto"/>
            <w:bottom w:val="none" w:sz="0" w:space="0" w:color="auto"/>
            <w:right w:val="none" w:sz="0" w:space="0" w:color="auto"/>
          </w:divBdr>
        </w:div>
        <w:div w:id="1824082328">
          <w:marLeft w:val="0"/>
          <w:marRight w:val="0"/>
          <w:marTop w:val="0"/>
          <w:marBottom w:val="0"/>
          <w:divBdr>
            <w:top w:val="none" w:sz="0" w:space="0" w:color="auto"/>
            <w:left w:val="none" w:sz="0" w:space="0" w:color="auto"/>
            <w:bottom w:val="none" w:sz="0" w:space="0" w:color="auto"/>
            <w:right w:val="none" w:sz="0" w:space="0" w:color="auto"/>
          </w:divBdr>
        </w:div>
        <w:div w:id="1657876082">
          <w:marLeft w:val="0"/>
          <w:marRight w:val="0"/>
          <w:marTop w:val="0"/>
          <w:marBottom w:val="0"/>
          <w:divBdr>
            <w:top w:val="none" w:sz="0" w:space="0" w:color="auto"/>
            <w:left w:val="none" w:sz="0" w:space="0" w:color="auto"/>
            <w:bottom w:val="none" w:sz="0" w:space="0" w:color="auto"/>
            <w:right w:val="none" w:sz="0" w:space="0" w:color="auto"/>
          </w:divBdr>
        </w:div>
        <w:div w:id="1700857935">
          <w:marLeft w:val="0"/>
          <w:marRight w:val="0"/>
          <w:marTop w:val="0"/>
          <w:marBottom w:val="0"/>
          <w:divBdr>
            <w:top w:val="none" w:sz="0" w:space="0" w:color="auto"/>
            <w:left w:val="none" w:sz="0" w:space="0" w:color="auto"/>
            <w:bottom w:val="none" w:sz="0" w:space="0" w:color="auto"/>
            <w:right w:val="none" w:sz="0" w:space="0" w:color="auto"/>
          </w:divBdr>
        </w:div>
        <w:div w:id="1115832954">
          <w:marLeft w:val="0"/>
          <w:marRight w:val="0"/>
          <w:marTop w:val="0"/>
          <w:marBottom w:val="0"/>
          <w:divBdr>
            <w:top w:val="none" w:sz="0" w:space="0" w:color="auto"/>
            <w:left w:val="none" w:sz="0" w:space="0" w:color="auto"/>
            <w:bottom w:val="none" w:sz="0" w:space="0" w:color="auto"/>
            <w:right w:val="none" w:sz="0" w:space="0" w:color="auto"/>
          </w:divBdr>
        </w:div>
        <w:div w:id="1583490911">
          <w:marLeft w:val="0"/>
          <w:marRight w:val="0"/>
          <w:marTop w:val="0"/>
          <w:marBottom w:val="0"/>
          <w:divBdr>
            <w:top w:val="none" w:sz="0" w:space="0" w:color="auto"/>
            <w:left w:val="none" w:sz="0" w:space="0" w:color="auto"/>
            <w:bottom w:val="none" w:sz="0" w:space="0" w:color="auto"/>
            <w:right w:val="none" w:sz="0" w:space="0" w:color="auto"/>
          </w:divBdr>
        </w:div>
        <w:div w:id="2105610603">
          <w:marLeft w:val="0"/>
          <w:marRight w:val="0"/>
          <w:marTop w:val="0"/>
          <w:marBottom w:val="0"/>
          <w:divBdr>
            <w:top w:val="none" w:sz="0" w:space="0" w:color="auto"/>
            <w:left w:val="none" w:sz="0" w:space="0" w:color="auto"/>
            <w:bottom w:val="none" w:sz="0" w:space="0" w:color="auto"/>
            <w:right w:val="none" w:sz="0" w:space="0" w:color="auto"/>
          </w:divBdr>
        </w:div>
        <w:div w:id="1186864106">
          <w:marLeft w:val="0"/>
          <w:marRight w:val="0"/>
          <w:marTop w:val="0"/>
          <w:marBottom w:val="0"/>
          <w:divBdr>
            <w:top w:val="none" w:sz="0" w:space="0" w:color="auto"/>
            <w:left w:val="none" w:sz="0" w:space="0" w:color="auto"/>
            <w:bottom w:val="none" w:sz="0" w:space="0" w:color="auto"/>
            <w:right w:val="none" w:sz="0" w:space="0" w:color="auto"/>
          </w:divBdr>
        </w:div>
        <w:div w:id="1835491968">
          <w:marLeft w:val="0"/>
          <w:marRight w:val="0"/>
          <w:marTop w:val="0"/>
          <w:marBottom w:val="0"/>
          <w:divBdr>
            <w:top w:val="none" w:sz="0" w:space="0" w:color="auto"/>
            <w:left w:val="none" w:sz="0" w:space="0" w:color="auto"/>
            <w:bottom w:val="none" w:sz="0" w:space="0" w:color="auto"/>
            <w:right w:val="none" w:sz="0" w:space="0" w:color="auto"/>
          </w:divBdr>
        </w:div>
        <w:div w:id="1577931626">
          <w:marLeft w:val="0"/>
          <w:marRight w:val="0"/>
          <w:marTop w:val="0"/>
          <w:marBottom w:val="0"/>
          <w:divBdr>
            <w:top w:val="none" w:sz="0" w:space="0" w:color="auto"/>
            <w:left w:val="none" w:sz="0" w:space="0" w:color="auto"/>
            <w:bottom w:val="none" w:sz="0" w:space="0" w:color="auto"/>
            <w:right w:val="none" w:sz="0" w:space="0" w:color="auto"/>
          </w:divBdr>
        </w:div>
        <w:div w:id="703872530">
          <w:marLeft w:val="0"/>
          <w:marRight w:val="0"/>
          <w:marTop w:val="0"/>
          <w:marBottom w:val="0"/>
          <w:divBdr>
            <w:top w:val="none" w:sz="0" w:space="0" w:color="auto"/>
            <w:left w:val="none" w:sz="0" w:space="0" w:color="auto"/>
            <w:bottom w:val="none" w:sz="0" w:space="0" w:color="auto"/>
            <w:right w:val="none" w:sz="0" w:space="0" w:color="auto"/>
          </w:divBdr>
        </w:div>
        <w:div w:id="1705903876">
          <w:marLeft w:val="0"/>
          <w:marRight w:val="0"/>
          <w:marTop w:val="0"/>
          <w:marBottom w:val="0"/>
          <w:divBdr>
            <w:top w:val="none" w:sz="0" w:space="0" w:color="auto"/>
            <w:left w:val="none" w:sz="0" w:space="0" w:color="auto"/>
            <w:bottom w:val="none" w:sz="0" w:space="0" w:color="auto"/>
            <w:right w:val="none" w:sz="0" w:space="0" w:color="auto"/>
          </w:divBdr>
        </w:div>
        <w:div w:id="1058940227">
          <w:marLeft w:val="0"/>
          <w:marRight w:val="0"/>
          <w:marTop w:val="0"/>
          <w:marBottom w:val="0"/>
          <w:divBdr>
            <w:top w:val="none" w:sz="0" w:space="0" w:color="auto"/>
            <w:left w:val="none" w:sz="0" w:space="0" w:color="auto"/>
            <w:bottom w:val="none" w:sz="0" w:space="0" w:color="auto"/>
            <w:right w:val="none" w:sz="0" w:space="0" w:color="auto"/>
          </w:divBdr>
        </w:div>
        <w:div w:id="165021226">
          <w:marLeft w:val="0"/>
          <w:marRight w:val="0"/>
          <w:marTop w:val="0"/>
          <w:marBottom w:val="0"/>
          <w:divBdr>
            <w:top w:val="none" w:sz="0" w:space="0" w:color="auto"/>
            <w:left w:val="none" w:sz="0" w:space="0" w:color="auto"/>
            <w:bottom w:val="none" w:sz="0" w:space="0" w:color="auto"/>
            <w:right w:val="none" w:sz="0" w:space="0" w:color="auto"/>
          </w:divBdr>
        </w:div>
        <w:div w:id="208996896">
          <w:marLeft w:val="0"/>
          <w:marRight w:val="0"/>
          <w:marTop w:val="0"/>
          <w:marBottom w:val="0"/>
          <w:divBdr>
            <w:top w:val="none" w:sz="0" w:space="0" w:color="auto"/>
            <w:left w:val="none" w:sz="0" w:space="0" w:color="auto"/>
            <w:bottom w:val="none" w:sz="0" w:space="0" w:color="auto"/>
            <w:right w:val="none" w:sz="0" w:space="0" w:color="auto"/>
          </w:divBdr>
        </w:div>
        <w:div w:id="73400528">
          <w:marLeft w:val="0"/>
          <w:marRight w:val="0"/>
          <w:marTop w:val="0"/>
          <w:marBottom w:val="0"/>
          <w:divBdr>
            <w:top w:val="none" w:sz="0" w:space="0" w:color="auto"/>
            <w:left w:val="none" w:sz="0" w:space="0" w:color="auto"/>
            <w:bottom w:val="none" w:sz="0" w:space="0" w:color="auto"/>
            <w:right w:val="none" w:sz="0" w:space="0" w:color="auto"/>
          </w:divBdr>
        </w:div>
        <w:div w:id="871915922">
          <w:marLeft w:val="0"/>
          <w:marRight w:val="0"/>
          <w:marTop w:val="0"/>
          <w:marBottom w:val="0"/>
          <w:divBdr>
            <w:top w:val="none" w:sz="0" w:space="0" w:color="auto"/>
            <w:left w:val="none" w:sz="0" w:space="0" w:color="auto"/>
            <w:bottom w:val="none" w:sz="0" w:space="0" w:color="auto"/>
            <w:right w:val="none" w:sz="0" w:space="0" w:color="auto"/>
          </w:divBdr>
        </w:div>
        <w:div w:id="844898740">
          <w:marLeft w:val="0"/>
          <w:marRight w:val="0"/>
          <w:marTop w:val="0"/>
          <w:marBottom w:val="0"/>
          <w:divBdr>
            <w:top w:val="none" w:sz="0" w:space="0" w:color="auto"/>
            <w:left w:val="none" w:sz="0" w:space="0" w:color="auto"/>
            <w:bottom w:val="none" w:sz="0" w:space="0" w:color="auto"/>
            <w:right w:val="none" w:sz="0" w:space="0" w:color="auto"/>
          </w:divBdr>
        </w:div>
        <w:div w:id="99691849">
          <w:marLeft w:val="0"/>
          <w:marRight w:val="0"/>
          <w:marTop w:val="0"/>
          <w:marBottom w:val="0"/>
          <w:divBdr>
            <w:top w:val="none" w:sz="0" w:space="0" w:color="auto"/>
            <w:left w:val="none" w:sz="0" w:space="0" w:color="auto"/>
            <w:bottom w:val="none" w:sz="0" w:space="0" w:color="auto"/>
            <w:right w:val="none" w:sz="0" w:space="0" w:color="auto"/>
          </w:divBdr>
        </w:div>
        <w:div w:id="1904488643">
          <w:marLeft w:val="0"/>
          <w:marRight w:val="0"/>
          <w:marTop w:val="0"/>
          <w:marBottom w:val="0"/>
          <w:divBdr>
            <w:top w:val="none" w:sz="0" w:space="0" w:color="auto"/>
            <w:left w:val="none" w:sz="0" w:space="0" w:color="auto"/>
            <w:bottom w:val="none" w:sz="0" w:space="0" w:color="auto"/>
            <w:right w:val="none" w:sz="0" w:space="0" w:color="auto"/>
          </w:divBdr>
        </w:div>
        <w:div w:id="817772007">
          <w:marLeft w:val="0"/>
          <w:marRight w:val="0"/>
          <w:marTop w:val="0"/>
          <w:marBottom w:val="0"/>
          <w:divBdr>
            <w:top w:val="none" w:sz="0" w:space="0" w:color="auto"/>
            <w:left w:val="none" w:sz="0" w:space="0" w:color="auto"/>
            <w:bottom w:val="none" w:sz="0" w:space="0" w:color="auto"/>
            <w:right w:val="none" w:sz="0" w:space="0" w:color="auto"/>
          </w:divBdr>
        </w:div>
        <w:div w:id="1853257701">
          <w:marLeft w:val="0"/>
          <w:marRight w:val="0"/>
          <w:marTop w:val="0"/>
          <w:marBottom w:val="0"/>
          <w:divBdr>
            <w:top w:val="none" w:sz="0" w:space="0" w:color="auto"/>
            <w:left w:val="none" w:sz="0" w:space="0" w:color="auto"/>
            <w:bottom w:val="none" w:sz="0" w:space="0" w:color="auto"/>
            <w:right w:val="none" w:sz="0" w:space="0" w:color="auto"/>
          </w:divBdr>
        </w:div>
        <w:div w:id="739865382">
          <w:marLeft w:val="0"/>
          <w:marRight w:val="0"/>
          <w:marTop w:val="0"/>
          <w:marBottom w:val="0"/>
          <w:divBdr>
            <w:top w:val="none" w:sz="0" w:space="0" w:color="auto"/>
            <w:left w:val="none" w:sz="0" w:space="0" w:color="auto"/>
            <w:bottom w:val="none" w:sz="0" w:space="0" w:color="auto"/>
            <w:right w:val="none" w:sz="0" w:space="0" w:color="auto"/>
          </w:divBdr>
        </w:div>
        <w:div w:id="909387131">
          <w:marLeft w:val="0"/>
          <w:marRight w:val="0"/>
          <w:marTop w:val="0"/>
          <w:marBottom w:val="0"/>
          <w:divBdr>
            <w:top w:val="none" w:sz="0" w:space="0" w:color="auto"/>
            <w:left w:val="none" w:sz="0" w:space="0" w:color="auto"/>
            <w:bottom w:val="none" w:sz="0" w:space="0" w:color="auto"/>
            <w:right w:val="none" w:sz="0" w:space="0" w:color="auto"/>
          </w:divBdr>
        </w:div>
        <w:div w:id="1770852568">
          <w:marLeft w:val="0"/>
          <w:marRight w:val="0"/>
          <w:marTop w:val="0"/>
          <w:marBottom w:val="0"/>
          <w:divBdr>
            <w:top w:val="none" w:sz="0" w:space="0" w:color="auto"/>
            <w:left w:val="none" w:sz="0" w:space="0" w:color="auto"/>
            <w:bottom w:val="none" w:sz="0" w:space="0" w:color="auto"/>
            <w:right w:val="none" w:sz="0" w:space="0" w:color="auto"/>
          </w:divBdr>
        </w:div>
        <w:div w:id="1234050786">
          <w:marLeft w:val="0"/>
          <w:marRight w:val="0"/>
          <w:marTop w:val="0"/>
          <w:marBottom w:val="0"/>
          <w:divBdr>
            <w:top w:val="none" w:sz="0" w:space="0" w:color="auto"/>
            <w:left w:val="none" w:sz="0" w:space="0" w:color="auto"/>
            <w:bottom w:val="none" w:sz="0" w:space="0" w:color="auto"/>
            <w:right w:val="none" w:sz="0" w:space="0" w:color="auto"/>
          </w:divBdr>
        </w:div>
        <w:div w:id="1736854037">
          <w:marLeft w:val="0"/>
          <w:marRight w:val="0"/>
          <w:marTop w:val="0"/>
          <w:marBottom w:val="0"/>
          <w:divBdr>
            <w:top w:val="none" w:sz="0" w:space="0" w:color="auto"/>
            <w:left w:val="none" w:sz="0" w:space="0" w:color="auto"/>
            <w:bottom w:val="none" w:sz="0" w:space="0" w:color="auto"/>
            <w:right w:val="none" w:sz="0" w:space="0" w:color="auto"/>
          </w:divBdr>
        </w:div>
        <w:div w:id="613707895">
          <w:marLeft w:val="0"/>
          <w:marRight w:val="0"/>
          <w:marTop w:val="0"/>
          <w:marBottom w:val="0"/>
          <w:divBdr>
            <w:top w:val="none" w:sz="0" w:space="0" w:color="auto"/>
            <w:left w:val="none" w:sz="0" w:space="0" w:color="auto"/>
            <w:bottom w:val="none" w:sz="0" w:space="0" w:color="auto"/>
            <w:right w:val="none" w:sz="0" w:space="0" w:color="auto"/>
          </w:divBdr>
        </w:div>
        <w:div w:id="554513379">
          <w:marLeft w:val="0"/>
          <w:marRight w:val="0"/>
          <w:marTop w:val="0"/>
          <w:marBottom w:val="0"/>
          <w:divBdr>
            <w:top w:val="none" w:sz="0" w:space="0" w:color="auto"/>
            <w:left w:val="none" w:sz="0" w:space="0" w:color="auto"/>
            <w:bottom w:val="none" w:sz="0" w:space="0" w:color="auto"/>
            <w:right w:val="none" w:sz="0" w:space="0" w:color="auto"/>
          </w:divBdr>
        </w:div>
        <w:div w:id="399720884">
          <w:marLeft w:val="0"/>
          <w:marRight w:val="0"/>
          <w:marTop w:val="0"/>
          <w:marBottom w:val="0"/>
          <w:divBdr>
            <w:top w:val="none" w:sz="0" w:space="0" w:color="auto"/>
            <w:left w:val="none" w:sz="0" w:space="0" w:color="auto"/>
            <w:bottom w:val="none" w:sz="0" w:space="0" w:color="auto"/>
            <w:right w:val="none" w:sz="0" w:space="0" w:color="auto"/>
          </w:divBdr>
        </w:div>
        <w:div w:id="624653465">
          <w:marLeft w:val="0"/>
          <w:marRight w:val="0"/>
          <w:marTop w:val="0"/>
          <w:marBottom w:val="0"/>
          <w:divBdr>
            <w:top w:val="none" w:sz="0" w:space="0" w:color="auto"/>
            <w:left w:val="none" w:sz="0" w:space="0" w:color="auto"/>
            <w:bottom w:val="none" w:sz="0" w:space="0" w:color="auto"/>
            <w:right w:val="none" w:sz="0" w:space="0" w:color="auto"/>
          </w:divBdr>
        </w:div>
        <w:div w:id="1185904284">
          <w:marLeft w:val="0"/>
          <w:marRight w:val="0"/>
          <w:marTop w:val="0"/>
          <w:marBottom w:val="0"/>
          <w:divBdr>
            <w:top w:val="none" w:sz="0" w:space="0" w:color="auto"/>
            <w:left w:val="none" w:sz="0" w:space="0" w:color="auto"/>
            <w:bottom w:val="none" w:sz="0" w:space="0" w:color="auto"/>
            <w:right w:val="none" w:sz="0" w:space="0" w:color="auto"/>
          </w:divBdr>
        </w:div>
        <w:div w:id="1979064722">
          <w:marLeft w:val="0"/>
          <w:marRight w:val="0"/>
          <w:marTop w:val="0"/>
          <w:marBottom w:val="0"/>
          <w:divBdr>
            <w:top w:val="none" w:sz="0" w:space="0" w:color="auto"/>
            <w:left w:val="none" w:sz="0" w:space="0" w:color="auto"/>
            <w:bottom w:val="none" w:sz="0" w:space="0" w:color="auto"/>
            <w:right w:val="none" w:sz="0" w:space="0" w:color="auto"/>
          </w:divBdr>
        </w:div>
        <w:div w:id="1684817426">
          <w:marLeft w:val="0"/>
          <w:marRight w:val="0"/>
          <w:marTop w:val="0"/>
          <w:marBottom w:val="0"/>
          <w:divBdr>
            <w:top w:val="none" w:sz="0" w:space="0" w:color="auto"/>
            <w:left w:val="none" w:sz="0" w:space="0" w:color="auto"/>
            <w:bottom w:val="none" w:sz="0" w:space="0" w:color="auto"/>
            <w:right w:val="none" w:sz="0" w:space="0" w:color="auto"/>
          </w:divBdr>
        </w:div>
        <w:div w:id="719212749">
          <w:marLeft w:val="0"/>
          <w:marRight w:val="0"/>
          <w:marTop w:val="0"/>
          <w:marBottom w:val="0"/>
          <w:divBdr>
            <w:top w:val="none" w:sz="0" w:space="0" w:color="auto"/>
            <w:left w:val="none" w:sz="0" w:space="0" w:color="auto"/>
            <w:bottom w:val="none" w:sz="0" w:space="0" w:color="auto"/>
            <w:right w:val="none" w:sz="0" w:space="0" w:color="auto"/>
          </w:divBdr>
        </w:div>
        <w:div w:id="1495755482">
          <w:marLeft w:val="0"/>
          <w:marRight w:val="0"/>
          <w:marTop w:val="0"/>
          <w:marBottom w:val="0"/>
          <w:divBdr>
            <w:top w:val="none" w:sz="0" w:space="0" w:color="auto"/>
            <w:left w:val="none" w:sz="0" w:space="0" w:color="auto"/>
            <w:bottom w:val="none" w:sz="0" w:space="0" w:color="auto"/>
            <w:right w:val="none" w:sz="0" w:space="0" w:color="auto"/>
          </w:divBdr>
        </w:div>
        <w:div w:id="1580291406">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05825840">
          <w:marLeft w:val="0"/>
          <w:marRight w:val="0"/>
          <w:marTop w:val="0"/>
          <w:marBottom w:val="0"/>
          <w:divBdr>
            <w:top w:val="none" w:sz="0" w:space="0" w:color="auto"/>
            <w:left w:val="none" w:sz="0" w:space="0" w:color="auto"/>
            <w:bottom w:val="none" w:sz="0" w:space="0" w:color="auto"/>
            <w:right w:val="none" w:sz="0" w:space="0" w:color="auto"/>
          </w:divBdr>
        </w:div>
        <w:div w:id="234896036">
          <w:marLeft w:val="0"/>
          <w:marRight w:val="0"/>
          <w:marTop w:val="0"/>
          <w:marBottom w:val="0"/>
          <w:divBdr>
            <w:top w:val="none" w:sz="0" w:space="0" w:color="auto"/>
            <w:left w:val="none" w:sz="0" w:space="0" w:color="auto"/>
            <w:bottom w:val="none" w:sz="0" w:space="0" w:color="auto"/>
            <w:right w:val="none" w:sz="0" w:space="0" w:color="auto"/>
          </w:divBdr>
        </w:div>
        <w:div w:id="1094203865">
          <w:marLeft w:val="0"/>
          <w:marRight w:val="0"/>
          <w:marTop w:val="0"/>
          <w:marBottom w:val="0"/>
          <w:divBdr>
            <w:top w:val="none" w:sz="0" w:space="0" w:color="auto"/>
            <w:left w:val="none" w:sz="0" w:space="0" w:color="auto"/>
            <w:bottom w:val="none" w:sz="0" w:space="0" w:color="auto"/>
            <w:right w:val="none" w:sz="0" w:space="0" w:color="auto"/>
          </w:divBdr>
        </w:div>
        <w:div w:id="1287275933">
          <w:marLeft w:val="0"/>
          <w:marRight w:val="0"/>
          <w:marTop w:val="0"/>
          <w:marBottom w:val="0"/>
          <w:divBdr>
            <w:top w:val="none" w:sz="0" w:space="0" w:color="auto"/>
            <w:left w:val="none" w:sz="0" w:space="0" w:color="auto"/>
            <w:bottom w:val="none" w:sz="0" w:space="0" w:color="auto"/>
            <w:right w:val="none" w:sz="0" w:space="0" w:color="auto"/>
          </w:divBdr>
        </w:div>
        <w:div w:id="1019090912">
          <w:marLeft w:val="0"/>
          <w:marRight w:val="0"/>
          <w:marTop w:val="0"/>
          <w:marBottom w:val="0"/>
          <w:divBdr>
            <w:top w:val="none" w:sz="0" w:space="0" w:color="auto"/>
            <w:left w:val="none" w:sz="0" w:space="0" w:color="auto"/>
            <w:bottom w:val="none" w:sz="0" w:space="0" w:color="auto"/>
            <w:right w:val="none" w:sz="0" w:space="0" w:color="auto"/>
          </w:divBdr>
        </w:div>
        <w:div w:id="167673813">
          <w:marLeft w:val="0"/>
          <w:marRight w:val="0"/>
          <w:marTop w:val="0"/>
          <w:marBottom w:val="0"/>
          <w:divBdr>
            <w:top w:val="none" w:sz="0" w:space="0" w:color="auto"/>
            <w:left w:val="none" w:sz="0" w:space="0" w:color="auto"/>
            <w:bottom w:val="none" w:sz="0" w:space="0" w:color="auto"/>
            <w:right w:val="none" w:sz="0" w:space="0" w:color="auto"/>
          </w:divBdr>
        </w:div>
        <w:div w:id="895287440">
          <w:marLeft w:val="0"/>
          <w:marRight w:val="0"/>
          <w:marTop w:val="0"/>
          <w:marBottom w:val="0"/>
          <w:divBdr>
            <w:top w:val="none" w:sz="0" w:space="0" w:color="auto"/>
            <w:left w:val="none" w:sz="0" w:space="0" w:color="auto"/>
            <w:bottom w:val="none" w:sz="0" w:space="0" w:color="auto"/>
            <w:right w:val="none" w:sz="0" w:space="0" w:color="auto"/>
          </w:divBdr>
        </w:div>
        <w:div w:id="440683087">
          <w:marLeft w:val="0"/>
          <w:marRight w:val="0"/>
          <w:marTop w:val="0"/>
          <w:marBottom w:val="0"/>
          <w:divBdr>
            <w:top w:val="none" w:sz="0" w:space="0" w:color="auto"/>
            <w:left w:val="none" w:sz="0" w:space="0" w:color="auto"/>
            <w:bottom w:val="none" w:sz="0" w:space="0" w:color="auto"/>
            <w:right w:val="none" w:sz="0" w:space="0" w:color="auto"/>
          </w:divBdr>
        </w:div>
        <w:div w:id="1420328120">
          <w:marLeft w:val="0"/>
          <w:marRight w:val="0"/>
          <w:marTop w:val="0"/>
          <w:marBottom w:val="0"/>
          <w:divBdr>
            <w:top w:val="none" w:sz="0" w:space="0" w:color="auto"/>
            <w:left w:val="none" w:sz="0" w:space="0" w:color="auto"/>
            <w:bottom w:val="none" w:sz="0" w:space="0" w:color="auto"/>
            <w:right w:val="none" w:sz="0" w:space="0" w:color="auto"/>
          </w:divBdr>
        </w:div>
        <w:div w:id="1570648963">
          <w:marLeft w:val="0"/>
          <w:marRight w:val="0"/>
          <w:marTop w:val="0"/>
          <w:marBottom w:val="0"/>
          <w:divBdr>
            <w:top w:val="none" w:sz="0" w:space="0" w:color="auto"/>
            <w:left w:val="none" w:sz="0" w:space="0" w:color="auto"/>
            <w:bottom w:val="none" w:sz="0" w:space="0" w:color="auto"/>
            <w:right w:val="none" w:sz="0" w:space="0" w:color="auto"/>
          </w:divBdr>
        </w:div>
        <w:div w:id="959847803">
          <w:marLeft w:val="0"/>
          <w:marRight w:val="0"/>
          <w:marTop w:val="0"/>
          <w:marBottom w:val="0"/>
          <w:divBdr>
            <w:top w:val="none" w:sz="0" w:space="0" w:color="auto"/>
            <w:left w:val="none" w:sz="0" w:space="0" w:color="auto"/>
            <w:bottom w:val="none" w:sz="0" w:space="0" w:color="auto"/>
            <w:right w:val="none" w:sz="0" w:space="0" w:color="auto"/>
          </w:divBdr>
        </w:div>
        <w:div w:id="458647239">
          <w:marLeft w:val="0"/>
          <w:marRight w:val="0"/>
          <w:marTop w:val="0"/>
          <w:marBottom w:val="0"/>
          <w:divBdr>
            <w:top w:val="none" w:sz="0" w:space="0" w:color="auto"/>
            <w:left w:val="none" w:sz="0" w:space="0" w:color="auto"/>
            <w:bottom w:val="none" w:sz="0" w:space="0" w:color="auto"/>
            <w:right w:val="none" w:sz="0" w:space="0" w:color="auto"/>
          </w:divBdr>
        </w:div>
        <w:div w:id="50348143">
          <w:marLeft w:val="0"/>
          <w:marRight w:val="0"/>
          <w:marTop w:val="0"/>
          <w:marBottom w:val="0"/>
          <w:divBdr>
            <w:top w:val="none" w:sz="0" w:space="0" w:color="auto"/>
            <w:left w:val="none" w:sz="0" w:space="0" w:color="auto"/>
            <w:bottom w:val="none" w:sz="0" w:space="0" w:color="auto"/>
            <w:right w:val="none" w:sz="0" w:space="0" w:color="auto"/>
          </w:divBdr>
        </w:div>
        <w:div w:id="46031234">
          <w:marLeft w:val="0"/>
          <w:marRight w:val="0"/>
          <w:marTop w:val="0"/>
          <w:marBottom w:val="0"/>
          <w:divBdr>
            <w:top w:val="none" w:sz="0" w:space="0" w:color="auto"/>
            <w:left w:val="none" w:sz="0" w:space="0" w:color="auto"/>
            <w:bottom w:val="none" w:sz="0" w:space="0" w:color="auto"/>
            <w:right w:val="none" w:sz="0" w:space="0" w:color="auto"/>
          </w:divBdr>
        </w:div>
        <w:div w:id="1516725837">
          <w:marLeft w:val="0"/>
          <w:marRight w:val="0"/>
          <w:marTop w:val="0"/>
          <w:marBottom w:val="0"/>
          <w:divBdr>
            <w:top w:val="none" w:sz="0" w:space="0" w:color="auto"/>
            <w:left w:val="none" w:sz="0" w:space="0" w:color="auto"/>
            <w:bottom w:val="none" w:sz="0" w:space="0" w:color="auto"/>
            <w:right w:val="none" w:sz="0" w:space="0" w:color="auto"/>
          </w:divBdr>
        </w:div>
        <w:div w:id="1084573562">
          <w:marLeft w:val="0"/>
          <w:marRight w:val="0"/>
          <w:marTop w:val="0"/>
          <w:marBottom w:val="0"/>
          <w:divBdr>
            <w:top w:val="none" w:sz="0" w:space="0" w:color="auto"/>
            <w:left w:val="none" w:sz="0" w:space="0" w:color="auto"/>
            <w:bottom w:val="none" w:sz="0" w:space="0" w:color="auto"/>
            <w:right w:val="none" w:sz="0" w:space="0" w:color="auto"/>
          </w:divBdr>
        </w:div>
        <w:div w:id="1048798242">
          <w:marLeft w:val="0"/>
          <w:marRight w:val="0"/>
          <w:marTop w:val="0"/>
          <w:marBottom w:val="0"/>
          <w:divBdr>
            <w:top w:val="none" w:sz="0" w:space="0" w:color="auto"/>
            <w:left w:val="none" w:sz="0" w:space="0" w:color="auto"/>
            <w:bottom w:val="none" w:sz="0" w:space="0" w:color="auto"/>
            <w:right w:val="none" w:sz="0" w:space="0" w:color="auto"/>
          </w:divBdr>
        </w:div>
        <w:div w:id="554312258">
          <w:marLeft w:val="0"/>
          <w:marRight w:val="0"/>
          <w:marTop w:val="0"/>
          <w:marBottom w:val="0"/>
          <w:divBdr>
            <w:top w:val="none" w:sz="0" w:space="0" w:color="auto"/>
            <w:left w:val="none" w:sz="0" w:space="0" w:color="auto"/>
            <w:bottom w:val="none" w:sz="0" w:space="0" w:color="auto"/>
            <w:right w:val="none" w:sz="0" w:space="0" w:color="auto"/>
          </w:divBdr>
        </w:div>
        <w:div w:id="1207108754">
          <w:marLeft w:val="0"/>
          <w:marRight w:val="0"/>
          <w:marTop w:val="0"/>
          <w:marBottom w:val="0"/>
          <w:divBdr>
            <w:top w:val="none" w:sz="0" w:space="0" w:color="auto"/>
            <w:left w:val="none" w:sz="0" w:space="0" w:color="auto"/>
            <w:bottom w:val="none" w:sz="0" w:space="0" w:color="auto"/>
            <w:right w:val="none" w:sz="0" w:space="0" w:color="auto"/>
          </w:divBdr>
        </w:div>
        <w:div w:id="1358585184">
          <w:marLeft w:val="0"/>
          <w:marRight w:val="0"/>
          <w:marTop w:val="0"/>
          <w:marBottom w:val="0"/>
          <w:divBdr>
            <w:top w:val="none" w:sz="0" w:space="0" w:color="auto"/>
            <w:left w:val="none" w:sz="0" w:space="0" w:color="auto"/>
            <w:bottom w:val="none" w:sz="0" w:space="0" w:color="auto"/>
            <w:right w:val="none" w:sz="0" w:space="0" w:color="auto"/>
          </w:divBdr>
        </w:div>
        <w:div w:id="1262878959">
          <w:marLeft w:val="0"/>
          <w:marRight w:val="0"/>
          <w:marTop w:val="0"/>
          <w:marBottom w:val="0"/>
          <w:divBdr>
            <w:top w:val="none" w:sz="0" w:space="0" w:color="auto"/>
            <w:left w:val="none" w:sz="0" w:space="0" w:color="auto"/>
            <w:bottom w:val="none" w:sz="0" w:space="0" w:color="auto"/>
            <w:right w:val="none" w:sz="0" w:space="0" w:color="auto"/>
          </w:divBdr>
        </w:div>
        <w:div w:id="1224221607">
          <w:marLeft w:val="0"/>
          <w:marRight w:val="0"/>
          <w:marTop w:val="0"/>
          <w:marBottom w:val="0"/>
          <w:divBdr>
            <w:top w:val="none" w:sz="0" w:space="0" w:color="auto"/>
            <w:left w:val="none" w:sz="0" w:space="0" w:color="auto"/>
            <w:bottom w:val="none" w:sz="0" w:space="0" w:color="auto"/>
            <w:right w:val="none" w:sz="0" w:space="0" w:color="auto"/>
          </w:divBdr>
        </w:div>
        <w:div w:id="1346664575">
          <w:marLeft w:val="0"/>
          <w:marRight w:val="0"/>
          <w:marTop w:val="0"/>
          <w:marBottom w:val="0"/>
          <w:divBdr>
            <w:top w:val="none" w:sz="0" w:space="0" w:color="auto"/>
            <w:left w:val="none" w:sz="0" w:space="0" w:color="auto"/>
            <w:bottom w:val="none" w:sz="0" w:space="0" w:color="auto"/>
            <w:right w:val="none" w:sz="0" w:space="0" w:color="auto"/>
          </w:divBdr>
        </w:div>
        <w:div w:id="1072506039">
          <w:marLeft w:val="0"/>
          <w:marRight w:val="0"/>
          <w:marTop w:val="0"/>
          <w:marBottom w:val="0"/>
          <w:divBdr>
            <w:top w:val="none" w:sz="0" w:space="0" w:color="auto"/>
            <w:left w:val="none" w:sz="0" w:space="0" w:color="auto"/>
            <w:bottom w:val="none" w:sz="0" w:space="0" w:color="auto"/>
            <w:right w:val="none" w:sz="0" w:space="0" w:color="auto"/>
          </w:divBdr>
        </w:div>
        <w:div w:id="414086639">
          <w:marLeft w:val="0"/>
          <w:marRight w:val="0"/>
          <w:marTop w:val="0"/>
          <w:marBottom w:val="0"/>
          <w:divBdr>
            <w:top w:val="none" w:sz="0" w:space="0" w:color="auto"/>
            <w:left w:val="none" w:sz="0" w:space="0" w:color="auto"/>
            <w:bottom w:val="none" w:sz="0" w:space="0" w:color="auto"/>
            <w:right w:val="none" w:sz="0" w:space="0" w:color="auto"/>
          </w:divBdr>
        </w:div>
        <w:div w:id="6911367">
          <w:marLeft w:val="0"/>
          <w:marRight w:val="0"/>
          <w:marTop w:val="0"/>
          <w:marBottom w:val="0"/>
          <w:divBdr>
            <w:top w:val="none" w:sz="0" w:space="0" w:color="auto"/>
            <w:left w:val="none" w:sz="0" w:space="0" w:color="auto"/>
            <w:bottom w:val="none" w:sz="0" w:space="0" w:color="auto"/>
            <w:right w:val="none" w:sz="0" w:space="0" w:color="auto"/>
          </w:divBdr>
        </w:div>
        <w:div w:id="1410076107">
          <w:marLeft w:val="0"/>
          <w:marRight w:val="0"/>
          <w:marTop w:val="0"/>
          <w:marBottom w:val="0"/>
          <w:divBdr>
            <w:top w:val="none" w:sz="0" w:space="0" w:color="auto"/>
            <w:left w:val="none" w:sz="0" w:space="0" w:color="auto"/>
            <w:bottom w:val="none" w:sz="0" w:space="0" w:color="auto"/>
            <w:right w:val="none" w:sz="0" w:space="0" w:color="auto"/>
          </w:divBdr>
        </w:div>
        <w:div w:id="763720848">
          <w:marLeft w:val="0"/>
          <w:marRight w:val="0"/>
          <w:marTop w:val="0"/>
          <w:marBottom w:val="0"/>
          <w:divBdr>
            <w:top w:val="none" w:sz="0" w:space="0" w:color="auto"/>
            <w:left w:val="none" w:sz="0" w:space="0" w:color="auto"/>
            <w:bottom w:val="none" w:sz="0" w:space="0" w:color="auto"/>
            <w:right w:val="none" w:sz="0" w:space="0" w:color="auto"/>
          </w:divBdr>
        </w:div>
        <w:div w:id="1785533633">
          <w:marLeft w:val="0"/>
          <w:marRight w:val="0"/>
          <w:marTop w:val="0"/>
          <w:marBottom w:val="0"/>
          <w:divBdr>
            <w:top w:val="none" w:sz="0" w:space="0" w:color="auto"/>
            <w:left w:val="none" w:sz="0" w:space="0" w:color="auto"/>
            <w:bottom w:val="none" w:sz="0" w:space="0" w:color="auto"/>
            <w:right w:val="none" w:sz="0" w:space="0" w:color="auto"/>
          </w:divBdr>
        </w:div>
        <w:div w:id="892348370">
          <w:marLeft w:val="0"/>
          <w:marRight w:val="0"/>
          <w:marTop w:val="0"/>
          <w:marBottom w:val="0"/>
          <w:divBdr>
            <w:top w:val="none" w:sz="0" w:space="0" w:color="auto"/>
            <w:left w:val="none" w:sz="0" w:space="0" w:color="auto"/>
            <w:bottom w:val="none" w:sz="0" w:space="0" w:color="auto"/>
            <w:right w:val="none" w:sz="0" w:space="0" w:color="auto"/>
          </w:divBdr>
        </w:div>
        <w:div w:id="1208563915">
          <w:marLeft w:val="0"/>
          <w:marRight w:val="0"/>
          <w:marTop w:val="0"/>
          <w:marBottom w:val="0"/>
          <w:divBdr>
            <w:top w:val="none" w:sz="0" w:space="0" w:color="auto"/>
            <w:left w:val="none" w:sz="0" w:space="0" w:color="auto"/>
            <w:bottom w:val="none" w:sz="0" w:space="0" w:color="auto"/>
            <w:right w:val="none" w:sz="0" w:space="0" w:color="auto"/>
          </w:divBdr>
        </w:div>
        <w:div w:id="1292128096">
          <w:marLeft w:val="0"/>
          <w:marRight w:val="0"/>
          <w:marTop w:val="0"/>
          <w:marBottom w:val="0"/>
          <w:divBdr>
            <w:top w:val="none" w:sz="0" w:space="0" w:color="auto"/>
            <w:left w:val="none" w:sz="0" w:space="0" w:color="auto"/>
            <w:bottom w:val="none" w:sz="0" w:space="0" w:color="auto"/>
            <w:right w:val="none" w:sz="0" w:space="0" w:color="auto"/>
          </w:divBdr>
        </w:div>
        <w:div w:id="624315226">
          <w:marLeft w:val="0"/>
          <w:marRight w:val="0"/>
          <w:marTop w:val="0"/>
          <w:marBottom w:val="0"/>
          <w:divBdr>
            <w:top w:val="none" w:sz="0" w:space="0" w:color="auto"/>
            <w:left w:val="none" w:sz="0" w:space="0" w:color="auto"/>
            <w:bottom w:val="none" w:sz="0" w:space="0" w:color="auto"/>
            <w:right w:val="none" w:sz="0" w:space="0" w:color="auto"/>
          </w:divBdr>
        </w:div>
        <w:div w:id="1270241450">
          <w:marLeft w:val="0"/>
          <w:marRight w:val="0"/>
          <w:marTop w:val="0"/>
          <w:marBottom w:val="0"/>
          <w:divBdr>
            <w:top w:val="none" w:sz="0" w:space="0" w:color="auto"/>
            <w:left w:val="none" w:sz="0" w:space="0" w:color="auto"/>
            <w:bottom w:val="none" w:sz="0" w:space="0" w:color="auto"/>
            <w:right w:val="none" w:sz="0" w:space="0" w:color="auto"/>
          </w:divBdr>
        </w:div>
        <w:div w:id="461265530">
          <w:marLeft w:val="0"/>
          <w:marRight w:val="0"/>
          <w:marTop w:val="0"/>
          <w:marBottom w:val="0"/>
          <w:divBdr>
            <w:top w:val="none" w:sz="0" w:space="0" w:color="auto"/>
            <w:left w:val="none" w:sz="0" w:space="0" w:color="auto"/>
            <w:bottom w:val="none" w:sz="0" w:space="0" w:color="auto"/>
            <w:right w:val="none" w:sz="0" w:space="0" w:color="auto"/>
          </w:divBdr>
        </w:div>
        <w:div w:id="398597507">
          <w:marLeft w:val="0"/>
          <w:marRight w:val="0"/>
          <w:marTop w:val="0"/>
          <w:marBottom w:val="0"/>
          <w:divBdr>
            <w:top w:val="none" w:sz="0" w:space="0" w:color="auto"/>
            <w:left w:val="none" w:sz="0" w:space="0" w:color="auto"/>
            <w:bottom w:val="none" w:sz="0" w:space="0" w:color="auto"/>
            <w:right w:val="none" w:sz="0" w:space="0" w:color="auto"/>
          </w:divBdr>
        </w:div>
        <w:div w:id="1143036252">
          <w:marLeft w:val="0"/>
          <w:marRight w:val="0"/>
          <w:marTop w:val="0"/>
          <w:marBottom w:val="0"/>
          <w:divBdr>
            <w:top w:val="none" w:sz="0" w:space="0" w:color="auto"/>
            <w:left w:val="none" w:sz="0" w:space="0" w:color="auto"/>
            <w:bottom w:val="none" w:sz="0" w:space="0" w:color="auto"/>
            <w:right w:val="none" w:sz="0" w:space="0" w:color="auto"/>
          </w:divBdr>
        </w:div>
        <w:div w:id="1031033293">
          <w:marLeft w:val="0"/>
          <w:marRight w:val="0"/>
          <w:marTop w:val="0"/>
          <w:marBottom w:val="0"/>
          <w:divBdr>
            <w:top w:val="none" w:sz="0" w:space="0" w:color="auto"/>
            <w:left w:val="none" w:sz="0" w:space="0" w:color="auto"/>
            <w:bottom w:val="none" w:sz="0" w:space="0" w:color="auto"/>
            <w:right w:val="none" w:sz="0" w:space="0" w:color="auto"/>
          </w:divBdr>
        </w:div>
        <w:div w:id="1234774070">
          <w:marLeft w:val="0"/>
          <w:marRight w:val="0"/>
          <w:marTop w:val="0"/>
          <w:marBottom w:val="0"/>
          <w:divBdr>
            <w:top w:val="none" w:sz="0" w:space="0" w:color="auto"/>
            <w:left w:val="none" w:sz="0" w:space="0" w:color="auto"/>
            <w:bottom w:val="none" w:sz="0" w:space="0" w:color="auto"/>
            <w:right w:val="none" w:sz="0" w:space="0" w:color="auto"/>
          </w:divBdr>
        </w:div>
        <w:div w:id="1019624709">
          <w:marLeft w:val="0"/>
          <w:marRight w:val="0"/>
          <w:marTop w:val="0"/>
          <w:marBottom w:val="0"/>
          <w:divBdr>
            <w:top w:val="none" w:sz="0" w:space="0" w:color="auto"/>
            <w:left w:val="none" w:sz="0" w:space="0" w:color="auto"/>
            <w:bottom w:val="none" w:sz="0" w:space="0" w:color="auto"/>
            <w:right w:val="none" w:sz="0" w:space="0" w:color="auto"/>
          </w:divBdr>
        </w:div>
        <w:div w:id="248276983">
          <w:marLeft w:val="0"/>
          <w:marRight w:val="0"/>
          <w:marTop w:val="0"/>
          <w:marBottom w:val="0"/>
          <w:divBdr>
            <w:top w:val="none" w:sz="0" w:space="0" w:color="auto"/>
            <w:left w:val="none" w:sz="0" w:space="0" w:color="auto"/>
            <w:bottom w:val="none" w:sz="0" w:space="0" w:color="auto"/>
            <w:right w:val="none" w:sz="0" w:space="0" w:color="auto"/>
          </w:divBdr>
        </w:div>
        <w:div w:id="323124575">
          <w:marLeft w:val="0"/>
          <w:marRight w:val="0"/>
          <w:marTop w:val="0"/>
          <w:marBottom w:val="0"/>
          <w:divBdr>
            <w:top w:val="none" w:sz="0" w:space="0" w:color="auto"/>
            <w:left w:val="none" w:sz="0" w:space="0" w:color="auto"/>
            <w:bottom w:val="none" w:sz="0" w:space="0" w:color="auto"/>
            <w:right w:val="none" w:sz="0" w:space="0" w:color="auto"/>
          </w:divBdr>
        </w:div>
        <w:div w:id="1516191592">
          <w:marLeft w:val="0"/>
          <w:marRight w:val="0"/>
          <w:marTop w:val="0"/>
          <w:marBottom w:val="0"/>
          <w:divBdr>
            <w:top w:val="none" w:sz="0" w:space="0" w:color="auto"/>
            <w:left w:val="none" w:sz="0" w:space="0" w:color="auto"/>
            <w:bottom w:val="none" w:sz="0" w:space="0" w:color="auto"/>
            <w:right w:val="none" w:sz="0" w:space="0" w:color="auto"/>
          </w:divBdr>
        </w:div>
        <w:div w:id="116722799">
          <w:marLeft w:val="0"/>
          <w:marRight w:val="0"/>
          <w:marTop w:val="0"/>
          <w:marBottom w:val="0"/>
          <w:divBdr>
            <w:top w:val="none" w:sz="0" w:space="0" w:color="auto"/>
            <w:left w:val="none" w:sz="0" w:space="0" w:color="auto"/>
            <w:bottom w:val="none" w:sz="0" w:space="0" w:color="auto"/>
            <w:right w:val="none" w:sz="0" w:space="0" w:color="auto"/>
          </w:divBdr>
        </w:div>
        <w:div w:id="304429678">
          <w:marLeft w:val="0"/>
          <w:marRight w:val="0"/>
          <w:marTop w:val="0"/>
          <w:marBottom w:val="0"/>
          <w:divBdr>
            <w:top w:val="none" w:sz="0" w:space="0" w:color="auto"/>
            <w:left w:val="none" w:sz="0" w:space="0" w:color="auto"/>
            <w:bottom w:val="none" w:sz="0" w:space="0" w:color="auto"/>
            <w:right w:val="none" w:sz="0" w:space="0" w:color="auto"/>
          </w:divBdr>
        </w:div>
        <w:div w:id="435835223">
          <w:marLeft w:val="0"/>
          <w:marRight w:val="0"/>
          <w:marTop w:val="0"/>
          <w:marBottom w:val="0"/>
          <w:divBdr>
            <w:top w:val="none" w:sz="0" w:space="0" w:color="auto"/>
            <w:left w:val="none" w:sz="0" w:space="0" w:color="auto"/>
            <w:bottom w:val="none" w:sz="0" w:space="0" w:color="auto"/>
            <w:right w:val="none" w:sz="0" w:space="0" w:color="auto"/>
          </w:divBdr>
        </w:div>
        <w:div w:id="574970195">
          <w:marLeft w:val="0"/>
          <w:marRight w:val="0"/>
          <w:marTop w:val="0"/>
          <w:marBottom w:val="0"/>
          <w:divBdr>
            <w:top w:val="none" w:sz="0" w:space="0" w:color="auto"/>
            <w:left w:val="none" w:sz="0" w:space="0" w:color="auto"/>
            <w:bottom w:val="none" w:sz="0" w:space="0" w:color="auto"/>
            <w:right w:val="none" w:sz="0" w:space="0" w:color="auto"/>
          </w:divBdr>
        </w:div>
        <w:div w:id="1926453950">
          <w:marLeft w:val="0"/>
          <w:marRight w:val="0"/>
          <w:marTop w:val="0"/>
          <w:marBottom w:val="0"/>
          <w:divBdr>
            <w:top w:val="none" w:sz="0" w:space="0" w:color="auto"/>
            <w:left w:val="none" w:sz="0" w:space="0" w:color="auto"/>
            <w:bottom w:val="none" w:sz="0" w:space="0" w:color="auto"/>
            <w:right w:val="none" w:sz="0" w:space="0" w:color="auto"/>
          </w:divBdr>
        </w:div>
        <w:div w:id="1299143946">
          <w:marLeft w:val="0"/>
          <w:marRight w:val="0"/>
          <w:marTop w:val="0"/>
          <w:marBottom w:val="0"/>
          <w:divBdr>
            <w:top w:val="none" w:sz="0" w:space="0" w:color="auto"/>
            <w:left w:val="none" w:sz="0" w:space="0" w:color="auto"/>
            <w:bottom w:val="none" w:sz="0" w:space="0" w:color="auto"/>
            <w:right w:val="none" w:sz="0" w:space="0" w:color="auto"/>
          </w:divBdr>
        </w:div>
        <w:div w:id="2057242117">
          <w:marLeft w:val="0"/>
          <w:marRight w:val="0"/>
          <w:marTop w:val="0"/>
          <w:marBottom w:val="0"/>
          <w:divBdr>
            <w:top w:val="none" w:sz="0" w:space="0" w:color="auto"/>
            <w:left w:val="none" w:sz="0" w:space="0" w:color="auto"/>
            <w:bottom w:val="none" w:sz="0" w:space="0" w:color="auto"/>
            <w:right w:val="none" w:sz="0" w:space="0" w:color="auto"/>
          </w:divBdr>
        </w:div>
        <w:div w:id="2106148567">
          <w:marLeft w:val="0"/>
          <w:marRight w:val="0"/>
          <w:marTop w:val="0"/>
          <w:marBottom w:val="0"/>
          <w:divBdr>
            <w:top w:val="none" w:sz="0" w:space="0" w:color="auto"/>
            <w:left w:val="none" w:sz="0" w:space="0" w:color="auto"/>
            <w:bottom w:val="none" w:sz="0" w:space="0" w:color="auto"/>
            <w:right w:val="none" w:sz="0" w:space="0" w:color="auto"/>
          </w:divBdr>
        </w:div>
        <w:div w:id="1138109498">
          <w:marLeft w:val="0"/>
          <w:marRight w:val="0"/>
          <w:marTop w:val="0"/>
          <w:marBottom w:val="0"/>
          <w:divBdr>
            <w:top w:val="none" w:sz="0" w:space="0" w:color="auto"/>
            <w:left w:val="none" w:sz="0" w:space="0" w:color="auto"/>
            <w:bottom w:val="none" w:sz="0" w:space="0" w:color="auto"/>
            <w:right w:val="none" w:sz="0" w:space="0" w:color="auto"/>
          </w:divBdr>
        </w:div>
        <w:div w:id="895241707">
          <w:marLeft w:val="0"/>
          <w:marRight w:val="0"/>
          <w:marTop w:val="0"/>
          <w:marBottom w:val="0"/>
          <w:divBdr>
            <w:top w:val="none" w:sz="0" w:space="0" w:color="auto"/>
            <w:left w:val="none" w:sz="0" w:space="0" w:color="auto"/>
            <w:bottom w:val="none" w:sz="0" w:space="0" w:color="auto"/>
            <w:right w:val="none" w:sz="0" w:space="0" w:color="auto"/>
          </w:divBdr>
        </w:div>
        <w:div w:id="1425345016">
          <w:marLeft w:val="0"/>
          <w:marRight w:val="0"/>
          <w:marTop w:val="0"/>
          <w:marBottom w:val="0"/>
          <w:divBdr>
            <w:top w:val="none" w:sz="0" w:space="0" w:color="auto"/>
            <w:left w:val="none" w:sz="0" w:space="0" w:color="auto"/>
            <w:bottom w:val="none" w:sz="0" w:space="0" w:color="auto"/>
            <w:right w:val="none" w:sz="0" w:space="0" w:color="auto"/>
          </w:divBdr>
        </w:div>
        <w:div w:id="1913925181">
          <w:marLeft w:val="0"/>
          <w:marRight w:val="0"/>
          <w:marTop w:val="0"/>
          <w:marBottom w:val="0"/>
          <w:divBdr>
            <w:top w:val="none" w:sz="0" w:space="0" w:color="auto"/>
            <w:left w:val="none" w:sz="0" w:space="0" w:color="auto"/>
            <w:bottom w:val="none" w:sz="0" w:space="0" w:color="auto"/>
            <w:right w:val="none" w:sz="0" w:space="0" w:color="auto"/>
          </w:divBdr>
        </w:div>
        <w:div w:id="1698658643">
          <w:marLeft w:val="0"/>
          <w:marRight w:val="0"/>
          <w:marTop w:val="0"/>
          <w:marBottom w:val="0"/>
          <w:divBdr>
            <w:top w:val="none" w:sz="0" w:space="0" w:color="auto"/>
            <w:left w:val="none" w:sz="0" w:space="0" w:color="auto"/>
            <w:bottom w:val="none" w:sz="0" w:space="0" w:color="auto"/>
            <w:right w:val="none" w:sz="0" w:space="0" w:color="auto"/>
          </w:divBdr>
        </w:div>
        <w:div w:id="511066561">
          <w:marLeft w:val="0"/>
          <w:marRight w:val="0"/>
          <w:marTop w:val="0"/>
          <w:marBottom w:val="0"/>
          <w:divBdr>
            <w:top w:val="none" w:sz="0" w:space="0" w:color="auto"/>
            <w:left w:val="none" w:sz="0" w:space="0" w:color="auto"/>
            <w:bottom w:val="none" w:sz="0" w:space="0" w:color="auto"/>
            <w:right w:val="none" w:sz="0" w:space="0" w:color="auto"/>
          </w:divBdr>
        </w:div>
        <w:div w:id="446437827">
          <w:marLeft w:val="0"/>
          <w:marRight w:val="0"/>
          <w:marTop w:val="0"/>
          <w:marBottom w:val="0"/>
          <w:divBdr>
            <w:top w:val="none" w:sz="0" w:space="0" w:color="auto"/>
            <w:left w:val="none" w:sz="0" w:space="0" w:color="auto"/>
            <w:bottom w:val="none" w:sz="0" w:space="0" w:color="auto"/>
            <w:right w:val="none" w:sz="0" w:space="0" w:color="auto"/>
          </w:divBdr>
        </w:div>
        <w:div w:id="1786118765">
          <w:marLeft w:val="0"/>
          <w:marRight w:val="0"/>
          <w:marTop w:val="0"/>
          <w:marBottom w:val="0"/>
          <w:divBdr>
            <w:top w:val="none" w:sz="0" w:space="0" w:color="auto"/>
            <w:left w:val="none" w:sz="0" w:space="0" w:color="auto"/>
            <w:bottom w:val="none" w:sz="0" w:space="0" w:color="auto"/>
            <w:right w:val="none" w:sz="0" w:space="0" w:color="auto"/>
          </w:divBdr>
        </w:div>
        <w:div w:id="513038764">
          <w:marLeft w:val="0"/>
          <w:marRight w:val="0"/>
          <w:marTop w:val="0"/>
          <w:marBottom w:val="0"/>
          <w:divBdr>
            <w:top w:val="none" w:sz="0" w:space="0" w:color="auto"/>
            <w:left w:val="none" w:sz="0" w:space="0" w:color="auto"/>
            <w:bottom w:val="none" w:sz="0" w:space="0" w:color="auto"/>
            <w:right w:val="none" w:sz="0" w:space="0" w:color="auto"/>
          </w:divBdr>
        </w:div>
        <w:div w:id="1002005220">
          <w:marLeft w:val="0"/>
          <w:marRight w:val="0"/>
          <w:marTop w:val="0"/>
          <w:marBottom w:val="0"/>
          <w:divBdr>
            <w:top w:val="none" w:sz="0" w:space="0" w:color="auto"/>
            <w:left w:val="none" w:sz="0" w:space="0" w:color="auto"/>
            <w:bottom w:val="none" w:sz="0" w:space="0" w:color="auto"/>
            <w:right w:val="none" w:sz="0" w:space="0" w:color="auto"/>
          </w:divBdr>
        </w:div>
        <w:div w:id="1973946444">
          <w:marLeft w:val="0"/>
          <w:marRight w:val="0"/>
          <w:marTop w:val="0"/>
          <w:marBottom w:val="0"/>
          <w:divBdr>
            <w:top w:val="none" w:sz="0" w:space="0" w:color="auto"/>
            <w:left w:val="none" w:sz="0" w:space="0" w:color="auto"/>
            <w:bottom w:val="none" w:sz="0" w:space="0" w:color="auto"/>
            <w:right w:val="none" w:sz="0" w:space="0" w:color="auto"/>
          </w:divBdr>
        </w:div>
        <w:div w:id="1461611223">
          <w:marLeft w:val="0"/>
          <w:marRight w:val="0"/>
          <w:marTop w:val="0"/>
          <w:marBottom w:val="0"/>
          <w:divBdr>
            <w:top w:val="none" w:sz="0" w:space="0" w:color="auto"/>
            <w:left w:val="none" w:sz="0" w:space="0" w:color="auto"/>
            <w:bottom w:val="none" w:sz="0" w:space="0" w:color="auto"/>
            <w:right w:val="none" w:sz="0" w:space="0" w:color="auto"/>
          </w:divBdr>
        </w:div>
        <w:div w:id="1379478213">
          <w:marLeft w:val="0"/>
          <w:marRight w:val="0"/>
          <w:marTop w:val="0"/>
          <w:marBottom w:val="0"/>
          <w:divBdr>
            <w:top w:val="none" w:sz="0" w:space="0" w:color="auto"/>
            <w:left w:val="none" w:sz="0" w:space="0" w:color="auto"/>
            <w:bottom w:val="none" w:sz="0" w:space="0" w:color="auto"/>
            <w:right w:val="none" w:sz="0" w:space="0" w:color="auto"/>
          </w:divBdr>
        </w:div>
        <w:div w:id="1609851724">
          <w:marLeft w:val="0"/>
          <w:marRight w:val="0"/>
          <w:marTop w:val="0"/>
          <w:marBottom w:val="0"/>
          <w:divBdr>
            <w:top w:val="none" w:sz="0" w:space="0" w:color="auto"/>
            <w:left w:val="none" w:sz="0" w:space="0" w:color="auto"/>
            <w:bottom w:val="none" w:sz="0" w:space="0" w:color="auto"/>
            <w:right w:val="none" w:sz="0" w:space="0" w:color="auto"/>
          </w:divBdr>
        </w:div>
        <w:div w:id="2134783670">
          <w:marLeft w:val="0"/>
          <w:marRight w:val="0"/>
          <w:marTop w:val="0"/>
          <w:marBottom w:val="0"/>
          <w:divBdr>
            <w:top w:val="none" w:sz="0" w:space="0" w:color="auto"/>
            <w:left w:val="none" w:sz="0" w:space="0" w:color="auto"/>
            <w:bottom w:val="none" w:sz="0" w:space="0" w:color="auto"/>
            <w:right w:val="none" w:sz="0" w:space="0" w:color="auto"/>
          </w:divBdr>
        </w:div>
        <w:div w:id="176307448">
          <w:marLeft w:val="0"/>
          <w:marRight w:val="0"/>
          <w:marTop w:val="0"/>
          <w:marBottom w:val="0"/>
          <w:divBdr>
            <w:top w:val="none" w:sz="0" w:space="0" w:color="auto"/>
            <w:left w:val="none" w:sz="0" w:space="0" w:color="auto"/>
            <w:bottom w:val="none" w:sz="0" w:space="0" w:color="auto"/>
            <w:right w:val="none" w:sz="0" w:space="0" w:color="auto"/>
          </w:divBdr>
        </w:div>
        <w:div w:id="343897900">
          <w:marLeft w:val="0"/>
          <w:marRight w:val="0"/>
          <w:marTop w:val="0"/>
          <w:marBottom w:val="0"/>
          <w:divBdr>
            <w:top w:val="none" w:sz="0" w:space="0" w:color="auto"/>
            <w:left w:val="none" w:sz="0" w:space="0" w:color="auto"/>
            <w:bottom w:val="none" w:sz="0" w:space="0" w:color="auto"/>
            <w:right w:val="none" w:sz="0" w:space="0" w:color="auto"/>
          </w:divBdr>
        </w:div>
        <w:div w:id="1839421990">
          <w:marLeft w:val="0"/>
          <w:marRight w:val="0"/>
          <w:marTop w:val="0"/>
          <w:marBottom w:val="0"/>
          <w:divBdr>
            <w:top w:val="none" w:sz="0" w:space="0" w:color="auto"/>
            <w:left w:val="none" w:sz="0" w:space="0" w:color="auto"/>
            <w:bottom w:val="none" w:sz="0" w:space="0" w:color="auto"/>
            <w:right w:val="none" w:sz="0" w:space="0" w:color="auto"/>
          </w:divBdr>
        </w:div>
        <w:div w:id="2035225495">
          <w:marLeft w:val="0"/>
          <w:marRight w:val="0"/>
          <w:marTop w:val="0"/>
          <w:marBottom w:val="0"/>
          <w:divBdr>
            <w:top w:val="none" w:sz="0" w:space="0" w:color="auto"/>
            <w:left w:val="none" w:sz="0" w:space="0" w:color="auto"/>
            <w:bottom w:val="none" w:sz="0" w:space="0" w:color="auto"/>
            <w:right w:val="none" w:sz="0" w:space="0" w:color="auto"/>
          </w:divBdr>
        </w:div>
        <w:div w:id="108668700">
          <w:marLeft w:val="0"/>
          <w:marRight w:val="0"/>
          <w:marTop w:val="0"/>
          <w:marBottom w:val="0"/>
          <w:divBdr>
            <w:top w:val="none" w:sz="0" w:space="0" w:color="auto"/>
            <w:left w:val="none" w:sz="0" w:space="0" w:color="auto"/>
            <w:bottom w:val="none" w:sz="0" w:space="0" w:color="auto"/>
            <w:right w:val="none" w:sz="0" w:space="0" w:color="auto"/>
          </w:divBdr>
        </w:div>
        <w:div w:id="1971089969">
          <w:marLeft w:val="0"/>
          <w:marRight w:val="0"/>
          <w:marTop w:val="0"/>
          <w:marBottom w:val="0"/>
          <w:divBdr>
            <w:top w:val="none" w:sz="0" w:space="0" w:color="auto"/>
            <w:left w:val="none" w:sz="0" w:space="0" w:color="auto"/>
            <w:bottom w:val="none" w:sz="0" w:space="0" w:color="auto"/>
            <w:right w:val="none" w:sz="0" w:space="0" w:color="auto"/>
          </w:divBdr>
        </w:div>
        <w:div w:id="2109226532">
          <w:marLeft w:val="0"/>
          <w:marRight w:val="0"/>
          <w:marTop w:val="0"/>
          <w:marBottom w:val="0"/>
          <w:divBdr>
            <w:top w:val="none" w:sz="0" w:space="0" w:color="auto"/>
            <w:left w:val="none" w:sz="0" w:space="0" w:color="auto"/>
            <w:bottom w:val="none" w:sz="0" w:space="0" w:color="auto"/>
            <w:right w:val="none" w:sz="0" w:space="0" w:color="auto"/>
          </w:divBdr>
        </w:div>
        <w:div w:id="310597912">
          <w:marLeft w:val="0"/>
          <w:marRight w:val="0"/>
          <w:marTop w:val="0"/>
          <w:marBottom w:val="0"/>
          <w:divBdr>
            <w:top w:val="none" w:sz="0" w:space="0" w:color="auto"/>
            <w:left w:val="none" w:sz="0" w:space="0" w:color="auto"/>
            <w:bottom w:val="none" w:sz="0" w:space="0" w:color="auto"/>
            <w:right w:val="none" w:sz="0" w:space="0" w:color="auto"/>
          </w:divBdr>
        </w:div>
        <w:div w:id="390007990">
          <w:marLeft w:val="0"/>
          <w:marRight w:val="0"/>
          <w:marTop w:val="0"/>
          <w:marBottom w:val="0"/>
          <w:divBdr>
            <w:top w:val="none" w:sz="0" w:space="0" w:color="auto"/>
            <w:left w:val="none" w:sz="0" w:space="0" w:color="auto"/>
            <w:bottom w:val="none" w:sz="0" w:space="0" w:color="auto"/>
            <w:right w:val="none" w:sz="0" w:space="0" w:color="auto"/>
          </w:divBdr>
        </w:div>
        <w:div w:id="462969951">
          <w:marLeft w:val="0"/>
          <w:marRight w:val="0"/>
          <w:marTop w:val="0"/>
          <w:marBottom w:val="0"/>
          <w:divBdr>
            <w:top w:val="none" w:sz="0" w:space="0" w:color="auto"/>
            <w:left w:val="none" w:sz="0" w:space="0" w:color="auto"/>
            <w:bottom w:val="none" w:sz="0" w:space="0" w:color="auto"/>
            <w:right w:val="none" w:sz="0" w:space="0" w:color="auto"/>
          </w:divBdr>
        </w:div>
        <w:div w:id="1200047272">
          <w:marLeft w:val="0"/>
          <w:marRight w:val="0"/>
          <w:marTop w:val="0"/>
          <w:marBottom w:val="0"/>
          <w:divBdr>
            <w:top w:val="none" w:sz="0" w:space="0" w:color="auto"/>
            <w:left w:val="none" w:sz="0" w:space="0" w:color="auto"/>
            <w:bottom w:val="none" w:sz="0" w:space="0" w:color="auto"/>
            <w:right w:val="none" w:sz="0" w:space="0" w:color="auto"/>
          </w:divBdr>
        </w:div>
        <w:div w:id="177276443">
          <w:marLeft w:val="0"/>
          <w:marRight w:val="0"/>
          <w:marTop w:val="0"/>
          <w:marBottom w:val="0"/>
          <w:divBdr>
            <w:top w:val="none" w:sz="0" w:space="0" w:color="auto"/>
            <w:left w:val="none" w:sz="0" w:space="0" w:color="auto"/>
            <w:bottom w:val="none" w:sz="0" w:space="0" w:color="auto"/>
            <w:right w:val="none" w:sz="0" w:space="0" w:color="auto"/>
          </w:divBdr>
        </w:div>
        <w:div w:id="1407799015">
          <w:marLeft w:val="0"/>
          <w:marRight w:val="0"/>
          <w:marTop w:val="0"/>
          <w:marBottom w:val="0"/>
          <w:divBdr>
            <w:top w:val="none" w:sz="0" w:space="0" w:color="auto"/>
            <w:left w:val="none" w:sz="0" w:space="0" w:color="auto"/>
            <w:bottom w:val="none" w:sz="0" w:space="0" w:color="auto"/>
            <w:right w:val="none" w:sz="0" w:space="0" w:color="auto"/>
          </w:divBdr>
        </w:div>
        <w:div w:id="406003494">
          <w:marLeft w:val="0"/>
          <w:marRight w:val="0"/>
          <w:marTop w:val="0"/>
          <w:marBottom w:val="0"/>
          <w:divBdr>
            <w:top w:val="none" w:sz="0" w:space="0" w:color="auto"/>
            <w:left w:val="none" w:sz="0" w:space="0" w:color="auto"/>
            <w:bottom w:val="none" w:sz="0" w:space="0" w:color="auto"/>
            <w:right w:val="none" w:sz="0" w:space="0" w:color="auto"/>
          </w:divBdr>
        </w:div>
        <w:div w:id="140929157">
          <w:marLeft w:val="0"/>
          <w:marRight w:val="0"/>
          <w:marTop w:val="0"/>
          <w:marBottom w:val="0"/>
          <w:divBdr>
            <w:top w:val="none" w:sz="0" w:space="0" w:color="auto"/>
            <w:left w:val="none" w:sz="0" w:space="0" w:color="auto"/>
            <w:bottom w:val="none" w:sz="0" w:space="0" w:color="auto"/>
            <w:right w:val="none" w:sz="0" w:space="0" w:color="auto"/>
          </w:divBdr>
        </w:div>
        <w:div w:id="1692955971">
          <w:marLeft w:val="0"/>
          <w:marRight w:val="0"/>
          <w:marTop w:val="0"/>
          <w:marBottom w:val="0"/>
          <w:divBdr>
            <w:top w:val="none" w:sz="0" w:space="0" w:color="auto"/>
            <w:left w:val="none" w:sz="0" w:space="0" w:color="auto"/>
            <w:bottom w:val="none" w:sz="0" w:space="0" w:color="auto"/>
            <w:right w:val="none" w:sz="0" w:space="0" w:color="auto"/>
          </w:divBdr>
        </w:div>
        <w:div w:id="784421076">
          <w:marLeft w:val="0"/>
          <w:marRight w:val="0"/>
          <w:marTop w:val="0"/>
          <w:marBottom w:val="0"/>
          <w:divBdr>
            <w:top w:val="none" w:sz="0" w:space="0" w:color="auto"/>
            <w:left w:val="none" w:sz="0" w:space="0" w:color="auto"/>
            <w:bottom w:val="none" w:sz="0" w:space="0" w:color="auto"/>
            <w:right w:val="none" w:sz="0" w:space="0" w:color="auto"/>
          </w:divBdr>
        </w:div>
        <w:div w:id="1958944233">
          <w:marLeft w:val="0"/>
          <w:marRight w:val="0"/>
          <w:marTop w:val="0"/>
          <w:marBottom w:val="0"/>
          <w:divBdr>
            <w:top w:val="none" w:sz="0" w:space="0" w:color="auto"/>
            <w:left w:val="none" w:sz="0" w:space="0" w:color="auto"/>
            <w:bottom w:val="none" w:sz="0" w:space="0" w:color="auto"/>
            <w:right w:val="none" w:sz="0" w:space="0" w:color="auto"/>
          </w:divBdr>
        </w:div>
        <w:div w:id="330833775">
          <w:marLeft w:val="0"/>
          <w:marRight w:val="0"/>
          <w:marTop w:val="0"/>
          <w:marBottom w:val="0"/>
          <w:divBdr>
            <w:top w:val="none" w:sz="0" w:space="0" w:color="auto"/>
            <w:left w:val="none" w:sz="0" w:space="0" w:color="auto"/>
            <w:bottom w:val="none" w:sz="0" w:space="0" w:color="auto"/>
            <w:right w:val="none" w:sz="0" w:space="0" w:color="auto"/>
          </w:divBdr>
        </w:div>
        <w:div w:id="11886767">
          <w:marLeft w:val="0"/>
          <w:marRight w:val="0"/>
          <w:marTop w:val="0"/>
          <w:marBottom w:val="0"/>
          <w:divBdr>
            <w:top w:val="none" w:sz="0" w:space="0" w:color="auto"/>
            <w:left w:val="none" w:sz="0" w:space="0" w:color="auto"/>
            <w:bottom w:val="none" w:sz="0" w:space="0" w:color="auto"/>
            <w:right w:val="none" w:sz="0" w:space="0" w:color="auto"/>
          </w:divBdr>
        </w:div>
        <w:div w:id="1171868961">
          <w:marLeft w:val="0"/>
          <w:marRight w:val="0"/>
          <w:marTop w:val="0"/>
          <w:marBottom w:val="0"/>
          <w:divBdr>
            <w:top w:val="none" w:sz="0" w:space="0" w:color="auto"/>
            <w:left w:val="none" w:sz="0" w:space="0" w:color="auto"/>
            <w:bottom w:val="none" w:sz="0" w:space="0" w:color="auto"/>
            <w:right w:val="none" w:sz="0" w:space="0" w:color="auto"/>
          </w:divBdr>
        </w:div>
        <w:div w:id="405999489">
          <w:marLeft w:val="0"/>
          <w:marRight w:val="0"/>
          <w:marTop w:val="0"/>
          <w:marBottom w:val="0"/>
          <w:divBdr>
            <w:top w:val="none" w:sz="0" w:space="0" w:color="auto"/>
            <w:left w:val="none" w:sz="0" w:space="0" w:color="auto"/>
            <w:bottom w:val="none" w:sz="0" w:space="0" w:color="auto"/>
            <w:right w:val="none" w:sz="0" w:space="0" w:color="auto"/>
          </w:divBdr>
        </w:div>
        <w:div w:id="1343626487">
          <w:marLeft w:val="0"/>
          <w:marRight w:val="0"/>
          <w:marTop w:val="0"/>
          <w:marBottom w:val="0"/>
          <w:divBdr>
            <w:top w:val="none" w:sz="0" w:space="0" w:color="auto"/>
            <w:left w:val="none" w:sz="0" w:space="0" w:color="auto"/>
            <w:bottom w:val="none" w:sz="0" w:space="0" w:color="auto"/>
            <w:right w:val="none" w:sz="0" w:space="0" w:color="auto"/>
          </w:divBdr>
        </w:div>
        <w:div w:id="1305508271">
          <w:marLeft w:val="0"/>
          <w:marRight w:val="0"/>
          <w:marTop w:val="0"/>
          <w:marBottom w:val="0"/>
          <w:divBdr>
            <w:top w:val="none" w:sz="0" w:space="0" w:color="auto"/>
            <w:left w:val="none" w:sz="0" w:space="0" w:color="auto"/>
            <w:bottom w:val="none" w:sz="0" w:space="0" w:color="auto"/>
            <w:right w:val="none" w:sz="0" w:space="0" w:color="auto"/>
          </w:divBdr>
        </w:div>
        <w:div w:id="1397898483">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368991779">
          <w:marLeft w:val="0"/>
          <w:marRight w:val="0"/>
          <w:marTop w:val="0"/>
          <w:marBottom w:val="0"/>
          <w:divBdr>
            <w:top w:val="none" w:sz="0" w:space="0" w:color="auto"/>
            <w:left w:val="none" w:sz="0" w:space="0" w:color="auto"/>
            <w:bottom w:val="none" w:sz="0" w:space="0" w:color="auto"/>
            <w:right w:val="none" w:sz="0" w:space="0" w:color="auto"/>
          </w:divBdr>
        </w:div>
        <w:div w:id="1691563827">
          <w:marLeft w:val="0"/>
          <w:marRight w:val="0"/>
          <w:marTop w:val="0"/>
          <w:marBottom w:val="0"/>
          <w:divBdr>
            <w:top w:val="none" w:sz="0" w:space="0" w:color="auto"/>
            <w:left w:val="none" w:sz="0" w:space="0" w:color="auto"/>
            <w:bottom w:val="none" w:sz="0" w:space="0" w:color="auto"/>
            <w:right w:val="none" w:sz="0" w:space="0" w:color="auto"/>
          </w:divBdr>
        </w:div>
        <w:div w:id="929048885">
          <w:marLeft w:val="0"/>
          <w:marRight w:val="0"/>
          <w:marTop w:val="0"/>
          <w:marBottom w:val="0"/>
          <w:divBdr>
            <w:top w:val="none" w:sz="0" w:space="0" w:color="auto"/>
            <w:left w:val="none" w:sz="0" w:space="0" w:color="auto"/>
            <w:bottom w:val="none" w:sz="0" w:space="0" w:color="auto"/>
            <w:right w:val="none" w:sz="0" w:space="0" w:color="auto"/>
          </w:divBdr>
        </w:div>
        <w:div w:id="1985698009">
          <w:marLeft w:val="0"/>
          <w:marRight w:val="0"/>
          <w:marTop w:val="0"/>
          <w:marBottom w:val="0"/>
          <w:divBdr>
            <w:top w:val="none" w:sz="0" w:space="0" w:color="auto"/>
            <w:left w:val="none" w:sz="0" w:space="0" w:color="auto"/>
            <w:bottom w:val="none" w:sz="0" w:space="0" w:color="auto"/>
            <w:right w:val="none" w:sz="0" w:space="0" w:color="auto"/>
          </w:divBdr>
        </w:div>
        <w:div w:id="589391071">
          <w:marLeft w:val="0"/>
          <w:marRight w:val="0"/>
          <w:marTop w:val="0"/>
          <w:marBottom w:val="0"/>
          <w:divBdr>
            <w:top w:val="none" w:sz="0" w:space="0" w:color="auto"/>
            <w:left w:val="none" w:sz="0" w:space="0" w:color="auto"/>
            <w:bottom w:val="none" w:sz="0" w:space="0" w:color="auto"/>
            <w:right w:val="none" w:sz="0" w:space="0" w:color="auto"/>
          </w:divBdr>
        </w:div>
        <w:div w:id="1990479431">
          <w:marLeft w:val="0"/>
          <w:marRight w:val="0"/>
          <w:marTop w:val="0"/>
          <w:marBottom w:val="0"/>
          <w:divBdr>
            <w:top w:val="none" w:sz="0" w:space="0" w:color="auto"/>
            <w:left w:val="none" w:sz="0" w:space="0" w:color="auto"/>
            <w:bottom w:val="none" w:sz="0" w:space="0" w:color="auto"/>
            <w:right w:val="none" w:sz="0" w:space="0" w:color="auto"/>
          </w:divBdr>
        </w:div>
        <w:div w:id="206534097">
          <w:marLeft w:val="0"/>
          <w:marRight w:val="0"/>
          <w:marTop w:val="0"/>
          <w:marBottom w:val="0"/>
          <w:divBdr>
            <w:top w:val="none" w:sz="0" w:space="0" w:color="auto"/>
            <w:left w:val="none" w:sz="0" w:space="0" w:color="auto"/>
            <w:bottom w:val="none" w:sz="0" w:space="0" w:color="auto"/>
            <w:right w:val="none" w:sz="0" w:space="0" w:color="auto"/>
          </w:divBdr>
        </w:div>
        <w:div w:id="2076734932">
          <w:marLeft w:val="0"/>
          <w:marRight w:val="0"/>
          <w:marTop w:val="0"/>
          <w:marBottom w:val="0"/>
          <w:divBdr>
            <w:top w:val="none" w:sz="0" w:space="0" w:color="auto"/>
            <w:left w:val="none" w:sz="0" w:space="0" w:color="auto"/>
            <w:bottom w:val="none" w:sz="0" w:space="0" w:color="auto"/>
            <w:right w:val="none" w:sz="0" w:space="0" w:color="auto"/>
          </w:divBdr>
        </w:div>
        <w:div w:id="2043944419">
          <w:marLeft w:val="0"/>
          <w:marRight w:val="0"/>
          <w:marTop w:val="0"/>
          <w:marBottom w:val="0"/>
          <w:divBdr>
            <w:top w:val="none" w:sz="0" w:space="0" w:color="auto"/>
            <w:left w:val="none" w:sz="0" w:space="0" w:color="auto"/>
            <w:bottom w:val="none" w:sz="0" w:space="0" w:color="auto"/>
            <w:right w:val="none" w:sz="0" w:space="0" w:color="auto"/>
          </w:divBdr>
        </w:div>
        <w:div w:id="198782505">
          <w:marLeft w:val="0"/>
          <w:marRight w:val="0"/>
          <w:marTop w:val="0"/>
          <w:marBottom w:val="0"/>
          <w:divBdr>
            <w:top w:val="none" w:sz="0" w:space="0" w:color="auto"/>
            <w:left w:val="none" w:sz="0" w:space="0" w:color="auto"/>
            <w:bottom w:val="none" w:sz="0" w:space="0" w:color="auto"/>
            <w:right w:val="none" w:sz="0" w:space="0" w:color="auto"/>
          </w:divBdr>
        </w:div>
        <w:div w:id="1982037803">
          <w:marLeft w:val="0"/>
          <w:marRight w:val="0"/>
          <w:marTop w:val="0"/>
          <w:marBottom w:val="0"/>
          <w:divBdr>
            <w:top w:val="none" w:sz="0" w:space="0" w:color="auto"/>
            <w:left w:val="none" w:sz="0" w:space="0" w:color="auto"/>
            <w:bottom w:val="none" w:sz="0" w:space="0" w:color="auto"/>
            <w:right w:val="none" w:sz="0" w:space="0" w:color="auto"/>
          </w:divBdr>
        </w:div>
        <w:div w:id="1170802061">
          <w:marLeft w:val="0"/>
          <w:marRight w:val="0"/>
          <w:marTop w:val="0"/>
          <w:marBottom w:val="0"/>
          <w:divBdr>
            <w:top w:val="none" w:sz="0" w:space="0" w:color="auto"/>
            <w:left w:val="none" w:sz="0" w:space="0" w:color="auto"/>
            <w:bottom w:val="none" w:sz="0" w:space="0" w:color="auto"/>
            <w:right w:val="none" w:sz="0" w:space="0" w:color="auto"/>
          </w:divBdr>
        </w:div>
        <w:div w:id="2127233551">
          <w:marLeft w:val="0"/>
          <w:marRight w:val="0"/>
          <w:marTop w:val="0"/>
          <w:marBottom w:val="0"/>
          <w:divBdr>
            <w:top w:val="none" w:sz="0" w:space="0" w:color="auto"/>
            <w:left w:val="none" w:sz="0" w:space="0" w:color="auto"/>
            <w:bottom w:val="none" w:sz="0" w:space="0" w:color="auto"/>
            <w:right w:val="none" w:sz="0" w:space="0" w:color="auto"/>
          </w:divBdr>
        </w:div>
        <w:div w:id="1916233686">
          <w:marLeft w:val="0"/>
          <w:marRight w:val="0"/>
          <w:marTop w:val="0"/>
          <w:marBottom w:val="0"/>
          <w:divBdr>
            <w:top w:val="none" w:sz="0" w:space="0" w:color="auto"/>
            <w:left w:val="none" w:sz="0" w:space="0" w:color="auto"/>
            <w:bottom w:val="none" w:sz="0" w:space="0" w:color="auto"/>
            <w:right w:val="none" w:sz="0" w:space="0" w:color="auto"/>
          </w:divBdr>
        </w:div>
        <w:div w:id="571547502">
          <w:marLeft w:val="0"/>
          <w:marRight w:val="0"/>
          <w:marTop w:val="0"/>
          <w:marBottom w:val="0"/>
          <w:divBdr>
            <w:top w:val="none" w:sz="0" w:space="0" w:color="auto"/>
            <w:left w:val="none" w:sz="0" w:space="0" w:color="auto"/>
            <w:bottom w:val="none" w:sz="0" w:space="0" w:color="auto"/>
            <w:right w:val="none" w:sz="0" w:space="0" w:color="auto"/>
          </w:divBdr>
        </w:div>
        <w:div w:id="1276061002">
          <w:marLeft w:val="0"/>
          <w:marRight w:val="0"/>
          <w:marTop w:val="0"/>
          <w:marBottom w:val="0"/>
          <w:divBdr>
            <w:top w:val="none" w:sz="0" w:space="0" w:color="auto"/>
            <w:left w:val="none" w:sz="0" w:space="0" w:color="auto"/>
            <w:bottom w:val="none" w:sz="0" w:space="0" w:color="auto"/>
            <w:right w:val="none" w:sz="0" w:space="0" w:color="auto"/>
          </w:divBdr>
        </w:div>
        <w:div w:id="755328563">
          <w:marLeft w:val="0"/>
          <w:marRight w:val="0"/>
          <w:marTop w:val="0"/>
          <w:marBottom w:val="0"/>
          <w:divBdr>
            <w:top w:val="none" w:sz="0" w:space="0" w:color="auto"/>
            <w:left w:val="none" w:sz="0" w:space="0" w:color="auto"/>
            <w:bottom w:val="none" w:sz="0" w:space="0" w:color="auto"/>
            <w:right w:val="none" w:sz="0" w:space="0" w:color="auto"/>
          </w:divBdr>
        </w:div>
        <w:div w:id="1352026157">
          <w:marLeft w:val="0"/>
          <w:marRight w:val="0"/>
          <w:marTop w:val="0"/>
          <w:marBottom w:val="0"/>
          <w:divBdr>
            <w:top w:val="none" w:sz="0" w:space="0" w:color="auto"/>
            <w:left w:val="none" w:sz="0" w:space="0" w:color="auto"/>
            <w:bottom w:val="none" w:sz="0" w:space="0" w:color="auto"/>
            <w:right w:val="none" w:sz="0" w:space="0" w:color="auto"/>
          </w:divBdr>
        </w:div>
        <w:div w:id="48114887">
          <w:marLeft w:val="0"/>
          <w:marRight w:val="0"/>
          <w:marTop w:val="0"/>
          <w:marBottom w:val="0"/>
          <w:divBdr>
            <w:top w:val="none" w:sz="0" w:space="0" w:color="auto"/>
            <w:left w:val="none" w:sz="0" w:space="0" w:color="auto"/>
            <w:bottom w:val="none" w:sz="0" w:space="0" w:color="auto"/>
            <w:right w:val="none" w:sz="0" w:space="0" w:color="auto"/>
          </w:divBdr>
        </w:div>
        <w:div w:id="1465077247">
          <w:marLeft w:val="0"/>
          <w:marRight w:val="0"/>
          <w:marTop w:val="0"/>
          <w:marBottom w:val="0"/>
          <w:divBdr>
            <w:top w:val="none" w:sz="0" w:space="0" w:color="auto"/>
            <w:left w:val="none" w:sz="0" w:space="0" w:color="auto"/>
            <w:bottom w:val="none" w:sz="0" w:space="0" w:color="auto"/>
            <w:right w:val="none" w:sz="0" w:space="0" w:color="auto"/>
          </w:divBdr>
        </w:div>
        <w:div w:id="1528980802">
          <w:marLeft w:val="0"/>
          <w:marRight w:val="0"/>
          <w:marTop w:val="0"/>
          <w:marBottom w:val="0"/>
          <w:divBdr>
            <w:top w:val="none" w:sz="0" w:space="0" w:color="auto"/>
            <w:left w:val="none" w:sz="0" w:space="0" w:color="auto"/>
            <w:bottom w:val="none" w:sz="0" w:space="0" w:color="auto"/>
            <w:right w:val="none" w:sz="0" w:space="0" w:color="auto"/>
          </w:divBdr>
        </w:div>
        <w:div w:id="792483263">
          <w:marLeft w:val="0"/>
          <w:marRight w:val="0"/>
          <w:marTop w:val="0"/>
          <w:marBottom w:val="0"/>
          <w:divBdr>
            <w:top w:val="none" w:sz="0" w:space="0" w:color="auto"/>
            <w:left w:val="none" w:sz="0" w:space="0" w:color="auto"/>
            <w:bottom w:val="none" w:sz="0" w:space="0" w:color="auto"/>
            <w:right w:val="none" w:sz="0" w:space="0" w:color="auto"/>
          </w:divBdr>
        </w:div>
        <w:div w:id="608271759">
          <w:marLeft w:val="0"/>
          <w:marRight w:val="0"/>
          <w:marTop w:val="0"/>
          <w:marBottom w:val="0"/>
          <w:divBdr>
            <w:top w:val="none" w:sz="0" w:space="0" w:color="auto"/>
            <w:left w:val="none" w:sz="0" w:space="0" w:color="auto"/>
            <w:bottom w:val="none" w:sz="0" w:space="0" w:color="auto"/>
            <w:right w:val="none" w:sz="0" w:space="0" w:color="auto"/>
          </w:divBdr>
        </w:div>
        <w:div w:id="2013142155">
          <w:marLeft w:val="0"/>
          <w:marRight w:val="0"/>
          <w:marTop w:val="0"/>
          <w:marBottom w:val="0"/>
          <w:divBdr>
            <w:top w:val="none" w:sz="0" w:space="0" w:color="auto"/>
            <w:left w:val="none" w:sz="0" w:space="0" w:color="auto"/>
            <w:bottom w:val="none" w:sz="0" w:space="0" w:color="auto"/>
            <w:right w:val="none" w:sz="0" w:space="0" w:color="auto"/>
          </w:divBdr>
        </w:div>
        <w:div w:id="540476929">
          <w:marLeft w:val="0"/>
          <w:marRight w:val="0"/>
          <w:marTop w:val="0"/>
          <w:marBottom w:val="0"/>
          <w:divBdr>
            <w:top w:val="none" w:sz="0" w:space="0" w:color="auto"/>
            <w:left w:val="none" w:sz="0" w:space="0" w:color="auto"/>
            <w:bottom w:val="none" w:sz="0" w:space="0" w:color="auto"/>
            <w:right w:val="none" w:sz="0" w:space="0" w:color="auto"/>
          </w:divBdr>
        </w:div>
        <w:div w:id="1685665136">
          <w:marLeft w:val="0"/>
          <w:marRight w:val="0"/>
          <w:marTop w:val="0"/>
          <w:marBottom w:val="0"/>
          <w:divBdr>
            <w:top w:val="none" w:sz="0" w:space="0" w:color="auto"/>
            <w:left w:val="none" w:sz="0" w:space="0" w:color="auto"/>
            <w:bottom w:val="none" w:sz="0" w:space="0" w:color="auto"/>
            <w:right w:val="none" w:sz="0" w:space="0" w:color="auto"/>
          </w:divBdr>
        </w:div>
        <w:div w:id="286084510">
          <w:marLeft w:val="0"/>
          <w:marRight w:val="0"/>
          <w:marTop w:val="0"/>
          <w:marBottom w:val="0"/>
          <w:divBdr>
            <w:top w:val="none" w:sz="0" w:space="0" w:color="auto"/>
            <w:left w:val="none" w:sz="0" w:space="0" w:color="auto"/>
            <w:bottom w:val="none" w:sz="0" w:space="0" w:color="auto"/>
            <w:right w:val="none" w:sz="0" w:space="0" w:color="auto"/>
          </w:divBdr>
        </w:div>
        <w:div w:id="1440024776">
          <w:marLeft w:val="0"/>
          <w:marRight w:val="0"/>
          <w:marTop w:val="0"/>
          <w:marBottom w:val="0"/>
          <w:divBdr>
            <w:top w:val="none" w:sz="0" w:space="0" w:color="auto"/>
            <w:left w:val="none" w:sz="0" w:space="0" w:color="auto"/>
            <w:bottom w:val="none" w:sz="0" w:space="0" w:color="auto"/>
            <w:right w:val="none" w:sz="0" w:space="0" w:color="auto"/>
          </w:divBdr>
        </w:div>
        <w:div w:id="1669211365">
          <w:marLeft w:val="0"/>
          <w:marRight w:val="0"/>
          <w:marTop w:val="0"/>
          <w:marBottom w:val="0"/>
          <w:divBdr>
            <w:top w:val="none" w:sz="0" w:space="0" w:color="auto"/>
            <w:left w:val="none" w:sz="0" w:space="0" w:color="auto"/>
            <w:bottom w:val="none" w:sz="0" w:space="0" w:color="auto"/>
            <w:right w:val="none" w:sz="0" w:space="0" w:color="auto"/>
          </w:divBdr>
        </w:div>
        <w:div w:id="68502160">
          <w:marLeft w:val="0"/>
          <w:marRight w:val="0"/>
          <w:marTop w:val="0"/>
          <w:marBottom w:val="0"/>
          <w:divBdr>
            <w:top w:val="none" w:sz="0" w:space="0" w:color="auto"/>
            <w:left w:val="none" w:sz="0" w:space="0" w:color="auto"/>
            <w:bottom w:val="none" w:sz="0" w:space="0" w:color="auto"/>
            <w:right w:val="none" w:sz="0" w:space="0" w:color="auto"/>
          </w:divBdr>
        </w:div>
        <w:div w:id="909458544">
          <w:marLeft w:val="0"/>
          <w:marRight w:val="0"/>
          <w:marTop w:val="0"/>
          <w:marBottom w:val="0"/>
          <w:divBdr>
            <w:top w:val="none" w:sz="0" w:space="0" w:color="auto"/>
            <w:left w:val="none" w:sz="0" w:space="0" w:color="auto"/>
            <w:bottom w:val="none" w:sz="0" w:space="0" w:color="auto"/>
            <w:right w:val="none" w:sz="0" w:space="0" w:color="auto"/>
          </w:divBdr>
        </w:div>
        <w:div w:id="462698355">
          <w:marLeft w:val="0"/>
          <w:marRight w:val="0"/>
          <w:marTop w:val="0"/>
          <w:marBottom w:val="0"/>
          <w:divBdr>
            <w:top w:val="none" w:sz="0" w:space="0" w:color="auto"/>
            <w:left w:val="none" w:sz="0" w:space="0" w:color="auto"/>
            <w:bottom w:val="none" w:sz="0" w:space="0" w:color="auto"/>
            <w:right w:val="none" w:sz="0" w:space="0" w:color="auto"/>
          </w:divBdr>
        </w:div>
        <w:div w:id="1084187798">
          <w:marLeft w:val="0"/>
          <w:marRight w:val="0"/>
          <w:marTop w:val="0"/>
          <w:marBottom w:val="0"/>
          <w:divBdr>
            <w:top w:val="none" w:sz="0" w:space="0" w:color="auto"/>
            <w:left w:val="none" w:sz="0" w:space="0" w:color="auto"/>
            <w:bottom w:val="none" w:sz="0" w:space="0" w:color="auto"/>
            <w:right w:val="none" w:sz="0" w:space="0" w:color="auto"/>
          </w:divBdr>
        </w:div>
        <w:div w:id="2062096173">
          <w:marLeft w:val="0"/>
          <w:marRight w:val="0"/>
          <w:marTop w:val="0"/>
          <w:marBottom w:val="0"/>
          <w:divBdr>
            <w:top w:val="none" w:sz="0" w:space="0" w:color="auto"/>
            <w:left w:val="none" w:sz="0" w:space="0" w:color="auto"/>
            <w:bottom w:val="none" w:sz="0" w:space="0" w:color="auto"/>
            <w:right w:val="none" w:sz="0" w:space="0" w:color="auto"/>
          </w:divBdr>
        </w:div>
        <w:div w:id="867259214">
          <w:marLeft w:val="0"/>
          <w:marRight w:val="0"/>
          <w:marTop w:val="0"/>
          <w:marBottom w:val="0"/>
          <w:divBdr>
            <w:top w:val="none" w:sz="0" w:space="0" w:color="auto"/>
            <w:left w:val="none" w:sz="0" w:space="0" w:color="auto"/>
            <w:bottom w:val="none" w:sz="0" w:space="0" w:color="auto"/>
            <w:right w:val="none" w:sz="0" w:space="0" w:color="auto"/>
          </w:divBdr>
        </w:div>
        <w:div w:id="1813208840">
          <w:marLeft w:val="0"/>
          <w:marRight w:val="0"/>
          <w:marTop w:val="0"/>
          <w:marBottom w:val="0"/>
          <w:divBdr>
            <w:top w:val="none" w:sz="0" w:space="0" w:color="auto"/>
            <w:left w:val="none" w:sz="0" w:space="0" w:color="auto"/>
            <w:bottom w:val="none" w:sz="0" w:space="0" w:color="auto"/>
            <w:right w:val="none" w:sz="0" w:space="0" w:color="auto"/>
          </w:divBdr>
        </w:div>
        <w:div w:id="1488941909">
          <w:marLeft w:val="0"/>
          <w:marRight w:val="0"/>
          <w:marTop w:val="0"/>
          <w:marBottom w:val="0"/>
          <w:divBdr>
            <w:top w:val="none" w:sz="0" w:space="0" w:color="auto"/>
            <w:left w:val="none" w:sz="0" w:space="0" w:color="auto"/>
            <w:bottom w:val="none" w:sz="0" w:space="0" w:color="auto"/>
            <w:right w:val="none" w:sz="0" w:space="0" w:color="auto"/>
          </w:divBdr>
        </w:div>
        <w:div w:id="717437970">
          <w:marLeft w:val="0"/>
          <w:marRight w:val="0"/>
          <w:marTop w:val="0"/>
          <w:marBottom w:val="0"/>
          <w:divBdr>
            <w:top w:val="none" w:sz="0" w:space="0" w:color="auto"/>
            <w:left w:val="none" w:sz="0" w:space="0" w:color="auto"/>
            <w:bottom w:val="none" w:sz="0" w:space="0" w:color="auto"/>
            <w:right w:val="none" w:sz="0" w:space="0" w:color="auto"/>
          </w:divBdr>
        </w:div>
        <w:div w:id="336421973">
          <w:marLeft w:val="0"/>
          <w:marRight w:val="0"/>
          <w:marTop w:val="0"/>
          <w:marBottom w:val="0"/>
          <w:divBdr>
            <w:top w:val="none" w:sz="0" w:space="0" w:color="auto"/>
            <w:left w:val="none" w:sz="0" w:space="0" w:color="auto"/>
            <w:bottom w:val="none" w:sz="0" w:space="0" w:color="auto"/>
            <w:right w:val="none" w:sz="0" w:space="0" w:color="auto"/>
          </w:divBdr>
        </w:div>
        <w:div w:id="971403043">
          <w:marLeft w:val="0"/>
          <w:marRight w:val="0"/>
          <w:marTop w:val="0"/>
          <w:marBottom w:val="0"/>
          <w:divBdr>
            <w:top w:val="none" w:sz="0" w:space="0" w:color="auto"/>
            <w:left w:val="none" w:sz="0" w:space="0" w:color="auto"/>
            <w:bottom w:val="none" w:sz="0" w:space="0" w:color="auto"/>
            <w:right w:val="none" w:sz="0" w:space="0" w:color="auto"/>
          </w:divBdr>
        </w:div>
        <w:div w:id="1105030402">
          <w:marLeft w:val="0"/>
          <w:marRight w:val="0"/>
          <w:marTop w:val="0"/>
          <w:marBottom w:val="0"/>
          <w:divBdr>
            <w:top w:val="none" w:sz="0" w:space="0" w:color="auto"/>
            <w:left w:val="none" w:sz="0" w:space="0" w:color="auto"/>
            <w:bottom w:val="none" w:sz="0" w:space="0" w:color="auto"/>
            <w:right w:val="none" w:sz="0" w:space="0" w:color="auto"/>
          </w:divBdr>
        </w:div>
        <w:div w:id="88429998">
          <w:marLeft w:val="0"/>
          <w:marRight w:val="0"/>
          <w:marTop w:val="0"/>
          <w:marBottom w:val="0"/>
          <w:divBdr>
            <w:top w:val="none" w:sz="0" w:space="0" w:color="auto"/>
            <w:left w:val="none" w:sz="0" w:space="0" w:color="auto"/>
            <w:bottom w:val="none" w:sz="0" w:space="0" w:color="auto"/>
            <w:right w:val="none" w:sz="0" w:space="0" w:color="auto"/>
          </w:divBdr>
        </w:div>
        <w:div w:id="422146366">
          <w:marLeft w:val="0"/>
          <w:marRight w:val="0"/>
          <w:marTop w:val="0"/>
          <w:marBottom w:val="0"/>
          <w:divBdr>
            <w:top w:val="none" w:sz="0" w:space="0" w:color="auto"/>
            <w:left w:val="none" w:sz="0" w:space="0" w:color="auto"/>
            <w:bottom w:val="none" w:sz="0" w:space="0" w:color="auto"/>
            <w:right w:val="none" w:sz="0" w:space="0" w:color="auto"/>
          </w:divBdr>
        </w:div>
        <w:div w:id="284848291">
          <w:marLeft w:val="0"/>
          <w:marRight w:val="0"/>
          <w:marTop w:val="0"/>
          <w:marBottom w:val="0"/>
          <w:divBdr>
            <w:top w:val="none" w:sz="0" w:space="0" w:color="auto"/>
            <w:left w:val="none" w:sz="0" w:space="0" w:color="auto"/>
            <w:bottom w:val="none" w:sz="0" w:space="0" w:color="auto"/>
            <w:right w:val="none" w:sz="0" w:space="0" w:color="auto"/>
          </w:divBdr>
        </w:div>
        <w:div w:id="1202665683">
          <w:marLeft w:val="0"/>
          <w:marRight w:val="0"/>
          <w:marTop w:val="0"/>
          <w:marBottom w:val="0"/>
          <w:divBdr>
            <w:top w:val="none" w:sz="0" w:space="0" w:color="auto"/>
            <w:left w:val="none" w:sz="0" w:space="0" w:color="auto"/>
            <w:bottom w:val="none" w:sz="0" w:space="0" w:color="auto"/>
            <w:right w:val="none" w:sz="0" w:space="0" w:color="auto"/>
          </w:divBdr>
        </w:div>
        <w:div w:id="39984596">
          <w:marLeft w:val="0"/>
          <w:marRight w:val="0"/>
          <w:marTop w:val="0"/>
          <w:marBottom w:val="0"/>
          <w:divBdr>
            <w:top w:val="none" w:sz="0" w:space="0" w:color="auto"/>
            <w:left w:val="none" w:sz="0" w:space="0" w:color="auto"/>
            <w:bottom w:val="none" w:sz="0" w:space="0" w:color="auto"/>
            <w:right w:val="none" w:sz="0" w:space="0" w:color="auto"/>
          </w:divBdr>
        </w:div>
        <w:div w:id="1897012300">
          <w:marLeft w:val="0"/>
          <w:marRight w:val="0"/>
          <w:marTop w:val="0"/>
          <w:marBottom w:val="0"/>
          <w:divBdr>
            <w:top w:val="none" w:sz="0" w:space="0" w:color="auto"/>
            <w:left w:val="none" w:sz="0" w:space="0" w:color="auto"/>
            <w:bottom w:val="none" w:sz="0" w:space="0" w:color="auto"/>
            <w:right w:val="none" w:sz="0" w:space="0" w:color="auto"/>
          </w:divBdr>
        </w:div>
        <w:div w:id="269823017">
          <w:marLeft w:val="0"/>
          <w:marRight w:val="0"/>
          <w:marTop w:val="0"/>
          <w:marBottom w:val="0"/>
          <w:divBdr>
            <w:top w:val="none" w:sz="0" w:space="0" w:color="auto"/>
            <w:left w:val="none" w:sz="0" w:space="0" w:color="auto"/>
            <w:bottom w:val="none" w:sz="0" w:space="0" w:color="auto"/>
            <w:right w:val="none" w:sz="0" w:space="0" w:color="auto"/>
          </w:divBdr>
        </w:div>
        <w:div w:id="1037002509">
          <w:marLeft w:val="0"/>
          <w:marRight w:val="0"/>
          <w:marTop w:val="0"/>
          <w:marBottom w:val="0"/>
          <w:divBdr>
            <w:top w:val="none" w:sz="0" w:space="0" w:color="auto"/>
            <w:left w:val="none" w:sz="0" w:space="0" w:color="auto"/>
            <w:bottom w:val="none" w:sz="0" w:space="0" w:color="auto"/>
            <w:right w:val="none" w:sz="0" w:space="0" w:color="auto"/>
          </w:divBdr>
        </w:div>
        <w:div w:id="343560820">
          <w:marLeft w:val="0"/>
          <w:marRight w:val="0"/>
          <w:marTop w:val="0"/>
          <w:marBottom w:val="0"/>
          <w:divBdr>
            <w:top w:val="none" w:sz="0" w:space="0" w:color="auto"/>
            <w:left w:val="none" w:sz="0" w:space="0" w:color="auto"/>
            <w:bottom w:val="none" w:sz="0" w:space="0" w:color="auto"/>
            <w:right w:val="none" w:sz="0" w:space="0" w:color="auto"/>
          </w:divBdr>
        </w:div>
        <w:div w:id="1461918674">
          <w:marLeft w:val="0"/>
          <w:marRight w:val="0"/>
          <w:marTop w:val="0"/>
          <w:marBottom w:val="0"/>
          <w:divBdr>
            <w:top w:val="none" w:sz="0" w:space="0" w:color="auto"/>
            <w:left w:val="none" w:sz="0" w:space="0" w:color="auto"/>
            <w:bottom w:val="none" w:sz="0" w:space="0" w:color="auto"/>
            <w:right w:val="none" w:sz="0" w:space="0" w:color="auto"/>
          </w:divBdr>
        </w:div>
        <w:div w:id="1387870387">
          <w:marLeft w:val="0"/>
          <w:marRight w:val="0"/>
          <w:marTop w:val="0"/>
          <w:marBottom w:val="0"/>
          <w:divBdr>
            <w:top w:val="none" w:sz="0" w:space="0" w:color="auto"/>
            <w:left w:val="none" w:sz="0" w:space="0" w:color="auto"/>
            <w:bottom w:val="none" w:sz="0" w:space="0" w:color="auto"/>
            <w:right w:val="none" w:sz="0" w:space="0" w:color="auto"/>
          </w:divBdr>
        </w:div>
        <w:div w:id="1145124156">
          <w:marLeft w:val="0"/>
          <w:marRight w:val="0"/>
          <w:marTop w:val="0"/>
          <w:marBottom w:val="0"/>
          <w:divBdr>
            <w:top w:val="none" w:sz="0" w:space="0" w:color="auto"/>
            <w:left w:val="none" w:sz="0" w:space="0" w:color="auto"/>
            <w:bottom w:val="none" w:sz="0" w:space="0" w:color="auto"/>
            <w:right w:val="none" w:sz="0" w:space="0" w:color="auto"/>
          </w:divBdr>
        </w:div>
        <w:div w:id="1235362199">
          <w:marLeft w:val="0"/>
          <w:marRight w:val="0"/>
          <w:marTop w:val="0"/>
          <w:marBottom w:val="0"/>
          <w:divBdr>
            <w:top w:val="none" w:sz="0" w:space="0" w:color="auto"/>
            <w:left w:val="none" w:sz="0" w:space="0" w:color="auto"/>
            <w:bottom w:val="none" w:sz="0" w:space="0" w:color="auto"/>
            <w:right w:val="none" w:sz="0" w:space="0" w:color="auto"/>
          </w:divBdr>
        </w:div>
        <w:div w:id="1005521599">
          <w:marLeft w:val="0"/>
          <w:marRight w:val="0"/>
          <w:marTop w:val="0"/>
          <w:marBottom w:val="0"/>
          <w:divBdr>
            <w:top w:val="none" w:sz="0" w:space="0" w:color="auto"/>
            <w:left w:val="none" w:sz="0" w:space="0" w:color="auto"/>
            <w:bottom w:val="none" w:sz="0" w:space="0" w:color="auto"/>
            <w:right w:val="none" w:sz="0" w:space="0" w:color="auto"/>
          </w:divBdr>
        </w:div>
        <w:div w:id="1591159628">
          <w:marLeft w:val="0"/>
          <w:marRight w:val="0"/>
          <w:marTop w:val="0"/>
          <w:marBottom w:val="0"/>
          <w:divBdr>
            <w:top w:val="none" w:sz="0" w:space="0" w:color="auto"/>
            <w:left w:val="none" w:sz="0" w:space="0" w:color="auto"/>
            <w:bottom w:val="none" w:sz="0" w:space="0" w:color="auto"/>
            <w:right w:val="none" w:sz="0" w:space="0" w:color="auto"/>
          </w:divBdr>
        </w:div>
        <w:div w:id="413862317">
          <w:marLeft w:val="0"/>
          <w:marRight w:val="0"/>
          <w:marTop w:val="0"/>
          <w:marBottom w:val="0"/>
          <w:divBdr>
            <w:top w:val="none" w:sz="0" w:space="0" w:color="auto"/>
            <w:left w:val="none" w:sz="0" w:space="0" w:color="auto"/>
            <w:bottom w:val="none" w:sz="0" w:space="0" w:color="auto"/>
            <w:right w:val="none" w:sz="0" w:space="0" w:color="auto"/>
          </w:divBdr>
        </w:div>
        <w:div w:id="757559534">
          <w:marLeft w:val="0"/>
          <w:marRight w:val="0"/>
          <w:marTop w:val="0"/>
          <w:marBottom w:val="0"/>
          <w:divBdr>
            <w:top w:val="none" w:sz="0" w:space="0" w:color="auto"/>
            <w:left w:val="none" w:sz="0" w:space="0" w:color="auto"/>
            <w:bottom w:val="none" w:sz="0" w:space="0" w:color="auto"/>
            <w:right w:val="none" w:sz="0" w:space="0" w:color="auto"/>
          </w:divBdr>
        </w:div>
        <w:div w:id="226307182">
          <w:marLeft w:val="0"/>
          <w:marRight w:val="0"/>
          <w:marTop w:val="0"/>
          <w:marBottom w:val="0"/>
          <w:divBdr>
            <w:top w:val="none" w:sz="0" w:space="0" w:color="auto"/>
            <w:left w:val="none" w:sz="0" w:space="0" w:color="auto"/>
            <w:bottom w:val="none" w:sz="0" w:space="0" w:color="auto"/>
            <w:right w:val="none" w:sz="0" w:space="0" w:color="auto"/>
          </w:divBdr>
        </w:div>
        <w:div w:id="2080667347">
          <w:marLeft w:val="0"/>
          <w:marRight w:val="0"/>
          <w:marTop w:val="0"/>
          <w:marBottom w:val="0"/>
          <w:divBdr>
            <w:top w:val="none" w:sz="0" w:space="0" w:color="auto"/>
            <w:left w:val="none" w:sz="0" w:space="0" w:color="auto"/>
            <w:bottom w:val="none" w:sz="0" w:space="0" w:color="auto"/>
            <w:right w:val="none" w:sz="0" w:space="0" w:color="auto"/>
          </w:divBdr>
        </w:div>
        <w:div w:id="705521322">
          <w:marLeft w:val="0"/>
          <w:marRight w:val="0"/>
          <w:marTop w:val="0"/>
          <w:marBottom w:val="0"/>
          <w:divBdr>
            <w:top w:val="none" w:sz="0" w:space="0" w:color="auto"/>
            <w:left w:val="none" w:sz="0" w:space="0" w:color="auto"/>
            <w:bottom w:val="none" w:sz="0" w:space="0" w:color="auto"/>
            <w:right w:val="none" w:sz="0" w:space="0" w:color="auto"/>
          </w:divBdr>
        </w:div>
        <w:div w:id="959337073">
          <w:marLeft w:val="0"/>
          <w:marRight w:val="0"/>
          <w:marTop w:val="0"/>
          <w:marBottom w:val="0"/>
          <w:divBdr>
            <w:top w:val="none" w:sz="0" w:space="0" w:color="auto"/>
            <w:left w:val="none" w:sz="0" w:space="0" w:color="auto"/>
            <w:bottom w:val="none" w:sz="0" w:space="0" w:color="auto"/>
            <w:right w:val="none" w:sz="0" w:space="0" w:color="auto"/>
          </w:divBdr>
        </w:div>
        <w:div w:id="1814641645">
          <w:marLeft w:val="0"/>
          <w:marRight w:val="0"/>
          <w:marTop w:val="0"/>
          <w:marBottom w:val="0"/>
          <w:divBdr>
            <w:top w:val="none" w:sz="0" w:space="0" w:color="auto"/>
            <w:left w:val="none" w:sz="0" w:space="0" w:color="auto"/>
            <w:bottom w:val="none" w:sz="0" w:space="0" w:color="auto"/>
            <w:right w:val="none" w:sz="0" w:space="0" w:color="auto"/>
          </w:divBdr>
        </w:div>
        <w:div w:id="368795718">
          <w:marLeft w:val="0"/>
          <w:marRight w:val="0"/>
          <w:marTop w:val="0"/>
          <w:marBottom w:val="0"/>
          <w:divBdr>
            <w:top w:val="none" w:sz="0" w:space="0" w:color="auto"/>
            <w:left w:val="none" w:sz="0" w:space="0" w:color="auto"/>
            <w:bottom w:val="none" w:sz="0" w:space="0" w:color="auto"/>
            <w:right w:val="none" w:sz="0" w:space="0" w:color="auto"/>
          </w:divBdr>
        </w:div>
        <w:div w:id="2134246239">
          <w:marLeft w:val="0"/>
          <w:marRight w:val="0"/>
          <w:marTop w:val="0"/>
          <w:marBottom w:val="0"/>
          <w:divBdr>
            <w:top w:val="none" w:sz="0" w:space="0" w:color="auto"/>
            <w:left w:val="none" w:sz="0" w:space="0" w:color="auto"/>
            <w:bottom w:val="none" w:sz="0" w:space="0" w:color="auto"/>
            <w:right w:val="none" w:sz="0" w:space="0" w:color="auto"/>
          </w:divBdr>
        </w:div>
        <w:div w:id="1801265884">
          <w:marLeft w:val="0"/>
          <w:marRight w:val="0"/>
          <w:marTop w:val="0"/>
          <w:marBottom w:val="0"/>
          <w:divBdr>
            <w:top w:val="none" w:sz="0" w:space="0" w:color="auto"/>
            <w:left w:val="none" w:sz="0" w:space="0" w:color="auto"/>
            <w:bottom w:val="none" w:sz="0" w:space="0" w:color="auto"/>
            <w:right w:val="none" w:sz="0" w:space="0" w:color="auto"/>
          </w:divBdr>
        </w:div>
        <w:div w:id="1594968139">
          <w:marLeft w:val="0"/>
          <w:marRight w:val="0"/>
          <w:marTop w:val="0"/>
          <w:marBottom w:val="0"/>
          <w:divBdr>
            <w:top w:val="none" w:sz="0" w:space="0" w:color="auto"/>
            <w:left w:val="none" w:sz="0" w:space="0" w:color="auto"/>
            <w:bottom w:val="none" w:sz="0" w:space="0" w:color="auto"/>
            <w:right w:val="none" w:sz="0" w:space="0" w:color="auto"/>
          </w:divBdr>
        </w:div>
        <w:div w:id="361134307">
          <w:marLeft w:val="0"/>
          <w:marRight w:val="0"/>
          <w:marTop w:val="0"/>
          <w:marBottom w:val="0"/>
          <w:divBdr>
            <w:top w:val="none" w:sz="0" w:space="0" w:color="auto"/>
            <w:left w:val="none" w:sz="0" w:space="0" w:color="auto"/>
            <w:bottom w:val="none" w:sz="0" w:space="0" w:color="auto"/>
            <w:right w:val="none" w:sz="0" w:space="0" w:color="auto"/>
          </w:divBdr>
        </w:div>
        <w:div w:id="1090737285">
          <w:marLeft w:val="0"/>
          <w:marRight w:val="0"/>
          <w:marTop w:val="0"/>
          <w:marBottom w:val="0"/>
          <w:divBdr>
            <w:top w:val="none" w:sz="0" w:space="0" w:color="auto"/>
            <w:left w:val="none" w:sz="0" w:space="0" w:color="auto"/>
            <w:bottom w:val="none" w:sz="0" w:space="0" w:color="auto"/>
            <w:right w:val="none" w:sz="0" w:space="0" w:color="auto"/>
          </w:divBdr>
        </w:div>
        <w:div w:id="293025925">
          <w:marLeft w:val="0"/>
          <w:marRight w:val="0"/>
          <w:marTop w:val="0"/>
          <w:marBottom w:val="0"/>
          <w:divBdr>
            <w:top w:val="none" w:sz="0" w:space="0" w:color="auto"/>
            <w:left w:val="none" w:sz="0" w:space="0" w:color="auto"/>
            <w:bottom w:val="none" w:sz="0" w:space="0" w:color="auto"/>
            <w:right w:val="none" w:sz="0" w:space="0" w:color="auto"/>
          </w:divBdr>
        </w:div>
        <w:div w:id="1757899670">
          <w:marLeft w:val="0"/>
          <w:marRight w:val="0"/>
          <w:marTop w:val="0"/>
          <w:marBottom w:val="0"/>
          <w:divBdr>
            <w:top w:val="none" w:sz="0" w:space="0" w:color="auto"/>
            <w:left w:val="none" w:sz="0" w:space="0" w:color="auto"/>
            <w:bottom w:val="none" w:sz="0" w:space="0" w:color="auto"/>
            <w:right w:val="none" w:sz="0" w:space="0" w:color="auto"/>
          </w:divBdr>
        </w:div>
        <w:div w:id="2009480525">
          <w:marLeft w:val="0"/>
          <w:marRight w:val="0"/>
          <w:marTop w:val="0"/>
          <w:marBottom w:val="0"/>
          <w:divBdr>
            <w:top w:val="none" w:sz="0" w:space="0" w:color="auto"/>
            <w:left w:val="none" w:sz="0" w:space="0" w:color="auto"/>
            <w:bottom w:val="none" w:sz="0" w:space="0" w:color="auto"/>
            <w:right w:val="none" w:sz="0" w:space="0" w:color="auto"/>
          </w:divBdr>
        </w:div>
        <w:div w:id="1579823022">
          <w:marLeft w:val="0"/>
          <w:marRight w:val="0"/>
          <w:marTop w:val="0"/>
          <w:marBottom w:val="0"/>
          <w:divBdr>
            <w:top w:val="none" w:sz="0" w:space="0" w:color="auto"/>
            <w:left w:val="none" w:sz="0" w:space="0" w:color="auto"/>
            <w:bottom w:val="none" w:sz="0" w:space="0" w:color="auto"/>
            <w:right w:val="none" w:sz="0" w:space="0" w:color="auto"/>
          </w:divBdr>
        </w:div>
        <w:div w:id="907501389">
          <w:marLeft w:val="0"/>
          <w:marRight w:val="0"/>
          <w:marTop w:val="0"/>
          <w:marBottom w:val="0"/>
          <w:divBdr>
            <w:top w:val="none" w:sz="0" w:space="0" w:color="auto"/>
            <w:left w:val="none" w:sz="0" w:space="0" w:color="auto"/>
            <w:bottom w:val="none" w:sz="0" w:space="0" w:color="auto"/>
            <w:right w:val="none" w:sz="0" w:space="0" w:color="auto"/>
          </w:divBdr>
        </w:div>
        <w:div w:id="590819554">
          <w:marLeft w:val="0"/>
          <w:marRight w:val="0"/>
          <w:marTop w:val="0"/>
          <w:marBottom w:val="0"/>
          <w:divBdr>
            <w:top w:val="none" w:sz="0" w:space="0" w:color="auto"/>
            <w:left w:val="none" w:sz="0" w:space="0" w:color="auto"/>
            <w:bottom w:val="none" w:sz="0" w:space="0" w:color="auto"/>
            <w:right w:val="none" w:sz="0" w:space="0" w:color="auto"/>
          </w:divBdr>
        </w:div>
        <w:div w:id="1658025548">
          <w:marLeft w:val="0"/>
          <w:marRight w:val="0"/>
          <w:marTop w:val="0"/>
          <w:marBottom w:val="0"/>
          <w:divBdr>
            <w:top w:val="none" w:sz="0" w:space="0" w:color="auto"/>
            <w:left w:val="none" w:sz="0" w:space="0" w:color="auto"/>
            <w:bottom w:val="none" w:sz="0" w:space="0" w:color="auto"/>
            <w:right w:val="none" w:sz="0" w:space="0" w:color="auto"/>
          </w:divBdr>
        </w:div>
        <w:div w:id="2145780188">
          <w:marLeft w:val="0"/>
          <w:marRight w:val="0"/>
          <w:marTop w:val="0"/>
          <w:marBottom w:val="0"/>
          <w:divBdr>
            <w:top w:val="none" w:sz="0" w:space="0" w:color="auto"/>
            <w:left w:val="none" w:sz="0" w:space="0" w:color="auto"/>
            <w:bottom w:val="none" w:sz="0" w:space="0" w:color="auto"/>
            <w:right w:val="none" w:sz="0" w:space="0" w:color="auto"/>
          </w:divBdr>
        </w:div>
        <w:div w:id="1543057053">
          <w:marLeft w:val="0"/>
          <w:marRight w:val="0"/>
          <w:marTop w:val="0"/>
          <w:marBottom w:val="0"/>
          <w:divBdr>
            <w:top w:val="none" w:sz="0" w:space="0" w:color="auto"/>
            <w:left w:val="none" w:sz="0" w:space="0" w:color="auto"/>
            <w:bottom w:val="none" w:sz="0" w:space="0" w:color="auto"/>
            <w:right w:val="none" w:sz="0" w:space="0" w:color="auto"/>
          </w:divBdr>
        </w:div>
        <w:div w:id="1390687902">
          <w:marLeft w:val="0"/>
          <w:marRight w:val="0"/>
          <w:marTop w:val="0"/>
          <w:marBottom w:val="0"/>
          <w:divBdr>
            <w:top w:val="none" w:sz="0" w:space="0" w:color="auto"/>
            <w:left w:val="none" w:sz="0" w:space="0" w:color="auto"/>
            <w:bottom w:val="none" w:sz="0" w:space="0" w:color="auto"/>
            <w:right w:val="none" w:sz="0" w:space="0" w:color="auto"/>
          </w:divBdr>
        </w:div>
        <w:div w:id="1923907580">
          <w:marLeft w:val="0"/>
          <w:marRight w:val="0"/>
          <w:marTop w:val="0"/>
          <w:marBottom w:val="0"/>
          <w:divBdr>
            <w:top w:val="none" w:sz="0" w:space="0" w:color="auto"/>
            <w:left w:val="none" w:sz="0" w:space="0" w:color="auto"/>
            <w:bottom w:val="none" w:sz="0" w:space="0" w:color="auto"/>
            <w:right w:val="none" w:sz="0" w:space="0" w:color="auto"/>
          </w:divBdr>
        </w:div>
        <w:div w:id="180441084">
          <w:marLeft w:val="0"/>
          <w:marRight w:val="0"/>
          <w:marTop w:val="0"/>
          <w:marBottom w:val="0"/>
          <w:divBdr>
            <w:top w:val="none" w:sz="0" w:space="0" w:color="auto"/>
            <w:left w:val="none" w:sz="0" w:space="0" w:color="auto"/>
            <w:bottom w:val="none" w:sz="0" w:space="0" w:color="auto"/>
            <w:right w:val="none" w:sz="0" w:space="0" w:color="auto"/>
          </w:divBdr>
        </w:div>
        <w:div w:id="542060259">
          <w:marLeft w:val="0"/>
          <w:marRight w:val="0"/>
          <w:marTop w:val="0"/>
          <w:marBottom w:val="0"/>
          <w:divBdr>
            <w:top w:val="none" w:sz="0" w:space="0" w:color="auto"/>
            <w:left w:val="none" w:sz="0" w:space="0" w:color="auto"/>
            <w:bottom w:val="none" w:sz="0" w:space="0" w:color="auto"/>
            <w:right w:val="none" w:sz="0" w:space="0" w:color="auto"/>
          </w:divBdr>
        </w:div>
        <w:div w:id="1163542870">
          <w:marLeft w:val="0"/>
          <w:marRight w:val="0"/>
          <w:marTop w:val="0"/>
          <w:marBottom w:val="0"/>
          <w:divBdr>
            <w:top w:val="none" w:sz="0" w:space="0" w:color="auto"/>
            <w:left w:val="none" w:sz="0" w:space="0" w:color="auto"/>
            <w:bottom w:val="none" w:sz="0" w:space="0" w:color="auto"/>
            <w:right w:val="none" w:sz="0" w:space="0" w:color="auto"/>
          </w:divBdr>
        </w:div>
        <w:div w:id="329262366">
          <w:marLeft w:val="0"/>
          <w:marRight w:val="0"/>
          <w:marTop w:val="0"/>
          <w:marBottom w:val="0"/>
          <w:divBdr>
            <w:top w:val="none" w:sz="0" w:space="0" w:color="auto"/>
            <w:left w:val="none" w:sz="0" w:space="0" w:color="auto"/>
            <w:bottom w:val="none" w:sz="0" w:space="0" w:color="auto"/>
            <w:right w:val="none" w:sz="0" w:space="0" w:color="auto"/>
          </w:divBdr>
        </w:div>
        <w:div w:id="38675916">
          <w:marLeft w:val="0"/>
          <w:marRight w:val="0"/>
          <w:marTop w:val="0"/>
          <w:marBottom w:val="0"/>
          <w:divBdr>
            <w:top w:val="none" w:sz="0" w:space="0" w:color="auto"/>
            <w:left w:val="none" w:sz="0" w:space="0" w:color="auto"/>
            <w:bottom w:val="none" w:sz="0" w:space="0" w:color="auto"/>
            <w:right w:val="none" w:sz="0" w:space="0" w:color="auto"/>
          </w:divBdr>
        </w:div>
        <w:div w:id="124590703">
          <w:marLeft w:val="0"/>
          <w:marRight w:val="0"/>
          <w:marTop w:val="0"/>
          <w:marBottom w:val="0"/>
          <w:divBdr>
            <w:top w:val="none" w:sz="0" w:space="0" w:color="auto"/>
            <w:left w:val="none" w:sz="0" w:space="0" w:color="auto"/>
            <w:bottom w:val="none" w:sz="0" w:space="0" w:color="auto"/>
            <w:right w:val="none" w:sz="0" w:space="0" w:color="auto"/>
          </w:divBdr>
        </w:div>
        <w:div w:id="785394283">
          <w:marLeft w:val="0"/>
          <w:marRight w:val="0"/>
          <w:marTop w:val="0"/>
          <w:marBottom w:val="0"/>
          <w:divBdr>
            <w:top w:val="none" w:sz="0" w:space="0" w:color="auto"/>
            <w:left w:val="none" w:sz="0" w:space="0" w:color="auto"/>
            <w:bottom w:val="none" w:sz="0" w:space="0" w:color="auto"/>
            <w:right w:val="none" w:sz="0" w:space="0" w:color="auto"/>
          </w:divBdr>
        </w:div>
        <w:div w:id="1288665470">
          <w:marLeft w:val="0"/>
          <w:marRight w:val="0"/>
          <w:marTop w:val="0"/>
          <w:marBottom w:val="0"/>
          <w:divBdr>
            <w:top w:val="none" w:sz="0" w:space="0" w:color="auto"/>
            <w:left w:val="none" w:sz="0" w:space="0" w:color="auto"/>
            <w:bottom w:val="none" w:sz="0" w:space="0" w:color="auto"/>
            <w:right w:val="none" w:sz="0" w:space="0" w:color="auto"/>
          </w:divBdr>
        </w:div>
        <w:div w:id="2090691424">
          <w:marLeft w:val="0"/>
          <w:marRight w:val="0"/>
          <w:marTop w:val="0"/>
          <w:marBottom w:val="0"/>
          <w:divBdr>
            <w:top w:val="none" w:sz="0" w:space="0" w:color="auto"/>
            <w:left w:val="none" w:sz="0" w:space="0" w:color="auto"/>
            <w:bottom w:val="none" w:sz="0" w:space="0" w:color="auto"/>
            <w:right w:val="none" w:sz="0" w:space="0" w:color="auto"/>
          </w:divBdr>
        </w:div>
        <w:div w:id="1820686091">
          <w:marLeft w:val="0"/>
          <w:marRight w:val="0"/>
          <w:marTop w:val="0"/>
          <w:marBottom w:val="0"/>
          <w:divBdr>
            <w:top w:val="none" w:sz="0" w:space="0" w:color="auto"/>
            <w:left w:val="none" w:sz="0" w:space="0" w:color="auto"/>
            <w:bottom w:val="none" w:sz="0" w:space="0" w:color="auto"/>
            <w:right w:val="none" w:sz="0" w:space="0" w:color="auto"/>
          </w:divBdr>
        </w:div>
        <w:div w:id="2052071953">
          <w:marLeft w:val="0"/>
          <w:marRight w:val="0"/>
          <w:marTop w:val="0"/>
          <w:marBottom w:val="0"/>
          <w:divBdr>
            <w:top w:val="none" w:sz="0" w:space="0" w:color="auto"/>
            <w:left w:val="none" w:sz="0" w:space="0" w:color="auto"/>
            <w:bottom w:val="none" w:sz="0" w:space="0" w:color="auto"/>
            <w:right w:val="none" w:sz="0" w:space="0" w:color="auto"/>
          </w:divBdr>
        </w:div>
        <w:div w:id="141387600">
          <w:marLeft w:val="0"/>
          <w:marRight w:val="0"/>
          <w:marTop w:val="0"/>
          <w:marBottom w:val="0"/>
          <w:divBdr>
            <w:top w:val="none" w:sz="0" w:space="0" w:color="auto"/>
            <w:left w:val="none" w:sz="0" w:space="0" w:color="auto"/>
            <w:bottom w:val="none" w:sz="0" w:space="0" w:color="auto"/>
            <w:right w:val="none" w:sz="0" w:space="0" w:color="auto"/>
          </w:divBdr>
        </w:div>
        <w:div w:id="498691268">
          <w:marLeft w:val="0"/>
          <w:marRight w:val="0"/>
          <w:marTop w:val="0"/>
          <w:marBottom w:val="0"/>
          <w:divBdr>
            <w:top w:val="none" w:sz="0" w:space="0" w:color="auto"/>
            <w:left w:val="none" w:sz="0" w:space="0" w:color="auto"/>
            <w:bottom w:val="none" w:sz="0" w:space="0" w:color="auto"/>
            <w:right w:val="none" w:sz="0" w:space="0" w:color="auto"/>
          </w:divBdr>
        </w:div>
        <w:div w:id="868447173">
          <w:marLeft w:val="0"/>
          <w:marRight w:val="0"/>
          <w:marTop w:val="0"/>
          <w:marBottom w:val="0"/>
          <w:divBdr>
            <w:top w:val="none" w:sz="0" w:space="0" w:color="auto"/>
            <w:left w:val="none" w:sz="0" w:space="0" w:color="auto"/>
            <w:bottom w:val="none" w:sz="0" w:space="0" w:color="auto"/>
            <w:right w:val="none" w:sz="0" w:space="0" w:color="auto"/>
          </w:divBdr>
        </w:div>
        <w:div w:id="1692535644">
          <w:marLeft w:val="0"/>
          <w:marRight w:val="0"/>
          <w:marTop w:val="0"/>
          <w:marBottom w:val="0"/>
          <w:divBdr>
            <w:top w:val="none" w:sz="0" w:space="0" w:color="auto"/>
            <w:left w:val="none" w:sz="0" w:space="0" w:color="auto"/>
            <w:bottom w:val="none" w:sz="0" w:space="0" w:color="auto"/>
            <w:right w:val="none" w:sz="0" w:space="0" w:color="auto"/>
          </w:divBdr>
        </w:div>
        <w:div w:id="1273628111">
          <w:marLeft w:val="0"/>
          <w:marRight w:val="0"/>
          <w:marTop w:val="0"/>
          <w:marBottom w:val="0"/>
          <w:divBdr>
            <w:top w:val="none" w:sz="0" w:space="0" w:color="auto"/>
            <w:left w:val="none" w:sz="0" w:space="0" w:color="auto"/>
            <w:bottom w:val="none" w:sz="0" w:space="0" w:color="auto"/>
            <w:right w:val="none" w:sz="0" w:space="0" w:color="auto"/>
          </w:divBdr>
        </w:div>
        <w:div w:id="1907760436">
          <w:marLeft w:val="0"/>
          <w:marRight w:val="0"/>
          <w:marTop w:val="0"/>
          <w:marBottom w:val="0"/>
          <w:divBdr>
            <w:top w:val="none" w:sz="0" w:space="0" w:color="auto"/>
            <w:left w:val="none" w:sz="0" w:space="0" w:color="auto"/>
            <w:bottom w:val="none" w:sz="0" w:space="0" w:color="auto"/>
            <w:right w:val="none" w:sz="0" w:space="0" w:color="auto"/>
          </w:divBdr>
        </w:div>
        <w:div w:id="1670909827">
          <w:marLeft w:val="0"/>
          <w:marRight w:val="0"/>
          <w:marTop w:val="0"/>
          <w:marBottom w:val="0"/>
          <w:divBdr>
            <w:top w:val="none" w:sz="0" w:space="0" w:color="auto"/>
            <w:left w:val="none" w:sz="0" w:space="0" w:color="auto"/>
            <w:bottom w:val="none" w:sz="0" w:space="0" w:color="auto"/>
            <w:right w:val="none" w:sz="0" w:space="0" w:color="auto"/>
          </w:divBdr>
        </w:div>
        <w:div w:id="599029193">
          <w:marLeft w:val="0"/>
          <w:marRight w:val="0"/>
          <w:marTop w:val="0"/>
          <w:marBottom w:val="0"/>
          <w:divBdr>
            <w:top w:val="none" w:sz="0" w:space="0" w:color="auto"/>
            <w:left w:val="none" w:sz="0" w:space="0" w:color="auto"/>
            <w:bottom w:val="none" w:sz="0" w:space="0" w:color="auto"/>
            <w:right w:val="none" w:sz="0" w:space="0" w:color="auto"/>
          </w:divBdr>
        </w:div>
        <w:div w:id="1376805975">
          <w:marLeft w:val="0"/>
          <w:marRight w:val="0"/>
          <w:marTop w:val="0"/>
          <w:marBottom w:val="0"/>
          <w:divBdr>
            <w:top w:val="none" w:sz="0" w:space="0" w:color="auto"/>
            <w:left w:val="none" w:sz="0" w:space="0" w:color="auto"/>
            <w:bottom w:val="none" w:sz="0" w:space="0" w:color="auto"/>
            <w:right w:val="none" w:sz="0" w:space="0" w:color="auto"/>
          </w:divBdr>
        </w:div>
        <w:div w:id="43143658">
          <w:marLeft w:val="0"/>
          <w:marRight w:val="0"/>
          <w:marTop w:val="0"/>
          <w:marBottom w:val="0"/>
          <w:divBdr>
            <w:top w:val="none" w:sz="0" w:space="0" w:color="auto"/>
            <w:left w:val="none" w:sz="0" w:space="0" w:color="auto"/>
            <w:bottom w:val="none" w:sz="0" w:space="0" w:color="auto"/>
            <w:right w:val="none" w:sz="0" w:space="0" w:color="auto"/>
          </w:divBdr>
        </w:div>
        <w:div w:id="362441960">
          <w:marLeft w:val="0"/>
          <w:marRight w:val="0"/>
          <w:marTop w:val="0"/>
          <w:marBottom w:val="0"/>
          <w:divBdr>
            <w:top w:val="none" w:sz="0" w:space="0" w:color="auto"/>
            <w:left w:val="none" w:sz="0" w:space="0" w:color="auto"/>
            <w:bottom w:val="none" w:sz="0" w:space="0" w:color="auto"/>
            <w:right w:val="none" w:sz="0" w:space="0" w:color="auto"/>
          </w:divBdr>
        </w:div>
        <w:div w:id="962344957">
          <w:marLeft w:val="0"/>
          <w:marRight w:val="0"/>
          <w:marTop w:val="0"/>
          <w:marBottom w:val="0"/>
          <w:divBdr>
            <w:top w:val="none" w:sz="0" w:space="0" w:color="auto"/>
            <w:left w:val="none" w:sz="0" w:space="0" w:color="auto"/>
            <w:bottom w:val="none" w:sz="0" w:space="0" w:color="auto"/>
            <w:right w:val="none" w:sz="0" w:space="0" w:color="auto"/>
          </w:divBdr>
        </w:div>
        <w:div w:id="169376128">
          <w:marLeft w:val="0"/>
          <w:marRight w:val="0"/>
          <w:marTop w:val="0"/>
          <w:marBottom w:val="0"/>
          <w:divBdr>
            <w:top w:val="none" w:sz="0" w:space="0" w:color="auto"/>
            <w:left w:val="none" w:sz="0" w:space="0" w:color="auto"/>
            <w:bottom w:val="none" w:sz="0" w:space="0" w:color="auto"/>
            <w:right w:val="none" w:sz="0" w:space="0" w:color="auto"/>
          </w:divBdr>
        </w:div>
        <w:div w:id="1466696842">
          <w:marLeft w:val="0"/>
          <w:marRight w:val="0"/>
          <w:marTop w:val="0"/>
          <w:marBottom w:val="0"/>
          <w:divBdr>
            <w:top w:val="none" w:sz="0" w:space="0" w:color="auto"/>
            <w:left w:val="none" w:sz="0" w:space="0" w:color="auto"/>
            <w:bottom w:val="none" w:sz="0" w:space="0" w:color="auto"/>
            <w:right w:val="none" w:sz="0" w:space="0" w:color="auto"/>
          </w:divBdr>
        </w:div>
        <w:div w:id="652950107">
          <w:marLeft w:val="0"/>
          <w:marRight w:val="0"/>
          <w:marTop w:val="0"/>
          <w:marBottom w:val="0"/>
          <w:divBdr>
            <w:top w:val="none" w:sz="0" w:space="0" w:color="auto"/>
            <w:left w:val="none" w:sz="0" w:space="0" w:color="auto"/>
            <w:bottom w:val="none" w:sz="0" w:space="0" w:color="auto"/>
            <w:right w:val="none" w:sz="0" w:space="0" w:color="auto"/>
          </w:divBdr>
        </w:div>
        <w:div w:id="1340352623">
          <w:marLeft w:val="0"/>
          <w:marRight w:val="0"/>
          <w:marTop w:val="0"/>
          <w:marBottom w:val="0"/>
          <w:divBdr>
            <w:top w:val="none" w:sz="0" w:space="0" w:color="auto"/>
            <w:left w:val="none" w:sz="0" w:space="0" w:color="auto"/>
            <w:bottom w:val="none" w:sz="0" w:space="0" w:color="auto"/>
            <w:right w:val="none" w:sz="0" w:space="0" w:color="auto"/>
          </w:divBdr>
        </w:div>
        <w:div w:id="1327397209">
          <w:marLeft w:val="0"/>
          <w:marRight w:val="0"/>
          <w:marTop w:val="0"/>
          <w:marBottom w:val="0"/>
          <w:divBdr>
            <w:top w:val="none" w:sz="0" w:space="0" w:color="auto"/>
            <w:left w:val="none" w:sz="0" w:space="0" w:color="auto"/>
            <w:bottom w:val="none" w:sz="0" w:space="0" w:color="auto"/>
            <w:right w:val="none" w:sz="0" w:space="0" w:color="auto"/>
          </w:divBdr>
        </w:div>
        <w:div w:id="122385742">
          <w:marLeft w:val="0"/>
          <w:marRight w:val="0"/>
          <w:marTop w:val="0"/>
          <w:marBottom w:val="0"/>
          <w:divBdr>
            <w:top w:val="none" w:sz="0" w:space="0" w:color="auto"/>
            <w:left w:val="none" w:sz="0" w:space="0" w:color="auto"/>
            <w:bottom w:val="none" w:sz="0" w:space="0" w:color="auto"/>
            <w:right w:val="none" w:sz="0" w:space="0" w:color="auto"/>
          </w:divBdr>
        </w:div>
        <w:div w:id="1228221161">
          <w:marLeft w:val="0"/>
          <w:marRight w:val="0"/>
          <w:marTop w:val="0"/>
          <w:marBottom w:val="0"/>
          <w:divBdr>
            <w:top w:val="none" w:sz="0" w:space="0" w:color="auto"/>
            <w:left w:val="none" w:sz="0" w:space="0" w:color="auto"/>
            <w:bottom w:val="none" w:sz="0" w:space="0" w:color="auto"/>
            <w:right w:val="none" w:sz="0" w:space="0" w:color="auto"/>
          </w:divBdr>
        </w:div>
        <w:div w:id="1071611585">
          <w:marLeft w:val="0"/>
          <w:marRight w:val="0"/>
          <w:marTop w:val="0"/>
          <w:marBottom w:val="0"/>
          <w:divBdr>
            <w:top w:val="none" w:sz="0" w:space="0" w:color="auto"/>
            <w:left w:val="none" w:sz="0" w:space="0" w:color="auto"/>
            <w:bottom w:val="none" w:sz="0" w:space="0" w:color="auto"/>
            <w:right w:val="none" w:sz="0" w:space="0" w:color="auto"/>
          </w:divBdr>
        </w:div>
        <w:div w:id="1893350270">
          <w:marLeft w:val="0"/>
          <w:marRight w:val="0"/>
          <w:marTop w:val="0"/>
          <w:marBottom w:val="0"/>
          <w:divBdr>
            <w:top w:val="none" w:sz="0" w:space="0" w:color="auto"/>
            <w:left w:val="none" w:sz="0" w:space="0" w:color="auto"/>
            <w:bottom w:val="none" w:sz="0" w:space="0" w:color="auto"/>
            <w:right w:val="none" w:sz="0" w:space="0" w:color="auto"/>
          </w:divBdr>
        </w:div>
        <w:div w:id="1602493835">
          <w:marLeft w:val="0"/>
          <w:marRight w:val="0"/>
          <w:marTop w:val="0"/>
          <w:marBottom w:val="0"/>
          <w:divBdr>
            <w:top w:val="none" w:sz="0" w:space="0" w:color="auto"/>
            <w:left w:val="none" w:sz="0" w:space="0" w:color="auto"/>
            <w:bottom w:val="none" w:sz="0" w:space="0" w:color="auto"/>
            <w:right w:val="none" w:sz="0" w:space="0" w:color="auto"/>
          </w:divBdr>
        </w:div>
        <w:div w:id="20010371">
          <w:marLeft w:val="0"/>
          <w:marRight w:val="0"/>
          <w:marTop w:val="0"/>
          <w:marBottom w:val="0"/>
          <w:divBdr>
            <w:top w:val="none" w:sz="0" w:space="0" w:color="auto"/>
            <w:left w:val="none" w:sz="0" w:space="0" w:color="auto"/>
            <w:bottom w:val="none" w:sz="0" w:space="0" w:color="auto"/>
            <w:right w:val="none" w:sz="0" w:space="0" w:color="auto"/>
          </w:divBdr>
        </w:div>
        <w:div w:id="484781441">
          <w:marLeft w:val="0"/>
          <w:marRight w:val="0"/>
          <w:marTop w:val="0"/>
          <w:marBottom w:val="0"/>
          <w:divBdr>
            <w:top w:val="none" w:sz="0" w:space="0" w:color="auto"/>
            <w:left w:val="none" w:sz="0" w:space="0" w:color="auto"/>
            <w:bottom w:val="none" w:sz="0" w:space="0" w:color="auto"/>
            <w:right w:val="none" w:sz="0" w:space="0" w:color="auto"/>
          </w:divBdr>
        </w:div>
        <w:div w:id="815412878">
          <w:marLeft w:val="0"/>
          <w:marRight w:val="0"/>
          <w:marTop w:val="0"/>
          <w:marBottom w:val="0"/>
          <w:divBdr>
            <w:top w:val="none" w:sz="0" w:space="0" w:color="auto"/>
            <w:left w:val="none" w:sz="0" w:space="0" w:color="auto"/>
            <w:bottom w:val="none" w:sz="0" w:space="0" w:color="auto"/>
            <w:right w:val="none" w:sz="0" w:space="0" w:color="auto"/>
          </w:divBdr>
        </w:div>
        <w:div w:id="186219573">
          <w:marLeft w:val="0"/>
          <w:marRight w:val="0"/>
          <w:marTop w:val="0"/>
          <w:marBottom w:val="0"/>
          <w:divBdr>
            <w:top w:val="none" w:sz="0" w:space="0" w:color="auto"/>
            <w:left w:val="none" w:sz="0" w:space="0" w:color="auto"/>
            <w:bottom w:val="none" w:sz="0" w:space="0" w:color="auto"/>
            <w:right w:val="none" w:sz="0" w:space="0" w:color="auto"/>
          </w:divBdr>
        </w:div>
        <w:div w:id="854611761">
          <w:marLeft w:val="0"/>
          <w:marRight w:val="0"/>
          <w:marTop w:val="0"/>
          <w:marBottom w:val="0"/>
          <w:divBdr>
            <w:top w:val="none" w:sz="0" w:space="0" w:color="auto"/>
            <w:left w:val="none" w:sz="0" w:space="0" w:color="auto"/>
            <w:bottom w:val="none" w:sz="0" w:space="0" w:color="auto"/>
            <w:right w:val="none" w:sz="0" w:space="0" w:color="auto"/>
          </w:divBdr>
        </w:div>
        <w:div w:id="354115971">
          <w:marLeft w:val="0"/>
          <w:marRight w:val="0"/>
          <w:marTop w:val="0"/>
          <w:marBottom w:val="0"/>
          <w:divBdr>
            <w:top w:val="none" w:sz="0" w:space="0" w:color="auto"/>
            <w:left w:val="none" w:sz="0" w:space="0" w:color="auto"/>
            <w:bottom w:val="none" w:sz="0" w:space="0" w:color="auto"/>
            <w:right w:val="none" w:sz="0" w:space="0" w:color="auto"/>
          </w:divBdr>
        </w:div>
      </w:divsChild>
    </w:div>
    <w:div w:id="1393771371">
      <w:bodyDiv w:val="1"/>
      <w:marLeft w:val="0"/>
      <w:marRight w:val="0"/>
      <w:marTop w:val="0"/>
      <w:marBottom w:val="0"/>
      <w:divBdr>
        <w:top w:val="none" w:sz="0" w:space="0" w:color="auto"/>
        <w:left w:val="none" w:sz="0" w:space="0" w:color="auto"/>
        <w:bottom w:val="none" w:sz="0" w:space="0" w:color="auto"/>
        <w:right w:val="none" w:sz="0" w:space="0" w:color="auto"/>
      </w:divBdr>
    </w:div>
    <w:div w:id="1404909312">
      <w:bodyDiv w:val="1"/>
      <w:marLeft w:val="0"/>
      <w:marRight w:val="0"/>
      <w:marTop w:val="0"/>
      <w:marBottom w:val="0"/>
      <w:divBdr>
        <w:top w:val="none" w:sz="0" w:space="0" w:color="auto"/>
        <w:left w:val="none" w:sz="0" w:space="0" w:color="auto"/>
        <w:bottom w:val="none" w:sz="0" w:space="0" w:color="auto"/>
        <w:right w:val="none" w:sz="0" w:space="0" w:color="auto"/>
      </w:divBdr>
    </w:div>
    <w:div w:id="1529176552">
      <w:bodyDiv w:val="1"/>
      <w:marLeft w:val="0"/>
      <w:marRight w:val="0"/>
      <w:marTop w:val="0"/>
      <w:marBottom w:val="0"/>
      <w:divBdr>
        <w:top w:val="none" w:sz="0" w:space="0" w:color="auto"/>
        <w:left w:val="none" w:sz="0" w:space="0" w:color="auto"/>
        <w:bottom w:val="none" w:sz="0" w:space="0" w:color="auto"/>
        <w:right w:val="none" w:sz="0" w:space="0" w:color="auto"/>
      </w:divBdr>
      <w:divsChild>
        <w:div w:id="1378436807">
          <w:marLeft w:val="0"/>
          <w:marRight w:val="0"/>
          <w:marTop w:val="0"/>
          <w:marBottom w:val="0"/>
          <w:divBdr>
            <w:top w:val="none" w:sz="0" w:space="0" w:color="auto"/>
            <w:left w:val="none" w:sz="0" w:space="0" w:color="auto"/>
            <w:bottom w:val="none" w:sz="0" w:space="0" w:color="auto"/>
            <w:right w:val="none" w:sz="0" w:space="0" w:color="auto"/>
          </w:divBdr>
        </w:div>
        <w:div w:id="1820536559">
          <w:marLeft w:val="0"/>
          <w:marRight w:val="0"/>
          <w:marTop w:val="0"/>
          <w:marBottom w:val="0"/>
          <w:divBdr>
            <w:top w:val="none" w:sz="0" w:space="0" w:color="auto"/>
            <w:left w:val="none" w:sz="0" w:space="0" w:color="auto"/>
            <w:bottom w:val="none" w:sz="0" w:space="0" w:color="auto"/>
            <w:right w:val="none" w:sz="0" w:space="0" w:color="auto"/>
          </w:divBdr>
        </w:div>
      </w:divsChild>
    </w:div>
    <w:div w:id="1538395924">
      <w:bodyDiv w:val="1"/>
      <w:marLeft w:val="0"/>
      <w:marRight w:val="0"/>
      <w:marTop w:val="0"/>
      <w:marBottom w:val="0"/>
      <w:divBdr>
        <w:top w:val="none" w:sz="0" w:space="0" w:color="auto"/>
        <w:left w:val="none" w:sz="0" w:space="0" w:color="auto"/>
        <w:bottom w:val="none" w:sz="0" w:space="0" w:color="auto"/>
        <w:right w:val="none" w:sz="0" w:space="0" w:color="auto"/>
      </w:divBdr>
    </w:div>
    <w:div w:id="1653481779">
      <w:bodyDiv w:val="1"/>
      <w:marLeft w:val="0"/>
      <w:marRight w:val="0"/>
      <w:marTop w:val="0"/>
      <w:marBottom w:val="0"/>
      <w:divBdr>
        <w:top w:val="none" w:sz="0" w:space="0" w:color="auto"/>
        <w:left w:val="none" w:sz="0" w:space="0" w:color="auto"/>
        <w:bottom w:val="none" w:sz="0" w:space="0" w:color="auto"/>
        <w:right w:val="none" w:sz="0" w:space="0" w:color="auto"/>
      </w:divBdr>
      <w:divsChild>
        <w:div w:id="895507794">
          <w:marLeft w:val="0"/>
          <w:marRight w:val="0"/>
          <w:marTop w:val="0"/>
          <w:marBottom w:val="0"/>
          <w:divBdr>
            <w:top w:val="none" w:sz="0" w:space="0" w:color="auto"/>
            <w:left w:val="none" w:sz="0" w:space="0" w:color="auto"/>
            <w:bottom w:val="none" w:sz="0" w:space="0" w:color="auto"/>
            <w:right w:val="none" w:sz="0" w:space="0" w:color="auto"/>
          </w:divBdr>
        </w:div>
        <w:div w:id="719938925">
          <w:marLeft w:val="0"/>
          <w:marRight w:val="0"/>
          <w:marTop w:val="0"/>
          <w:marBottom w:val="0"/>
          <w:divBdr>
            <w:top w:val="none" w:sz="0" w:space="0" w:color="auto"/>
            <w:left w:val="none" w:sz="0" w:space="0" w:color="auto"/>
            <w:bottom w:val="none" w:sz="0" w:space="0" w:color="auto"/>
            <w:right w:val="none" w:sz="0" w:space="0" w:color="auto"/>
          </w:divBdr>
        </w:div>
        <w:div w:id="819811482">
          <w:marLeft w:val="0"/>
          <w:marRight w:val="0"/>
          <w:marTop w:val="0"/>
          <w:marBottom w:val="0"/>
          <w:divBdr>
            <w:top w:val="none" w:sz="0" w:space="0" w:color="auto"/>
            <w:left w:val="none" w:sz="0" w:space="0" w:color="auto"/>
            <w:bottom w:val="none" w:sz="0" w:space="0" w:color="auto"/>
            <w:right w:val="none" w:sz="0" w:space="0" w:color="auto"/>
          </w:divBdr>
        </w:div>
      </w:divsChild>
    </w:div>
    <w:div w:id="1658220427">
      <w:bodyDiv w:val="1"/>
      <w:marLeft w:val="0"/>
      <w:marRight w:val="0"/>
      <w:marTop w:val="0"/>
      <w:marBottom w:val="0"/>
      <w:divBdr>
        <w:top w:val="none" w:sz="0" w:space="0" w:color="auto"/>
        <w:left w:val="none" w:sz="0" w:space="0" w:color="auto"/>
        <w:bottom w:val="none" w:sz="0" w:space="0" w:color="auto"/>
        <w:right w:val="none" w:sz="0" w:space="0" w:color="auto"/>
      </w:divBdr>
      <w:divsChild>
        <w:div w:id="1909881848">
          <w:marLeft w:val="0"/>
          <w:marRight w:val="0"/>
          <w:marTop w:val="0"/>
          <w:marBottom w:val="0"/>
          <w:divBdr>
            <w:top w:val="none" w:sz="0" w:space="0" w:color="auto"/>
            <w:left w:val="none" w:sz="0" w:space="0" w:color="auto"/>
            <w:bottom w:val="none" w:sz="0" w:space="0" w:color="auto"/>
            <w:right w:val="none" w:sz="0" w:space="0" w:color="auto"/>
          </w:divBdr>
        </w:div>
        <w:div w:id="1976179506">
          <w:marLeft w:val="0"/>
          <w:marRight w:val="0"/>
          <w:marTop w:val="0"/>
          <w:marBottom w:val="0"/>
          <w:divBdr>
            <w:top w:val="none" w:sz="0" w:space="0" w:color="auto"/>
            <w:left w:val="none" w:sz="0" w:space="0" w:color="auto"/>
            <w:bottom w:val="none" w:sz="0" w:space="0" w:color="auto"/>
            <w:right w:val="none" w:sz="0" w:space="0" w:color="auto"/>
          </w:divBdr>
        </w:div>
      </w:divsChild>
    </w:div>
    <w:div w:id="1749687393">
      <w:bodyDiv w:val="1"/>
      <w:marLeft w:val="0"/>
      <w:marRight w:val="0"/>
      <w:marTop w:val="0"/>
      <w:marBottom w:val="0"/>
      <w:divBdr>
        <w:top w:val="none" w:sz="0" w:space="0" w:color="auto"/>
        <w:left w:val="none" w:sz="0" w:space="0" w:color="auto"/>
        <w:bottom w:val="none" w:sz="0" w:space="0" w:color="auto"/>
        <w:right w:val="none" w:sz="0" w:space="0" w:color="auto"/>
      </w:divBdr>
      <w:divsChild>
        <w:div w:id="563681013">
          <w:marLeft w:val="0"/>
          <w:marRight w:val="0"/>
          <w:marTop w:val="0"/>
          <w:marBottom w:val="0"/>
          <w:divBdr>
            <w:top w:val="none" w:sz="0" w:space="0" w:color="auto"/>
            <w:left w:val="none" w:sz="0" w:space="0" w:color="auto"/>
            <w:bottom w:val="none" w:sz="0" w:space="0" w:color="auto"/>
            <w:right w:val="none" w:sz="0" w:space="0" w:color="auto"/>
          </w:divBdr>
        </w:div>
        <w:div w:id="1443105947">
          <w:marLeft w:val="0"/>
          <w:marRight w:val="0"/>
          <w:marTop w:val="0"/>
          <w:marBottom w:val="0"/>
          <w:divBdr>
            <w:top w:val="none" w:sz="0" w:space="0" w:color="auto"/>
            <w:left w:val="none" w:sz="0" w:space="0" w:color="auto"/>
            <w:bottom w:val="none" w:sz="0" w:space="0" w:color="auto"/>
            <w:right w:val="none" w:sz="0" w:space="0" w:color="auto"/>
          </w:divBdr>
        </w:div>
      </w:divsChild>
    </w:div>
    <w:div w:id="1895047549">
      <w:bodyDiv w:val="1"/>
      <w:marLeft w:val="0"/>
      <w:marRight w:val="0"/>
      <w:marTop w:val="0"/>
      <w:marBottom w:val="0"/>
      <w:divBdr>
        <w:top w:val="none" w:sz="0" w:space="0" w:color="auto"/>
        <w:left w:val="none" w:sz="0" w:space="0" w:color="auto"/>
        <w:bottom w:val="none" w:sz="0" w:space="0" w:color="auto"/>
        <w:right w:val="none" w:sz="0" w:space="0" w:color="auto"/>
      </w:divBdr>
      <w:divsChild>
        <w:div w:id="952320567">
          <w:marLeft w:val="0"/>
          <w:marRight w:val="0"/>
          <w:marTop w:val="0"/>
          <w:marBottom w:val="0"/>
          <w:divBdr>
            <w:top w:val="none" w:sz="0" w:space="0" w:color="auto"/>
            <w:left w:val="none" w:sz="0" w:space="0" w:color="auto"/>
            <w:bottom w:val="none" w:sz="0" w:space="0" w:color="auto"/>
            <w:right w:val="none" w:sz="0" w:space="0" w:color="auto"/>
          </w:divBdr>
        </w:div>
        <w:div w:id="1812018029">
          <w:marLeft w:val="0"/>
          <w:marRight w:val="0"/>
          <w:marTop w:val="0"/>
          <w:marBottom w:val="0"/>
          <w:divBdr>
            <w:top w:val="none" w:sz="0" w:space="0" w:color="auto"/>
            <w:left w:val="none" w:sz="0" w:space="0" w:color="auto"/>
            <w:bottom w:val="none" w:sz="0" w:space="0" w:color="auto"/>
            <w:right w:val="none" w:sz="0" w:space="0" w:color="auto"/>
          </w:divBdr>
        </w:div>
        <w:div w:id="1127352187">
          <w:marLeft w:val="0"/>
          <w:marRight w:val="0"/>
          <w:marTop w:val="0"/>
          <w:marBottom w:val="0"/>
          <w:divBdr>
            <w:top w:val="none" w:sz="0" w:space="0" w:color="auto"/>
            <w:left w:val="none" w:sz="0" w:space="0" w:color="auto"/>
            <w:bottom w:val="none" w:sz="0" w:space="0" w:color="auto"/>
            <w:right w:val="none" w:sz="0" w:space="0" w:color="auto"/>
          </w:divBdr>
        </w:div>
      </w:divsChild>
    </w:div>
    <w:div w:id="1911384658">
      <w:bodyDiv w:val="1"/>
      <w:marLeft w:val="0"/>
      <w:marRight w:val="0"/>
      <w:marTop w:val="0"/>
      <w:marBottom w:val="0"/>
      <w:divBdr>
        <w:top w:val="none" w:sz="0" w:space="0" w:color="auto"/>
        <w:left w:val="none" w:sz="0" w:space="0" w:color="auto"/>
        <w:bottom w:val="none" w:sz="0" w:space="0" w:color="auto"/>
        <w:right w:val="none" w:sz="0" w:space="0" w:color="auto"/>
      </w:divBdr>
    </w:div>
    <w:div w:id="1924407517">
      <w:bodyDiv w:val="1"/>
      <w:marLeft w:val="0"/>
      <w:marRight w:val="0"/>
      <w:marTop w:val="0"/>
      <w:marBottom w:val="0"/>
      <w:divBdr>
        <w:top w:val="none" w:sz="0" w:space="0" w:color="auto"/>
        <w:left w:val="none" w:sz="0" w:space="0" w:color="auto"/>
        <w:bottom w:val="none" w:sz="0" w:space="0" w:color="auto"/>
        <w:right w:val="none" w:sz="0" w:space="0" w:color="auto"/>
      </w:divBdr>
      <w:divsChild>
        <w:div w:id="1511263424">
          <w:marLeft w:val="0"/>
          <w:marRight w:val="0"/>
          <w:marTop w:val="0"/>
          <w:marBottom w:val="0"/>
          <w:divBdr>
            <w:top w:val="none" w:sz="0" w:space="0" w:color="auto"/>
            <w:left w:val="none" w:sz="0" w:space="0" w:color="auto"/>
            <w:bottom w:val="none" w:sz="0" w:space="0" w:color="auto"/>
            <w:right w:val="none" w:sz="0" w:space="0" w:color="auto"/>
          </w:divBdr>
        </w:div>
        <w:div w:id="44304183">
          <w:marLeft w:val="0"/>
          <w:marRight w:val="0"/>
          <w:marTop w:val="0"/>
          <w:marBottom w:val="0"/>
          <w:divBdr>
            <w:top w:val="none" w:sz="0" w:space="0" w:color="auto"/>
            <w:left w:val="none" w:sz="0" w:space="0" w:color="auto"/>
            <w:bottom w:val="none" w:sz="0" w:space="0" w:color="auto"/>
            <w:right w:val="none" w:sz="0" w:space="0" w:color="auto"/>
          </w:divBdr>
        </w:div>
      </w:divsChild>
    </w:div>
    <w:div w:id="1925644326">
      <w:bodyDiv w:val="1"/>
      <w:marLeft w:val="0"/>
      <w:marRight w:val="0"/>
      <w:marTop w:val="0"/>
      <w:marBottom w:val="0"/>
      <w:divBdr>
        <w:top w:val="none" w:sz="0" w:space="0" w:color="auto"/>
        <w:left w:val="none" w:sz="0" w:space="0" w:color="auto"/>
        <w:bottom w:val="none" w:sz="0" w:space="0" w:color="auto"/>
        <w:right w:val="none" w:sz="0" w:space="0" w:color="auto"/>
      </w:divBdr>
      <w:divsChild>
        <w:div w:id="11802814">
          <w:marLeft w:val="0"/>
          <w:marRight w:val="0"/>
          <w:marTop w:val="0"/>
          <w:marBottom w:val="0"/>
          <w:divBdr>
            <w:top w:val="none" w:sz="0" w:space="0" w:color="auto"/>
            <w:left w:val="none" w:sz="0" w:space="0" w:color="auto"/>
            <w:bottom w:val="none" w:sz="0" w:space="0" w:color="auto"/>
            <w:right w:val="none" w:sz="0" w:space="0" w:color="auto"/>
          </w:divBdr>
        </w:div>
        <w:div w:id="1278416515">
          <w:marLeft w:val="0"/>
          <w:marRight w:val="0"/>
          <w:marTop w:val="0"/>
          <w:marBottom w:val="0"/>
          <w:divBdr>
            <w:top w:val="none" w:sz="0" w:space="0" w:color="auto"/>
            <w:left w:val="none" w:sz="0" w:space="0" w:color="auto"/>
            <w:bottom w:val="none" w:sz="0" w:space="0" w:color="auto"/>
            <w:right w:val="none" w:sz="0" w:space="0" w:color="auto"/>
          </w:divBdr>
        </w:div>
        <w:div w:id="758252303">
          <w:marLeft w:val="0"/>
          <w:marRight w:val="0"/>
          <w:marTop w:val="0"/>
          <w:marBottom w:val="0"/>
          <w:divBdr>
            <w:top w:val="none" w:sz="0" w:space="0" w:color="auto"/>
            <w:left w:val="none" w:sz="0" w:space="0" w:color="auto"/>
            <w:bottom w:val="none" w:sz="0" w:space="0" w:color="auto"/>
            <w:right w:val="none" w:sz="0" w:space="0" w:color="auto"/>
          </w:divBdr>
        </w:div>
        <w:div w:id="1811440199">
          <w:marLeft w:val="0"/>
          <w:marRight w:val="0"/>
          <w:marTop w:val="0"/>
          <w:marBottom w:val="0"/>
          <w:divBdr>
            <w:top w:val="none" w:sz="0" w:space="0" w:color="auto"/>
            <w:left w:val="none" w:sz="0" w:space="0" w:color="auto"/>
            <w:bottom w:val="none" w:sz="0" w:space="0" w:color="auto"/>
            <w:right w:val="none" w:sz="0" w:space="0" w:color="auto"/>
          </w:divBdr>
        </w:div>
        <w:div w:id="1942108664">
          <w:marLeft w:val="0"/>
          <w:marRight w:val="0"/>
          <w:marTop w:val="0"/>
          <w:marBottom w:val="0"/>
          <w:divBdr>
            <w:top w:val="none" w:sz="0" w:space="0" w:color="auto"/>
            <w:left w:val="none" w:sz="0" w:space="0" w:color="auto"/>
            <w:bottom w:val="none" w:sz="0" w:space="0" w:color="auto"/>
            <w:right w:val="none" w:sz="0" w:space="0" w:color="auto"/>
          </w:divBdr>
        </w:div>
        <w:div w:id="1811703815">
          <w:marLeft w:val="0"/>
          <w:marRight w:val="0"/>
          <w:marTop w:val="0"/>
          <w:marBottom w:val="0"/>
          <w:divBdr>
            <w:top w:val="none" w:sz="0" w:space="0" w:color="auto"/>
            <w:left w:val="none" w:sz="0" w:space="0" w:color="auto"/>
            <w:bottom w:val="none" w:sz="0" w:space="0" w:color="auto"/>
            <w:right w:val="none" w:sz="0" w:space="0" w:color="auto"/>
          </w:divBdr>
        </w:div>
        <w:div w:id="5911417">
          <w:marLeft w:val="0"/>
          <w:marRight w:val="0"/>
          <w:marTop w:val="0"/>
          <w:marBottom w:val="0"/>
          <w:divBdr>
            <w:top w:val="none" w:sz="0" w:space="0" w:color="auto"/>
            <w:left w:val="none" w:sz="0" w:space="0" w:color="auto"/>
            <w:bottom w:val="none" w:sz="0" w:space="0" w:color="auto"/>
            <w:right w:val="none" w:sz="0" w:space="0" w:color="auto"/>
          </w:divBdr>
        </w:div>
        <w:div w:id="880703163">
          <w:marLeft w:val="0"/>
          <w:marRight w:val="0"/>
          <w:marTop w:val="0"/>
          <w:marBottom w:val="0"/>
          <w:divBdr>
            <w:top w:val="none" w:sz="0" w:space="0" w:color="auto"/>
            <w:left w:val="none" w:sz="0" w:space="0" w:color="auto"/>
            <w:bottom w:val="none" w:sz="0" w:space="0" w:color="auto"/>
            <w:right w:val="none" w:sz="0" w:space="0" w:color="auto"/>
          </w:divBdr>
        </w:div>
        <w:div w:id="521479850">
          <w:marLeft w:val="0"/>
          <w:marRight w:val="0"/>
          <w:marTop w:val="0"/>
          <w:marBottom w:val="0"/>
          <w:divBdr>
            <w:top w:val="none" w:sz="0" w:space="0" w:color="auto"/>
            <w:left w:val="none" w:sz="0" w:space="0" w:color="auto"/>
            <w:bottom w:val="none" w:sz="0" w:space="0" w:color="auto"/>
            <w:right w:val="none" w:sz="0" w:space="0" w:color="auto"/>
          </w:divBdr>
        </w:div>
        <w:div w:id="1519805213">
          <w:marLeft w:val="0"/>
          <w:marRight w:val="0"/>
          <w:marTop w:val="0"/>
          <w:marBottom w:val="0"/>
          <w:divBdr>
            <w:top w:val="none" w:sz="0" w:space="0" w:color="auto"/>
            <w:left w:val="none" w:sz="0" w:space="0" w:color="auto"/>
            <w:bottom w:val="none" w:sz="0" w:space="0" w:color="auto"/>
            <w:right w:val="none" w:sz="0" w:space="0" w:color="auto"/>
          </w:divBdr>
        </w:div>
        <w:div w:id="1767338910">
          <w:marLeft w:val="0"/>
          <w:marRight w:val="0"/>
          <w:marTop w:val="0"/>
          <w:marBottom w:val="0"/>
          <w:divBdr>
            <w:top w:val="none" w:sz="0" w:space="0" w:color="auto"/>
            <w:left w:val="none" w:sz="0" w:space="0" w:color="auto"/>
            <w:bottom w:val="none" w:sz="0" w:space="0" w:color="auto"/>
            <w:right w:val="none" w:sz="0" w:space="0" w:color="auto"/>
          </w:divBdr>
        </w:div>
        <w:div w:id="543980502">
          <w:marLeft w:val="0"/>
          <w:marRight w:val="0"/>
          <w:marTop w:val="0"/>
          <w:marBottom w:val="0"/>
          <w:divBdr>
            <w:top w:val="none" w:sz="0" w:space="0" w:color="auto"/>
            <w:left w:val="none" w:sz="0" w:space="0" w:color="auto"/>
            <w:bottom w:val="none" w:sz="0" w:space="0" w:color="auto"/>
            <w:right w:val="none" w:sz="0" w:space="0" w:color="auto"/>
          </w:divBdr>
        </w:div>
        <w:div w:id="1699966354">
          <w:marLeft w:val="0"/>
          <w:marRight w:val="0"/>
          <w:marTop w:val="0"/>
          <w:marBottom w:val="0"/>
          <w:divBdr>
            <w:top w:val="none" w:sz="0" w:space="0" w:color="auto"/>
            <w:left w:val="none" w:sz="0" w:space="0" w:color="auto"/>
            <w:bottom w:val="none" w:sz="0" w:space="0" w:color="auto"/>
            <w:right w:val="none" w:sz="0" w:space="0" w:color="auto"/>
          </w:divBdr>
        </w:div>
        <w:div w:id="732317982">
          <w:marLeft w:val="0"/>
          <w:marRight w:val="0"/>
          <w:marTop w:val="0"/>
          <w:marBottom w:val="0"/>
          <w:divBdr>
            <w:top w:val="none" w:sz="0" w:space="0" w:color="auto"/>
            <w:left w:val="none" w:sz="0" w:space="0" w:color="auto"/>
            <w:bottom w:val="none" w:sz="0" w:space="0" w:color="auto"/>
            <w:right w:val="none" w:sz="0" w:space="0" w:color="auto"/>
          </w:divBdr>
        </w:div>
        <w:div w:id="687218189">
          <w:marLeft w:val="0"/>
          <w:marRight w:val="0"/>
          <w:marTop w:val="0"/>
          <w:marBottom w:val="0"/>
          <w:divBdr>
            <w:top w:val="none" w:sz="0" w:space="0" w:color="auto"/>
            <w:left w:val="none" w:sz="0" w:space="0" w:color="auto"/>
            <w:bottom w:val="none" w:sz="0" w:space="0" w:color="auto"/>
            <w:right w:val="none" w:sz="0" w:space="0" w:color="auto"/>
          </w:divBdr>
        </w:div>
        <w:div w:id="1735541370">
          <w:marLeft w:val="0"/>
          <w:marRight w:val="0"/>
          <w:marTop w:val="0"/>
          <w:marBottom w:val="0"/>
          <w:divBdr>
            <w:top w:val="none" w:sz="0" w:space="0" w:color="auto"/>
            <w:left w:val="none" w:sz="0" w:space="0" w:color="auto"/>
            <w:bottom w:val="none" w:sz="0" w:space="0" w:color="auto"/>
            <w:right w:val="none" w:sz="0" w:space="0" w:color="auto"/>
          </w:divBdr>
        </w:div>
        <w:div w:id="1549682953">
          <w:marLeft w:val="0"/>
          <w:marRight w:val="0"/>
          <w:marTop w:val="0"/>
          <w:marBottom w:val="0"/>
          <w:divBdr>
            <w:top w:val="none" w:sz="0" w:space="0" w:color="auto"/>
            <w:left w:val="none" w:sz="0" w:space="0" w:color="auto"/>
            <w:bottom w:val="none" w:sz="0" w:space="0" w:color="auto"/>
            <w:right w:val="none" w:sz="0" w:space="0" w:color="auto"/>
          </w:divBdr>
        </w:div>
        <w:div w:id="1936552324">
          <w:marLeft w:val="0"/>
          <w:marRight w:val="0"/>
          <w:marTop w:val="0"/>
          <w:marBottom w:val="0"/>
          <w:divBdr>
            <w:top w:val="none" w:sz="0" w:space="0" w:color="auto"/>
            <w:left w:val="none" w:sz="0" w:space="0" w:color="auto"/>
            <w:bottom w:val="none" w:sz="0" w:space="0" w:color="auto"/>
            <w:right w:val="none" w:sz="0" w:space="0" w:color="auto"/>
          </w:divBdr>
        </w:div>
        <w:div w:id="1821997376">
          <w:marLeft w:val="0"/>
          <w:marRight w:val="0"/>
          <w:marTop w:val="0"/>
          <w:marBottom w:val="0"/>
          <w:divBdr>
            <w:top w:val="none" w:sz="0" w:space="0" w:color="auto"/>
            <w:left w:val="none" w:sz="0" w:space="0" w:color="auto"/>
            <w:bottom w:val="none" w:sz="0" w:space="0" w:color="auto"/>
            <w:right w:val="none" w:sz="0" w:space="0" w:color="auto"/>
          </w:divBdr>
        </w:div>
        <w:div w:id="861279540">
          <w:marLeft w:val="0"/>
          <w:marRight w:val="0"/>
          <w:marTop w:val="0"/>
          <w:marBottom w:val="0"/>
          <w:divBdr>
            <w:top w:val="none" w:sz="0" w:space="0" w:color="auto"/>
            <w:left w:val="none" w:sz="0" w:space="0" w:color="auto"/>
            <w:bottom w:val="none" w:sz="0" w:space="0" w:color="auto"/>
            <w:right w:val="none" w:sz="0" w:space="0" w:color="auto"/>
          </w:divBdr>
        </w:div>
        <w:div w:id="184490032">
          <w:marLeft w:val="0"/>
          <w:marRight w:val="0"/>
          <w:marTop w:val="0"/>
          <w:marBottom w:val="0"/>
          <w:divBdr>
            <w:top w:val="none" w:sz="0" w:space="0" w:color="auto"/>
            <w:left w:val="none" w:sz="0" w:space="0" w:color="auto"/>
            <w:bottom w:val="none" w:sz="0" w:space="0" w:color="auto"/>
            <w:right w:val="none" w:sz="0" w:space="0" w:color="auto"/>
          </w:divBdr>
        </w:div>
        <w:div w:id="1909068785">
          <w:marLeft w:val="0"/>
          <w:marRight w:val="0"/>
          <w:marTop w:val="0"/>
          <w:marBottom w:val="0"/>
          <w:divBdr>
            <w:top w:val="none" w:sz="0" w:space="0" w:color="auto"/>
            <w:left w:val="none" w:sz="0" w:space="0" w:color="auto"/>
            <w:bottom w:val="none" w:sz="0" w:space="0" w:color="auto"/>
            <w:right w:val="none" w:sz="0" w:space="0" w:color="auto"/>
          </w:divBdr>
        </w:div>
        <w:div w:id="591278877">
          <w:marLeft w:val="0"/>
          <w:marRight w:val="0"/>
          <w:marTop w:val="0"/>
          <w:marBottom w:val="0"/>
          <w:divBdr>
            <w:top w:val="none" w:sz="0" w:space="0" w:color="auto"/>
            <w:left w:val="none" w:sz="0" w:space="0" w:color="auto"/>
            <w:bottom w:val="none" w:sz="0" w:space="0" w:color="auto"/>
            <w:right w:val="none" w:sz="0" w:space="0" w:color="auto"/>
          </w:divBdr>
        </w:div>
        <w:div w:id="1716276287">
          <w:marLeft w:val="0"/>
          <w:marRight w:val="0"/>
          <w:marTop w:val="0"/>
          <w:marBottom w:val="0"/>
          <w:divBdr>
            <w:top w:val="none" w:sz="0" w:space="0" w:color="auto"/>
            <w:left w:val="none" w:sz="0" w:space="0" w:color="auto"/>
            <w:bottom w:val="none" w:sz="0" w:space="0" w:color="auto"/>
            <w:right w:val="none" w:sz="0" w:space="0" w:color="auto"/>
          </w:divBdr>
        </w:div>
        <w:div w:id="555319084">
          <w:marLeft w:val="0"/>
          <w:marRight w:val="0"/>
          <w:marTop w:val="0"/>
          <w:marBottom w:val="0"/>
          <w:divBdr>
            <w:top w:val="none" w:sz="0" w:space="0" w:color="auto"/>
            <w:left w:val="none" w:sz="0" w:space="0" w:color="auto"/>
            <w:bottom w:val="none" w:sz="0" w:space="0" w:color="auto"/>
            <w:right w:val="none" w:sz="0" w:space="0" w:color="auto"/>
          </w:divBdr>
        </w:div>
        <w:div w:id="1462259915">
          <w:marLeft w:val="0"/>
          <w:marRight w:val="0"/>
          <w:marTop w:val="0"/>
          <w:marBottom w:val="0"/>
          <w:divBdr>
            <w:top w:val="none" w:sz="0" w:space="0" w:color="auto"/>
            <w:left w:val="none" w:sz="0" w:space="0" w:color="auto"/>
            <w:bottom w:val="none" w:sz="0" w:space="0" w:color="auto"/>
            <w:right w:val="none" w:sz="0" w:space="0" w:color="auto"/>
          </w:divBdr>
        </w:div>
        <w:div w:id="210843859">
          <w:marLeft w:val="0"/>
          <w:marRight w:val="0"/>
          <w:marTop w:val="0"/>
          <w:marBottom w:val="0"/>
          <w:divBdr>
            <w:top w:val="none" w:sz="0" w:space="0" w:color="auto"/>
            <w:left w:val="none" w:sz="0" w:space="0" w:color="auto"/>
            <w:bottom w:val="none" w:sz="0" w:space="0" w:color="auto"/>
            <w:right w:val="none" w:sz="0" w:space="0" w:color="auto"/>
          </w:divBdr>
        </w:div>
        <w:div w:id="7603966">
          <w:marLeft w:val="0"/>
          <w:marRight w:val="0"/>
          <w:marTop w:val="0"/>
          <w:marBottom w:val="0"/>
          <w:divBdr>
            <w:top w:val="none" w:sz="0" w:space="0" w:color="auto"/>
            <w:left w:val="none" w:sz="0" w:space="0" w:color="auto"/>
            <w:bottom w:val="none" w:sz="0" w:space="0" w:color="auto"/>
            <w:right w:val="none" w:sz="0" w:space="0" w:color="auto"/>
          </w:divBdr>
        </w:div>
        <w:div w:id="1364865728">
          <w:marLeft w:val="0"/>
          <w:marRight w:val="0"/>
          <w:marTop w:val="0"/>
          <w:marBottom w:val="0"/>
          <w:divBdr>
            <w:top w:val="none" w:sz="0" w:space="0" w:color="auto"/>
            <w:left w:val="none" w:sz="0" w:space="0" w:color="auto"/>
            <w:bottom w:val="none" w:sz="0" w:space="0" w:color="auto"/>
            <w:right w:val="none" w:sz="0" w:space="0" w:color="auto"/>
          </w:divBdr>
        </w:div>
        <w:div w:id="670664">
          <w:marLeft w:val="0"/>
          <w:marRight w:val="0"/>
          <w:marTop w:val="0"/>
          <w:marBottom w:val="0"/>
          <w:divBdr>
            <w:top w:val="none" w:sz="0" w:space="0" w:color="auto"/>
            <w:left w:val="none" w:sz="0" w:space="0" w:color="auto"/>
            <w:bottom w:val="none" w:sz="0" w:space="0" w:color="auto"/>
            <w:right w:val="none" w:sz="0" w:space="0" w:color="auto"/>
          </w:divBdr>
        </w:div>
        <w:div w:id="2106532203">
          <w:marLeft w:val="0"/>
          <w:marRight w:val="0"/>
          <w:marTop w:val="0"/>
          <w:marBottom w:val="0"/>
          <w:divBdr>
            <w:top w:val="none" w:sz="0" w:space="0" w:color="auto"/>
            <w:left w:val="none" w:sz="0" w:space="0" w:color="auto"/>
            <w:bottom w:val="none" w:sz="0" w:space="0" w:color="auto"/>
            <w:right w:val="none" w:sz="0" w:space="0" w:color="auto"/>
          </w:divBdr>
        </w:div>
        <w:div w:id="404036441">
          <w:marLeft w:val="0"/>
          <w:marRight w:val="0"/>
          <w:marTop w:val="0"/>
          <w:marBottom w:val="0"/>
          <w:divBdr>
            <w:top w:val="none" w:sz="0" w:space="0" w:color="auto"/>
            <w:left w:val="none" w:sz="0" w:space="0" w:color="auto"/>
            <w:bottom w:val="none" w:sz="0" w:space="0" w:color="auto"/>
            <w:right w:val="none" w:sz="0" w:space="0" w:color="auto"/>
          </w:divBdr>
        </w:div>
        <w:div w:id="584995071">
          <w:marLeft w:val="0"/>
          <w:marRight w:val="0"/>
          <w:marTop w:val="0"/>
          <w:marBottom w:val="0"/>
          <w:divBdr>
            <w:top w:val="none" w:sz="0" w:space="0" w:color="auto"/>
            <w:left w:val="none" w:sz="0" w:space="0" w:color="auto"/>
            <w:bottom w:val="none" w:sz="0" w:space="0" w:color="auto"/>
            <w:right w:val="none" w:sz="0" w:space="0" w:color="auto"/>
          </w:divBdr>
        </w:div>
        <w:div w:id="1758165069">
          <w:marLeft w:val="0"/>
          <w:marRight w:val="0"/>
          <w:marTop w:val="0"/>
          <w:marBottom w:val="0"/>
          <w:divBdr>
            <w:top w:val="none" w:sz="0" w:space="0" w:color="auto"/>
            <w:left w:val="none" w:sz="0" w:space="0" w:color="auto"/>
            <w:bottom w:val="none" w:sz="0" w:space="0" w:color="auto"/>
            <w:right w:val="none" w:sz="0" w:space="0" w:color="auto"/>
          </w:divBdr>
        </w:div>
        <w:div w:id="1609393157">
          <w:marLeft w:val="0"/>
          <w:marRight w:val="0"/>
          <w:marTop w:val="0"/>
          <w:marBottom w:val="0"/>
          <w:divBdr>
            <w:top w:val="none" w:sz="0" w:space="0" w:color="auto"/>
            <w:left w:val="none" w:sz="0" w:space="0" w:color="auto"/>
            <w:bottom w:val="none" w:sz="0" w:space="0" w:color="auto"/>
            <w:right w:val="none" w:sz="0" w:space="0" w:color="auto"/>
          </w:divBdr>
        </w:div>
        <w:div w:id="1031757619">
          <w:marLeft w:val="0"/>
          <w:marRight w:val="0"/>
          <w:marTop w:val="0"/>
          <w:marBottom w:val="0"/>
          <w:divBdr>
            <w:top w:val="none" w:sz="0" w:space="0" w:color="auto"/>
            <w:left w:val="none" w:sz="0" w:space="0" w:color="auto"/>
            <w:bottom w:val="none" w:sz="0" w:space="0" w:color="auto"/>
            <w:right w:val="none" w:sz="0" w:space="0" w:color="auto"/>
          </w:divBdr>
        </w:div>
        <w:div w:id="1458062542">
          <w:marLeft w:val="0"/>
          <w:marRight w:val="0"/>
          <w:marTop w:val="0"/>
          <w:marBottom w:val="0"/>
          <w:divBdr>
            <w:top w:val="none" w:sz="0" w:space="0" w:color="auto"/>
            <w:left w:val="none" w:sz="0" w:space="0" w:color="auto"/>
            <w:bottom w:val="none" w:sz="0" w:space="0" w:color="auto"/>
            <w:right w:val="none" w:sz="0" w:space="0" w:color="auto"/>
          </w:divBdr>
        </w:div>
        <w:div w:id="854998359">
          <w:marLeft w:val="0"/>
          <w:marRight w:val="0"/>
          <w:marTop w:val="0"/>
          <w:marBottom w:val="0"/>
          <w:divBdr>
            <w:top w:val="none" w:sz="0" w:space="0" w:color="auto"/>
            <w:left w:val="none" w:sz="0" w:space="0" w:color="auto"/>
            <w:bottom w:val="none" w:sz="0" w:space="0" w:color="auto"/>
            <w:right w:val="none" w:sz="0" w:space="0" w:color="auto"/>
          </w:divBdr>
        </w:div>
        <w:div w:id="1597982957">
          <w:marLeft w:val="0"/>
          <w:marRight w:val="0"/>
          <w:marTop w:val="0"/>
          <w:marBottom w:val="0"/>
          <w:divBdr>
            <w:top w:val="none" w:sz="0" w:space="0" w:color="auto"/>
            <w:left w:val="none" w:sz="0" w:space="0" w:color="auto"/>
            <w:bottom w:val="none" w:sz="0" w:space="0" w:color="auto"/>
            <w:right w:val="none" w:sz="0" w:space="0" w:color="auto"/>
          </w:divBdr>
        </w:div>
        <w:div w:id="1014765222">
          <w:marLeft w:val="0"/>
          <w:marRight w:val="0"/>
          <w:marTop w:val="0"/>
          <w:marBottom w:val="0"/>
          <w:divBdr>
            <w:top w:val="none" w:sz="0" w:space="0" w:color="auto"/>
            <w:left w:val="none" w:sz="0" w:space="0" w:color="auto"/>
            <w:bottom w:val="none" w:sz="0" w:space="0" w:color="auto"/>
            <w:right w:val="none" w:sz="0" w:space="0" w:color="auto"/>
          </w:divBdr>
        </w:div>
        <w:div w:id="2042707833">
          <w:marLeft w:val="0"/>
          <w:marRight w:val="0"/>
          <w:marTop w:val="0"/>
          <w:marBottom w:val="0"/>
          <w:divBdr>
            <w:top w:val="none" w:sz="0" w:space="0" w:color="auto"/>
            <w:left w:val="none" w:sz="0" w:space="0" w:color="auto"/>
            <w:bottom w:val="none" w:sz="0" w:space="0" w:color="auto"/>
            <w:right w:val="none" w:sz="0" w:space="0" w:color="auto"/>
          </w:divBdr>
        </w:div>
        <w:div w:id="477843081">
          <w:marLeft w:val="0"/>
          <w:marRight w:val="0"/>
          <w:marTop w:val="0"/>
          <w:marBottom w:val="0"/>
          <w:divBdr>
            <w:top w:val="none" w:sz="0" w:space="0" w:color="auto"/>
            <w:left w:val="none" w:sz="0" w:space="0" w:color="auto"/>
            <w:bottom w:val="none" w:sz="0" w:space="0" w:color="auto"/>
            <w:right w:val="none" w:sz="0" w:space="0" w:color="auto"/>
          </w:divBdr>
        </w:div>
        <w:div w:id="2072538985">
          <w:marLeft w:val="0"/>
          <w:marRight w:val="0"/>
          <w:marTop w:val="0"/>
          <w:marBottom w:val="0"/>
          <w:divBdr>
            <w:top w:val="none" w:sz="0" w:space="0" w:color="auto"/>
            <w:left w:val="none" w:sz="0" w:space="0" w:color="auto"/>
            <w:bottom w:val="none" w:sz="0" w:space="0" w:color="auto"/>
            <w:right w:val="none" w:sz="0" w:space="0" w:color="auto"/>
          </w:divBdr>
        </w:div>
        <w:div w:id="1007053520">
          <w:marLeft w:val="0"/>
          <w:marRight w:val="0"/>
          <w:marTop w:val="0"/>
          <w:marBottom w:val="0"/>
          <w:divBdr>
            <w:top w:val="none" w:sz="0" w:space="0" w:color="auto"/>
            <w:left w:val="none" w:sz="0" w:space="0" w:color="auto"/>
            <w:bottom w:val="none" w:sz="0" w:space="0" w:color="auto"/>
            <w:right w:val="none" w:sz="0" w:space="0" w:color="auto"/>
          </w:divBdr>
        </w:div>
        <w:div w:id="1436750360">
          <w:marLeft w:val="0"/>
          <w:marRight w:val="0"/>
          <w:marTop w:val="0"/>
          <w:marBottom w:val="0"/>
          <w:divBdr>
            <w:top w:val="none" w:sz="0" w:space="0" w:color="auto"/>
            <w:left w:val="none" w:sz="0" w:space="0" w:color="auto"/>
            <w:bottom w:val="none" w:sz="0" w:space="0" w:color="auto"/>
            <w:right w:val="none" w:sz="0" w:space="0" w:color="auto"/>
          </w:divBdr>
        </w:div>
        <w:div w:id="992879502">
          <w:marLeft w:val="0"/>
          <w:marRight w:val="0"/>
          <w:marTop w:val="0"/>
          <w:marBottom w:val="0"/>
          <w:divBdr>
            <w:top w:val="none" w:sz="0" w:space="0" w:color="auto"/>
            <w:left w:val="none" w:sz="0" w:space="0" w:color="auto"/>
            <w:bottom w:val="none" w:sz="0" w:space="0" w:color="auto"/>
            <w:right w:val="none" w:sz="0" w:space="0" w:color="auto"/>
          </w:divBdr>
        </w:div>
        <w:div w:id="396394143">
          <w:marLeft w:val="0"/>
          <w:marRight w:val="0"/>
          <w:marTop w:val="0"/>
          <w:marBottom w:val="0"/>
          <w:divBdr>
            <w:top w:val="none" w:sz="0" w:space="0" w:color="auto"/>
            <w:left w:val="none" w:sz="0" w:space="0" w:color="auto"/>
            <w:bottom w:val="none" w:sz="0" w:space="0" w:color="auto"/>
            <w:right w:val="none" w:sz="0" w:space="0" w:color="auto"/>
          </w:divBdr>
        </w:div>
        <w:div w:id="1513764274">
          <w:marLeft w:val="0"/>
          <w:marRight w:val="0"/>
          <w:marTop w:val="0"/>
          <w:marBottom w:val="0"/>
          <w:divBdr>
            <w:top w:val="none" w:sz="0" w:space="0" w:color="auto"/>
            <w:left w:val="none" w:sz="0" w:space="0" w:color="auto"/>
            <w:bottom w:val="none" w:sz="0" w:space="0" w:color="auto"/>
            <w:right w:val="none" w:sz="0" w:space="0" w:color="auto"/>
          </w:divBdr>
        </w:div>
        <w:div w:id="406391555">
          <w:marLeft w:val="0"/>
          <w:marRight w:val="0"/>
          <w:marTop w:val="0"/>
          <w:marBottom w:val="0"/>
          <w:divBdr>
            <w:top w:val="none" w:sz="0" w:space="0" w:color="auto"/>
            <w:left w:val="none" w:sz="0" w:space="0" w:color="auto"/>
            <w:bottom w:val="none" w:sz="0" w:space="0" w:color="auto"/>
            <w:right w:val="none" w:sz="0" w:space="0" w:color="auto"/>
          </w:divBdr>
        </w:div>
        <w:div w:id="220753326">
          <w:marLeft w:val="0"/>
          <w:marRight w:val="0"/>
          <w:marTop w:val="0"/>
          <w:marBottom w:val="0"/>
          <w:divBdr>
            <w:top w:val="none" w:sz="0" w:space="0" w:color="auto"/>
            <w:left w:val="none" w:sz="0" w:space="0" w:color="auto"/>
            <w:bottom w:val="none" w:sz="0" w:space="0" w:color="auto"/>
            <w:right w:val="none" w:sz="0" w:space="0" w:color="auto"/>
          </w:divBdr>
        </w:div>
        <w:div w:id="1108505198">
          <w:marLeft w:val="0"/>
          <w:marRight w:val="0"/>
          <w:marTop w:val="0"/>
          <w:marBottom w:val="0"/>
          <w:divBdr>
            <w:top w:val="none" w:sz="0" w:space="0" w:color="auto"/>
            <w:left w:val="none" w:sz="0" w:space="0" w:color="auto"/>
            <w:bottom w:val="none" w:sz="0" w:space="0" w:color="auto"/>
            <w:right w:val="none" w:sz="0" w:space="0" w:color="auto"/>
          </w:divBdr>
        </w:div>
        <w:div w:id="440536391">
          <w:marLeft w:val="0"/>
          <w:marRight w:val="0"/>
          <w:marTop w:val="0"/>
          <w:marBottom w:val="0"/>
          <w:divBdr>
            <w:top w:val="none" w:sz="0" w:space="0" w:color="auto"/>
            <w:left w:val="none" w:sz="0" w:space="0" w:color="auto"/>
            <w:bottom w:val="none" w:sz="0" w:space="0" w:color="auto"/>
            <w:right w:val="none" w:sz="0" w:space="0" w:color="auto"/>
          </w:divBdr>
        </w:div>
        <w:div w:id="1437359971">
          <w:marLeft w:val="0"/>
          <w:marRight w:val="0"/>
          <w:marTop w:val="0"/>
          <w:marBottom w:val="0"/>
          <w:divBdr>
            <w:top w:val="none" w:sz="0" w:space="0" w:color="auto"/>
            <w:left w:val="none" w:sz="0" w:space="0" w:color="auto"/>
            <w:bottom w:val="none" w:sz="0" w:space="0" w:color="auto"/>
            <w:right w:val="none" w:sz="0" w:space="0" w:color="auto"/>
          </w:divBdr>
        </w:div>
        <w:div w:id="1912154262">
          <w:marLeft w:val="0"/>
          <w:marRight w:val="0"/>
          <w:marTop w:val="0"/>
          <w:marBottom w:val="0"/>
          <w:divBdr>
            <w:top w:val="none" w:sz="0" w:space="0" w:color="auto"/>
            <w:left w:val="none" w:sz="0" w:space="0" w:color="auto"/>
            <w:bottom w:val="none" w:sz="0" w:space="0" w:color="auto"/>
            <w:right w:val="none" w:sz="0" w:space="0" w:color="auto"/>
          </w:divBdr>
        </w:div>
        <w:div w:id="186987641">
          <w:marLeft w:val="0"/>
          <w:marRight w:val="0"/>
          <w:marTop w:val="0"/>
          <w:marBottom w:val="0"/>
          <w:divBdr>
            <w:top w:val="none" w:sz="0" w:space="0" w:color="auto"/>
            <w:left w:val="none" w:sz="0" w:space="0" w:color="auto"/>
            <w:bottom w:val="none" w:sz="0" w:space="0" w:color="auto"/>
            <w:right w:val="none" w:sz="0" w:space="0" w:color="auto"/>
          </w:divBdr>
        </w:div>
        <w:div w:id="796290071">
          <w:marLeft w:val="0"/>
          <w:marRight w:val="0"/>
          <w:marTop w:val="0"/>
          <w:marBottom w:val="0"/>
          <w:divBdr>
            <w:top w:val="none" w:sz="0" w:space="0" w:color="auto"/>
            <w:left w:val="none" w:sz="0" w:space="0" w:color="auto"/>
            <w:bottom w:val="none" w:sz="0" w:space="0" w:color="auto"/>
            <w:right w:val="none" w:sz="0" w:space="0" w:color="auto"/>
          </w:divBdr>
        </w:div>
        <w:div w:id="1551726275">
          <w:marLeft w:val="0"/>
          <w:marRight w:val="0"/>
          <w:marTop w:val="0"/>
          <w:marBottom w:val="0"/>
          <w:divBdr>
            <w:top w:val="none" w:sz="0" w:space="0" w:color="auto"/>
            <w:left w:val="none" w:sz="0" w:space="0" w:color="auto"/>
            <w:bottom w:val="none" w:sz="0" w:space="0" w:color="auto"/>
            <w:right w:val="none" w:sz="0" w:space="0" w:color="auto"/>
          </w:divBdr>
        </w:div>
        <w:div w:id="1012682444">
          <w:marLeft w:val="0"/>
          <w:marRight w:val="0"/>
          <w:marTop w:val="0"/>
          <w:marBottom w:val="0"/>
          <w:divBdr>
            <w:top w:val="none" w:sz="0" w:space="0" w:color="auto"/>
            <w:left w:val="none" w:sz="0" w:space="0" w:color="auto"/>
            <w:bottom w:val="none" w:sz="0" w:space="0" w:color="auto"/>
            <w:right w:val="none" w:sz="0" w:space="0" w:color="auto"/>
          </w:divBdr>
        </w:div>
        <w:div w:id="185674311">
          <w:marLeft w:val="0"/>
          <w:marRight w:val="0"/>
          <w:marTop w:val="0"/>
          <w:marBottom w:val="0"/>
          <w:divBdr>
            <w:top w:val="none" w:sz="0" w:space="0" w:color="auto"/>
            <w:left w:val="none" w:sz="0" w:space="0" w:color="auto"/>
            <w:bottom w:val="none" w:sz="0" w:space="0" w:color="auto"/>
            <w:right w:val="none" w:sz="0" w:space="0" w:color="auto"/>
          </w:divBdr>
        </w:div>
        <w:div w:id="1769735992">
          <w:marLeft w:val="0"/>
          <w:marRight w:val="0"/>
          <w:marTop w:val="0"/>
          <w:marBottom w:val="0"/>
          <w:divBdr>
            <w:top w:val="none" w:sz="0" w:space="0" w:color="auto"/>
            <w:left w:val="none" w:sz="0" w:space="0" w:color="auto"/>
            <w:bottom w:val="none" w:sz="0" w:space="0" w:color="auto"/>
            <w:right w:val="none" w:sz="0" w:space="0" w:color="auto"/>
          </w:divBdr>
        </w:div>
        <w:div w:id="132453177">
          <w:marLeft w:val="0"/>
          <w:marRight w:val="0"/>
          <w:marTop w:val="0"/>
          <w:marBottom w:val="0"/>
          <w:divBdr>
            <w:top w:val="none" w:sz="0" w:space="0" w:color="auto"/>
            <w:left w:val="none" w:sz="0" w:space="0" w:color="auto"/>
            <w:bottom w:val="none" w:sz="0" w:space="0" w:color="auto"/>
            <w:right w:val="none" w:sz="0" w:space="0" w:color="auto"/>
          </w:divBdr>
        </w:div>
        <w:div w:id="127821862">
          <w:marLeft w:val="0"/>
          <w:marRight w:val="0"/>
          <w:marTop w:val="0"/>
          <w:marBottom w:val="0"/>
          <w:divBdr>
            <w:top w:val="none" w:sz="0" w:space="0" w:color="auto"/>
            <w:left w:val="none" w:sz="0" w:space="0" w:color="auto"/>
            <w:bottom w:val="none" w:sz="0" w:space="0" w:color="auto"/>
            <w:right w:val="none" w:sz="0" w:space="0" w:color="auto"/>
          </w:divBdr>
        </w:div>
        <w:div w:id="810905922">
          <w:marLeft w:val="0"/>
          <w:marRight w:val="0"/>
          <w:marTop w:val="0"/>
          <w:marBottom w:val="0"/>
          <w:divBdr>
            <w:top w:val="none" w:sz="0" w:space="0" w:color="auto"/>
            <w:left w:val="none" w:sz="0" w:space="0" w:color="auto"/>
            <w:bottom w:val="none" w:sz="0" w:space="0" w:color="auto"/>
            <w:right w:val="none" w:sz="0" w:space="0" w:color="auto"/>
          </w:divBdr>
        </w:div>
        <w:div w:id="509023379">
          <w:marLeft w:val="0"/>
          <w:marRight w:val="0"/>
          <w:marTop w:val="0"/>
          <w:marBottom w:val="0"/>
          <w:divBdr>
            <w:top w:val="none" w:sz="0" w:space="0" w:color="auto"/>
            <w:left w:val="none" w:sz="0" w:space="0" w:color="auto"/>
            <w:bottom w:val="none" w:sz="0" w:space="0" w:color="auto"/>
            <w:right w:val="none" w:sz="0" w:space="0" w:color="auto"/>
          </w:divBdr>
        </w:div>
        <w:div w:id="1606645746">
          <w:marLeft w:val="0"/>
          <w:marRight w:val="0"/>
          <w:marTop w:val="0"/>
          <w:marBottom w:val="0"/>
          <w:divBdr>
            <w:top w:val="none" w:sz="0" w:space="0" w:color="auto"/>
            <w:left w:val="none" w:sz="0" w:space="0" w:color="auto"/>
            <w:bottom w:val="none" w:sz="0" w:space="0" w:color="auto"/>
            <w:right w:val="none" w:sz="0" w:space="0" w:color="auto"/>
          </w:divBdr>
        </w:div>
        <w:div w:id="841435499">
          <w:marLeft w:val="0"/>
          <w:marRight w:val="0"/>
          <w:marTop w:val="0"/>
          <w:marBottom w:val="0"/>
          <w:divBdr>
            <w:top w:val="none" w:sz="0" w:space="0" w:color="auto"/>
            <w:left w:val="none" w:sz="0" w:space="0" w:color="auto"/>
            <w:bottom w:val="none" w:sz="0" w:space="0" w:color="auto"/>
            <w:right w:val="none" w:sz="0" w:space="0" w:color="auto"/>
          </w:divBdr>
        </w:div>
        <w:div w:id="613367903">
          <w:marLeft w:val="0"/>
          <w:marRight w:val="0"/>
          <w:marTop w:val="0"/>
          <w:marBottom w:val="0"/>
          <w:divBdr>
            <w:top w:val="none" w:sz="0" w:space="0" w:color="auto"/>
            <w:left w:val="none" w:sz="0" w:space="0" w:color="auto"/>
            <w:bottom w:val="none" w:sz="0" w:space="0" w:color="auto"/>
            <w:right w:val="none" w:sz="0" w:space="0" w:color="auto"/>
          </w:divBdr>
        </w:div>
        <w:div w:id="609777654">
          <w:marLeft w:val="0"/>
          <w:marRight w:val="0"/>
          <w:marTop w:val="0"/>
          <w:marBottom w:val="0"/>
          <w:divBdr>
            <w:top w:val="none" w:sz="0" w:space="0" w:color="auto"/>
            <w:left w:val="none" w:sz="0" w:space="0" w:color="auto"/>
            <w:bottom w:val="none" w:sz="0" w:space="0" w:color="auto"/>
            <w:right w:val="none" w:sz="0" w:space="0" w:color="auto"/>
          </w:divBdr>
        </w:div>
        <w:div w:id="964969093">
          <w:marLeft w:val="0"/>
          <w:marRight w:val="0"/>
          <w:marTop w:val="0"/>
          <w:marBottom w:val="0"/>
          <w:divBdr>
            <w:top w:val="none" w:sz="0" w:space="0" w:color="auto"/>
            <w:left w:val="none" w:sz="0" w:space="0" w:color="auto"/>
            <w:bottom w:val="none" w:sz="0" w:space="0" w:color="auto"/>
            <w:right w:val="none" w:sz="0" w:space="0" w:color="auto"/>
          </w:divBdr>
        </w:div>
        <w:div w:id="247229307">
          <w:marLeft w:val="0"/>
          <w:marRight w:val="0"/>
          <w:marTop w:val="0"/>
          <w:marBottom w:val="0"/>
          <w:divBdr>
            <w:top w:val="none" w:sz="0" w:space="0" w:color="auto"/>
            <w:left w:val="none" w:sz="0" w:space="0" w:color="auto"/>
            <w:bottom w:val="none" w:sz="0" w:space="0" w:color="auto"/>
            <w:right w:val="none" w:sz="0" w:space="0" w:color="auto"/>
          </w:divBdr>
        </w:div>
        <w:div w:id="1728534323">
          <w:marLeft w:val="0"/>
          <w:marRight w:val="0"/>
          <w:marTop w:val="0"/>
          <w:marBottom w:val="0"/>
          <w:divBdr>
            <w:top w:val="none" w:sz="0" w:space="0" w:color="auto"/>
            <w:left w:val="none" w:sz="0" w:space="0" w:color="auto"/>
            <w:bottom w:val="none" w:sz="0" w:space="0" w:color="auto"/>
            <w:right w:val="none" w:sz="0" w:space="0" w:color="auto"/>
          </w:divBdr>
        </w:div>
        <w:div w:id="1623341761">
          <w:marLeft w:val="0"/>
          <w:marRight w:val="0"/>
          <w:marTop w:val="0"/>
          <w:marBottom w:val="0"/>
          <w:divBdr>
            <w:top w:val="none" w:sz="0" w:space="0" w:color="auto"/>
            <w:left w:val="none" w:sz="0" w:space="0" w:color="auto"/>
            <w:bottom w:val="none" w:sz="0" w:space="0" w:color="auto"/>
            <w:right w:val="none" w:sz="0" w:space="0" w:color="auto"/>
          </w:divBdr>
        </w:div>
        <w:div w:id="537013610">
          <w:marLeft w:val="0"/>
          <w:marRight w:val="0"/>
          <w:marTop w:val="0"/>
          <w:marBottom w:val="0"/>
          <w:divBdr>
            <w:top w:val="none" w:sz="0" w:space="0" w:color="auto"/>
            <w:left w:val="none" w:sz="0" w:space="0" w:color="auto"/>
            <w:bottom w:val="none" w:sz="0" w:space="0" w:color="auto"/>
            <w:right w:val="none" w:sz="0" w:space="0" w:color="auto"/>
          </w:divBdr>
        </w:div>
        <w:div w:id="1356151083">
          <w:marLeft w:val="0"/>
          <w:marRight w:val="0"/>
          <w:marTop w:val="0"/>
          <w:marBottom w:val="0"/>
          <w:divBdr>
            <w:top w:val="none" w:sz="0" w:space="0" w:color="auto"/>
            <w:left w:val="none" w:sz="0" w:space="0" w:color="auto"/>
            <w:bottom w:val="none" w:sz="0" w:space="0" w:color="auto"/>
            <w:right w:val="none" w:sz="0" w:space="0" w:color="auto"/>
          </w:divBdr>
        </w:div>
        <w:div w:id="1091510844">
          <w:marLeft w:val="0"/>
          <w:marRight w:val="0"/>
          <w:marTop w:val="0"/>
          <w:marBottom w:val="0"/>
          <w:divBdr>
            <w:top w:val="none" w:sz="0" w:space="0" w:color="auto"/>
            <w:left w:val="none" w:sz="0" w:space="0" w:color="auto"/>
            <w:bottom w:val="none" w:sz="0" w:space="0" w:color="auto"/>
            <w:right w:val="none" w:sz="0" w:space="0" w:color="auto"/>
          </w:divBdr>
        </w:div>
        <w:div w:id="1956673597">
          <w:marLeft w:val="0"/>
          <w:marRight w:val="0"/>
          <w:marTop w:val="0"/>
          <w:marBottom w:val="0"/>
          <w:divBdr>
            <w:top w:val="none" w:sz="0" w:space="0" w:color="auto"/>
            <w:left w:val="none" w:sz="0" w:space="0" w:color="auto"/>
            <w:bottom w:val="none" w:sz="0" w:space="0" w:color="auto"/>
            <w:right w:val="none" w:sz="0" w:space="0" w:color="auto"/>
          </w:divBdr>
        </w:div>
        <w:div w:id="1831675994">
          <w:marLeft w:val="0"/>
          <w:marRight w:val="0"/>
          <w:marTop w:val="0"/>
          <w:marBottom w:val="0"/>
          <w:divBdr>
            <w:top w:val="none" w:sz="0" w:space="0" w:color="auto"/>
            <w:left w:val="none" w:sz="0" w:space="0" w:color="auto"/>
            <w:bottom w:val="none" w:sz="0" w:space="0" w:color="auto"/>
            <w:right w:val="none" w:sz="0" w:space="0" w:color="auto"/>
          </w:divBdr>
        </w:div>
        <w:div w:id="316425002">
          <w:marLeft w:val="0"/>
          <w:marRight w:val="0"/>
          <w:marTop w:val="0"/>
          <w:marBottom w:val="0"/>
          <w:divBdr>
            <w:top w:val="none" w:sz="0" w:space="0" w:color="auto"/>
            <w:left w:val="none" w:sz="0" w:space="0" w:color="auto"/>
            <w:bottom w:val="none" w:sz="0" w:space="0" w:color="auto"/>
            <w:right w:val="none" w:sz="0" w:space="0" w:color="auto"/>
          </w:divBdr>
        </w:div>
        <w:div w:id="837572304">
          <w:marLeft w:val="0"/>
          <w:marRight w:val="0"/>
          <w:marTop w:val="0"/>
          <w:marBottom w:val="0"/>
          <w:divBdr>
            <w:top w:val="none" w:sz="0" w:space="0" w:color="auto"/>
            <w:left w:val="none" w:sz="0" w:space="0" w:color="auto"/>
            <w:bottom w:val="none" w:sz="0" w:space="0" w:color="auto"/>
            <w:right w:val="none" w:sz="0" w:space="0" w:color="auto"/>
          </w:divBdr>
        </w:div>
        <w:div w:id="478351586">
          <w:marLeft w:val="0"/>
          <w:marRight w:val="0"/>
          <w:marTop w:val="0"/>
          <w:marBottom w:val="0"/>
          <w:divBdr>
            <w:top w:val="none" w:sz="0" w:space="0" w:color="auto"/>
            <w:left w:val="none" w:sz="0" w:space="0" w:color="auto"/>
            <w:bottom w:val="none" w:sz="0" w:space="0" w:color="auto"/>
            <w:right w:val="none" w:sz="0" w:space="0" w:color="auto"/>
          </w:divBdr>
        </w:div>
        <w:div w:id="849493418">
          <w:marLeft w:val="0"/>
          <w:marRight w:val="0"/>
          <w:marTop w:val="0"/>
          <w:marBottom w:val="0"/>
          <w:divBdr>
            <w:top w:val="none" w:sz="0" w:space="0" w:color="auto"/>
            <w:left w:val="none" w:sz="0" w:space="0" w:color="auto"/>
            <w:bottom w:val="none" w:sz="0" w:space="0" w:color="auto"/>
            <w:right w:val="none" w:sz="0" w:space="0" w:color="auto"/>
          </w:divBdr>
        </w:div>
        <w:div w:id="867722332">
          <w:marLeft w:val="0"/>
          <w:marRight w:val="0"/>
          <w:marTop w:val="0"/>
          <w:marBottom w:val="0"/>
          <w:divBdr>
            <w:top w:val="none" w:sz="0" w:space="0" w:color="auto"/>
            <w:left w:val="none" w:sz="0" w:space="0" w:color="auto"/>
            <w:bottom w:val="none" w:sz="0" w:space="0" w:color="auto"/>
            <w:right w:val="none" w:sz="0" w:space="0" w:color="auto"/>
          </w:divBdr>
        </w:div>
        <w:div w:id="1252003398">
          <w:marLeft w:val="0"/>
          <w:marRight w:val="0"/>
          <w:marTop w:val="0"/>
          <w:marBottom w:val="0"/>
          <w:divBdr>
            <w:top w:val="none" w:sz="0" w:space="0" w:color="auto"/>
            <w:left w:val="none" w:sz="0" w:space="0" w:color="auto"/>
            <w:bottom w:val="none" w:sz="0" w:space="0" w:color="auto"/>
            <w:right w:val="none" w:sz="0" w:space="0" w:color="auto"/>
          </w:divBdr>
        </w:div>
        <w:div w:id="376591658">
          <w:marLeft w:val="0"/>
          <w:marRight w:val="0"/>
          <w:marTop w:val="0"/>
          <w:marBottom w:val="0"/>
          <w:divBdr>
            <w:top w:val="none" w:sz="0" w:space="0" w:color="auto"/>
            <w:left w:val="none" w:sz="0" w:space="0" w:color="auto"/>
            <w:bottom w:val="none" w:sz="0" w:space="0" w:color="auto"/>
            <w:right w:val="none" w:sz="0" w:space="0" w:color="auto"/>
          </w:divBdr>
        </w:div>
        <w:div w:id="1306349411">
          <w:marLeft w:val="0"/>
          <w:marRight w:val="0"/>
          <w:marTop w:val="0"/>
          <w:marBottom w:val="0"/>
          <w:divBdr>
            <w:top w:val="none" w:sz="0" w:space="0" w:color="auto"/>
            <w:left w:val="none" w:sz="0" w:space="0" w:color="auto"/>
            <w:bottom w:val="none" w:sz="0" w:space="0" w:color="auto"/>
            <w:right w:val="none" w:sz="0" w:space="0" w:color="auto"/>
          </w:divBdr>
        </w:div>
        <w:div w:id="659386655">
          <w:marLeft w:val="0"/>
          <w:marRight w:val="0"/>
          <w:marTop w:val="0"/>
          <w:marBottom w:val="0"/>
          <w:divBdr>
            <w:top w:val="none" w:sz="0" w:space="0" w:color="auto"/>
            <w:left w:val="none" w:sz="0" w:space="0" w:color="auto"/>
            <w:bottom w:val="none" w:sz="0" w:space="0" w:color="auto"/>
            <w:right w:val="none" w:sz="0" w:space="0" w:color="auto"/>
          </w:divBdr>
        </w:div>
        <w:div w:id="1497647778">
          <w:marLeft w:val="0"/>
          <w:marRight w:val="0"/>
          <w:marTop w:val="0"/>
          <w:marBottom w:val="0"/>
          <w:divBdr>
            <w:top w:val="none" w:sz="0" w:space="0" w:color="auto"/>
            <w:left w:val="none" w:sz="0" w:space="0" w:color="auto"/>
            <w:bottom w:val="none" w:sz="0" w:space="0" w:color="auto"/>
            <w:right w:val="none" w:sz="0" w:space="0" w:color="auto"/>
          </w:divBdr>
        </w:div>
        <w:div w:id="935403381">
          <w:marLeft w:val="0"/>
          <w:marRight w:val="0"/>
          <w:marTop w:val="0"/>
          <w:marBottom w:val="0"/>
          <w:divBdr>
            <w:top w:val="none" w:sz="0" w:space="0" w:color="auto"/>
            <w:left w:val="none" w:sz="0" w:space="0" w:color="auto"/>
            <w:bottom w:val="none" w:sz="0" w:space="0" w:color="auto"/>
            <w:right w:val="none" w:sz="0" w:space="0" w:color="auto"/>
          </w:divBdr>
        </w:div>
        <w:div w:id="1569538029">
          <w:marLeft w:val="0"/>
          <w:marRight w:val="0"/>
          <w:marTop w:val="0"/>
          <w:marBottom w:val="0"/>
          <w:divBdr>
            <w:top w:val="none" w:sz="0" w:space="0" w:color="auto"/>
            <w:left w:val="none" w:sz="0" w:space="0" w:color="auto"/>
            <w:bottom w:val="none" w:sz="0" w:space="0" w:color="auto"/>
            <w:right w:val="none" w:sz="0" w:space="0" w:color="auto"/>
          </w:divBdr>
        </w:div>
        <w:div w:id="2034306718">
          <w:marLeft w:val="0"/>
          <w:marRight w:val="0"/>
          <w:marTop w:val="0"/>
          <w:marBottom w:val="0"/>
          <w:divBdr>
            <w:top w:val="none" w:sz="0" w:space="0" w:color="auto"/>
            <w:left w:val="none" w:sz="0" w:space="0" w:color="auto"/>
            <w:bottom w:val="none" w:sz="0" w:space="0" w:color="auto"/>
            <w:right w:val="none" w:sz="0" w:space="0" w:color="auto"/>
          </w:divBdr>
        </w:div>
        <w:div w:id="1524632436">
          <w:marLeft w:val="0"/>
          <w:marRight w:val="0"/>
          <w:marTop w:val="0"/>
          <w:marBottom w:val="0"/>
          <w:divBdr>
            <w:top w:val="none" w:sz="0" w:space="0" w:color="auto"/>
            <w:left w:val="none" w:sz="0" w:space="0" w:color="auto"/>
            <w:bottom w:val="none" w:sz="0" w:space="0" w:color="auto"/>
            <w:right w:val="none" w:sz="0" w:space="0" w:color="auto"/>
          </w:divBdr>
        </w:div>
        <w:div w:id="1840804030">
          <w:marLeft w:val="0"/>
          <w:marRight w:val="0"/>
          <w:marTop w:val="0"/>
          <w:marBottom w:val="0"/>
          <w:divBdr>
            <w:top w:val="none" w:sz="0" w:space="0" w:color="auto"/>
            <w:left w:val="none" w:sz="0" w:space="0" w:color="auto"/>
            <w:bottom w:val="none" w:sz="0" w:space="0" w:color="auto"/>
            <w:right w:val="none" w:sz="0" w:space="0" w:color="auto"/>
          </w:divBdr>
        </w:div>
        <w:div w:id="1169562485">
          <w:marLeft w:val="0"/>
          <w:marRight w:val="0"/>
          <w:marTop w:val="0"/>
          <w:marBottom w:val="0"/>
          <w:divBdr>
            <w:top w:val="none" w:sz="0" w:space="0" w:color="auto"/>
            <w:left w:val="none" w:sz="0" w:space="0" w:color="auto"/>
            <w:bottom w:val="none" w:sz="0" w:space="0" w:color="auto"/>
            <w:right w:val="none" w:sz="0" w:space="0" w:color="auto"/>
          </w:divBdr>
        </w:div>
        <w:div w:id="1801872941">
          <w:marLeft w:val="0"/>
          <w:marRight w:val="0"/>
          <w:marTop w:val="0"/>
          <w:marBottom w:val="0"/>
          <w:divBdr>
            <w:top w:val="none" w:sz="0" w:space="0" w:color="auto"/>
            <w:left w:val="none" w:sz="0" w:space="0" w:color="auto"/>
            <w:bottom w:val="none" w:sz="0" w:space="0" w:color="auto"/>
            <w:right w:val="none" w:sz="0" w:space="0" w:color="auto"/>
          </w:divBdr>
        </w:div>
        <w:div w:id="2013603783">
          <w:marLeft w:val="0"/>
          <w:marRight w:val="0"/>
          <w:marTop w:val="0"/>
          <w:marBottom w:val="0"/>
          <w:divBdr>
            <w:top w:val="none" w:sz="0" w:space="0" w:color="auto"/>
            <w:left w:val="none" w:sz="0" w:space="0" w:color="auto"/>
            <w:bottom w:val="none" w:sz="0" w:space="0" w:color="auto"/>
            <w:right w:val="none" w:sz="0" w:space="0" w:color="auto"/>
          </w:divBdr>
        </w:div>
        <w:div w:id="487132529">
          <w:marLeft w:val="0"/>
          <w:marRight w:val="0"/>
          <w:marTop w:val="0"/>
          <w:marBottom w:val="0"/>
          <w:divBdr>
            <w:top w:val="none" w:sz="0" w:space="0" w:color="auto"/>
            <w:left w:val="none" w:sz="0" w:space="0" w:color="auto"/>
            <w:bottom w:val="none" w:sz="0" w:space="0" w:color="auto"/>
            <w:right w:val="none" w:sz="0" w:space="0" w:color="auto"/>
          </w:divBdr>
        </w:div>
        <w:div w:id="943733738">
          <w:marLeft w:val="0"/>
          <w:marRight w:val="0"/>
          <w:marTop w:val="0"/>
          <w:marBottom w:val="0"/>
          <w:divBdr>
            <w:top w:val="none" w:sz="0" w:space="0" w:color="auto"/>
            <w:left w:val="none" w:sz="0" w:space="0" w:color="auto"/>
            <w:bottom w:val="none" w:sz="0" w:space="0" w:color="auto"/>
            <w:right w:val="none" w:sz="0" w:space="0" w:color="auto"/>
          </w:divBdr>
        </w:div>
        <w:div w:id="258175801">
          <w:marLeft w:val="0"/>
          <w:marRight w:val="0"/>
          <w:marTop w:val="0"/>
          <w:marBottom w:val="0"/>
          <w:divBdr>
            <w:top w:val="none" w:sz="0" w:space="0" w:color="auto"/>
            <w:left w:val="none" w:sz="0" w:space="0" w:color="auto"/>
            <w:bottom w:val="none" w:sz="0" w:space="0" w:color="auto"/>
            <w:right w:val="none" w:sz="0" w:space="0" w:color="auto"/>
          </w:divBdr>
        </w:div>
        <w:div w:id="2115900908">
          <w:marLeft w:val="0"/>
          <w:marRight w:val="0"/>
          <w:marTop w:val="0"/>
          <w:marBottom w:val="0"/>
          <w:divBdr>
            <w:top w:val="none" w:sz="0" w:space="0" w:color="auto"/>
            <w:left w:val="none" w:sz="0" w:space="0" w:color="auto"/>
            <w:bottom w:val="none" w:sz="0" w:space="0" w:color="auto"/>
            <w:right w:val="none" w:sz="0" w:space="0" w:color="auto"/>
          </w:divBdr>
        </w:div>
        <w:div w:id="343627844">
          <w:marLeft w:val="0"/>
          <w:marRight w:val="0"/>
          <w:marTop w:val="0"/>
          <w:marBottom w:val="0"/>
          <w:divBdr>
            <w:top w:val="none" w:sz="0" w:space="0" w:color="auto"/>
            <w:left w:val="none" w:sz="0" w:space="0" w:color="auto"/>
            <w:bottom w:val="none" w:sz="0" w:space="0" w:color="auto"/>
            <w:right w:val="none" w:sz="0" w:space="0" w:color="auto"/>
          </w:divBdr>
        </w:div>
        <w:div w:id="1162889993">
          <w:marLeft w:val="0"/>
          <w:marRight w:val="0"/>
          <w:marTop w:val="0"/>
          <w:marBottom w:val="0"/>
          <w:divBdr>
            <w:top w:val="none" w:sz="0" w:space="0" w:color="auto"/>
            <w:left w:val="none" w:sz="0" w:space="0" w:color="auto"/>
            <w:bottom w:val="none" w:sz="0" w:space="0" w:color="auto"/>
            <w:right w:val="none" w:sz="0" w:space="0" w:color="auto"/>
          </w:divBdr>
        </w:div>
        <w:div w:id="966860048">
          <w:marLeft w:val="0"/>
          <w:marRight w:val="0"/>
          <w:marTop w:val="0"/>
          <w:marBottom w:val="0"/>
          <w:divBdr>
            <w:top w:val="none" w:sz="0" w:space="0" w:color="auto"/>
            <w:left w:val="none" w:sz="0" w:space="0" w:color="auto"/>
            <w:bottom w:val="none" w:sz="0" w:space="0" w:color="auto"/>
            <w:right w:val="none" w:sz="0" w:space="0" w:color="auto"/>
          </w:divBdr>
        </w:div>
        <w:div w:id="2073040739">
          <w:marLeft w:val="0"/>
          <w:marRight w:val="0"/>
          <w:marTop w:val="0"/>
          <w:marBottom w:val="0"/>
          <w:divBdr>
            <w:top w:val="none" w:sz="0" w:space="0" w:color="auto"/>
            <w:left w:val="none" w:sz="0" w:space="0" w:color="auto"/>
            <w:bottom w:val="none" w:sz="0" w:space="0" w:color="auto"/>
            <w:right w:val="none" w:sz="0" w:space="0" w:color="auto"/>
          </w:divBdr>
        </w:div>
        <w:div w:id="1382245897">
          <w:marLeft w:val="0"/>
          <w:marRight w:val="0"/>
          <w:marTop w:val="0"/>
          <w:marBottom w:val="0"/>
          <w:divBdr>
            <w:top w:val="none" w:sz="0" w:space="0" w:color="auto"/>
            <w:left w:val="none" w:sz="0" w:space="0" w:color="auto"/>
            <w:bottom w:val="none" w:sz="0" w:space="0" w:color="auto"/>
            <w:right w:val="none" w:sz="0" w:space="0" w:color="auto"/>
          </w:divBdr>
        </w:div>
        <w:div w:id="411512522">
          <w:marLeft w:val="0"/>
          <w:marRight w:val="0"/>
          <w:marTop w:val="0"/>
          <w:marBottom w:val="0"/>
          <w:divBdr>
            <w:top w:val="none" w:sz="0" w:space="0" w:color="auto"/>
            <w:left w:val="none" w:sz="0" w:space="0" w:color="auto"/>
            <w:bottom w:val="none" w:sz="0" w:space="0" w:color="auto"/>
            <w:right w:val="none" w:sz="0" w:space="0" w:color="auto"/>
          </w:divBdr>
        </w:div>
        <w:div w:id="124465688">
          <w:marLeft w:val="0"/>
          <w:marRight w:val="0"/>
          <w:marTop w:val="0"/>
          <w:marBottom w:val="0"/>
          <w:divBdr>
            <w:top w:val="none" w:sz="0" w:space="0" w:color="auto"/>
            <w:left w:val="none" w:sz="0" w:space="0" w:color="auto"/>
            <w:bottom w:val="none" w:sz="0" w:space="0" w:color="auto"/>
            <w:right w:val="none" w:sz="0" w:space="0" w:color="auto"/>
          </w:divBdr>
        </w:div>
        <w:div w:id="1377655427">
          <w:marLeft w:val="0"/>
          <w:marRight w:val="0"/>
          <w:marTop w:val="0"/>
          <w:marBottom w:val="0"/>
          <w:divBdr>
            <w:top w:val="none" w:sz="0" w:space="0" w:color="auto"/>
            <w:left w:val="none" w:sz="0" w:space="0" w:color="auto"/>
            <w:bottom w:val="none" w:sz="0" w:space="0" w:color="auto"/>
            <w:right w:val="none" w:sz="0" w:space="0" w:color="auto"/>
          </w:divBdr>
        </w:div>
        <w:div w:id="1812095378">
          <w:marLeft w:val="0"/>
          <w:marRight w:val="0"/>
          <w:marTop w:val="0"/>
          <w:marBottom w:val="0"/>
          <w:divBdr>
            <w:top w:val="none" w:sz="0" w:space="0" w:color="auto"/>
            <w:left w:val="none" w:sz="0" w:space="0" w:color="auto"/>
            <w:bottom w:val="none" w:sz="0" w:space="0" w:color="auto"/>
            <w:right w:val="none" w:sz="0" w:space="0" w:color="auto"/>
          </w:divBdr>
        </w:div>
        <w:div w:id="1056591772">
          <w:marLeft w:val="0"/>
          <w:marRight w:val="0"/>
          <w:marTop w:val="0"/>
          <w:marBottom w:val="0"/>
          <w:divBdr>
            <w:top w:val="none" w:sz="0" w:space="0" w:color="auto"/>
            <w:left w:val="none" w:sz="0" w:space="0" w:color="auto"/>
            <w:bottom w:val="none" w:sz="0" w:space="0" w:color="auto"/>
            <w:right w:val="none" w:sz="0" w:space="0" w:color="auto"/>
          </w:divBdr>
        </w:div>
        <w:div w:id="642395051">
          <w:marLeft w:val="0"/>
          <w:marRight w:val="0"/>
          <w:marTop w:val="0"/>
          <w:marBottom w:val="0"/>
          <w:divBdr>
            <w:top w:val="none" w:sz="0" w:space="0" w:color="auto"/>
            <w:left w:val="none" w:sz="0" w:space="0" w:color="auto"/>
            <w:bottom w:val="none" w:sz="0" w:space="0" w:color="auto"/>
            <w:right w:val="none" w:sz="0" w:space="0" w:color="auto"/>
          </w:divBdr>
        </w:div>
        <w:div w:id="1235510046">
          <w:marLeft w:val="0"/>
          <w:marRight w:val="0"/>
          <w:marTop w:val="0"/>
          <w:marBottom w:val="0"/>
          <w:divBdr>
            <w:top w:val="none" w:sz="0" w:space="0" w:color="auto"/>
            <w:left w:val="none" w:sz="0" w:space="0" w:color="auto"/>
            <w:bottom w:val="none" w:sz="0" w:space="0" w:color="auto"/>
            <w:right w:val="none" w:sz="0" w:space="0" w:color="auto"/>
          </w:divBdr>
        </w:div>
        <w:div w:id="373501904">
          <w:marLeft w:val="0"/>
          <w:marRight w:val="0"/>
          <w:marTop w:val="0"/>
          <w:marBottom w:val="0"/>
          <w:divBdr>
            <w:top w:val="none" w:sz="0" w:space="0" w:color="auto"/>
            <w:left w:val="none" w:sz="0" w:space="0" w:color="auto"/>
            <w:bottom w:val="none" w:sz="0" w:space="0" w:color="auto"/>
            <w:right w:val="none" w:sz="0" w:space="0" w:color="auto"/>
          </w:divBdr>
        </w:div>
        <w:div w:id="1310595522">
          <w:marLeft w:val="0"/>
          <w:marRight w:val="0"/>
          <w:marTop w:val="0"/>
          <w:marBottom w:val="0"/>
          <w:divBdr>
            <w:top w:val="none" w:sz="0" w:space="0" w:color="auto"/>
            <w:left w:val="none" w:sz="0" w:space="0" w:color="auto"/>
            <w:bottom w:val="none" w:sz="0" w:space="0" w:color="auto"/>
            <w:right w:val="none" w:sz="0" w:space="0" w:color="auto"/>
          </w:divBdr>
        </w:div>
        <w:div w:id="1171457200">
          <w:marLeft w:val="0"/>
          <w:marRight w:val="0"/>
          <w:marTop w:val="0"/>
          <w:marBottom w:val="0"/>
          <w:divBdr>
            <w:top w:val="none" w:sz="0" w:space="0" w:color="auto"/>
            <w:left w:val="none" w:sz="0" w:space="0" w:color="auto"/>
            <w:bottom w:val="none" w:sz="0" w:space="0" w:color="auto"/>
            <w:right w:val="none" w:sz="0" w:space="0" w:color="auto"/>
          </w:divBdr>
        </w:div>
        <w:div w:id="1710183754">
          <w:marLeft w:val="0"/>
          <w:marRight w:val="0"/>
          <w:marTop w:val="0"/>
          <w:marBottom w:val="0"/>
          <w:divBdr>
            <w:top w:val="none" w:sz="0" w:space="0" w:color="auto"/>
            <w:left w:val="none" w:sz="0" w:space="0" w:color="auto"/>
            <w:bottom w:val="none" w:sz="0" w:space="0" w:color="auto"/>
            <w:right w:val="none" w:sz="0" w:space="0" w:color="auto"/>
          </w:divBdr>
        </w:div>
        <w:div w:id="434710556">
          <w:marLeft w:val="0"/>
          <w:marRight w:val="0"/>
          <w:marTop w:val="0"/>
          <w:marBottom w:val="0"/>
          <w:divBdr>
            <w:top w:val="none" w:sz="0" w:space="0" w:color="auto"/>
            <w:left w:val="none" w:sz="0" w:space="0" w:color="auto"/>
            <w:bottom w:val="none" w:sz="0" w:space="0" w:color="auto"/>
            <w:right w:val="none" w:sz="0" w:space="0" w:color="auto"/>
          </w:divBdr>
        </w:div>
        <w:div w:id="1031882845">
          <w:marLeft w:val="0"/>
          <w:marRight w:val="0"/>
          <w:marTop w:val="0"/>
          <w:marBottom w:val="0"/>
          <w:divBdr>
            <w:top w:val="none" w:sz="0" w:space="0" w:color="auto"/>
            <w:left w:val="none" w:sz="0" w:space="0" w:color="auto"/>
            <w:bottom w:val="none" w:sz="0" w:space="0" w:color="auto"/>
            <w:right w:val="none" w:sz="0" w:space="0" w:color="auto"/>
          </w:divBdr>
        </w:div>
        <w:div w:id="1156343467">
          <w:marLeft w:val="0"/>
          <w:marRight w:val="0"/>
          <w:marTop w:val="0"/>
          <w:marBottom w:val="0"/>
          <w:divBdr>
            <w:top w:val="none" w:sz="0" w:space="0" w:color="auto"/>
            <w:left w:val="none" w:sz="0" w:space="0" w:color="auto"/>
            <w:bottom w:val="none" w:sz="0" w:space="0" w:color="auto"/>
            <w:right w:val="none" w:sz="0" w:space="0" w:color="auto"/>
          </w:divBdr>
        </w:div>
        <w:div w:id="1324352082">
          <w:marLeft w:val="0"/>
          <w:marRight w:val="0"/>
          <w:marTop w:val="0"/>
          <w:marBottom w:val="0"/>
          <w:divBdr>
            <w:top w:val="none" w:sz="0" w:space="0" w:color="auto"/>
            <w:left w:val="none" w:sz="0" w:space="0" w:color="auto"/>
            <w:bottom w:val="none" w:sz="0" w:space="0" w:color="auto"/>
            <w:right w:val="none" w:sz="0" w:space="0" w:color="auto"/>
          </w:divBdr>
        </w:div>
        <w:div w:id="2098747306">
          <w:marLeft w:val="0"/>
          <w:marRight w:val="0"/>
          <w:marTop w:val="0"/>
          <w:marBottom w:val="0"/>
          <w:divBdr>
            <w:top w:val="none" w:sz="0" w:space="0" w:color="auto"/>
            <w:left w:val="none" w:sz="0" w:space="0" w:color="auto"/>
            <w:bottom w:val="none" w:sz="0" w:space="0" w:color="auto"/>
            <w:right w:val="none" w:sz="0" w:space="0" w:color="auto"/>
          </w:divBdr>
        </w:div>
        <w:div w:id="697004643">
          <w:marLeft w:val="0"/>
          <w:marRight w:val="0"/>
          <w:marTop w:val="0"/>
          <w:marBottom w:val="0"/>
          <w:divBdr>
            <w:top w:val="none" w:sz="0" w:space="0" w:color="auto"/>
            <w:left w:val="none" w:sz="0" w:space="0" w:color="auto"/>
            <w:bottom w:val="none" w:sz="0" w:space="0" w:color="auto"/>
            <w:right w:val="none" w:sz="0" w:space="0" w:color="auto"/>
          </w:divBdr>
        </w:div>
        <w:div w:id="1698656925">
          <w:marLeft w:val="0"/>
          <w:marRight w:val="0"/>
          <w:marTop w:val="0"/>
          <w:marBottom w:val="0"/>
          <w:divBdr>
            <w:top w:val="none" w:sz="0" w:space="0" w:color="auto"/>
            <w:left w:val="none" w:sz="0" w:space="0" w:color="auto"/>
            <w:bottom w:val="none" w:sz="0" w:space="0" w:color="auto"/>
            <w:right w:val="none" w:sz="0" w:space="0" w:color="auto"/>
          </w:divBdr>
        </w:div>
        <w:div w:id="245574542">
          <w:marLeft w:val="0"/>
          <w:marRight w:val="0"/>
          <w:marTop w:val="0"/>
          <w:marBottom w:val="0"/>
          <w:divBdr>
            <w:top w:val="none" w:sz="0" w:space="0" w:color="auto"/>
            <w:left w:val="none" w:sz="0" w:space="0" w:color="auto"/>
            <w:bottom w:val="none" w:sz="0" w:space="0" w:color="auto"/>
            <w:right w:val="none" w:sz="0" w:space="0" w:color="auto"/>
          </w:divBdr>
        </w:div>
        <w:div w:id="230163205">
          <w:marLeft w:val="0"/>
          <w:marRight w:val="0"/>
          <w:marTop w:val="0"/>
          <w:marBottom w:val="0"/>
          <w:divBdr>
            <w:top w:val="none" w:sz="0" w:space="0" w:color="auto"/>
            <w:left w:val="none" w:sz="0" w:space="0" w:color="auto"/>
            <w:bottom w:val="none" w:sz="0" w:space="0" w:color="auto"/>
            <w:right w:val="none" w:sz="0" w:space="0" w:color="auto"/>
          </w:divBdr>
        </w:div>
        <w:div w:id="1890342060">
          <w:marLeft w:val="0"/>
          <w:marRight w:val="0"/>
          <w:marTop w:val="0"/>
          <w:marBottom w:val="0"/>
          <w:divBdr>
            <w:top w:val="none" w:sz="0" w:space="0" w:color="auto"/>
            <w:left w:val="none" w:sz="0" w:space="0" w:color="auto"/>
            <w:bottom w:val="none" w:sz="0" w:space="0" w:color="auto"/>
            <w:right w:val="none" w:sz="0" w:space="0" w:color="auto"/>
          </w:divBdr>
        </w:div>
        <w:div w:id="2103606882">
          <w:marLeft w:val="0"/>
          <w:marRight w:val="0"/>
          <w:marTop w:val="0"/>
          <w:marBottom w:val="0"/>
          <w:divBdr>
            <w:top w:val="none" w:sz="0" w:space="0" w:color="auto"/>
            <w:left w:val="none" w:sz="0" w:space="0" w:color="auto"/>
            <w:bottom w:val="none" w:sz="0" w:space="0" w:color="auto"/>
            <w:right w:val="none" w:sz="0" w:space="0" w:color="auto"/>
          </w:divBdr>
        </w:div>
        <w:div w:id="471948717">
          <w:marLeft w:val="0"/>
          <w:marRight w:val="0"/>
          <w:marTop w:val="0"/>
          <w:marBottom w:val="0"/>
          <w:divBdr>
            <w:top w:val="none" w:sz="0" w:space="0" w:color="auto"/>
            <w:left w:val="none" w:sz="0" w:space="0" w:color="auto"/>
            <w:bottom w:val="none" w:sz="0" w:space="0" w:color="auto"/>
            <w:right w:val="none" w:sz="0" w:space="0" w:color="auto"/>
          </w:divBdr>
        </w:div>
        <w:div w:id="1351178729">
          <w:marLeft w:val="0"/>
          <w:marRight w:val="0"/>
          <w:marTop w:val="0"/>
          <w:marBottom w:val="0"/>
          <w:divBdr>
            <w:top w:val="none" w:sz="0" w:space="0" w:color="auto"/>
            <w:left w:val="none" w:sz="0" w:space="0" w:color="auto"/>
            <w:bottom w:val="none" w:sz="0" w:space="0" w:color="auto"/>
            <w:right w:val="none" w:sz="0" w:space="0" w:color="auto"/>
          </w:divBdr>
        </w:div>
        <w:div w:id="1841264811">
          <w:marLeft w:val="0"/>
          <w:marRight w:val="0"/>
          <w:marTop w:val="0"/>
          <w:marBottom w:val="0"/>
          <w:divBdr>
            <w:top w:val="none" w:sz="0" w:space="0" w:color="auto"/>
            <w:left w:val="none" w:sz="0" w:space="0" w:color="auto"/>
            <w:bottom w:val="none" w:sz="0" w:space="0" w:color="auto"/>
            <w:right w:val="none" w:sz="0" w:space="0" w:color="auto"/>
          </w:divBdr>
        </w:div>
        <w:div w:id="1481382399">
          <w:marLeft w:val="0"/>
          <w:marRight w:val="0"/>
          <w:marTop w:val="0"/>
          <w:marBottom w:val="0"/>
          <w:divBdr>
            <w:top w:val="none" w:sz="0" w:space="0" w:color="auto"/>
            <w:left w:val="none" w:sz="0" w:space="0" w:color="auto"/>
            <w:bottom w:val="none" w:sz="0" w:space="0" w:color="auto"/>
            <w:right w:val="none" w:sz="0" w:space="0" w:color="auto"/>
          </w:divBdr>
        </w:div>
        <w:div w:id="1734039618">
          <w:marLeft w:val="0"/>
          <w:marRight w:val="0"/>
          <w:marTop w:val="0"/>
          <w:marBottom w:val="0"/>
          <w:divBdr>
            <w:top w:val="none" w:sz="0" w:space="0" w:color="auto"/>
            <w:left w:val="none" w:sz="0" w:space="0" w:color="auto"/>
            <w:bottom w:val="none" w:sz="0" w:space="0" w:color="auto"/>
            <w:right w:val="none" w:sz="0" w:space="0" w:color="auto"/>
          </w:divBdr>
        </w:div>
        <w:div w:id="1978490726">
          <w:marLeft w:val="0"/>
          <w:marRight w:val="0"/>
          <w:marTop w:val="0"/>
          <w:marBottom w:val="0"/>
          <w:divBdr>
            <w:top w:val="none" w:sz="0" w:space="0" w:color="auto"/>
            <w:left w:val="none" w:sz="0" w:space="0" w:color="auto"/>
            <w:bottom w:val="none" w:sz="0" w:space="0" w:color="auto"/>
            <w:right w:val="none" w:sz="0" w:space="0" w:color="auto"/>
          </w:divBdr>
        </w:div>
        <w:div w:id="1647971613">
          <w:marLeft w:val="0"/>
          <w:marRight w:val="0"/>
          <w:marTop w:val="0"/>
          <w:marBottom w:val="0"/>
          <w:divBdr>
            <w:top w:val="none" w:sz="0" w:space="0" w:color="auto"/>
            <w:left w:val="none" w:sz="0" w:space="0" w:color="auto"/>
            <w:bottom w:val="none" w:sz="0" w:space="0" w:color="auto"/>
            <w:right w:val="none" w:sz="0" w:space="0" w:color="auto"/>
          </w:divBdr>
        </w:div>
        <w:div w:id="507795454">
          <w:marLeft w:val="0"/>
          <w:marRight w:val="0"/>
          <w:marTop w:val="0"/>
          <w:marBottom w:val="0"/>
          <w:divBdr>
            <w:top w:val="none" w:sz="0" w:space="0" w:color="auto"/>
            <w:left w:val="none" w:sz="0" w:space="0" w:color="auto"/>
            <w:bottom w:val="none" w:sz="0" w:space="0" w:color="auto"/>
            <w:right w:val="none" w:sz="0" w:space="0" w:color="auto"/>
          </w:divBdr>
        </w:div>
        <w:div w:id="1270773890">
          <w:marLeft w:val="0"/>
          <w:marRight w:val="0"/>
          <w:marTop w:val="0"/>
          <w:marBottom w:val="0"/>
          <w:divBdr>
            <w:top w:val="none" w:sz="0" w:space="0" w:color="auto"/>
            <w:left w:val="none" w:sz="0" w:space="0" w:color="auto"/>
            <w:bottom w:val="none" w:sz="0" w:space="0" w:color="auto"/>
            <w:right w:val="none" w:sz="0" w:space="0" w:color="auto"/>
          </w:divBdr>
        </w:div>
        <w:div w:id="1080904657">
          <w:marLeft w:val="0"/>
          <w:marRight w:val="0"/>
          <w:marTop w:val="0"/>
          <w:marBottom w:val="0"/>
          <w:divBdr>
            <w:top w:val="none" w:sz="0" w:space="0" w:color="auto"/>
            <w:left w:val="none" w:sz="0" w:space="0" w:color="auto"/>
            <w:bottom w:val="none" w:sz="0" w:space="0" w:color="auto"/>
            <w:right w:val="none" w:sz="0" w:space="0" w:color="auto"/>
          </w:divBdr>
        </w:div>
        <w:div w:id="523249682">
          <w:marLeft w:val="0"/>
          <w:marRight w:val="0"/>
          <w:marTop w:val="0"/>
          <w:marBottom w:val="0"/>
          <w:divBdr>
            <w:top w:val="none" w:sz="0" w:space="0" w:color="auto"/>
            <w:left w:val="none" w:sz="0" w:space="0" w:color="auto"/>
            <w:bottom w:val="none" w:sz="0" w:space="0" w:color="auto"/>
            <w:right w:val="none" w:sz="0" w:space="0" w:color="auto"/>
          </w:divBdr>
        </w:div>
        <w:div w:id="1301182919">
          <w:marLeft w:val="0"/>
          <w:marRight w:val="0"/>
          <w:marTop w:val="0"/>
          <w:marBottom w:val="0"/>
          <w:divBdr>
            <w:top w:val="none" w:sz="0" w:space="0" w:color="auto"/>
            <w:left w:val="none" w:sz="0" w:space="0" w:color="auto"/>
            <w:bottom w:val="none" w:sz="0" w:space="0" w:color="auto"/>
            <w:right w:val="none" w:sz="0" w:space="0" w:color="auto"/>
          </w:divBdr>
        </w:div>
        <w:div w:id="2135175961">
          <w:marLeft w:val="0"/>
          <w:marRight w:val="0"/>
          <w:marTop w:val="0"/>
          <w:marBottom w:val="0"/>
          <w:divBdr>
            <w:top w:val="none" w:sz="0" w:space="0" w:color="auto"/>
            <w:left w:val="none" w:sz="0" w:space="0" w:color="auto"/>
            <w:bottom w:val="none" w:sz="0" w:space="0" w:color="auto"/>
            <w:right w:val="none" w:sz="0" w:space="0" w:color="auto"/>
          </w:divBdr>
        </w:div>
        <w:div w:id="1722052726">
          <w:marLeft w:val="0"/>
          <w:marRight w:val="0"/>
          <w:marTop w:val="0"/>
          <w:marBottom w:val="0"/>
          <w:divBdr>
            <w:top w:val="none" w:sz="0" w:space="0" w:color="auto"/>
            <w:left w:val="none" w:sz="0" w:space="0" w:color="auto"/>
            <w:bottom w:val="none" w:sz="0" w:space="0" w:color="auto"/>
            <w:right w:val="none" w:sz="0" w:space="0" w:color="auto"/>
          </w:divBdr>
        </w:div>
        <w:div w:id="2127458616">
          <w:marLeft w:val="0"/>
          <w:marRight w:val="0"/>
          <w:marTop w:val="0"/>
          <w:marBottom w:val="0"/>
          <w:divBdr>
            <w:top w:val="none" w:sz="0" w:space="0" w:color="auto"/>
            <w:left w:val="none" w:sz="0" w:space="0" w:color="auto"/>
            <w:bottom w:val="none" w:sz="0" w:space="0" w:color="auto"/>
            <w:right w:val="none" w:sz="0" w:space="0" w:color="auto"/>
          </w:divBdr>
        </w:div>
        <w:div w:id="480467984">
          <w:marLeft w:val="0"/>
          <w:marRight w:val="0"/>
          <w:marTop w:val="0"/>
          <w:marBottom w:val="0"/>
          <w:divBdr>
            <w:top w:val="none" w:sz="0" w:space="0" w:color="auto"/>
            <w:left w:val="none" w:sz="0" w:space="0" w:color="auto"/>
            <w:bottom w:val="none" w:sz="0" w:space="0" w:color="auto"/>
            <w:right w:val="none" w:sz="0" w:space="0" w:color="auto"/>
          </w:divBdr>
        </w:div>
        <w:div w:id="2073575832">
          <w:marLeft w:val="0"/>
          <w:marRight w:val="0"/>
          <w:marTop w:val="0"/>
          <w:marBottom w:val="0"/>
          <w:divBdr>
            <w:top w:val="none" w:sz="0" w:space="0" w:color="auto"/>
            <w:left w:val="none" w:sz="0" w:space="0" w:color="auto"/>
            <w:bottom w:val="none" w:sz="0" w:space="0" w:color="auto"/>
            <w:right w:val="none" w:sz="0" w:space="0" w:color="auto"/>
          </w:divBdr>
        </w:div>
        <w:div w:id="42681228">
          <w:marLeft w:val="0"/>
          <w:marRight w:val="0"/>
          <w:marTop w:val="0"/>
          <w:marBottom w:val="0"/>
          <w:divBdr>
            <w:top w:val="none" w:sz="0" w:space="0" w:color="auto"/>
            <w:left w:val="none" w:sz="0" w:space="0" w:color="auto"/>
            <w:bottom w:val="none" w:sz="0" w:space="0" w:color="auto"/>
            <w:right w:val="none" w:sz="0" w:space="0" w:color="auto"/>
          </w:divBdr>
        </w:div>
        <w:div w:id="1865165054">
          <w:marLeft w:val="0"/>
          <w:marRight w:val="0"/>
          <w:marTop w:val="0"/>
          <w:marBottom w:val="0"/>
          <w:divBdr>
            <w:top w:val="none" w:sz="0" w:space="0" w:color="auto"/>
            <w:left w:val="none" w:sz="0" w:space="0" w:color="auto"/>
            <w:bottom w:val="none" w:sz="0" w:space="0" w:color="auto"/>
            <w:right w:val="none" w:sz="0" w:space="0" w:color="auto"/>
          </w:divBdr>
        </w:div>
        <w:div w:id="557784039">
          <w:marLeft w:val="0"/>
          <w:marRight w:val="0"/>
          <w:marTop w:val="0"/>
          <w:marBottom w:val="0"/>
          <w:divBdr>
            <w:top w:val="none" w:sz="0" w:space="0" w:color="auto"/>
            <w:left w:val="none" w:sz="0" w:space="0" w:color="auto"/>
            <w:bottom w:val="none" w:sz="0" w:space="0" w:color="auto"/>
            <w:right w:val="none" w:sz="0" w:space="0" w:color="auto"/>
          </w:divBdr>
        </w:div>
        <w:div w:id="240454267">
          <w:marLeft w:val="0"/>
          <w:marRight w:val="0"/>
          <w:marTop w:val="0"/>
          <w:marBottom w:val="0"/>
          <w:divBdr>
            <w:top w:val="none" w:sz="0" w:space="0" w:color="auto"/>
            <w:left w:val="none" w:sz="0" w:space="0" w:color="auto"/>
            <w:bottom w:val="none" w:sz="0" w:space="0" w:color="auto"/>
            <w:right w:val="none" w:sz="0" w:space="0" w:color="auto"/>
          </w:divBdr>
        </w:div>
        <w:div w:id="689919845">
          <w:marLeft w:val="0"/>
          <w:marRight w:val="0"/>
          <w:marTop w:val="0"/>
          <w:marBottom w:val="0"/>
          <w:divBdr>
            <w:top w:val="none" w:sz="0" w:space="0" w:color="auto"/>
            <w:left w:val="none" w:sz="0" w:space="0" w:color="auto"/>
            <w:bottom w:val="none" w:sz="0" w:space="0" w:color="auto"/>
            <w:right w:val="none" w:sz="0" w:space="0" w:color="auto"/>
          </w:divBdr>
        </w:div>
        <w:div w:id="1521313429">
          <w:marLeft w:val="0"/>
          <w:marRight w:val="0"/>
          <w:marTop w:val="0"/>
          <w:marBottom w:val="0"/>
          <w:divBdr>
            <w:top w:val="none" w:sz="0" w:space="0" w:color="auto"/>
            <w:left w:val="none" w:sz="0" w:space="0" w:color="auto"/>
            <w:bottom w:val="none" w:sz="0" w:space="0" w:color="auto"/>
            <w:right w:val="none" w:sz="0" w:space="0" w:color="auto"/>
          </w:divBdr>
        </w:div>
        <w:div w:id="2090345011">
          <w:marLeft w:val="0"/>
          <w:marRight w:val="0"/>
          <w:marTop w:val="0"/>
          <w:marBottom w:val="0"/>
          <w:divBdr>
            <w:top w:val="none" w:sz="0" w:space="0" w:color="auto"/>
            <w:left w:val="none" w:sz="0" w:space="0" w:color="auto"/>
            <w:bottom w:val="none" w:sz="0" w:space="0" w:color="auto"/>
            <w:right w:val="none" w:sz="0" w:space="0" w:color="auto"/>
          </w:divBdr>
        </w:div>
        <w:div w:id="220486721">
          <w:marLeft w:val="0"/>
          <w:marRight w:val="0"/>
          <w:marTop w:val="0"/>
          <w:marBottom w:val="0"/>
          <w:divBdr>
            <w:top w:val="none" w:sz="0" w:space="0" w:color="auto"/>
            <w:left w:val="none" w:sz="0" w:space="0" w:color="auto"/>
            <w:bottom w:val="none" w:sz="0" w:space="0" w:color="auto"/>
            <w:right w:val="none" w:sz="0" w:space="0" w:color="auto"/>
          </w:divBdr>
        </w:div>
        <w:div w:id="1056507980">
          <w:marLeft w:val="0"/>
          <w:marRight w:val="0"/>
          <w:marTop w:val="0"/>
          <w:marBottom w:val="0"/>
          <w:divBdr>
            <w:top w:val="none" w:sz="0" w:space="0" w:color="auto"/>
            <w:left w:val="none" w:sz="0" w:space="0" w:color="auto"/>
            <w:bottom w:val="none" w:sz="0" w:space="0" w:color="auto"/>
            <w:right w:val="none" w:sz="0" w:space="0" w:color="auto"/>
          </w:divBdr>
        </w:div>
        <w:div w:id="1312248019">
          <w:marLeft w:val="0"/>
          <w:marRight w:val="0"/>
          <w:marTop w:val="0"/>
          <w:marBottom w:val="0"/>
          <w:divBdr>
            <w:top w:val="none" w:sz="0" w:space="0" w:color="auto"/>
            <w:left w:val="none" w:sz="0" w:space="0" w:color="auto"/>
            <w:bottom w:val="none" w:sz="0" w:space="0" w:color="auto"/>
            <w:right w:val="none" w:sz="0" w:space="0" w:color="auto"/>
          </w:divBdr>
        </w:div>
        <w:div w:id="1314485544">
          <w:marLeft w:val="0"/>
          <w:marRight w:val="0"/>
          <w:marTop w:val="0"/>
          <w:marBottom w:val="0"/>
          <w:divBdr>
            <w:top w:val="none" w:sz="0" w:space="0" w:color="auto"/>
            <w:left w:val="none" w:sz="0" w:space="0" w:color="auto"/>
            <w:bottom w:val="none" w:sz="0" w:space="0" w:color="auto"/>
            <w:right w:val="none" w:sz="0" w:space="0" w:color="auto"/>
          </w:divBdr>
        </w:div>
        <w:div w:id="989750844">
          <w:marLeft w:val="0"/>
          <w:marRight w:val="0"/>
          <w:marTop w:val="0"/>
          <w:marBottom w:val="0"/>
          <w:divBdr>
            <w:top w:val="none" w:sz="0" w:space="0" w:color="auto"/>
            <w:left w:val="none" w:sz="0" w:space="0" w:color="auto"/>
            <w:bottom w:val="none" w:sz="0" w:space="0" w:color="auto"/>
            <w:right w:val="none" w:sz="0" w:space="0" w:color="auto"/>
          </w:divBdr>
        </w:div>
        <w:div w:id="934484287">
          <w:marLeft w:val="0"/>
          <w:marRight w:val="0"/>
          <w:marTop w:val="0"/>
          <w:marBottom w:val="0"/>
          <w:divBdr>
            <w:top w:val="none" w:sz="0" w:space="0" w:color="auto"/>
            <w:left w:val="none" w:sz="0" w:space="0" w:color="auto"/>
            <w:bottom w:val="none" w:sz="0" w:space="0" w:color="auto"/>
            <w:right w:val="none" w:sz="0" w:space="0" w:color="auto"/>
          </w:divBdr>
        </w:div>
        <w:div w:id="473378393">
          <w:marLeft w:val="0"/>
          <w:marRight w:val="0"/>
          <w:marTop w:val="0"/>
          <w:marBottom w:val="0"/>
          <w:divBdr>
            <w:top w:val="none" w:sz="0" w:space="0" w:color="auto"/>
            <w:left w:val="none" w:sz="0" w:space="0" w:color="auto"/>
            <w:bottom w:val="none" w:sz="0" w:space="0" w:color="auto"/>
            <w:right w:val="none" w:sz="0" w:space="0" w:color="auto"/>
          </w:divBdr>
        </w:div>
        <w:div w:id="408041276">
          <w:marLeft w:val="0"/>
          <w:marRight w:val="0"/>
          <w:marTop w:val="0"/>
          <w:marBottom w:val="0"/>
          <w:divBdr>
            <w:top w:val="none" w:sz="0" w:space="0" w:color="auto"/>
            <w:left w:val="none" w:sz="0" w:space="0" w:color="auto"/>
            <w:bottom w:val="none" w:sz="0" w:space="0" w:color="auto"/>
            <w:right w:val="none" w:sz="0" w:space="0" w:color="auto"/>
          </w:divBdr>
        </w:div>
        <w:div w:id="164591865">
          <w:marLeft w:val="0"/>
          <w:marRight w:val="0"/>
          <w:marTop w:val="0"/>
          <w:marBottom w:val="0"/>
          <w:divBdr>
            <w:top w:val="none" w:sz="0" w:space="0" w:color="auto"/>
            <w:left w:val="none" w:sz="0" w:space="0" w:color="auto"/>
            <w:bottom w:val="none" w:sz="0" w:space="0" w:color="auto"/>
            <w:right w:val="none" w:sz="0" w:space="0" w:color="auto"/>
          </w:divBdr>
        </w:div>
        <w:div w:id="160853816">
          <w:marLeft w:val="0"/>
          <w:marRight w:val="0"/>
          <w:marTop w:val="0"/>
          <w:marBottom w:val="0"/>
          <w:divBdr>
            <w:top w:val="none" w:sz="0" w:space="0" w:color="auto"/>
            <w:left w:val="none" w:sz="0" w:space="0" w:color="auto"/>
            <w:bottom w:val="none" w:sz="0" w:space="0" w:color="auto"/>
            <w:right w:val="none" w:sz="0" w:space="0" w:color="auto"/>
          </w:divBdr>
        </w:div>
        <w:div w:id="1645432757">
          <w:marLeft w:val="0"/>
          <w:marRight w:val="0"/>
          <w:marTop w:val="0"/>
          <w:marBottom w:val="0"/>
          <w:divBdr>
            <w:top w:val="none" w:sz="0" w:space="0" w:color="auto"/>
            <w:left w:val="none" w:sz="0" w:space="0" w:color="auto"/>
            <w:bottom w:val="none" w:sz="0" w:space="0" w:color="auto"/>
            <w:right w:val="none" w:sz="0" w:space="0" w:color="auto"/>
          </w:divBdr>
        </w:div>
        <w:div w:id="1606881178">
          <w:marLeft w:val="0"/>
          <w:marRight w:val="0"/>
          <w:marTop w:val="0"/>
          <w:marBottom w:val="0"/>
          <w:divBdr>
            <w:top w:val="none" w:sz="0" w:space="0" w:color="auto"/>
            <w:left w:val="none" w:sz="0" w:space="0" w:color="auto"/>
            <w:bottom w:val="none" w:sz="0" w:space="0" w:color="auto"/>
            <w:right w:val="none" w:sz="0" w:space="0" w:color="auto"/>
          </w:divBdr>
        </w:div>
        <w:div w:id="10960003">
          <w:marLeft w:val="0"/>
          <w:marRight w:val="0"/>
          <w:marTop w:val="0"/>
          <w:marBottom w:val="0"/>
          <w:divBdr>
            <w:top w:val="none" w:sz="0" w:space="0" w:color="auto"/>
            <w:left w:val="none" w:sz="0" w:space="0" w:color="auto"/>
            <w:bottom w:val="none" w:sz="0" w:space="0" w:color="auto"/>
            <w:right w:val="none" w:sz="0" w:space="0" w:color="auto"/>
          </w:divBdr>
        </w:div>
        <w:div w:id="227615595">
          <w:marLeft w:val="0"/>
          <w:marRight w:val="0"/>
          <w:marTop w:val="0"/>
          <w:marBottom w:val="0"/>
          <w:divBdr>
            <w:top w:val="none" w:sz="0" w:space="0" w:color="auto"/>
            <w:left w:val="none" w:sz="0" w:space="0" w:color="auto"/>
            <w:bottom w:val="none" w:sz="0" w:space="0" w:color="auto"/>
            <w:right w:val="none" w:sz="0" w:space="0" w:color="auto"/>
          </w:divBdr>
        </w:div>
        <w:div w:id="1281914078">
          <w:marLeft w:val="0"/>
          <w:marRight w:val="0"/>
          <w:marTop w:val="0"/>
          <w:marBottom w:val="0"/>
          <w:divBdr>
            <w:top w:val="none" w:sz="0" w:space="0" w:color="auto"/>
            <w:left w:val="none" w:sz="0" w:space="0" w:color="auto"/>
            <w:bottom w:val="none" w:sz="0" w:space="0" w:color="auto"/>
            <w:right w:val="none" w:sz="0" w:space="0" w:color="auto"/>
          </w:divBdr>
        </w:div>
      </w:divsChild>
    </w:div>
    <w:div w:id="1930191485">
      <w:bodyDiv w:val="1"/>
      <w:marLeft w:val="0"/>
      <w:marRight w:val="0"/>
      <w:marTop w:val="0"/>
      <w:marBottom w:val="0"/>
      <w:divBdr>
        <w:top w:val="none" w:sz="0" w:space="0" w:color="auto"/>
        <w:left w:val="none" w:sz="0" w:space="0" w:color="auto"/>
        <w:bottom w:val="none" w:sz="0" w:space="0" w:color="auto"/>
        <w:right w:val="none" w:sz="0" w:space="0" w:color="auto"/>
      </w:divBdr>
    </w:div>
    <w:div w:id="1987126285">
      <w:bodyDiv w:val="1"/>
      <w:marLeft w:val="0"/>
      <w:marRight w:val="0"/>
      <w:marTop w:val="0"/>
      <w:marBottom w:val="0"/>
      <w:divBdr>
        <w:top w:val="none" w:sz="0" w:space="0" w:color="auto"/>
        <w:left w:val="none" w:sz="0" w:space="0" w:color="auto"/>
        <w:bottom w:val="none" w:sz="0" w:space="0" w:color="auto"/>
        <w:right w:val="none" w:sz="0" w:space="0" w:color="auto"/>
      </w:divBdr>
      <w:divsChild>
        <w:div w:id="576552110">
          <w:marLeft w:val="0"/>
          <w:marRight w:val="0"/>
          <w:marTop w:val="0"/>
          <w:marBottom w:val="0"/>
          <w:divBdr>
            <w:top w:val="none" w:sz="0" w:space="0" w:color="auto"/>
            <w:left w:val="none" w:sz="0" w:space="0" w:color="auto"/>
            <w:bottom w:val="none" w:sz="0" w:space="0" w:color="auto"/>
            <w:right w:val="none" w:sz="0" w:space="0" w:color="auto"/>
          </w:divBdr>
        </w:div>
        <w:div w:id="1351566466">
          <w:marLeft w:val="0"/>
          <w:marRight w:val="0"/>
          <w:marTop w:val="0"/>
          <w:marBottom w:val="0"/>
          <w:divBdr>
            <w:top w:val="none" w:sz="0" w:space="0" w:color="auto"/>
            <w:left w:val="none" w:sz="0" w:space="0" w:color="auto"/>
            <w:bottom w:val="none" w:sz="0" w:space="0" w:color="auto"/>
            <w:right w:val="none" w:sz="0" w:space="0" w:color="auto"/>
          </w:divBdr>
        </w:div>
        <w:div w:id="1438670097">
          <w:marLeft w:val="0"/>
          <w:marRight w:val="0"/>
          <w:marTop w:val="0"/>
          <w:marBottom w:val="0"/>
          <w:divBdr>
            <w:top w:val="none" w:sz="0" w:space="0" w:color="auto"/>
            <w:left w:val="none" w:sz="0" w:space="0" w:color="auto"/>
            <w:bottom w:val="none" w:sz="0" w:space="0" w:color="auto"/>
            <w:right w:val="none" w:sz="0" w:space="0" w:color="auto"/>
          </w:divBdr>
        </w:div>
        <w:div w:id="65423243">
          <w:marLeft w:val="0"/>
          <w:marRight w:val="0"/>
          <w:marTop w:val="0"/>
          <w:marBottom w:val="0"/>
          <w:divBdr>
            <w:top w:val="none" w:sz="0" w:space="0" w:color="auto"/>
            <w:left w:val="none" w:sz="0" w:space="0" w:color="auto"/>
            <w:bottom w:val="none" w:sz="0" w:space="0" w:color="auto"/>
            <w:right w:val="none" w:sz="0" w:space="0" w:color="auto"/>
          </w:divBdr>
        </w:div>
        <w:div w:id="1161433362">
          <w:marLeft w:val="0"/>
          <w:marRight w:val="0"/>
          <w:marTop w:val="0"/>
          <w:marBottom w:val="0"/>
          <w:divBdr>
            <w:top w:val="none" w:sz="0" w:space="0" w:color="auto"/>
            <w:left w:val="none" w:sz="0" w:space="0" w:color="auto"/>
            <w:bottom w:val="none" w:sz="0" w:space="0" w:color="auto"/>
            <w:right w:val="none" w:sz="0" w:space="0" w:color="auto"/>
          </w:divBdr>
        </w:div>
        <w:div w:id="1593002939">
          <w:marLeft w:val="0"/>
          <w:marRight w:val="0"/>
          <w:marTop w:val="0"/>
          <w:marBottom w:val="0"/>
          <w:divBdr>
            <w:top w:val="none" w:sz="0" w:space="0" w:color="auto"/>
            <w:left w:val="none" w:sz="0" w:space="0" w:color="auto"/>
            <w:bottom w:val="none" w:sz="0" w:space="0" w:color="auto"/>
            <w:right w:val="none" w:sz="0" w:space="0" w:color="auto"/>
          </w:divBdr>
        </w:div>
        <w:div w:id="1560706709">
          <w:marLeft w:val="0"/>
          <w:marRight w:val="0"/>
          <w:marTop w:val="0"/>
          <w:marBottom w:val="0"/>
          <w:divBdr>
            <w:top w:val="none" w:sz="0" w:space="0" w:color="auto"/>
            <w:left w:val="none" w:sz="0" w:space="0" w:color="auto"/>
            <w:bottom w:val="none" w:sz="0" w:space="0" w:color="auto"/>
            <w:right w:val="none" w:sz="0" w:space="0" w:color="auto"/>
          </w:divBdr>
        </w:div>
        <w:div w:id="1495140880">
          <w:marLeft w:val="0"/>
          <w:marRight w:val="0"/>
          <w:marTop w:val="0"/>
          <w:marBottom w:val="0"/>
          <w:divBdr>
            <w:top w:val="none" w:sz="0" w:space="0" w:color="auto"/>
            <w:left w:val="none" w:sz="0" w:space="0" w:color="auto"/>
            <w:bottom w:val="none" w:sz="0" w:space="0" w:color="auto"/>
            <w:right w:val="none" w:sz="0" w:space="0" w:color="auto"/>
          </w:divBdr>
        </w:div>
        <w:div w:id="173735942">
          <w:marLeft w:val="0"/>
          <w:marRight w:val="0"/>
          <w:marTop w:val="0"/>
          <w:marBottom w:val="0"/>
          <w:divBdr>
            <w:top w:val="none" w:sz="0" w:space="0" w:color="auto"/>
            <w:left w:val="none" w:sz="0" w:space="0" w:color="auto"/>
            <w:bottom w:val="none" w:sz="0" w:space="0" w:color="auto"/>
            <w:right w:val="none" w:sz="0" w:space="0" w:color="auto"/>
          </w:divBdr>
        </w:div>
        <w:div w:id="2133742982">
          <w:marLeft w:val="0"/>
          <w:marRight w:val="0"/>
          <w:marTop w:val="0"/>
          <w:marBottom w:val="0"/>
          <w:divBdr>
            <w:top w:val="none" w:sz="0" w:space="0" w:color="auto"/>
            <w:left w:val="none" w:sz="0" w:space="0" w:color="auto"/>
            <w:bottom w:val="none" w:sz="0" w:space="0" w:color="auto"/>
            <w:right w:val="none" w:sz="0" w:space="0" w:color="auto"/>
          </w:divBdr>
        </w:div>
        <w:div w:id="346062067">
          <w:marLeft w:val="0"/>
          <w:marRight w:val="0"/>
          <w:marTop w:val="0"/>
          <w:marBottom w:val="0"/>
          <w:divBdr>
            <w:top w:val="none" w:sz="0" w:space="0" w:color="auto"/>
            <w:left w:val="none" w:sz="0" w:space="0" w:color="auto"/>
            <w:bottom w:val="none" w:sz="0" w:space="0" w:color="auto"/>
            <w:right w:val="none" w:sz="0" w:space="0" w:color="auto"/>
          </w:divBdr>
        </w:div>
        <w:div w:id="571281621">
          <w:marLeft w:val="0"/>
          <w:marRight w:val="0"/>
          <w:marTop w:val="0"/>
          <w:marBottom w:val="0"/>
          <w:divBdr>
            <w:top w:val="none" w:sz="0" w:space="0" w:color="auto"/>
            <w:left w:val="none" w:sz="0" w:space="0" w:color="auto"/>
            <w:bottom w:val="none" w:sz="0" w:space="0" w:color="auto"/>
            <w:right w:val="none" w:sz="0" w:space="0" w:color="auto"/>
          </w:divBdr>
        </w:div>
        <w:div w:id="1308365641">
          <w:marLeft w:val="0"/>
          <w:marRight w:val="0"/>
          <w:marTop w:val="0"/>
          <w:marBottom w:val="0"/>
          <w:divBdr>
            <w:top w:val="none" w:sz="0" w:space="0" w:color="auto"/>
            <w:left w:val="none" w:sz="0" w:space="0" w:color="auto"/>
            <w:bottom w:val="none" w:sz="0" w:space="0" w:color="auto"/>
            <w:right w:val="none" w:sz="0" w:space="0" w:color="auto"/>
          </w:divBdr>
        </w:div>
        <w:div w:id="1699697341">
          <w:marLeft w:val="0"/>
          <w:marRight w:val="0"/>
          <w:marTop w:val="0"/>
          <w:marBottom w:val="0"/>
          <w:divBdr>
            <w:top w:val="none" w:sz="0" w:space="0" w:color="auto"/>
            <w:left w:val="none" w:sz="0" w:space="0" w:color="auto"/>
            <w:bottom w:val="none" w:sz="0" w:space="0" w:color="auto"/>
            <w:right w:val="none" w:sz="0" w:space="0" w:color="auto"/>
          </w:divBdr>
        </w:div>
        <w:div w:id="988049295">
          <w:marLeft w:val="0"/>
          <w:marRight w:val="0"/>
          <w:marTop w:val="0"/>
          <w:marBottom w:val="0"/>
          <w:divBdr>
            <w:top w:val="none" w:sz="0" w:space="0" w:color="auto"/>
            <w:left w:val="none" w:sz="0" w:space="0" w:color="auto"/>
            <w:bottom w:val="none" w:sz="0" w:space="0" w:color="auto"/>
            <w:right w:val="none" w:sz="0" w:space="0" w:color="auto"/>
          </w:divBdr>
        </w:div>
        <w:div w:id="1680112380">
          <w:marLeft w:val="0"/>
          <w:marRight w:val="0"/>
          <w:marTop w:val="0"/>
          <w:marBottom w:val="0"/>
          <w:divBdr>
            <w:top w:val="none" w:sz="0" w:space="0" w:color="auto"/>
            <w:left w:val="none" w:sz="0" w:space="0" w:color="auto"/>
            <w:bottom w:val="none" w:sz="0" w:space="0" w:color="auto"/>
            <w:right w:val="none" w:sz="0" w:space="0" w:color="auto"/>
          </w:divBdr>
        </w:div>
        <w:div w:id="986131606">
          <w:marLeft w:val="0"/>
          <w:marRight w:val="0"/>
          <w:marTop w:val="0"/>
          <w:marBottom w:val="0"/>
          <w:divBdr>
            <w:top w:val="none" w:sz="0" w:space="0" w:color="auto"/>
            <w:left w:val="none" w:sz="0" w:space="0" w:color="auto"/>
            <w:bottom w:val="none" w:sz="0" w:space="0" w:color="auto"/>
            <w:right w:val="none" w:sz="0" w:space="0" w:color="auto"/>
          </w:divBdr>
        </w:div>
        <w:div w:id="138963958">
          <w:marLeft w:val="0"/>
          <w:marRight w:val="0"/>
          <w:marTop w:val="0"/>
          <w:marBottom w:val="0"/>
          <w:divBdr>
            <w:top w:val="none" w:sz="0" w:space="0" w:color="auto"/>
            <w:left w:val="none" w:sz="0" w:space="0" w:color="auto"/>
            <w:bottom w:val="none" w:sz="0" w:space="0" w:color="auto"/>
            <w:right w:val="none" w:sz="0" w:space="0" w:color="auto"/>
          </w:divBdr>
        </w:div>
        <w:div w:id="1749184766">
          <w:marLeft w:val="0"/>
          <w:marRight w:val="0"/>
          <w:marTop w:val="0"/>
          <w:marBottom w:val="0"/>
          <w:divBdr>
            <w:top w:val="none" w:sz="0" w:space="0" w:color="auto"/>
            <w:left w:val="none" w:sz="0" w:space="0" w:color="auto"/>
            <w:bottom w:val="none" w:sz="0" w:space="0" w:color="auto"/>
            <w:right w:val="none" w:sz="0" w:space="0" w:color="auto"/>
          </w:divBdr>
        </w:div>
        <w:div w:id="1907951395">
          <w:marLeft w:val="0"/>
          <w:marRight w:val="0"/>
          <w:marTop w:val="0"/>
          <w:marBottom w:val="0"/>
          <w:divBdr>
            <w:top w:val="none" w:sz="0" w:space="0" w:color="auto"/>
            <w:left w:val="none" w:sz="0" w:space="0" w:color="auto"/>
            <w:bottom w:val="none" w:sz="0" w:space="0" w:color="auto"/>
            <w:right w:val="none" w:sz="0" w:space="0" w:color="auto"/>
          </w:divBdr>
        </w:div>
        <w:div w:id="1321499509">
          <w:marLeft w:val="0"/>
          <w:marRight w:val="0"/>
          <w:marTop w:val="0"/>
          <w:marBottom w:val="0"/>
          <w:divBdr>
            <w:top w:val="none" w:sz="0" w:space="0" w:color="auto"/>
            <w:left w:val="none" w:sz="0" w:space="0" w:color="auto"/>
            <w:bottom w:val="none" w:sz="0" w:space="0" w:color="auto"/>
            <w:right w:val="none" w:sz="0" w:space="0" w:color="auto"/>
          </w:divBdr>
        </w:div>
        <w:div w:id="1690520273">
          <w:marLeft w:val="0"/>
          <w:marRight w:val="0"/>
          <w:marTop w:val="0"/>
          <w:marBottom w:val="0"/>
          <w:divBdr>
            <w:top w:val="none" w:sz="0" w:space="0" w:color="auto"/>
            <w:left w:val="none" w:sz="0" w:space="0" w:color="auto"/>
            <w:bottom w:val="none" w:sz="0" w:space="0" w:color="auto"/>
            <w:right w:val="none" w:sz="0" w:space="0" w:color="auto"/>
          </w:divBdr>
        </w:div>
        <w:div w:id="1278442677">
          <w:marLeft w:val="0"/>
          <w:marRight w:val="0"/>
          <w:marTop w:val="0"/>
          <w:marBottom w:val="0"/>
          <w:divBdr>
            <w:top w:val="none" w:sz="0" w:space="0" w:color="auto"/>
            <w:left w:val="none" w:sz="0" w:space="0" w:color="auto"/>
            <w:bottom w:val="none" w:sz="0" w:space="0" w:color="auto"/>
            <w:right w:val="none" w:sz="0" w:space="0" w:color="auto"/>
          </w:divBdr>
        </w:div>
        <w:div w:id="1303732065">
          <w:marLeft w:val="0"/>
          <w:marRight w:val="0"/>
          <w:marTop w:val="0"/>
          <w:marBottom w:val="0"/>
          <w:divBdr>
            <w:top w:val="none" w:sz="0" w:space="0" w:color="auto"/>
            <w:left w:val="none" w:sz="0" w:space="0" w:color="auto"/>
            <w:bottom w:val="none" w:sz="0" w:space="0" w:color="auto"/>
            <w:right w:val="none" w:sz="0" w:space="0" w:color="auto"/>
          </w:divBdr>
        </w:div>
        <w:div w:id="944655957">
          <w:marLeft w:val="0"/>
          <w:marRight w:val="0"/>
          <w:marTop w:val="0"/>
          <w:marBottom w:val="0"/>
          <w:divBdr>
            <w:top w:val="none" w:sz="0" w:space="0" w:color="auto"/>
            <w:left w:val="none" w:sz="0" w:space="0" w:color="auto"/>
            <w:bottom w:val="none" w:sz="0" w:space="0" w:color="auto"/>
            <w:right w:val="none" w:sz="0" w:space="0" w:color="auto"/>
          </w:divBdr>
        </w:div>
        <w:div w:id="526069305">
          <w:marLeft w:val="0"/>
          <w:marRight w:val="0"/>
          <w:marTop w:val="0"/>
          <w:marBottom w:val="0"/>
          <w:divBdr>
            <w:top w:val="none" w:sz="0" w:space="0" w:color="auto"/>
            <w:left w:val="none" w:sz="0" w:space="0" w:color="auto"/>
            <w:bottom w:val="none" w:sz="0" w:space="0" w:color="auto"/>
            <w:right w:val="none" w:sz="0" w:space="0" w:color="auto"/>
          </w:divBdr>
        </w:div>
        <w:div w:id="1151142703">
          <w:marLeft w:val="0"/>
          <w:marRight w:val="0"/>
          <w:marTop w:val="0"/>
          <w:marBottom w:val="0"/>
          <w:divBdr>
            <w:top w:val="none" w:sz="0" w:space="0" w:color="auto"/>
            <w:left w:val="none" w:sz="0" w:space="0" w:color="auto"/>
            <w:bottom w:val="none" w:sz="0" w:space="0" w:color="auto"/>
            <w:right w:val="none" w:sz="0" w:space="0" w:color="auto"/>
          </w:divBdr>
        </w:div>
        <w:div w:id="379092845">
          <w:marLeft w:val="0"/>
          <w:marRight w:val="0"/>
          <w:marTop w:val="0"/>
          <w:marBottom w:val="0"/>
          <w:divBdr>
            <w:top w:val="none" w:sz="0" w:space="0" w:color="auto"/>
            <w:left w:val="none" w:sz="0" w:space="0" w:color="auto"/>
            <w:bottom w:val="none" w:sz="0" w:space="0" w:color="auto"/>
            <w:right w:val="none" w:sz="0" w:space="0" w:color="auto"/>
          </w:divBdr>
        </w:div>
        <w:div w:id="676273170">
          <w:marLeft w:val="0"/>
          <w:marRight w:val="0"/>
          <w:marTop w:val="0"/>
          <w:marBottom w:val="0"/>
          <w:divBdr>
            <w:top w:val="none" w:sz="0" w:space="0" w:color="auto"/>
            <w:left w:val="none" w:sz="0" w:space="0" w:color="auto"/>
            <w:bottom w:val="none" w:sz="0" w:space="0" w:color="auto"/>
            <w:right w:val="none" w:sz="0" w:space="0" w:color="auto"/>
          </w:divBdr>
        </w:div>
        <w:div w:id="1817601289">
          <w:marLeft w:val="0"/>
          <w:marRight w:val="0"/>
          <w:marTop w:val="0"/>
          <w:marBottom w:val="0"/>
          <w:divBdr>
            <w:top w:val="none" w:sz="0" w:space="0" w:color="auto"/>
            <w:left w:val="none" w:sz="0" w:space="0" w:color="auto"/>
            <w:bottom w:val="none" w:sz="0" w:space="0" w:color="auto"/>
            <w:right w:val="none" w:sz="0" w:space="0" w:color="auto"/>
          </w:divBdr>
        </w:div>
        <w:div w:id="701398621">
          <w:marLeft w:val="0"/>
          <w:marRight w:val="0"/>
          <w:marTop w:val="0"/>
          <w:marBottom w:val="0"/>
          <w:divBdr>
            <w:top w:val="none" w:sz="0" w:space="0" w:color="auto"/>
            <w:left w:val="none" w:sz="0" w:space="0" w:color="auto"/>
            <w:bottom w:val="none" w:sz="0" w:space="0" w:color="auto"/>
            <w:right w:val="none" w:sz="0" w:space="0" w:color="auto"/>
          </w:divBdr>
        </w:div>
        <w:div w:id="1680541918">
          <w:marLeft w:val="0"/>
          <w:marRight w:val="0"/>
          <w:marTop w:val="0"/>
          <w:marBottom w:val="0"/>
          <w:divBdr>
            <w:top w:val="none" w:sz="0" w:space="0" w:color="auto"/>
            <w:left w:val="none" w:sz="0" w:space="0" w:color="auto"/>
            <w:bottom w:val="none" w:sz="0" w:space="0" w:color="auto"/>
            <w:right w:val="none" w:sz="0" w:space="0" w:color="auto"/>
          </w:divBdr>
        </w:div>
        <w:div w:id="787091834">
          <w:marLeft w:val="0"/>
          <w:marRight w:val="0"/>
          <w:marTop w:val="0"/>
          <w:marBottom w:val="0"/>
          <w:divBdr>
            <w:top w:val="none" w:sz="0" w:space="0" w:color="auto"/>
            <w:left w:val="none" w:sz="0" w:space="0" w:color="auto"/>
            <w:bottom w:val="none" w:sz="0" w:space="0" w:color="auto"/>
            <w:right w:val="none" w:sz="0" w:space="0" w:color="auto"/>
          </w:divBdr>
        </w:div>
        <w:div w:id="2129155807">
          <w:marLeft w:val="0"/>
          <w:marRight w:val="0"/>
          <w:marTop w:val="0"/>
          <w:marBottom w:val="0"/>
          <w:divBdr>
            <w:top w:val="none" w:sz="0" w:space="0" w:color="auto"/>
            <w:left w:val="none" w:sz="0" w:space="0" w:color="auto"/>
            <w:bottom w:val="none" w:sz="0" w:space="0" w:color="auto"/>
            <w:right w:val="none" w:sz="0" w:space="0" w:color="auto"/>
          </w:divBdr>
        </w:div>
        <w:div w:id="938635374">
          <w:marLeft w:val="0"/>
          <w:marRight w:val="0"/>
          <w:marTop w:val="0"/>
          <w:marBottom w:val="0"/>
          <w:divBdr>
            <w:top w:val="none" w:sz="0" w:space="0" w:color="auto"/>
            <w:left w:val="none" w:sz="0" w:space="0" w:color="auto"/>
            <w:bottom w:val="none" w:sz="0" w:space="0" w:color="auto"/>
            <w:right w:val="none" w:sz="0" w:space="0" w:color="auto"/>
          </w:divBdr>
        </w:div>
        <w:div w:id="1602950763">
          <w:marLeft w:val="0"/>
          <w:marRight w:val="0"/>
          <w:marTop w:val="0"/>
          <w:marBottom w:val="0"/>
          <w:divBdr>
            <w:top w:val="none" w:sz="0" w:space="0" w:color="auto"/>
            <w:left w:val="none" w:sz="0" w:space="0" w:color="auto"/>
            <w:bottom w:val="none" w:sz="0" w:space="0" w:color="auto"/>
            <w:right w:val="none" w:sz="0" w:space="0" w:color="auto"/>
          </w:divBdr>
        </w:div>
        <w:div w:id="246504032">
          <w:marLeft w:val="0"/>
          <w:marRight w:val="0"/>
          <w:marTop w:val="0"/>
          <w:marBottom w:val="0"/>
          <w:divBdr>
            <w:top w:val="none" w:sz="0" w:space="0" w:color="auto"/>
            <w:left w:val="none" w:sz="0" w:space="0" w:color="auto"/>
            <w:bottom w:val="none" w:sz="0" w:space="0" w:color="auto"/>
            <w:right w:val="none" w:sz="0" w:space="0" w:color="auto"/>
          </w:divBdr>
        </w:div>
        <w:div w:id="795686878">
          <w:marLeft w:val="0"/>
          <w:marRight w:val="0"/>
          <w:marTop w:val="0"/>
          <w:marBottom w:val="0"/>
          <w:divBdr>
            <w:top w:val="none" w:sz="0" w:space="0" w:color="auto"/>
            <w:left w:val="none" w:sz="0" w:space="0" w:color="auto"/>
            <w:bottom w:val="none" w:sz="0" w:space="0" w:color="auto"/>
            <w:right w:val="none" w:sz="0" w:space="0" w:color="auto"/>
          </w:divBdr>
        </w:div>
        <w:div w:id="1403143509">
          <w:marLeft w:val="0"/>
          <w:marRight w:val="0"/>
          <w:marTop w:val="0"/>
          <w:marBottom w:val="0"/>
          <w:divBdr>
            <w:top w:val="none" w:sz="0" w:space="0" w:color="auto"/>
            <w:left w:val="none" w:sz="0" w:space="0" w:color="auto"/>
            <w:bottom w:val="none" w:sz="0" w:space="0" w:color="auto"/>
            <w:right w:val="none" w:sz="0" w:space="0" w:color="auto"/>
          </w:divBdr>
        </w:div>
        <w:div w:id="1499468492">
          <w:marLeft w:val="0"/>
          <w:marRight w:val="0"/>
          <w:marTop w:val="0"/>
          <w:marBottom w:val="0"/>
          <w:divBdr>
            <w:top w:val="none" w:sz="0" w:space="0" w:color="auto"/>
            <w:left w:val="none" w:sz="0" w:space="0" w:color="auto"/>
            <w:bottom w:val="none" w:sz="0" w:space="0" w:color="auto"/>
            <w:right w:val="none" w:sz="0" w:space="0" w:color="auto"/>
          </w:divBdr>
        </w:div>
        <w:div w:id="782304414">
          <w:marLeft w:val="0"/>
          <w:marRight w:val="0"/>
          <w:marTop w:val="0"/>
          <w:marBottom w:val="0"/>
          <w:divBdr>
            <w:top w:val="none" w:sz="0" w:space="0" w:color="auto"/>
            <w:left w:val="none" w:sz="0" w:space="0" w:color="auto"/>
            <w:bottom w:val="none" w:sz="0" w:space="0" w:color="auto"/>
            <w:right w:val="none" w:sz="0" w:space="0" w:color="auto"/>
          </w:divBdr>
        </w:div>
        <w:div w:id="501438354">
          <w:marLeft w:val="0"/>
          <w:marRight w:val="0"/>
          <w:marTop w:val="0"/>
          <w:marBottom w:val="0"/>
          <w:divBdr>
            <w:top w:val="none" w:sz="0" w:space="0" w:color="auto"/>
            <w:left w:val="none" w:sz="0" w:space="0" w:color="auto"/>
            <w:bottom w:val="none" w:sz="0" w:space="0" w:color="auto"/>
            <w:right w:val="none" w:sz="0" w:space="0" w:color="auto"/>
          </w:divBdr>
        </w:div>
        <w:div w:id="585724556">
          <w:marLeft w:val="0"/>
          <w:marRight w:val="0"/>
          <w:marTop w:val="0"/>
          <w:marBottom w:val="0"/>
          <w:divBdr>
            <w:top w:val="none" w:sz="0" w:space="0" w:color="auto"/>
            <w:left w:val="none" w:sz="0" w:space="0" w:color="auto"/>
            <w:bottom w:val="none" w:sz="0" w:space="0" w:color="auto"/>
            <w:right w:val="none" w:sz="0" w:space="0" w:color="auto"/>
          </w:divBdr>
        </w:div>
        <w:div w:id="177282386">
          <w:marLeft w:val="0"/>
          <w:marRight w:val="0"/>
          <w:marTop w:val="0"/>
          <w:marBottom w:val="0"/>
          <w:divBdr>
            <w:top w:val="none" w:sz="0" w:space="0" w:color="auto"/>
            <w:left w:val="none" w:sz="0" w:space="0" w:color="auto"/>
            <w:bottom w:val="none" w:sz="0" w:space="0" w:color="auto"/>
            <w:right w:val="none" w:sz="0" w:space="0" w:color="auto"/>
          </w:divBdr>
        </w:div>
        <w:div w:id="1541094541">
          <w:marLeft w:val="0"/>
          <w:marRight w:val="0"/>
          <w:marTop w:val="0"/>
          <w:marBottom w:val="0"/>
          <w:divBdr>
            <w:top w:val="none" w:sz="0" w:space="0" w:color="auto"/>
            <w:left w:val="none" w:sz="0" w:space="0" w:color="auto"/>
            <w:bottom w:val="none" w:sz="0" w:space="0" w:color="auto"/>
            <w:right w:val="none" w:sz="0" w:space="0" w:color="auto"/>
          </w:divBdr>
        </w:div>
        <w:div w:id="170030663">
          <w:marLeft w:val="0"/>
          <w:marRight w:val="0"/>
          <w:marTop w:val="0"/>
          <w:marBottom w:val="0"/>
          <w:divBdr>
            <w:top w:val="none" w:sz="0" w:space="0" w:color="auto"/>
            <w:left w:val="none" w:sz="0" w:space="0" w:color="auto"/>
            <w:bottom w:val="none" w:sz="0" w:space="0" w:color="auto"/>
            <w:right w:val="none" w:sz="0" w:space="0" w:color="auto"/>
          </w:divBdr>
        </w:div>
        <w:div w:id="602960427">
          <w:marLeft w:val="0"/>
          <w:marRight w:val="0"/>
          <w:marTop w:val="0"/>
          <w:marBottom w:val="0"/>
          <w:divBdr>
            <w:top w:val="none" w:sz="0" w:space="0" w:color="auto"/>
            <w:left w:val="none" w:sz="0" w:space="0" w:color="auto"/>
            <w:bottom w:val="none" w:sz="0" w:space="0" w:color="auto"/>
            <w:right w:val="none" w:sz="0" w:space="0" w:color="auto"/>
          </w:divBdr>
        </w:div>
        <w:div w:id="318969366">
          <w:marLeft w:val="0"/>
          <w:marRight w:val="0"/>
          <w:marTop w:val="0"/>
          <w:marBottom w:val="0"/>
          <w:divBdr>
            <w:top w:val="none" w:sz="0" w:space="0" w:color="auto"/>
            <w:left w:val="none" w:sz="0" w:space="0" w:color="auto"/>
            <w:bottom w:val="none" w:sz="0" w:space="0" w:color="auto"/>
            <w:right w:val="none" w:sz="0" w:space="0" w:color="auto"/>
          </w:divBdr>
        </w:div>
        <w:div w:id="1797872163">
          <w:marLeft w:val="0"/>
          <w:marRight w:val="0"/>
          <w:marTop w:val="0"/>
          <w:marBottom w:val="0"/>
          <w:divBdr>
            <w:top w:val="none" w:sz="0" w:space="0" w:color="auto"/>
            <w:left w:val="none" w:sz="0" w:space="0" w:color="auto"/>
            <w:bottom w:val="none" w:sz="0" w:space="0" w:color="auto"/>
            <w:right w:val="none" w:sz="0" w:space="0" w:color="auto"/>
          </w:divBdr>
        </w:div>
        <w:div w:id="143399607">
          <w:marLeft w:val="0"/>
          <w:marRight w:val="0"/>
          <w:marTop w:val="0"/>
          <w:marBottom w:val="0"/>
          <w:divBdr>
            <w:top w:val="none" w:sz="0" w:space="0" w:color="auto"/>
            <w:left w:val="none" w:sz="0" w:space="0" w:color="auto"/>
            <w:bottom w:val="none" w:sz="0" w:space="0" w:color="auto"/>
            <w:right w:val="none" w:sz="0" w:space="0" w:color="auto"/>
          </w:divBdr>
        </w:div>
        <w:div w:id="2062746821">
          <w:marLeft w:val="0"/>
          <w:marRight w:val="0"/>
          <w:marTop w:val="0"/>
          <w:marBottom w:val="0"/>
          <w:divBdr>
            <w:top w:val="none" w:sz="0" w:space="0" w:color="auto"/>
            <w:left w:val="none" w:sz="0" w:space="0" w:color="auto"/>
            <w:bottom w:val="none" w:sz="0" w:space="0" w:color="auto"/>
            <w:right w:val="none" w:sz="0" w:space="0" w:color="auto"/>
          </w:divBdr>
        </w:div>
        <w:div w:id="2031369790">
          <w:marLeft w:val="0"/>
          <w:marRight w:val="0"/>
          <w:marTop w:val="0"/>
          <w:marBottom w:val="0"/>
          <w:divBdr>
            <w:top w:val="none" w:sz="0" w:space="0" w:color="auto"/>
            <w:left w:val="none" w:sz="0" w:space="0" w:color="auto"/>
            <w:bottom w:val="none" w:sz="0" w:space="0" w:color="auto"/>
            <w:right w:val="none" w:sz="0" w:space="0" w:color="auto"/>
          </w:divBdr>
        </w:div>
        <w:div w:id="1655837153">
          <w:marLeft w:val="0"/>
          <w:marRight w:val="0"/>
          <w:marTop w:val="0"/>
          <w:marBottom w:val="0"/>
          <w:divBdr>
            <w:top w:val="none" w:sz="0" w:space="0" w:color="auto"/>
            <w:left w:val="none" w:sz="0" w:space="0" w:color="auto"/>
            <w:bottom w:val="none" w:sz="0" w:space="0" w:color="auto"/>
            <w:right w:val="none" w:sz="0" w:space="0" w:color="auto"/>
          </w:divBdr>
        </w:div>
        <w:div w:id="1746997179">
          <w:marLeft w:val="0"/>
          <w:marRight w:val="0"/>
          <w:marTop w:val="0"/>
          <w:marBottom w:val="0"/>
          <w:divBdr>
            <w:top w:val="none" w:sz="0" w:space="0" w:color="auto"/>
            <w:left w:val="none" w:sz="0" w:space="0" w:color="auto"/>
            <w:bottom w:val="none" w:sz="0" w:space="0" w:color="auto"/>
            <w:right w:val="none" w:sz="0" w:space="0" w:color="auto"/>
          </w:divBdr>
        </w:div>
        <w:div w:id="223226154">
          <w:marLeft w:val="0"/>
          <w:marRight w:val="0"/>
          <w:marTop w:val="0"/>
          <w:marBottom w:val="0"/>
          <w:divBdr>
            <w:top w:val="none" w:sz="0" w:space="0" w:color="auto"/>
            <w:left w:val="none" w:sz="0" w:space="0" w:color="auto"/>
            <w:bottom w:val="none" w:sz="0" w:space="0" w:color="auto"/>
            <w:right w:val="none" w:sz="0" w:space="0" w:color="auto"/>
          </w:divBdr>
        </w:div>
        <w:div w:id="1044790850">
          <w:marLeft w:val="0"/>
          <w:marRight w:val="0"/>
          <w:marTop w:val="0"/>
          <w:marBottom w:val="0"/>
          <w:divBdr>
            <w:top w:val="none" w:sz="0" w:space="0" w:color="auto"/>
            <w:left w:val="none" w:sz="0" w:space="0" w:color="auto"/>
            <w:bottom w:val="none" w:sz="0" w:space="0" w:color="auto"/>
            <w:right w:val="none" w:sz="0" w:space="0" w:color="auto"/>
          </w:divBdr>
        </w:div>
        <w:div w:id="2122068467">
          <w:marLeft w:val="0"/>
          <w:marRight w:val="0"/>
          <w:marTop w:val="0"/>
          <w:marBottom w:val="0"/>
          <w:divBdr>
            <w:top w:val="none" w:sz="0" w:space="0" w:color="auto"/>
            <w:left w:val="none" w:sz="0" w:space="0" w:color="auto"/>
            <w:bottom w:val="none" w:sz="0" w:space="0" w:color="auto"/>
            <w:right w:val="none" w:sz="0" w:space="0" w:color="auto"/>
          </w:divBdr>
        </w:div>
        <w:div w:id="1196038917">
          <w:marLeft w:val="0"/>
          <w:marRight w:val="0"/>
          <w:marTop w:val="0"/>
          <w:marBottom w:val="0"/>
          <w:divBdr>
            <w:top w:val="none" w:sz="0" w:space="0" w:color="auto"/>
            <w:left w:val="none" w:sz="0" w:space="0" w:color="auto"/>
            <w:bottom w:val="none" w:sz="0" w:space="0" w:color="auto"/>
            <w:right w:val="none" w:sz="0" w:space="0" w:color="auto"/>
          </w:divBdr>
        </w:div>
        <w:div w:id="330455463">
          <w:marLeft w:val="0"/>
          <w:marRight w:val="0"/>
          <w:marTop w:val="0"/>
          <w:marBottom w:val="0"/>
          <w:divBdr>
            <w:top w:val="none" w:sz="0" w:space="0" w:color="auto"/>
            <w:left w:val="none" w:sz="0" w:space="0" w:color="auto"/>
            <w:bottom w:val="none" w:sz="0" w:space="0" w:color="auto"/>
            <w:right w:val="none" w:sz="0" w:space="0" w:color="auto"/>
          </w:divBdr>
        </w:div>
        <w:div w:id="282225146">
          <w:marLeft w:val="0"/>
          <w:marRight w:val="0"/>
          <w:marTop w:val="0"/>
          <w:marBottom w:val="0"/>
          <w:divBdr>
            <w:top w:val="none" w:sz="0" w:space="0" w:color="auto"/>
            <w:left w:val="none" w:sz="0" w:space="0" w:color="auto"/>
            <w:bottom w:val="none" w:sz="0" w:space="0" w:color="auto"/>
            <w:right w:val="none" w:sz="0" w:space="0" w:color="auto"/>
          </w:divBdr>
        </w:div>
        <w:div w:id="1057977173">
          <w:marLeft w:val="0"/>
          <w:marRight w:val="0"/>
          <w:marTop w:val="0"/>
          <w:marBottom w:val="0"/>
          <w:divBdr>
            <w:top w:val="none" w:sz="0" w:space="0" w:color="auto"/>
            <w:left w:val="none" w:sz="0" w:space="0" w:color="auto"/>
            <w:bottom w:val="none" w:sz="0" w:space="0" w:color="auto"/>
            <w:right w:val="none" w:sz="0" w:space="0" w:color="auto"/>
          </w:divBdr>
        </w:div>
        <w:div w:id="682823004">
          <w:marLeft w:val="0"/>
          <w:marRight w:val="0"/>
          <w:marTop w:val="0"/>
          <w:marBottom w:val="0"/>
          <w:divBdr>
            <w:top w:val="none" w:sz="0" w:space="0" w:color="auto"/>
            <w:left w:val="none" w:sz="0" w:space="0" w:color="auto"/>
            <w:bottom w:val="none" w:sz="0" w:space="0" w:color="auto"/>
            <w:right w:val="none" w:sz="0" w:space="0" w:color="auto"/>
          </w:divBdr>
        </w:div>
        <w:div w:id="77100277">
          <w:marLeft w:val="0"/>
          <w:marRight w:val="0"/>
          <w:marTop w:val="0"/>
          <w:marBottom w:val="0"/>
          <w:divBdr>
            <w:top w:val="none" w:sz="0" w:space="0" w:color="auto"/>
            <w:left w:val="none" w:sz="0" w:space="0" w:color="auto"/>
            <w:bottom w:val="none" w:sz="0" w:space="0" w:color="auto"/>
            <w:right w:val="none" w:sz="0" w:space="0" w:color="auto"/>
          </w:divBdr>
        </w:div>
        <w:div w:id="297344017">
          <w:marLeft w:val="0"/>
          <w:marRight w:val="0"/>
          <w:marTop w:val="0"/>
          <w:marBottom w:val="0"/>
          <w:divBdr>
            <w:top w:val="none" w:sz="0" w:space="0" w:color="auto"/>
            <w:left w:val="none" w:sz="0" w:space="0" w:color="auto"/>
            <w:bottom w:val="none" w:sz="0" w:space="0" w:color="auto"/>
            <w:right w:val="none" w:sz="0" w:space="0" w:color="auto"/>
          </w:divBdr>
        </w:div>
        <w:div w:id="1111128765">
          <w:marLeft w:val="0"/>
          <w:marRight w:val="0"/>
          <w:marTop w:val="0"/>
          <w:marBottom w:val="0"/>
          <w:divBdr>
            <w:top w:val="none" w:sz="0" w:space="0" w:color="auto"/>
            <w:left w:val="none" w:sz="0" w:space="0" w:color="auto"/>
            <w:bottom w:val="none" w:sz="0" w:space="0" w:color="auto"/>
            <w:right w:val="none" w:sz="0" w:space="0" w:color="auto"/>
          </w:divBdr>
        </w:div>
        <w:div w:id="1649434161">
          <w:marLeft w:val="0"/>
          <w:marRight w:val="0"/>
          <w:marTop w:val="0"/>
          <w:marBottom w:val="0"/>
          <w:divBdr>
            <w:top w:val="none" w:sz="0" w:space="0" w:color="auto"/>
            <w:left w:val="none" w:sz="0" w:space="0" w:color="auto"/>
            <w:bottom w:val="none" w:sz="0" w:space="0" w:color="auto"/>
            <w:right w:val="none" w:sz="0" w:space="0" w:color="auto"/>
          </w:divBdr>
        </w:div>
        <w:div w:id="827601797">
          <w:marLeft w:val="0"/>
          <w:marRight w:val="0"/>
          <w:marTop w:val="0"/>
          <w:marBottom w:val="0"/>
          <w:divBdr>
            <w:top w:val="none" w:sz="0" w:space="0" w:color="auto"/>
            <w:left w:val="none" w:sz="0" w:space="0" w:color="auto"/>
            <w:bottom w:val="none" w:sz="0" w:space="0" w:color="auto"/>
            <w:right w:val="none" w:sz="0" w:space="0" w:color="auto"/>
          </w:divBdr>
        </w:div>
        <w:div w:id="125852427">
          <w:marLeft w:val="0"/>
          <w:marRight w:val="0"/>
          <w:marTop w:val="0"/>
          <w:marBottom w:val="0"/>
          <w:divBdr>
            <w:top w:val="none" w:sz="0" w:space="0" w:color="auto"/>
            <w:left w:val="none" w:sz="0" w:space="0" w:color="auto"/>
            <w:bottom w:val="none" w:sz="0" w:space="0" w:color="auto"/>
            <w:right w:val="none" w:sz="0" w:space="0" w:color="auto"/>
          </w:divBdr>
        </w:div>
        <w:div w:id="1796677111">
          <w:marLeft w:val="0"/>
          <w:marRight w:val="0"/>
          <w:marTop w:val="0"/>
          <w:marBottom w:val="0"/>
          <w:divBdr>
            <w:top w:val="none" w:sz="0" w:space="0" w:color="auto"/>
            <w:left w:val="none" w:sz="0" w:space="0" w:color="auto"/>
            <w:bottom w:val="none" w:sz="0" w:space="0" w:color="auto"/>
            <w:right w:val="none" w:sz="0" w:space="0" w:color="auto"/>
          </w:divBdr>
        </w:div>
        <w:div w:id="308681003">
          <w:marLeft w:val="0"/>
          <w:marRight w:val="0"/>
          <w:marTop w:val="0"/>
          <w:marBottom w:val="0"/>
          <w:divBdr>
            <w:top w:val="none" w:sz="0" w:space="0" w:color="auto"/>
            <w:left w:val="none" w:sz="0" w:space="0" w:color="auto"/>
            <w:bottom w:val="none" w:sz="0" w:space="0" w:color="auto"/>
            <w:right w:val="none" w:sz="0" w:space="0" w:color="auto"/>
          </w:divBdr>
        </w:div>
        <w:div w:id="258487451">
          <w:marLeft w:val="0"/>
          <w:marRight w:val="0"/>
          <w:marTop w:val="0"/>
          <w:marBottom w:val="0"/>
          <w:divBdr>
            <w:top w:val="none" w:sz="0" w:space="0" w:color="auto"/>
            <w:left w:val="none" w:sz="0" w:space="0" w:color="auto"/>
            <w:bottom w:val="none" w:sz="0" w:space="0" w:color="auto"/>
            <w:right w:val="none" w:sz="0" w:space="0" w:color="auto"/>
          </w:divBdr>
        </w:div>
        <w:div w:id="1034578120">
          <w:marLeft w:val="0"/>
          <w:marRight w:val="0"/>
          <w:marTop w:val="0"/>
          <w:marBottom w:val="0"/>
          <w:divBdr>
            <w:top w:val="none" w:sz="0" w:space="0" w:color="auto"/>
            <w:left w:val="none" w:sz="0" w:space="0" w:color="auto"/>
            <w:bottom w:val="none" w:sz="0" w:space="0" w:color="auto"/>
            <w:right w:val="none" w:sz="0" w:space="0" w:color="auto"/>
          </w:divBdr>
        </w:div>
        <w:div w:id="1463035882">
          <w:marLeft w:val="0"/>
          <w:marRight w:val="0"/>
          <w:marTop w:val="0"/>
          <w:marBottom w:val="0"/>
          <w:divBdr>
            <w:top w:val="none" w:sz="0" w:space="0" w:color="auto"/>
            <w:left w:val="none" w:sz="0" w:space="0" w:color="auto"/>
            <w:bottom w:val="none" w:sz="0" w:space="0" w:color="auto"/>
            <w:right w:val="none" w:sz="0" w:space="0" w:color="auto"/>
          </w:divBdr>
        </w:div>
        <w:div w:id="1416824070">
          <w:marLeft w:val="0"/>
          <w:marRight w:val="0"/>
          <w:marTop w:val="0"/>
          <w:marBottom w:val="0"/>
          <w:divBdr>
            <w:top w:val="none" w:sz="0" w:space="0" w:color="auto"/>
            <w:left w:val="none" w:sz="0" w:space="0" w:color="auto"/>
            <w:bottom w:val="none" w:sz="0" w:space="0" w:color="auto"/>
            <w:right w:val="none" w:sz="0" w:space="0" w:color="auto"/>
          </w:divBdr>
        </w:div>
        <w:div w:id="1012338239">
          <w:marLeft w:val="0"/>
          <w:marRight w:val="0"/>
          <w:marTop w:val="0"/>
          <w:marBottom w:val="0"/>
          <w:divBdr>
            <w:top w:val="none" w:sz="0" w:space="0" w:color="auto"/>
            <w:left w:val="none" w:sz="0" w:space="0" w:color="auto"/>
            <w:bottom w:val="none" w:sz="0" w:space="0" w:color="auto"/>
            <w:right w:val="none" w:sz="0" w:space="0" w:color="auto"/>
          </w:divBdr>
        </w:div>
        <w:div w:id="92749355">
          <w:marLeft w:val="0"/>
          <w:marRight w:val="0"/>
          <w:marTop w:val="0"/>
          <w:marBottom w:val="0"/>
          <w:divBdr>
            <w:top w:val="none" w:sz="0" w:space="0" w:color="auto"/>
            <w:left w:val="none" w:sz="0" w:space="0" w:color="auto"/>
            <w:bottom w:val="none" w:sz="0" w:space="0" w:color="auto"/>
            <w:right w:val="none" w:sz="0" w:space="0" w:color="auto"/>
          </w:divBdr>
        </w:div>
        <w:div w:id="305941311">
          <w:marLeft w:val="0"/>
          <w:marRight w:val="0"/>
          <w:marTop w:val="0"/>
          <w:marBottom w:val="0"/>
          <w:divBdr>
            <w:top w:val="none" w:sz="0" w:space="0" w:color="auto"/>
            <w:left w:val="none" w:sz="0" w:space="0" w:color="auto"/>
            <w:bottom w:val="none" w:sz="0" w:space="0" w:color="auto"/>
            <w:right w:val="none" w:sz="0" w:space="0" w:color="auto"/>
          </w:divBdr>
        </w:div>
        <w:div w:id="1325932552">
          <w:marLeft w:val="0"/>
          <w:marRight w:val="0"/>
          <w:marTop w:val="0"/>
          <w:marBottom w:val="0"/>
          <w:divBdr>
            <w:top w:val="none" w:sz="0" w:space="0" w:color="auto"/>
            <w:left w:val="none" w:sz="0" w:space="0" w:color="auto"/>
            <w:bottom w:val="none" w:sz="0" w:space="0" w:color="auto"/>
            <w:right w:val="none" w:sz="0" w:space="0" w:color="auto"/>
          </w:divBdr>
        </w:div>
        <w:div w:id="1923027401">
          <w:marLeft w:val="0"/>
          <w:marRight w:val="0"/>
          <w:marTop w:val="0"/>
          <w:marBottom w:val="0"/>
          <w:divBdr>
            <w:top w:val="none" w:sz="0" w:space="0" w:color="auto"/>
            <w:left w:val="none" w:sz="0" w:space="0" w:color="auto"/>
            <w:bottom w:val="none" w:sz="0" w:space="0" w:color="auto"/>
            <w:right w:val="none" w:sz="0" w:space="0" w:color="auto"/>
          </w:divBdr>
        </w:div>
        <w:div w:id="1543328034">
          <w:marLeft w:val="0"/>
          <w:marRight w:val="0"/>
          <w:marTop w:val="0"/>
          <w:marBottom w:val="0"/>
          <w:divBdr>
            <w:top w:val="none" w:sz="0" w:space="0" w:color="auto"/>
            <w:left w:val="none" w:sz="0" w:space="0" w:color="auto"/>
            <w:bottom w:val="none" w:sz="0" w:space="0" w:color="auto"/>
            <w:right w:val="none" w:sz="0" w:space="0" w:color="auto"/>
          </w:divBdr>
        </w:div>
        <w:div w:id="388771163">
          <w:marLeft w:val="0"/>
          <w:marRight w:val="0"/>
          <w:marTop w:val="0"/>
          <w:marBottom w:val="0"/>
          <w:divBdr>
            <w:top w:val="none" w:sz="0" w:space="0" w:color="auto"/>
            <w:left w:val="none" w:sz="0" w:space="0" w:color="auto"/>
            <w:bottom w:val="none" w:sz="0" w:space="0" w:color="auto"/>
            <w:right w:val="none" w:sz="0" w:space="0" w:color="auto"/>
          </w:divBdr>
        </w:div>
        <w:div w:id="214393633">
          <w:marLeft w:val="0"/>
          <w:marRight w:val="0"/>
          <w:marTop w:val="0"/>
          <w:marBottom w:val="0"/>
          <w:divBdr>
            <w:top w:val="none" w:sz="0" w:space="0" w:color="auto"/>
            <w:left w:val="none" w:sz="0" w:space="0" w:color="auto"/>
            <w:bottom w:val="none" w:sz="0" w:space="0" w:color="auto"/>
            <w:right w:val="none" w:sz="0" w:space="0" w:color="auto"/>
          </w:divBdr>
        </w:div>
        <w:div w:id="363989805">
          <w:marLeft w:val="0"/>
          <w:marRight w:val="0"/>
          <w:marTop w:val="0"/>
          <w:marBottom w:val="0"/>
          <w:divBdr>
            <w:top w:val="none" w:sz="0" w:space="0" w:color="auto"/>
            <w:left w:val="none" w:sz="0" w:space="0" w:color="auto"/>
            <w:bottom w:val="none" w:sz="0" w:space="0" w:color="auto"/>
            <w:right w:val="none" w:sz="0" w:space="0" w:color="auto"/>
          </w:divBdr>
        </w:div>
        <w:div w:id="1523974457">
          <w:marLeft w:val="0"/>
          <w:marRight w:val="0"/>
          <w:marTop w:val="0"/>
          <w:marBottom w:val="0"/>
          <w:divBdr>
            <w:top w:val="none" w:sz="0" w:space="0" w:color="auto"/>
            <w:left w:val="none" w:sz="0" w:space="0" w:color="auto"/>
            <w:bottom w:val="none" w:sz="0" w:space="0" w:color="auto"/>
            <w:right w:val="none" w:sz="0" w:space="0" w:color="auto"/>
          </w:divBdr>
        </w:div>
        <w:div w:id="1738556589">
          <w:marLeft w:val="0"/>
          <w:marRight w:val="0"/>
          <w:marTop w:val="0"/>
          <w:marBottom w:val="0"/>
          <w:divBdr>
            <w:top w:val="none" w:sz="0" w:space="0" w:color="auto"/>
            <w:left w:val="none" w:sz="0" w:space="0" w:color="auto"/>
            <w:bottom w:val="none" w:sz="0" w:space="0" w:color="auto"/>
            <w:right w:val="none" w:sz="0" w:space="0" w:color="auto"/>
          </w:divBdr>
        </w:div>
        <w:div w:id="1194416511">
          <w:marLeft w:val="0"/>
          <w:marRight w:val="0"/>
          <w:marTop w:val="0"/>
          <w:marBottom w:val="0"/>
          <w:divBdr>
            <w:top w:val="none" w:sz="0" w:space="0" w:color="auto"/>
            <w:left w:val="none" w:sz="0" w:space="0" w:color="auto"/>
            <w:bottom w:val="none" w:sz="0" w:space="0" w:color="auto"/>
            <w:right w:val="none" w:sz="0" w:space="0" w:color="auto"/>
          </w:divBdr>
        </w:div>
        <w:div w:id="2107531618">
          <w:marLeft w:val="0"/>
          <w:marRight w:val="0"/>
          <w:marTop w:val="0"/>
          <w:marBottom w:val="0"/>
          <w:divBdr>
            <w:top w:val="none" w:sz="0" w:space="0" w:color="auto"/>
            <w:left w:val="none" w:sz="0" w:space="0" w:color="auto"/>
            <w:bottom w:val="none" w:sz="0" w:space="0" w:color="auto"/>
            <w:right w:val="none" w:sz="0" w:space="0" w:color="auto"/>
          </w:divBdr>
        </w:div>
        <w:div w:id="577373793">
          <w:marLeft w:val="0"/>
          <w:marRight w:val="0"/>
          <w:marTop w:val="0"/>
          <w:marBottom w:val="0"/>
          <w:divBdr>
            <w:top w:val="none" w:sz="0" w:space="0" w:color="auto"/>
            <w:left w:val="none" w:sz="0" w:space="0" w:color="auto"/>
            <w:bottom w:val="none" w:sz="0" w:space="0" w:color="auto"/>
            <w:right w:val="none" w:sz="0" w:space="0" w:color="auto"/>
          </w:divBdr>
        </w:div>
        <w:div w:id="1195536034">
          <w:marLeft w:val="0"/>
          <w:marRight w:val="0"/>
          <w:marTop w:val="0"/>
          <w:marBottom w:val="0"/>
          <w:divBdr>
            <w:top w:val="none" w:sz="0" w:space="0" w:color="auto"/>
            <w:left w:val="none" w:sz="0" w:space="0" w:color="auto"/>
            <w:bottom w:val="none" w:sz="0" w:space="0" w:color="auto"/>
            <w:right w:val="none" w:sz="0" w:space="0" w:color="auto"/>
          </w:divBdr>
        </w:div>
        <w:div w:id="1427574161">
          <w:marLeft w:val="0"/>
          <w:marRight w:val="0"/>
          <w:marTop w:val="0"/>
          <w:marBottom w:val="0"/>
          <w:divBdr>
            <w:top w:val="none" w:sz="0" w:space="0" w:color="auto"/>
            <w:left w:val="none" w:sz="0" w:space="0" w:color="auto"/>
            <w:bottom w:val="none" w:sz="0" w:space="0" w:color="auto"/>
            <w:right w:val="none" w:sz="0" w:space="0" w:color="auto"/>
          </w:divBdr>
        </w:div>
        <w:div w:id="2026322068">
          <w:marLeft w:val="0"/>
          <w:marRight w:val="0"/>
          <w:marTop w:val="0"/>
          <w:marBottom w:val="0"/>
          <w:divBdr>
            <w:top w:val="none" w:sz="0" w:space="0" w:color="auto"/>
            <w:left w:val="none" w:sz="0" w:space="0" w:color="auto"/>
            <w:bottom w:val="none" w:sz="0" w:space="0" w:color="auto"/>
            <w:right w:val="none" w:sz="0" w:space="0" w:color="auto"/>
          </w:divBdr>
        </w:div>
        <w:div w:id="743914273">
          <w:marLeft w:val="0"/>
          <w:marRight w:val="0"/>
          <w:marTop w:val="0"/>
          <w:marBottom w:val="0"/>
          <w:divBdr>
            <w:top w:val="none" w:sz="0" w:space="0" w:color="auto"/>
            <w:left w:val="none" w:sz="0" w:space="0" w:color="auto"/>
            <w:bottom w:val="none" w:sz="0" w:space="0" w:color="auto"/>
            <w:right w:val="none" w:sz="0" w:space="0" w:color="auto"/>
          </w:divBdr>
        </w:div>
        <w:div w:id="2071729775">
          <w:marLeft w:val="0"/>
          <w:marRight w:val="0"/>
          <w:marTop w:val="0"/>
          <w:marBottom w:val="0"/>
          <w:divBdr>
            <w:top w:val="none" w:sz="0" w:space="0" w:color="auto"/>
            <w:left w:val="none" w:sz="0" w:space="0" w:color="auto"/>
            <w:bottom w:val="none" w:sz="0" w:space="0" w:color="auto"/>
            <w:right w:val="none" w:sz="0" w:space="0" w:color="auto"/>
          </w:divBdr>
        </w:div>
        <w:div w:id="490684623">
          <w:marLeft w:val="0"/>
          <w:marRight w:val="0"/>
          <w:marTop w:val="0"/>
          <w:marBottom w:val="0"/>
          <w:divBdr>
            <w:top w:val="none" w:sz="0" w:space="0" w:color="auto"/>
            <w:left w:val="none" w:sz="0" w:space="0" w:color="auto"/>
            <w:bottom w:val="none" w:sz="0" w:space="0" w:color="auto"/>
            <w:right w:val="none" w:sz="0" w:space="0" w:color="auto"/>
          </w:divBdr>
        </w:div>
        <w:div w:id="1608927590">
          <w:marLeft w:val="0"/>
          <w:marRight w:val="0"/>
          <w:marTop w:val="0"/>
          <w:marBottom w:val="0"/>
          <w:divBdr>
            <w:top w:val="none" w:sz="0" w:space="0" w:color="auto"/>
            <w:left w:val="none" w:sz="0" w:space="0" w:color="auto"/>
            <w:bottom w:val="none" w:sz="0" w:space="0" w:color="auto"/>
            <w:right w:val="none" w:sz="0" w:space="0" w:color="auto"/>
          </w:divBdr>
        </w:div>
        <w:div w:id="1841968407">
          <w:marLeft w:val="0"/>
          <w:marRight w:val="0"/>
          <w:marTop w:val="0"/>
          <w:marBottom w:val="0"/>
          <w:divBdr>
            <w:top w:val="none" w:sz="0" w:space="0" w:color="auto"/>
            <w:left w:val="none" w:sz="0" w:space="0" w:color="auto"/>
            <w:bottom w:val="none" w:sz="0" w:space="0" w:color="auto"/>
            <w:right w:val="none" w:sz="0" w:space="0" w:color="auto"/>
          </w:divBdr>
        </w:div>
        <w:div w:id="1129124491">
          <w:marLeft w:val="0"/>
          <w:marRight w:val="0"/>
          <w:marTop w:val="0"/>
          <w:marBottom w:val="0"/>
          <w:divBdr>
            <w:top w:val="none" w:sz="0" w:space="0" w:color="auto"/>
            <w:left w:val="none" w:sz="0" w:space="0" w:color="auto"/>
            <w:bottom w:val="none" w:sz="0" w:space="0" w:color="auto"/>
            <w:right w:val="none" w:sz="0" w:space="0" w:color="auto"/>
          </w:divBdr>
        </w:div>
        <w:div w:id="1784573684">
          <w:marLeft w:val="0"/>
          <w:marRight w:val="0"/>
          <w:marTop w:val="0"/>
          <w:marBottom w:val="0"/>
          <w:divBdr>
            <w:top w:val="none" w:sz="0" w:space="0" w:color="auto"/>
            <w:left w:val="none" w:sz="0" w:space="0" w:color="auto"/>
            <w:bottom w:val="none" w:sz="0" w:space="0" w:color="auto"/>
            <w:right w:val="none" w:sz="0" w:space="0" w:color="auto"/>
          </w:divBdr>
        </w:div>
        <w:div w:id="495921642">
          <w:marLeft w:val="0"/>
          <w:marRight w:val="0"/>
          <w:marTop w:val="0"/>
          <w:marBottom w:val="0"/>
          <w:divBdr>
            <w:top w:val="none" w:sz="0" w:space="0" w:color="auto"/>
            <w:left w:val="none" w:sz="0" w:space="0" w:color="auto"/>
            <w:bottom w:val="none" w:sz="0" w:space="0" w:color="auto"/>
            <w:right w:val="none" w:sz="0" w:space="0" w:color="auto"/>
          </w:divBdr>
        </w:div>
        <w:div w:id="376439164">
          <w:marLeft w:val="0"/>
          <w:marRight w:val="0"/>
          <w:marTop w:val="0"/>
          <w:marBottom w:val="0"/>
          <w:divBdr>
            <w:top w:val="none" w:sz="0" w:space="0" w:color="auto"/>
            <w:left w:val="none" w:sz="0" w:space="0" w:color="auto"/>
            <w:bottom w:val="none" w:sz="0" w:space="0" w:color="auto"/>
            <w:right w:val="none" w:sz="0" w:space="0" w:color="auto"/>
          </w:divBdr>
        </w:div>
        <w:div w:id="1797025410">
          <w:marLeft w:val="0"/>
          <w:marRight w:val="0"/>
          <w:marTop w:val="0"/>
          <w:marBottom w:val="0"/>
          <w:divBdr>
            <w:top w:val="none" w:sz="0" w:space="0" w:color="auto"/>
            <w:left w:val="none" w:sz="0" w:space="0" w:color="auto"/>
            <w:bottom w:val="none" w:sz="0" w:space="0" w:color="auto"/>
            <w:right w:val="none" w:sz="0" w:space="0" w:color="auto"/>
          </w:divBdr>
        </w:div>
        <w:div w:id="135731492">
          <w:marLeft w:val="0"/>
          <w:marRight w:val="0"/>
          <w:marTop w:val="0"/>
          <w:marBottom w:val="0"/>
          <w:divBdr>
            <w:top w:val="none" w:sz="0" w:space="0" w:color="auto"/>
            <w:left w:val="none" w:sz="0" w:space="0" w:color="auto"/>
            <w:bottom w:val="none" w:sz="0" w:space="0" w:color="auto"/>
            <w:right w:val="none" w:sz="0" w:space="0" w:color="auto"/>
          </w:divBdr>
        </w:div>
        <w:div w:id="2033719642">
          <w:marLeft w:val="0"/>
          <w:marRight w:val="0"/>
          <w:marTop w:val="0"/>
          <w:marBottom w:val="0"/>
          <w:divBdr>
            <w:top w:val="none" w:sz="0" w:space="0" w:color="auto"/>
            <w:left w:val="none" w:sz="0" w:space="0" w:color="auto"/>
            <w:bottom w:val="none" w:sz="0" w:space="0" w:color="auto"/>
            <w:right w:val="none" w:sz="0" w:space="0" w:color="auto"/>
          </w:divBdr>
        </w:div>
        <w:div w:id="307782840">
          <w:marLeft w:val="0"/>
          <w:marRight w:val="0"/>
          <w:marTop w:val="0"/>
          <w:marBottom w:val="0"/>
          <w:divBdr>
            <w:top w:val="none" w:sz="0" w:space="0" w:color="auto"/>
            <w:left w:val="none" w:sz="0" w:space="0" w:color="auto"/>
            <w:bottom w:val="none" w:sz="0" w:space="0" w:color="auto"/>
            <w:right w:val="none" w:sz="0" w:space="0" w:color="auto"/>
          </w:divBdr>
        </w:div>
        <w:div w:id="455761555">
          <w:marLeft w:val="0"/>
          <w:marRight w:val="0"/>
          <w:marTop w:val="0"/>
          <w:marBottom w:val="0"/>
          <w:divBdr>
            <w:top w:val="none" w:sz="0" w:space="0" w:color="auto"/>
            <w:left w:val="none" w:sz="0" w:space="0" w:color="auto"/>
            <w:bottom w:val="none" w:sz="0" w:space="0" w:color="auto"/>
            <w:right w:val="none" w:sz="0" w:space="0" w:color="auto"/>
          </w:divBdr>
        </w:div>
        <w:div w:id="1082096978">
          <w:marLeft w:val="0"/>
          <w:marRight w:val="0"/>
          <w:marTop w:val="0"/>
          <w:marBottom w:val="0"/>
          <w:divBdr>
            <w:top w:val="none" w:sz="0" w:space="0" w:color="auto"/>
            <w:left w:val="none" w:sz="0" w:space="0" w:color="auto"/>
            <w:bottom w:val="none" w:sz="0" w:space="0" w:color="auto"/>
            <w:right w:val="none" w:sz="0" w:space="0" w:color="auto"/>
          </w:divBdr>
        </w:div>
        <w:div w:id="1653101998">
          <w:marLeft w:val="0"/>
          <w:marRight w:val="0"/>
          <w:marTop w:val="0"/>
          <w:marBottom w:val="0"/>
          <w:divBdr>
            <w:top w:val="none" w:sz="0" w:space="0" w:color="auto"/>
            <w:left w:val="none" w:sz="0" w:space="0" w:color="auto"/>
            <w:bottom w:val="none" w:sz="0" w:space="0" w:color="auto"/>
            <w:right w:val="none" w:sz="0" w:space="0" w:color="auto"/>
          </w:divBdr>
        </w:div>
        <w:div w:id="366414467">
          <w:marLeft w:val="0"/>
          <w:marRight w:val="0"/>
          <w:marTop w:val="0"/>
          <w:marBottom w:val="0"/>
          <w:divBdr>
            <w:top w:val="none" w:sz="0" w:space="0" w:color="auto"/>
            <w:left w:val="none" w:sz="0" w:space="0" w:color="auto"/>
            <w:bottom w:val="none" w:sz="0" w:space="0" w:color="auto"/>
            <w:right w:val="none" w:sz="0" w:space="0" w:color="auto"/>
          </w:divBdr>
        </w:div>
        <w:div w:id="1044603634">
          <w:marLeft w:val="0"/>
          <w:marRight w:val="0"/>
          <w:marTop w:val="0"/>
          <w:marBottom w:val="0"/>
          <w:divBdr>
            <w:top w:val="none" w:sz="0" w:space="0" w:color="auto"/>
            <w:left w:val="none" w:sz="0" w:space="0" w:color="auto"/>
            <w:bottom w:val="none" w:sz="0" w:space="0" w:color="auto"/>
            <w:right w:val="none" w:sz="0" w:space="0" w:color="auto"/>
          </w:divBdr>
        </w:div>
        <w:div w:id="373382641">
          <w:marLeft w:val="0"/>
          <w:marRight w:val="0"/>
          <w:marTop w:val="0"/>
          <w:marBottom w:val="0"/>
          <w:divBdr>
            <w:top w:val="none" w:sz="0" w:space="0" w:color="auto"/>
            <w:left w:val="none" w:sz="0" w:space="0" w:color="auto"/>
            <w:bottom w:val="none" w:sz="0" w:space="0" w:color="auto"/>
            <w:right w:val="none" w:sz="0" w:space="0" w:color="auto"/>
          </w:divBdr>
        </w:div>
        <w:div w:id="282729448">
          <w:marLeft w:val="0"/>
          <w:marRight w:val="0"/>
          <w:marTop w:val="0"/>
          <w:marBottom w:val="0"/>
          <w:divBdr>
            <w:top w:val="none" w:sz="0" w:space="0" w:color="auto"/>
            <w:left w:val="none" w:sz="0" w:space="0" w:color="auto"/>
            <w:bottom w:val="none" w:sz="0" w:space="0" w:color="auto"/>
            <w:right w:val="none" w:sz="0" w:space="0" w:color="auto"/>
          </w:divBdr>
        </w:div>
        <w:div w:id="421730542">
          <w:marLeft w:val="0"/>
          <w:marRight w:val="0"/>
          <w:marTop w:val="0"/>
          <w:marBottom w:val="0"/>
          <w:divBdr>
            <w:top w:val="none" w:sz="0" w:space="0" w:color="auto"/>
            <w:left w:val="none" w:sz="0" w:space="0" w:color="auto"/>
            <w:bottom w:val="none" w:sz="0" w:space="0" w:color="auto"/>
            <w:right w:val="none" w:sz="0" w:space="0" w:color="auto"/>
          </w:divBdr>
        </w:div>
        <w:div w:id="17122258">
          <w:marLeft w:val="0"/>
          <w:marRight w:val="0"/>
          <w:marTop w:val="0"/>
          <w:marBottom w:val="0"/>
          <w:divBdr>
            <w:top w:val="none" w:sz="0" w:space="0" w:color="auto"/>
            <w:left w:val="none" w:sz="0" w:space="0" w:color="auto"/>
            <w:bottom w:val="none" w:sz="0" w:space="0" w:color="auto"/>
            <w:right w:val="none" w:sz="0" w:space="0" w:color="auto"/>
          </w:divBdr>
        </w:div>
        <w:div w:id="1788113751">
          <w:marLeft w:val="0"/>
          <w:marRight w:val="0"/>
          <w:marTop w:val="0"/>
          <w:marBottom w:val="0"/>
          <w:divBdr>
            <w:top w:val="none" w:sz="0" w:space="0" w:color="auto"/>
            <w:left w:val="none" w:sz="0" w:space="0" w:color="auto"/>
            <w:bottom w:val="none" w:sz="0" w:space="0" w:color="auto"/>
            <w:right w:val="none" w:sz="0" w:space="0" w:color="auto"/>
          </w:divBdr>
        </w:div>
        <w:div w:id="1917935766">
          <w:marLeft w:val="0"/>
          <w:marRight w:val="0"/>
          <w:marTop w:val="0"/>
          <w:marBottom w:val="0"/>
          <w:divBdr>
            <w:top w:val="none" w:sz="0" w:space="0" w:color="auto"/>
            <w:left w:val="none" w:sz="0" w:space="0" w:color="auto"/>
            <w:bottom w:val="none" w:sz="0" w:space="0" w:color="auto"/>
            <w:right w:val="none" w:sz="0" w:space="0" w:color="auto"/>
          </w:divBdr>
        </w:div>
        <w:div w:id="1982733461">
          <w:marLeft w:val="0"/>
          <w:marRight w:val="0"/>
          <w:marTop w:val="0"/>
          <w:marBottom w:val="0"/>
          <w:divBdr>
            <w:top w:val="none" w:sz="0" w:space="0" w:color="auto"/>
            <w:left w:val="none" w:sz="0" w:space="0" w:color="auto"/>
            <w:bottom w:val="none" w:sz="0" w:space="0" w:color="auto"/>
            <w:right w:val="none" w:sz="0" w:space="0" w:color="auto"/>
          </w:divBdr>
        </w:div>
        <w:div w:id="584194787">
          <w:marLeft w:val="0"/>
          <w:marRight w:val="0"/>
          <w:marTop w:val="0"/>
          <w:marBottom w:val="0"/>
          <w:divBdr>
            <w:top w:val="none" w:sz="0" w:space="0" w:color="auto"/>
            <w:left w:val="none" w:sz="0" w:space="0" w:color="auto"/>
            <w:bottom w:val="none" w:sz="0" w:space="0" w:color="auto"/>
            <w:right w:val="none" w:sz="0" w:space="0" w:color="auto"/>
          </w:divBdr>
        </w:div>
        <w:div w:id="304701720">
          <w:marLeft w:val="0"/>
          <w:marRight w:val="0"/>
          <w:marTop w:val="0"/>
          <w:marBottom w:val="0"/>
          <w:divBdr>
            <w:top w:val="none" w:sz="0" w:space="0" w:color="auto"/>
            <w:left w:val="none" w:sz="0" w:space="0" w:color="auto"/>
            <w:bottom w:val="none" w:sz="0" w:space="0" w:color="auto"/>
            <w:right w:val="none" w:sz="0" w:space="0" w:color="auto"/>
          </w:divBdr>
        </w:div>
        <w:div w:id="1912615546">
          <w:marLeft w:val="0"/>
          <w:marRight w:val="0"/>
          <w:marTop w:val="0"/>
          <w:marBottom w:val="0"/>
          <w:divBdr>
            <w:top w:val="none" w:sz="0" w:space="0" w:color="auto"/>
            <w:left w:val="none" w:sz="0" w:space="0" w:color="auto"/>
            <w:bottom w:val="none" w:sz="0" w:space="0" w:color="auto"/>
            <w:right w:val="none" w:sz="0" w:space="0" w:color="auto"/>
          </w:divBdr>
        </w:div>
        <w:div w:id="147482835">
          <w:marLeft w:val="0"/>
          <w:marRight w:val="0"/>
          <w:marTop w:val="0"/>
          <w:marBottom w:val="0"/>
          <w:divBdr>
            <w:top w:val="none" w:sz="0" w:space="0" w:color="auto"/>
            <w:left w:val="none" w:sz="0" w:space="0" w:color="auto"/>
            <w:bottom w:val="none" w:sz="0" w:space="0" w:color="auto"/>
            <w:right w:val="none" w:sz="0" w:space="0" w:color="auto"/>
          </w:divBdr>
        </w:div>
        <w:div w:id="349137656">
          <w:marLeft w:val="0"/>
          <w:marRight w:val="0"/>
          <w:marTop w:val="0"/>
          <w:marBottom w:val="0"/>
          <w:divBdr>
            <w:top w:val="none" w:sz="0" w:space="0" w:color="auto"/>
            <w:left w:val="none" w:sz="0" w:space="0" w:color="auto"/>
            <w:bottom w:val="none" w:sz="0" w:space="0" w:color="auto"/>
            <w:right w:val="none" w:sz="0" w:space="0" w:color="auto"/>
          </w:divBdr>
        </w:div>
        <w:div w:id="1172645569">
          <w:marLeft w:val="0"/>
          <w:marRight w:val="0"/>
          <w:marTop w:val="0"/>
          <w:marBottom w:val="0"/>
          <w:divBdr>
            <w:top w:val="none" w:sz="0" w:space="0" w:color="auto"/>
            <w:left w:val="none" w:sz="0" w:space="0" w:color="auto"/>
            <w:bottom w:val="none" w:sz="0" w:space="0" w:color="auto"/>
            <w:right w:val="none" w:sz="0" w:space="0" w:color="auto"/>
          </w:divBdr>
        </w:div>
        <w:div w:id="987326304">
          <w:marLeft w:val="0"/>
          <w:marRight w:val="0"/>
          <w:marTop w:val="0"/>
          <w:marBottom w:val="0"/>
          <w:divBdr>
            <w:top w:val="none" w:sz="0" w:space="0" w:color="auto"/>
            <w:left w:val="none" w:sz="0" w:space="0" w:color="auto"/>
            <w:bottom w:val="none" w:sz="0" w:space="0" w:color="auto"/>
            <w:right w:val="none" w:sz="0" w:space="0" w:color="auto"/>
          </w:divBdr>
        </w:div>
        <w:div w:id="6519720">
          <w:marLeft w:val="0"/>
          <w:marRight w:val="0"/>
          <w:marTop w:val="0"/>
          <w:marBottom w:val="0"/>
          <w:divBdr>
            <w:top w:val="none" w:sz="0" w:space="0" w:color="auto"/>
            <w:left w:val="none" w:sz="0" w:space="0" w:color="auto"/>
            <w:bottom w:val="none" w:sz="0" w:space="0" w:color="auto"/>
            <w:right w:val="none" w:sz="0" w:space="0" w:color="auto"/>
          </w:divBdr>
        </w:div>
        <w:div w:id="449666624">
          <w:marLeft w:val="0"/>
          <w:marRight w:val="0"/>
          <w:marTop w:val="0"/>
          <w:marBottom w:val="0"/>
          <w:divBdr>
            <w:top w:val="none" w:sz="0" w:space="0" w:color="auto"/>
            <w:left w:val="none" w:sz="0" w:space="0" w:color="auto"/>
            <w:bottom w:val="none" w:sz="0" w:space="0" w:color="auto"/>
            <w:right w:val="none" w:sz="0" w:space="0" w:color="auto"/>
          </w:divBdr>
        </w:div>
        <w:div w:id="1436633576">
          <w:marLeft w:val="0"/>
          <w:marRight w:val="0"/>
          <w:marTop w:val="0"/>
          <w:marBottom w:val="0"/>
          <w:divBdr>
            <w:top w:val="none" w:sz="0" w:space="0" w:color="auto"/>
            <w:left w:val="none" w:sz="0" w:space="0" w:color="auto"/>
            <w:bottom w:val="none" w:sz="0" w:space="0" w:color="auto"/>
            <w:right w:val="none" w:sz="0" w:space="0" w:color="auto"/>
          </w:divBdr>
        </w:div>
        <w:div w:id="1540121586">
          <w:marLeft w:val="0"/>
          <w:marRight w:val="0"/>
          <w:marTop w:val="0"/>
          <w:marBottom w:val="0"/>
          <w:divBdr>
            <w:top w:val="none" w:sz="0" w:space="0" w:color="auto"/>
            <w:left w:val="none" w:sz="0" w:space="0" w:color="auto"/>
            <w:bottom w:val="none" w:sz="0" w:space="0" w:color="auto"/>
            <w:right w:val="none" w:sz="0" w:space="0" w:color="auto"/>
          </w:divBdr>
        </w:div>
        <w:div w:id="1762482386">
          <w:marLeft w:val="0"/>
          <w:marRight w:val="0"/>
          <w:marTop w:val="0"/>
          <w:marBottom w:val="0"/>
          <w:divBdr>
            <w:top w:val="none" w:sz="0" w:space="0" w:color="auto"/>
            <w:left w:val="none" w:sz="0" w:space="0" w:color="auto"/>
            <w:bottom w:val="none" w:sz="0" w:space="0" w:color="auto"/>
            <w:right w:val="none" w:sz="0" w:space="0" w:color="auto"/>
          </w:divBdr>
        </w:div>
        <w:div w:id="69861462">
          <w:marLeft w:val="0"/>
          <w:marRight w:val="0"/>
          <w:marTop w:val="0"/>
          <w:marBottom w:val="0"/>
          <w:divBdr>
            <w:top w:val="none" w:sz="0" w:space="0" w:color="auto"/>
            <w:left w:val="none" w:sz="0" w:space="0" w:color="auto"/>
            <w:bottom w:val="none" w:sz="0" w:space="0" w:color="auto"/>
            <w:right w:val="none" w:sz="0" w:space="0" w:color="auto"/>
          </w:divBdr>
        </w:div>
        <w:div w:id="1752267179">
          <w:marLeft w:val="0"/>
          <w:marRight w:val="0"/>
          <w:marTop w:val="0"/>
          <w:marBottom w:val="0"/>
          <w:divBdr>
            <w:top w:val="none" w:sz="0" w:space="0" w:color="auto"/>
            <w:left w:val="none" w:sz="0" w:space="0" w:color="auto"/>
            <w:bottom w:val="none" w:sz="0" w:space="0" w:color="auto"/>
            <w:right w:val="none" w:sz="0" w:space="0" w:color="auto"/>
          </w:divBdr>
        </w:div>
        <w:div w:id="1242905469">
          <w:marLeft w:val="0"/>
          <w:marRight w:val="0"/>
          <w:marTop w:val="0"/>
          <w:marBottom w:val="0"/>
          <w:divBdr>
            <w:top w:val="none" w:sz="0" w:space="0" w:color="auto"/>
            <w:left w:val="none" w:sz="0" w:space="0" w:color="auto"/>
            <w:bottom w:val="none" w:sz="0" w:space="0" w:color="auto"/>
            <w:right w:val="none" w:sz="0" w:space="0" w:color="auto"/>
          </w:divBdr>
        </w:div>
        <w:div w:id="1387215439">
          <w:marLeft w:val="0"/>
          <w:marRight w:val="0"/>
          <w:marTop w:val="0"/>
          <w:marBottom w:val="0"/>
          <w:divBdr>
            <w:top w:val="none" w:sz="0" w:space="0" w:color="auto"/>
            <w:left w:val="none" w:sz="0" w:space="0" w:color="auto"/>
            <w:bottom w:val="none" w:sz="0" w:space="0" w:color="auto"/>
            <w:right w:val="none" w:sz="0" w:space="0" w:color="auto"/>
          </w:divBdr>
        </w:div>
        <w:div w:id="61759882">
          <w:marLeft w:val="0"/>
          <w:marRight w:val="0"/>
          <w:marTop w:val="0"/>
          <w:marBottom w:val="0"/>
          <w:divBdr>
            <w:top w:val="none" w:sz="0" w:space="0" w:color="auto"/>
            <w:left w:val="none" w:sz="0" w:space="0" w:color="auto"/>
            <w:bottom w:val="none" w:sz="0" w:space="0" w:color="auto"/>
            <w:right w:val="none" w:sz="0" w:space="0" w:color="auto"/>
          </w:divBdr>
        </w:div>
        <w:div w:id="286203951">
          <w:marLeft w:val="0"/>
          <w:marRight w:val="0"/>
          <w:marTop w:val="0"/>
          <w:marBottom w:val="0"/>
          <w:divBdr>
            <w:top w:val="none" w:sz="0" w:space="0" w:color="auto"/>
            <w:left w:val="none" w:sz="0" w:space="0" w:color="auto"/>
            <w:bottom w:val="none" w:sz="0" w:space="0" w:color="auto"/>
            <w:right w:val="none" w:sz="0" w:space="0" w:color="auto"/>
          </w:divBdr>
        </w:div>
        <w:div w:id="1148398681">
          <w:marLeft w:val="0"/>
          <w:marRight w:val="0"/>
          <w:marTop w:val="0"/>
          <w:marBottom w:val="0"/>
          <w:divBdr>
            <w:top w:val="none" w:sz="0" w:space="0" w:color="auto"/>
            <w:left w:val="none" w:sz="0" w:space="0" w:color="auto"/>
            <w:bottom w:val="none" w:sz="0" w:space="0" w:color="auto"/>
            <w:right w:val="none" w:sz="0" w:space="0" w:color="auto"/>
          </w:divBdr>
        </w:div>
        <w:div w:id="1791168022">
          <w:marLeft w:val="0"/>
          <w:marRight w:val="0"/>
          <w:marTop w:val="0"/>
          <w:marBottom w:val="0"/>
          <w:divBdr>
            <w:top w:val="none" w:sz="0" w:space="0" w:color="auto"/>
            <w:left w:val="none" w:sz="0" w:space="0" w:color="auto"/>
            <w:bottom w:val="none" w:sz="0" w:space="0" w:color="auto"/>
            <w:right w:val="none" w:sz="0" w:space="0" w:color="auto"/>
          </w:divBdr>
        </w:div>
        <w:div w:id="1681152279">
          <w:marLeft w:val="0"/>
          <w:marRight w:val="0"/>
          <w:marTop w:val="0"/>
          <w:marBottom w:val="0"/>
          <w:divBdr>
            <w:top w:val="none" w:sz="0" w:space="0" w:color="auto"/>
            <w:left w:val="none" w:sz="0" w:space="0" w:color="auto"/>
            <w:bottom w:val="none" w:sz="0" w:space="0" w:color="auto"/>
            <w:right w:val="none" w:sz="0" w:space="0" w:color="auto"/>
          </w:divBdr>
        </w:div>
        <w:div w:id="2014919675">
          <w:marLeft w:val="0"/>
          <w:marRight w:val="0"/>
          <w:marTop w:val="0"/>
          <w:marBottom w:val="0"/>
          <w:divBdr>
            <w:top w:val="none" w:sz="0" w:space="0" w:color="auto"/>
            <w:left w:val="none" w:sz="0" w:space="0" w:color="auto"/>
            <w:bottom w:val="none" w:sz="0" w:space="0" w:color="auto"/>
            <w:right w:val="none" w:sz="0" w:space="0" w:color="auto"/>
          </w:divBdr>
        </w:div>
        <w:div w:id="875971886">
          <w:marLeft w:val="0"/>
          <w:marRight w:val="0"/>
          <w:marTop w:val="0"/>
          <w:marBottom w:val="0"/>
          <w:divBdr>
            <w:top w:val="none" w:sz="0" w:space="0" w:color="auto"/>
            <w:left w:val="none" w:sz="0" w:space="0" w:color="auto"/>
            <w:bottom w:val="none" w:sz="0" w:space="0" w:color="auto"/>
            <w:right w:val="none" w:sz="0" w:space="0" w:color="auto"/>
          </w:divBdr>
        </w:div>
        <w:div w:id="290064063">
          <w:marLeft w:val="0"/>
          <w:marRight w:val="0"/>
          <w:marTop w:val="0"/>
          <w:marBottom w:val="0"/>
          <w:divBdr>
            <w:top w:val="none" w:sz="0" w:space="0" w:color="auto"/>
            <w:left w:val="none" w:sz="0" w:space="0" w:color="auto"/>
            <w:bottom w:val="none" w:sz="0" w:space="0" w:color="auto"/>
            <w:right w:val="none" w:sz="0" w:space="0" w:color="auto"/>
          </w:divBdr>
        </w:div>
        <w:div w:id="1631323278">
          <w:marLeft w:val="0"/>
          <w:marRight w:val="0"/>
          <w:marTop w:val="0"/>
          <w:marBottom w:val="0"/>
          <w:divBdr>
            <w:top w:val="none" w:sz="0" w:space="0" w:color="auto"/>
            <w:left w:val="none" w:sz="0" w:space="0" w:color="auto"/>
            <w:bottom w:val="none" w:sz="0" w:space="0" w:color="auto"/>
            <w:right w:val="none" w:sz="0" w:space="0" w:color="auto"/>
          </w:divBdr>
        </w:div>
        <w:div w:id="1451436866">
          <w:marLeft w:val="0"/>
          <w:marRight w:val="0"/>
          <w:marTop w:val="0"/>
          <w:marBottom w:val="0"/>
          <w:divBdr>
            <w:top w:val="none" w:sz="0" w:space="0" w:color="auto"/>
            <w:left w:val="none" w:sz="0" w:space="0" w:color="auto"/>
            <w:bottom w:val="none" w:sz="0" w:space="0" w:color="auto"/>
            <w:right w:val="none" w:sz="0" w:space="0" w:color="auto"/>
          </w:divBdr>
        </w:div>
        <w:div w:id="605040848">
          <w:marLeft w:val="0"/>
          <w:marRight w:val="0"/>
          <w:marTop w:val="0"/>
          <w:marBottom w:val="0"/>
          <w:divBdr>
            <w:top w:val="none" w:sz="0" w:space="0" w:color="auto"/>
            <w:left w:val="none" w:sz="0" w:space="0" w:color="auto"/>
            <w:bottom w:val="none" w:sz="0" w:space="0" w:color="auto"/>
            <w:right w:val="none" w:sz="0" w:space="0" w:color="auto"/>
          </w:divBdr>
        </w:div>
        <w:div w:id="879322374">
          <w:marLeft w:val="0"/>
          <w:marRight w:val="0"/>
          <w:marTop w:val="0"/>
          <w:marBottom w:val="0"/>
          <w:divBdr>
            <w:top w:val="none" w:sz="0" w:space="0" w:color="auto"/>
            <w:left w:val="none" w:sz="0" w:space="0" w:color="auto"/>
            <w:bottom w:val="none" w:sz="0" w:space="0" w:color="auto"/>
            <w:right w:val="none" w:sz="0" w:space="0" w:color="auto"/>
          </w:divBdr>
        </w:div>
        <w:div w:id="966471355">
          <w:marLeft w:val="0"/>
          <w:marRight w:val="0"/>
          <w:marTop w:val="0"/>
          <w:marBottom w:val="0"/>
          <w:divBdr>
            <w:top w:val="none" w:sz="0" w:space="0" w:color="auto"/>
            <w:left w:val="none" w:sz="0" w:space="0" w:color="auto"/>
            <w:bottom w:val="none" w:sz="0" w:space="0" w:color="auto"/>
            <w:right w:val="none" w:sz="0" w:space="0" w:color="auto"/>
          </w:divBdr>
        </w:div>
        <w:div w:id="1489785294">
          <w:marLeft w:val="0"/>
          <w:marRight w:val="0"/>
          <w:marTop w:val="0"/>
          <w:marBottom w:val="0"/>
          <w:divBdr>
            <w:top w:val="none" w:sz="0" w:space="0" w:color="auto"/>
            <w:left w:val="none" w:sz="0" w:space="0" w:color="auto"/>
            <w:bottom w:val="none" w:sz="0" w:space="0" w:color="auto"/>
            <w:right w:val="none" w:sz="0" w:space="0" w:color="auto"/>
          </w:divBdr>
        </w:div>
        <w:div w:id="1882159457">
          <w:marLeft w:val="0"/>
          <w:marRight w:val="0"/>
          <w:marTop w:val="0"/>
          <w:marBottom w:val="0"/>
          <w:divBdr>
            <w:top w:val="none" w:sz="0" w:space="0" w:color="auto"/>
            <w:left w:val="none" w:sz="0" w:space="0" w:color="auto"/>
            <w:bottom w:val="none" w:sz="0" w:space="0" w:color="auto"/>
            <w:right w:val="none" w:sz="0" w:space="0" w:color="auto"/>
          </w:divBdr>
        </w:div>
        <w:div w:id="686755281">
          <w:marLeft w:val="0"/>
          <w:marRight w:val="0"/>
          <w:marTop w:val="0"/>
          <w:marBottom w:val="0"/>
          <w:divBdr>
            <w:top w:val="none" w:sz="0" w:space="0" w:color="auto"/>
            <w:left w:val="none" w:sz="0" w:space="0" w:color="auto"/>
            <w:bottom w:val="none" w:sz="0" w:space="0" w:color="auto"/>
            <w:right w:val="none" w:sz="0" w:space="0" w:color="auto"/>
          </w:divBdr>
        </w:div>
        <w:div w:id="530805772">
          <w:marLeft w:val="0"/>
          <w:marRight w:val="0"/>
          <w:marTop w:val="0"/>
          <w:marBottom w:val="0"/>
          <w:divBdr>
            <w:top w:val="none" w:sz="0" w:space="0" w:color="auto"/>
            <w:left w:val="none" w:sz="0" w:space="0" w:color="auto"/>
            <w:bottom w:val="none" w:sz="0" w:space="0" w:color="auto"/>
            <w:right w:val="none" w:sz="0" w:space="0" w:color="auto"/>
          </w:divBdr>
        </w:div>
        <w:div w:id="315889080">
          <w:marLeft w:val="0"/>
          <w:marRight w:val="0"/>
          <w:marTop w:val="0"/>
          <w:marBottom w:val="0"/>
          <w:divBdr>
            <w:top w:val="none" w:sz="0" w:space="0" w:color="auto"/>
            <w:left w:val="none" w:sz="0" w:space="0" w:color="auto"/>
            <w:bottom w:val="none" w:sz="0" w:space="0" w:color="auto"/>
            <w:right w:val="none" w:sz="0" w:space="0" w:color="auto"/>
          </w:divBdr>
        </w:div>
        <w:div w:id="1232734546">
          <w:marLeft w:val="0"/>
          <w:marRight w:val="0"/>
          <w:marTop w:val="0"/>
          <w:marBottom w:val="0"/>
          <w:divBdr>
            <w:top w:val="none" w:sz="0" w:space="0" w:color="auto"/>
            <w:left w:val="none" w:sz="0" w:space="0" w:color="auto"/>
            <w:bottom w:val="none" w:sz="0" w:space="0" w:color="auto"/>
            <w:right w:val="none" w:sz="0" w:space="0" w:color="auto"/>
          </w:divBdr>
        </w:div>
        <w:div w:id="515928233">
          <w:marLeft w:val="0"/>
          <w:marRight w:val="0"/>
          <w:marTop w:val="0"/>
          <w:marBottom w:val="0"/>
          <w:divBdr>
            <w:top w:val="none" w:sz="0" w:space="0" w:color="auto"/>
            <w:left w:val="none" w:sz="0" w:space="0" w:color="auto"/>
            <w:bottom w:val="none" w:sz="0" w:space="0" w:color="auto"/>
            <w:right w:val="none" w:sz="0" w:space="0" w:color="auto"/>
          </w:divBdr>
        </w:div>
        <w:div w:id="642855568">
          <w:marLeft w:val="0"/>
          <w:marRight w:val="0"/>
          <w:marTop w:val="0"/>
          <w:marBottom w:val="0"/>
          <w:divBdr>
            <w:top w:val="none" w:sz="0" w:space="0" w:color="auto"/>
            <w:left w:val="none" w:sz="0" w:space="0" w:color="auto"/>
            <w:bottom w:val="none" w:sz="0" w:space="0" w:color="auto"/>
            <w:right w:val="none" w:sz="0" w:space="0" w:color="auto"/>
          </w:divBdr>
        </w:div>
        <w:div w:id="1591770865">
          <w:marLeft w:val="0"/>
          <w:marRight w:val="0"/>
          <w:marTop w:val="0"/>
          <w:marBottom w:val="0"/>
          <w:divBdr>
            <w:top w:val="none" w:sz="0" w:space="0" w:color="auto"/>
            <w:left w:val="none" w:sz="0" w:space="0" w:color="auto"/>
            <w:bottom w:val="none" w:sz="0" w:space="0" w:color="auto"/>
            <w:right w:val="none" w:sz="0" w:space="0" w:color="auto"/>
          </w:divBdr>
        </w:div>
        <w:div w:id="44499358">
          <w:marLeft w:val="0"/>
          <w:marRight w:val="0"/>
          <w:marTop w:val="0"/>
          <w:marBottom w:val="0"/>
          <w:divBdr>
            <w:top w:val="none" w:sz="0" w:space="0" w:color="auto"/>
            <w:left w:val="none" w:sz="0" w:space="0" w:color="auto"/>
            <w:bottom w:val="none" w:sz="0" w:space="0" w:color="auto"/>
            <w:right w:val="none" w:sz="0" w:space="0" w:color="auto"/>
          </w:divBdr>
        </w:div>
        <w:div w:id="419563751">
          <w:marLeft w:val="0"/>
          <w:marRight w:val="0"/>
          <w:marTop w:val="0"/>
          <w:marBottom w:val="0"/>
          <w:divBdr>
            <w:top w:val="none" w:sz="0" w:space="0" w:color="auto"/>
            <w:left w:val="none" w:sz="0" w:space="0" w:color="auto"/>
            <w:bottom w:val="none" w:sz="0" w:space="0" w:color="auto"/>
            <w:right w:val="none" w:sz="0" w:space="0" w:color="auto"/>
          </w:divBdr>
        </w:div>
        <w:div w:id="441993566">
          <w:marLeft w:val="0"/>
          <w:marRight w:val="0"/>
          <w:marTop w:val="0"/>
          <w:marBottom w:val="0"/>
          <w:divBdr>
            <w:top w:val="none" w:sz="0" w:space="0" w:color="auto"/>
            <w:left w:val="none" w:sz="0" w:space="0" w:color="auto"/>
            <w:bottom w:val="none" w:sz="0" w:space="0" w:color="auto"/>
            <w:right w:val="none" w:sz="0" w:space="0" w:color="auto"/>
          </w:divBdr>
        </w:div>
        <w:div w:id="749499302">
          <w:marLeft w:val="0"/>
          <w:marRight w:val="0"/>
          <w:marTop w:val="0"/>
          <w:marBottom w:val="0"/>
          <w:divBdr>
            <w:top w:val="none" w:sz="0" w:space="0" w:color="auto"/>
            <w:left w:val="none" w:sz="0" w:space="0" w:color="auto"/>
            <w:bottom w:val="none" w:sz="0" w:space="0" w:color="auto"/>
            <w:right w:val="none" w:sz="0" w:space="0" w:color="auto"/>
          </w:divBdr>
        </w:div>
        <w:div w:id="1580947145">
          <w:marLeft w:val="0"/>
          <w:marRight w:val="0"/>
          <w:marTop w:val="0"/>
          <w:marBottom w:val="0"/>
          <w:divBdr>
            <w:top w:val="none" w:sz="0" w:space="0" w:color="auto"/>
            <w:left w:val="none" w:sz="0" w:space="0" w:color="auto"/>
            <w:bottom w:val="none" w:sz="0" w:space="0" w:color="auto"/>
            <w:right w:val="none" w:sz="0" w:space="0" w:color="auto"/>
          </w:divBdr>
        </w:div>
        <w:div w:id="97069963">
          <w:marLeft w:val="0"/>
          <w:marRight w:val="0"/>
          <w:marTop w:val="0"/>
          <w:marBottom w:val="0"/>
          <w:divBdr>
            <w:top w:val="none" w:sz="0" w:space="0" w:color="auto"/>
            <w:left w:val="none" w:sz="0" w:space="0" w:color="auto"/>
            <w:bottom w:val="none" w:sz="0" w:space="0" w:color="auto"/>
            <w:right w:val="none" w:sz="0" w:space="0" w:color="auto"/>
          </w:divBdr>
        </w:div>
        <w:div w:id="2106611897">
          <w:marLeft w:val="0"/>
          <w:marRight w:val="0"/>
          <w:marTop w:val="0"/>
          <w:marBottom w:val="0"/>
          <w:divBdr>
            <w:top w:val="none" w:sz="0" w:space="0" w:color="auto"/>
            <w:left w:val="none" w:sz="0" w:space="0" w:color="auto"/>
            <w:bottom w:val="none" w:sz="0" w:space="0" w:color="auto"/>
            <w:right w:val="none" w:sz="0" w:space="0" w:color="auto"/>
          </w:divBdr>
        </w:div>
        <w:div w:id="1581719664">
          <w:marLeft w:val="0"/>
          <w:marRight w:val="0"/>
          <w:marTop w:val="0"/>
          <w:marBottom w:val="0"/>
          <w:divBdr>
            <w:top w:val="none" w:sz="0" w:space="0" w:color="auto"/>
            <w:left w:val="none" w:sz="0" w:space="0" w:color="auto"/>
            <w:bottom w:val="none" w:sz="0" w:space="0" w:color="auto"/>
            <w:right w:val="none" w:sz="0" w:space="0" w:color="auto"/>
          </w:divBdr>
        </w:div>
        <w:div w:id="1994722960">
          <w:marLeft w:val="0"/>
          <w:marRight w:val="0"/>
          <w:marTop w:val="0"/>
          <w:marBottom w:val="0"/>
          <w:divBdr>
            <w:top w:val="none" w:sz="0" w:space="0" w:color="auto"/>
            <w:left w:val="none" w:sz="0" w:space="0" w:color="auto"/>
            <w:bottom w:val="none" w:sz="0" w:space="0" w:color="auto"/>
            <w:right w:val="none" w:sz="0" w:space="0" w:color="auto"/>
          </w:divBdr>
        </w:div>
        <w:div w:id="1235581957">
          <w:marLeft w:val="0"/>
          <w:marRight w:val="0"/>
          <w:marTop w:val="0"/>
          <w:marBottom w:val="0"/>
          <w:divBdr>
            <w:top w:val="none" w:sz="0" w:space="0" w:color="auto"/>
            <w:left w:val="none" w:sz="0" w:space="0" w:color="auto"/>
            <w:bottom w:val="none" w:sz="0" w:space="0" w:color="auto"/>
            <w:right w:val="none" w:sz="0" w:space="0" w:color="auto"/>
          </w:divBdr>
        </w:div>
        <w:div w:id="2138328991">
          <w:marLeft w:val="0"/>
          <w:marRight w:val="0"/>
          <w:marTop w:val="0"/>
          <w:marBottom w:val="0"/>
          <w:divBdr>
            <w:top w:val="none" w:sz="0" w:space="0" w:color="auto"/>
            <w:left w:val="none" w:sz="0" w:space="0" w:color="auto"/>
            <w:bottom w:val="none" w:sz="0" w:space="0" w:color="auto"/>
            <w:right w:val="none" w:sz="0" w:space="0" w:color="auto"/>
          </w:divBdr>
        </w:div>
        <w:div w:id="608899422">
          <w:marLeft w:val="0"/>
          <w:marRight w:val="0"/>
          <w:marTop w:val="0"/>
          <w:marBottom w:val="0"/>
          <w:divBdr>
            <w:top w:val="none" w:sz="0" w:space="0" w:color="auto"/>
            <w:left w:val="none" w:sz="0" w:space="0" w:color="auto"/>
            <w:bottom w:val="none" w:sz="0" w:space="0" w:color="auto"/>
            <w:right w:val="none" w:sz="0" w:space="0" w:color="auto"/>
          </w:divBdr>
        </w:div>
        <w:div w:id="1540438847">
          <w:marLeft w:val="0"/>
          <w:marRight w:val="0"/>
          <w:marTop w:val="0"/>
          <w:marBottom w:val="0"/>
          <w:divBdr>
            <w:top w:val="none" w:sz="0" w:space="0" w:color="auto"/>
            <w:left w:val="none" w:sz="0" w:space="0" w:color="auto"/>
            <w:bottom w:val="none" w:sz="0" w:space="0" w:color="auto"/>
            <w:right w:val="none" w:sz="0" w:space="0" w:color="auto"/>
          </w:divBdr>
        </w:div>
        <w:div w:id="155416993">
          <w:marLeft w:val="0"/>
          <w:marRight w:val="0"/>
          <w:marTop w:val="0"/>
          <w:marBottom w:val="0"/>
          <w:divBdr>
            <w:top w:val="none" w:sz="0" w:space="0" w:color="auto"/>
            <w:left w:val="none" w:sz="0" w:space="0" w:color="auto"/>
            <w:bottom w:val="none" w:sz="0" w:space="0" w:color="auto"/>
            <w:right w:val="none" w:sz="0" w:space="0" w:color="auto"/>
          </w:divBdr>
        </w:div>
        <w:div w:id="944582184">
          <w:marLeft w:val="0"/>
          <w:marRight w:val="0"/>
          <w:marTop w:val="0"/>
          <w:marBottom w:val="0"/>
          <w:divBdr>
            <w:top w:val="none" w:sz="0" w:space="0" w:color="auto"/>
            <w:left w:val="none" w:sz="0" w:space="0" w:color="auto"/>
            <w:bottom w:val="none" w:sz="0" w:space="0" w:color="auto"/>
            <w:right w:val="none" w:sz="0" w:space="0" w:color="auto"/>
          </w:divBdr>
        </w:div>
        <w:div w:id="1399405669">
          <w:marLeft w:val="0"/>
          <w:marRight w:val="0"/>
          <w:marTop w:val="0"/>
          <w:marBottom w:val="0"/>
          <w:divBdr>
            <w:top w:val="none" w:sz="0" w:space="0" w:color="auto"/>
            <w:left w:val="none" w:sz="0" w:space="0" w:color="auto"/>
            <w:bottom w:val="none" w:sz="0" w:space="0" w:color="auto"/>
            <w:right w:val="none" w:sz="0" w:space="0" w:color="auto"/>
          </w:divBdr>
        </w:div>
        <w:div w:id="2126848856">
          <w:marLeft w:val="0"/>
          <w:marRight w:val="0"/>
          <w:marTop w:val="0"/>
          <w:marBottom w:val="0"/>
          <w:divBdr>
            <w:top w:val="none" w:sz="0" w:space="0" w:color="auto"/>
            <w:left w:val="none" w:sz="0" w:space="0" w:color="auto"/>
            <w:bottom w:val="none" w:sz="0" w:space="0" w:color="auto"/>
            <w:right w:val="none" w:sz="0" w:space="0" w:color="auto"/>
          </w:divBdr>
        </w:div>
        <w:div w:id="1747922796">
          <w:marLeft w:val="0"/>
          <w:marRight w:val="0"/>
          <w:marTop w:val="0"/>
          <w:marBottom w:val="0"/>
          <w:divBdr>
            <w:top w:val="none" w:sz="0" w:space="0" w:color="auto"/>
            <w:left w:val="none" w:sz="0" w:space="0" w:color="auto"/>
            <w:bottom w:val="none" w:sz="0" w:space="0" w:color="auto"/>
            <w:right w:val="none" w:sz="0" w:space="0" w:color="auto"/>
          </w:divBdr>
        </w:div>
        <w:div w:id="1666780640">
          <w:marLeft w:val="0"/>
          <w:marRight w:val="0"/>
          <w:marTop w:val="0"/>
          <w:marBottom w:val="0"/>
          <w:divBdr>
            <w:top w:val="none" w:sz="0" w:space="0" w:color="auto"/>
            <w:left w:val="none" w:sz="0" w:space="0" w:color="auto"/>
            <w:bottom w:val="none" w:sz="0" w:space="0" w:color="auto"/>
            <w:right w:val="none" w:sz="0" w:space="0" w:color="auto"/>
          </w:divBdr>
        </w:div>
        <w:div w:id="1496531463">
          <w:marLeft w:val="0"/>
          <w:marRight w:val="0"/>
          <w:marTop w:val="0"/>
          <w:marBottom w:val="0"/>
          <w:divBdr>
            <w:top w:val="none" w:sz="0" w:space="0" w:color="auto"/>
            <w:left w:val="none" w:sz="0" w:space="0" w:color="auto"/>
            <w:bottom w:val="none" w:sz="0" w:space="0" w:color="auto"/>
            <w:right w:val="none" w:sz="0" w:space="0" w:color="auto"/>
          </w:divBdr>
        </w:div>
        <w:div w:id="681593810">
          <w:marLeft w:val="0"/>
          <w:marRight w:val="0"/>
          <w:marTop w:val="0"/>
          <w:marBottom w:val="0"/>
          <w:divBdr>
            <w:top w:val="none" w:sz="0" w:space="0" w:color="auto"/>
            <w:left w:val="none" w:sz="0" w:space="0" w:color="auto"/>
            <w:bottom w:val="none" w:sz="0" w:space="0" w:color="auto"/>
            <w:right w:val="none" w:sz="0" w:space="0" w:color="auto"/>
          </w:divBdr>
        </w:div>
        <w:div w:id="1203009203">
          <w:marLeft w:val="0"/>
          <w:marRight w:val="0"/>
          <w:marTop w:val="0"/>
          <w:marBottom w:val="0"/>
          <w:divBdr>
            <w:top w:val="none" w:sz="0" w:space="0" w:color="auto"/>
            <w:left w:val="none" w:sz="0" w:space="0" w:color="auto"/>
            <w:bottom w:val="none" w:sz="0" w:space="0" w:color="auto"/>
            <w:right w:val="none" w:sz="0" w:space="0" w:color="auto"/>
          </w:divBdr>
        </w:div>
        <w:div w:id="1406146155">
          <w:marLeft w:val="0"/>
          <w:marRight w:val="0"/>
          <w:marTop w:val="0"/>
          <w:marBottom w:val="0"/>
          <w:divBdr>
            <w:top w:val="none" w:sz="0" w:space="0" w:color="auto"/>
            <w:left w:val="none" w:sz="0" w:space="0" w:color="auto"/>
            <w:bottom w:val="none" w:sz="0" w:space="0" w:color="auto"/>
            <w:right w:val="none" w:sz="0" w:space="0" w:color="auto"/>
          </w:divBdr>
        </w:div>
        <w:div w:id="444623249">
          <w:marLeft w:val="0"/>
          <w:marRight w:val="0"/>
          <w:marTop w:val="0"/>
          <w:marBottom w:val="0"/>
          <w:divBdr>
            <w:top w:val="none" w:sz="0" w:space="0" w:color="auto"/>
            <w:left w:val="none" w:sz="0" w:space="0" w:color="auto"/>
            <w:bottom w:val="none" w:sz="0" w:space="0" w:color="auto"/>
            <w:right w:val="none" w:sz="0" w:space="0" w:color="auto"/>
          </w:divBdr>
        </w:div>
        <w:div w:id="271085633">
          <w:marLeft w:val="0"/>
          <w:marRight w:val="0"/>
          <w:marTop w:val="0"/>
          <w:marBottom w:val="0"/>
          <w:divBdr>
            <w:top w:val="none" w:sz="0" w:space="0" w:color="auto"/>
            <w:left w:val="none" w:sz="0" w:space="0" w:color="auto"/>
            <w:bottom w:val="none" w:sz="0" w:space="0" w:color="auto"/>
            <w:right w:val="none" w:sz="0" w:space="0" w:color="auto"/>
          </w:divBdr>
        </w:div>
        <w:div w:id="66460638">
          <w:marLeft w:val="0"/>
          <w:marRight w:val="0"/>
          <w:marTop w:val="0"/>
          <w:marBottom w:val="0"/>
          <w:divBdr>
            <w:top w:val="none" w:sz="0" w:space="0" w:color="auto"/>
            <w:left w:val="none" w:sz="0" w:space="0" w:color="auto"/>
            <w:bottom w:val="none" w:sz="0" w:space="0" w:color="auto"/>
            <w:right w:val="none" w:sz="0" w:space="0" w:color="auto"/>
          </w:divBdr>
        </w:div>
        <w:div w:id="317653985">
          <w:marLeft w:val="0"/>
          <w:marRight w:val="0"/>
          <w:marTop w:val="0"/>
          <w:marBottom w:val="0"/>
          <w:divBdr>
            <w:top w:val="none" w:sz="0" w:space="0" w:color="auto"/>
            <w:left w:val="none" w:sz="0" w:space="0" w:color="auto"/>
            <w:bottom w:val="none" w:sz="0" w:space="0" w:color="auto"/>
            <w:right w:val="none" w:sz="0" w:space="0" w:color="auto"/>
          </w:divBdr>
        </w:div>
        <w:div w:id="1280916764">
          <w:marLeft w:val="0"/>
          <w:marRight w:val="0"/>
          <w:marTop w:val="0"/>
          <w:marBottom w:val="0"/>
          <w:divBdr>
            <w:top w:val="none" w:sz="0" w:space="0" w:color="auto"/>
            <w:left w:val="none" w:sz="0" w:space="0" w:color="auto"/>
            <w:bottom w:val="none" w:sz="0" w:space="0" w:color="auto"/>
            <w:right w:val="none" w:sz="0" w:space="0" w:color="auto"/>
          </w:divBdr>
        </w:div>
        <w:div w:id="1930190869">
          <w:marLeft w:val="0"/>
          <w:marRight w:val="0"/>
          <w:marTop w:val="0"/>
          <w:marBottom w:val="0"/>
          <w:divBdr>
            <w:top w:val="none" w:sz="0" w:space="0" w:color="auto"/>
            <w:left w:val="none" w:sz="0" w:space="0" w:color="auto"/>
            <w:bottom w:val="none" w:sz="0" w:space="0" w:color="auto"/>
            <w:right w:val="none" w:sz="0" w:space="0" w:color="auto"/>
          </w:divBdr>
        </w:div>
        <w:div w:id="540090721">
          <w:marLeft w:val="0"/>
          <w:marRight w:val="0"/>
          <w:marTop w:val="0"/>
          <w:marBottom w:val="0"/>
          <w:divBdr>
            <w:top w:val="none" w:sz="0" w:space="0" w:color="auto"/>
            <w:left w:val="none" w:sz="0" w:space="0" w:color="auto"/>
            <w:bottom w:val="none" w:sz="0" w:space="0" w:color="auto"/>
            <w:right w:val="none" w:sz="0" w:space="0" w:color="auto"/>
          </w:divBdr>
        </w:div>
        <w:div w:id="371003110">
          <w:marLeft w:val="0"/>
          <w:marRight w:val="0"/>
          <w:marTop w:val="0"/>
          <w:marBottom w:val="0"/>
          <w:divBdr>
            <w:top w:val="none" w:sz="0" w:space="0" w:color="auto"/>
            <w:left w:val="none" w:sz="0" w:space="0" w:color="auto"/>
            <w:bottom w:val="none" w:sz="0" w:space="0" w:color="auto"/>
            <w:right w:val="none" w:sz="0" w:space="0" w:color="auto"/>
          </w:divBdr>
        </w:div>
        <w:div w:id="112794353">
          <w:marLeft w:val="0"/>
          <w:marRight w:val="0"/>
          <w:marTop w:val="0"/>
          <w:marBottom w:val="0"/>
          <w:divBdr>
            <w:top w:val="none" w:sz="0" w:space="0" w:color="auto"/>
            <w:left w:val="none" w:sz="0" w:space="0" w:color="auto"/>
            <w:bottom w:val="none" w:sz="0" w:space="0" w:color="auto"/>
            <w:right w:val="none" w:sz="0" w:space="0" w:color="auto"/>
          </w:divBdr>
        </w:div>
        <w:div w:id="255092869">
          <w:marLeft w:val="0"/>
          <w:marRight w:val="0"/>
          <w:marTop w:val="0"/>
          <w:marBottom w:val="0"/>
          <w:divBdr>
            <w:top w:val="none" w:sz="0" w:space="0" w:color="auto"/>
            <w:left w:val="none" w:sz="0" w:space="0" w:color="auto"/>
            <w:bottom w:val="none" w:sz="0" w:space="0" w:color="auto"/>
            <w:right w:val="none" w:sz="0" w:space="0" w:color="auto"/>
          </w:divBdr>
        </w:div>
        <w:div w:id="1553662736">
          <w:marLeft w:val="0"/>
          <w:marRight w:val="0"/>
          <w:marTop w:val="0"/>
          <w:marBottom w:val="0"/>
          <w:divBdr>
            <w:top w:val="none" w:sz="0" w:space="0" w:color="auto"/>
            <w:left w:val="none" w:sz="0" w:space="0" w:color="auto"/>
            <w:bottom w:val="none" w:sz="0" w:space="0" w:color="auto"/>
            <w:right w:val="none" w:sz="0" w:space="0" w:color="auto"/>
          </w:divBdr>
        </w:div>
        <w:div w:id="379943763">
          <w:marLeft w:val="0"/>
          <w:marRight w:val="0"/>
          <w:marTop w:val="0"/>
          <w:marBottom w:val="0"/>
          <w:divBdr>
            <w:top w:val="none" w:sz="0" w:space="0" w:color="auto"/>
            <w:left w:val="none" w:sz="0" w:space="0" w:color="auto"/>
            <w:bottom w:val="none" w:sz="0" w:space="0" w:color="auto"/>
            <w:right w:val="none" w:sz="0" w:space="0" w:color="auto"/>
          </w:divBdr>
        </w:div>
        <w:div w:id="1014307015">
          <w:marLeft w:val="0"/>
          <w:marRight w:val="0"/>
          <w:marTop w:val="0"/>
          <w:marBottom w:val="0"/>
          <w:divBdr>
            <w:top w:val="none" w:sz="0" w:space="0" w:color="auto"/>
            <w:left w:val="none" w:sz="0" w:space="0" w:color="auto"/>
            <w:bottom w:val="none" w:sz="0" w:space="0" w:color="auto"/>
            <w:right w:val="none" w:sz="0" w:space="0" w:color="auto"/>
          </w:divBdr>
        </w:div>
        <w:div w:id="616177753">
          <w:marLeft w:val="0"/>
          <w:marRight w:val="0"/>
          <w:marTop w:val="0"/>
          <w:marBottom w:val="0"/>
          <w:divBdr>
            <w:top w:val="none" w:sz="0" w:space="0" w:color="auto"/>
            <w:left w:val="none" w:sz="0" w:space="0" w:color="auto"/>
            <w:bottom w:val="none" w:sz="0" w:space="0" w:color="auto"/>
            <w:right w:val="none" w:sz="0" w:space="0" w:color="auto"/>
          </w:divBdr>
        </w:div>
        <w:div w:id="2051413026">
          <w:marLeft w:val="0"/>
          <w:marRight w:val="0"/>
          <w:marTop w:val="0"/>
          <w:marBottom w:val="0"/>
          <w:divBdr>
            <w:top w:val="none" w:sz="0" w:space="0" w:color="auto"/>
            <w:left w:val="none" w:sz="0" w:space="0" w:color="auto"/>
            <w:bottom w:val="none" w:sz="0" w:space="0" w:color="auto"/>
            <w:right w:val="none" w:sz="0" w:space="0" w:color="auto"/>
          </w:divBdr>
        </w:div>
        <w:div w:id="1586302987">
          <w:marLeft w:val="0"/>
          <w:marRight w:val="0"/>
          <w:marTop w:val="0"/>
          <w:marBottom w:val="0"/>
          <w:divBdr>
            <w:top w:val="none" w:sz="0" w:space="0" w:color="auto"/>
            <w:left w:val="none" w:sz="0" w:space="0" w:color="auto"/>
            <w:bottom w:val="none" w:sz="0" w:space="0" w:color="auto"/>
            <w:right w:val="none" w:sz="0" w:space="0" w:color="auto"/>
          </w:divBdr>
        </w:div>
        <w:div w:id="19478628">
          <w:marLeft w:val="0"/>
          <w:marRight w:val="0"/>
          <w:marTop w:val="0"/>
          <w:marBottom w:val="0"/>
          <w:divBdr>
            <w:top w:val="none" w:sz="0" w:space="0" w:color="auto"/>
            <w:left w:val="none" w:sz="0" w:space="0" w:color="auto"/>
            <w:bottom w:val="none" w:sz="0" w:space="0" w:color="auto"/>
            <w:right w:val="none" w:sz="0" w:space="0" w:color="auto"/>
          </w:divBdr>
        </w:div>
        <w:div w:id="1869219328">
          <w:marLeft w:val="0"/>
          <w:marRight w:val="0"/>
          <w:marTop w:val="0"/>
          <w:marBottom w:val="0"/>
          <w:divBdr>
            <w:top w:val="none" w:sz="0" w:space="0" w:color="auto"/>
            <w:left w:val="none" w:sz="0" w:space="0" w:color="auto"/>
            <w:bottom w:val="none" w:sz="0" w:space="0" w:color="auto"/>
            <w:right w:val="none" w:sz="0" w:space="0" w:color="auto"/>
          </w:divBdr>
        </w:div>
        <w:div w:id="884096123">
          <w:marLeft w:val="0"/>
          <w:marRight w:val="0"/>
          <w:marTop w:val="0"/>
          <w:marBottom w:val="0"/>
          <w:divBdr>
            <w:top w:val="none" w:sz="0" w:space="0" w:color="auto"/>
            <w:left w:val="none" w:sz="0" w:space="0" w:color="auto"/>
            <w:bottom w:val="none" w:sz="0" w:space="0" w:color="auto"/>
            <w:right w:val="none" w:sz="0" w:space="0" w:color="auto"/>
          </w:divBdr>
        </w:div>
        <w:div w:id="1290436159">
          <w:marLeft w:val="0"/>
          <w:marRight w:val="0"/>
          <w:marTop w:val="0"/>
          <w:marBottom w:val="0"/>
          <w:divBdr>
            <w:top w:val="none" w:sz="0" w:space="0" w:color="auto"/>
            <w:left w:val="none" w:sz="0" w:space="0" w:color="auto"/>
            <w:bottom w:val="none" w:sz="0" w:space="0" w:color="auto"/>
            <w:right w:val="none" w:sz="0" w:space="0" w:color="auto"/>
          </w:divBdr>
        </w:div>
        <w:div w:id="2000377312">
          <w:marLeft w:val="0"/>
          <w:marRight w:val="0"/>
          <w:marTop w:val="0"/>
          <w:marBottom w:val="0"/>
          <w:divBdr>
            <w:top w:val="none" w:sz="0" w:space="0" w:color="auto"/>
            <w:left w:val="none" w:sz="0" w:space="0" w:color="auto"/>
            <w:bottom w:val="none" w:sz="0" w:space="0" w:color="auto"/>
            <w:right w:val="none" w:sz="0" w:space="0" w:color="auto"/>
          </w:divBdr>
        </w:div>
        <w:div w:id="205068739">
          <w:marLeft w:val="0"/>
          <w:marRight w:val="0"/>
          <w:marTop w:val="0"/>
          <w:marBottom w:val="0"/>
          <w:divBdr>
            <w:top w:val="none" w:sz="0" w:space="0" w:color="auto"/>
            <w:left w:val="none" w:sz="0" w:space="0" w:color="auto"/>
            <w:bottom w:val="none" w:sz="0" w:space="0" w:color="auto"/>
            <w:right w:val="none" w:sz="0" w:space="0" w:color="auto"/>
          </w:divBdr>
        </w:div>
        <w:div w:id="1366832519">
          <w:marLeft w:val="0"/>
          <w:marRight w:val="0"/>
          <w:marTop w:val="0"/>
          <w:marBottom w:val="0"/>
          <w:divBdr>
            <w:top w:val="none" w:sz="0" w:space="0" w:color="auto"/>
            <w:left w:val="none" w:sz="0" w:space="0" w:color="auto"/>
            <w:bottom w:val="none" w:sz="0" w:space="0" w:color="auto"/>
            <w:right w:val="none" w:sz="0" w:space="0" w:color="auto"/>
          </w:divBdr>
        </w:div>
        <w:div w:id="24866899">
          <w:marLeft w:val="0"/>
          <w:marRight w:val="0"/>
          <w:marTop w:val="0"/>
          <w:marBottom w:val="0"/>
          <w:divBdr>
            <w:top w:val="none" w:sz="0" w:space="0" w:color="auto"/>
            <w:left w:val="none" w:sz="0" w:space="0" w:color="auto"/>
            <w:bottom w:val="none" w:sz="0" w:space="0" w:color="auto"/>
            <w:right w:val="none" w:sz="0" w:space="0" w:color="auto"/>
          </w:divBdr>
        </w:div>
        <w:div w:id="1548910100">
          <w:marLeft w:val="0"/>
          <w:marRight w:val="0"/>
          <w:marTop w:val="0"/>
          <w:marBottom w:val="0"/>
          <w:divBdr>
            <w:top w:val="none" w:sz="0" w:space="0" w:color="auto"/>
            <w:left w:val="none" w:sz="0" w:space="0" w:color="auto"/>
            <w:bottom w:val="none" w:sz="0" w:space="0" w:color="auto"/>
            <w:right w:val="none" w:sz="0" w:space="0" w:color="auto"/>
          </w:divBdr>
        </w:div>
        <w:div w:id="1702128822">
          <w:marLeft w:val="0"/>
          <w:marRight w:val="0"/>
          <w:marTop w:val="0"/>
          <w:marBottom w:val="0"/>
          <w:divBdr>
            <w:top w:val="none" w:sz="0" w:space="0" w:color="auto"/>
            <w:left w:val="none" w:sz="0" w:space="0" w:color="auto"/>
            <w:bottom w:val="none" w:sz="0" w:space="0" w:color="auto"/>
            <w:right w:val="none" w:sz="0" w:space="0" w:color="auto"/>
          </w:divBdr>
        </w:div>
        <w:div w:id="966349290">
          <w:marLeft w:val="0"/>
          <w:marRight w:val="0"/>
          <w:marTop w:val="0"/>
          <w:marBottom w:val="0"/>
          <w:divBdr>
            <w:top w:val="none" w:sz="0" w:space="0" w:color="auto"/>
            <w:left w:val="none" w:sz="0" w:space="0" w:color="auto"/>
            <w:bottom w:val="none" w:sz="0" w:space="0" w:color="auto"/>
            <w:right w:val="none" w:sz="0" w:space="0" w:color="auto"/>
          </w:divBdr>
        </w:div>
        <w:div w:id="601501072">
          <w:marLeft w:val="0"/>
          <w:marRight w:val="0"/>
          <w:marTop w:val="0"/>
          <w:marBottom w:val="0"/>
          <w:divBdr>
            <w:top w:val="none" w:sz="0" w:space="0" w:color="auto"/>
            <w:left w:val="none" w:sz="0" w:space="0" w:color="auto"/>
            <w:bottom w:val="none" w:sz="0" w:space="0" w:color="auto"/>
            <w:right w:val="none" w:sz="0" w:space="0" w:color="auto"/>
          </w:divBdr>
        </w:div>
        <w:div w:id="2055425518">
          <w:marLeft w:val="0"/>
          <w:marRight w:val="0"/>
          <w:marTop w:val="0"/>
          <w:marBottom w:val="0"/>
          <w:divBdr>
            <w:top w:val="none" w:sz="0" w:space="0" w:color="auto"/>
            <w:left w:val="none" w:sz="0" w:space="0" w:color="auto"/>
            <w:bottom w:val="none" w:sz="0" w:space="0" w:color="auto"/>
            <w:right w:val="none" w:sz="0" w:space="0" w:color="auto"/>
          </w:divBdr>
        </w:div>
        <w:div w:id="1061518230">
          <w:marLeft w:val="0"/>
          <w:marRight w:val="0"/>
          <w:marTop w:val="0"/>
          <w:marBottom w:val="0"/>
          <w:divBdr>
            <w:top w:val="none" w:sz="0" w:space="0" w:color="auto"/>
            <w:left w:val="none" w:sz="0" w:space="0" w:color="auto"/>
            <w:bottom w:val="none" w:sz="0" w:space="0" w:color="auto"/>
            <w:right w:val="none" w:sz="0" w:space="0" w:color="auto"/>
          </w:divBdr>
        </w:div>
        <w:div w:id="1496800330">
          <w:marLeft w:val="0"/>
          <w:marRight w:val="0"/>
          <w:marTop w:val="0"/>
          <w:marBottom w:val="0"/>
          <w:divBdr>
            <w:top w:val="none" w:sz="0" w:space="0" w:color="auto"/>
            <w:left w:val="none" w:sz="0" w:space="0" w:color="auto"/>
            <w:bottom w:val="none" w:sz="0" w:space="0" w:color="auto"/>
            <w:right w:val="none" w:sz="0" w:space="0" w:color="auto"/>
          </w:divBdr>
        </w:div>
        <w:div w:id="383020844">
          <w:marLeft w:val="0"/>
          <w:marRight w:val="0"/>
          <w:marTop w:val="0"/>
          <w:marBottom w:val="0"/>
          <w:divBdr>
            <w:top w:val="none" w:sz="0" w:space="0" w:color="auto"/>
            <w:left w:val="none" w:sz="0" w:space="0" w:color="auto"/>
            <w:bottom w:val="none" w:sz="0" w:space="0" w:color="auto"/>
            <w:right w:val="none" w:sz="0" w:space="0" w:color="auto"/>
          </w:divBdr>
        </w:div>
        <w:div w:id="618488847">
          <w:marLeft w:val="0"/>
          <w:marRight w:val="0"/>
          <w:marTop w:val="0"/>
          <w:marBottom w:val="0"/>
          <w:divBdr>
            <w:top w:val="none" w:sz="0" w:space="0" w:color="auto"/>
            <w:left w:val="none" w:sz="0" w:space="0" w:color="auto"/>
            <w:bottom w:val="none" w:sz="0" w:space="0" w:color="auto"/>
            <w:right w:val="none" w:sz="0" w:space="0" w:color="auto"/>
          </w:divBdr>
        </w:div>
        <w:div w:id="883441192">
          <w:marLeft w:val="0"/>
          <w:marRight w:val="0"/>
          <w:marTop w:val="0"/>
          <w:marBottom w:val="0"/>
          <w:divBdr>
            <w:top w:val="none" w:sz="0" w:space="0" w:color="auto"/>
            <w:left w:val="none" w:sz="0" w:space="0" w:color="auto"/>
            <w:bottom w:val="none" w:sz="0" w:space="0" w:color="auto"/>
            <w:right w:val="none" w:sz="0" w:space="0" w:color="auto"/>
          </w:divBdr>
        </w:div>
        <w:div w:id="212037425">
          <w:marLeft w:val="0"/>
          <w:marRight w:val="0"/>
          <w:marTop w:val="0"/>
          <w:marBottom w:val="0"/>
          <w:divBdr>
            <w:top w:val="none" w:sz="0" w:space="0" w:color="auto"/>
            <w:left w:val="none" w:sz="0" w:space="0" w:color="auto"/>
            <w:bottom w:val="none" w:sz="0" w:space="0" w:color="auto"/>
            <w:right w:val="none" w:sz="0" w:space="0" w:color="auto"/>
          </w:divBdr>
        </w:div>
        <w:div w:id="1701857245">
          <w:marLeft w:val="0"/>
          <w:marRight w:val="0"/>
          <w:marTop w:val="0"/>
          <w:marBottom w:val="0"/>
          <w:divBdr>
            <w:top w:val="none" w:sz="0" w:space="0" w:color="auto"/>
            <w:left w:val="none" w:sz="0" w:space="0" w:color="auto"/>
            <w:bottom w:val="none" w:sz="0" w:space="0" w:color="auto"/>
            <w:right w:val="none" w:sz="0" w:space="0" w:color="auto"/>
          </w:divBdr>
        </w:div>
        <w:div w:id="259070790">
          <w:marLeft w:val="0"/>
          <w:marRight w:val="0"/>
          <w:marTop w:val="0"/>
          <w:marBottom w:val="0"/>
          <w:divBdr>
            <w:top w:val="none" w:sz="0" w:space="0" w:color="auto"/>
            <w:left w:val="none" w:sz="0" w:space="0" w:color="auto"/>
            <w:bottom w:val="none" w:sz="0" w:space="0" w:color="auto"/>
            <w:right w:val="none" w:sz="0" w:space="0" w:color="auto"/>
          </w:divBdr>
        </w:div>
        <w:div w:id="1334338390">
          <w:marLeft w:val="0"/>
          <w:marRight w:val="0"/>
          <w:marTop w:val="0"/>
          <w:marBottom w:val="0"/>
          <w:divBdr>
            <w:top w:val="none" w:sz="0" w:space="0" w:color="auto"/>
            <w:left w:val="none" w:sz="0" w:space="0" w:color="auto"/>
            <w:bottom w:val="none" w:sz="0" w:space="0" w:color="auto"/>
            <w:right w:val="none" w:sz="0" w:space="0" w:color="auto"/>
          </w:divBdr>
        </w:div>
        <w:div w:id="2116512243">
          <w:marLeft w:val="0"/>
          <w:marRight w:val="0"/>
          <w:marTop w:val="0"/>
          <w:marBottom w:val="0"/>
          <w:divBdr>
            <w:top w:val="none" w:sz="0" w:space="0" w:color="auto"/>
            <w:left w:val="none" w:sz="0" w:space="0" w:color="auto"/>
            <w:bottom w:val="none" w:sz="0" w:space="0" w:color="auto"/>
            <w:right w:val="none" w:sz="0" w:space="0" w:color="auto"/>
          </w:divBdr>
        </w:div>
        <w:div w:id="1024207972">
          <w:marLeft w:val="0"/>
          <w:marRight w:val="0"/>
          <w:marTop w:val="0"/>
          <w:marBottom w:val="0"/>
          <w:divBdr>
            <w:top w:val="none" w:sz="0" w:space="0" w:color="auto"/>
            <w:left w:val="none" w:sz="0" w:space="0" w:color="auto"/>
            <w:bottom w:val="none" w:sz="0" w:space="0" w:color="auto"/>
            <w:right w:val="none" w:sz="0" w:space="0" w:color="auto"/>
          </w:divBdr>
        </w:div>
        <w:div w:id="89861721">
          <w:marLeft w:val="0"/>
          <w:marRight w:val="0"/>
          <w:marTop w:val="0"/>
          <w:marBottom w:val="0"/>
          <w:divBdr>
            <w:top w:val="none" w:sz="0" w:space="0" w:color="auto"/>
            <w:left w:val="none" w:sz="0" w:space="0" w:color="auto"/>
            <w:bottom w:val="none" w:sz="0" w:space="0" w:color="auto"/>
            <w:right w:val="none" w:sz="0" w:space="0" w:color="auto"/>
          </w:divBdr>
        </w:div>
        <w:div w:id="358698852">
          <w:marLeft w:val="0"/>
          <w:marRight w:val="0"/>
          <w:marTop w:val="0"/>
          <w:marBottom w:val="0"/>
          <w:divBdr>
            <w:top w:val="none" w:sz="0" w:space="0" w:color="auto"/>
            <w:left w:val="none" w:sz="0" w:space="0" w:color="auto"/>
            <w:bottom w:val="none" w:sz="0" w:space="0" w:color="auto"/>
            <w:right w:val="none" w:sz="0" w:space="0" w:color="auto"/>
          </w:divBdr>
        </w:div>
        <w:div w:id="1261186216">
          <w:marLeft w:val="0"/>
          <w:marRight w:val="0"/>
          <w:marTop w:val="0"/>
          <w:marBottom w:val="0"/>
          <w:divBdr>
            <w:top w:val="none" w:sz="0" w:space="0" w:color="auto"/>
            <w:left w:val="none" w:sz="0" w:space="0" w:color="auto"/>
            <w:bottom w:val="none" w:sz="0" w:space="0" w:color="auto"/>
            <w:right w:val="none" w:sz="0" w:space="0" w:color="auto"/>
          </w:divBdr>
        </w:div>
        <w:div w:id="1205488883">
          <w:marLeft w:val="0"/>
          <w:marRight w:val="0"/>
          <w:marTop w:val="0"/>
          <w:marBottom w:val="0"/>
          <w:divBdr>
            <w:top w:val="none" w:sz="0" w:space="0" w:color="auto"/>
            <w:left w:val="none" w:sz="0" w:space="0" w:color="auto"/>
            <w:bottom w:val="none" w:sz="0" w:space="0" w:color="auto"/>
            <w:right w:val="none" w:sz="0" w:space="0" w:color="auto"/>
          </w:divBdr>
        </w:div>
        <w:div w:id="939609446">
          <w:marLeft w:val="0"/>
          <w:marRight w:val="0"/>
          <w:marTop w:val="0"/>
          <w:marBottom w:val="0"/>
          <w:divBdr>
            <w:top w:val="none" w:sz="0" w:space="0" w:color="auto"/>
            <w:left w:val="none" w:sz="0" w:space="0" w:color="auto"/>
            <w:bottom w:val="none" w:sz="0" w:space="0" w:color="auto"/>
            <w:right w:val="none" w:sz="0" w:space="0" w:color="auto"/>
          </w:divBdr>
        </w:div>
        <w:div w:id="1479147876">
          <w:marLeft w:val="0"/>
          <w:marRight w:val="0"/>
          <w:marTop w:val="0"/>
          <w:marBottom w:val="0"/>
          <w:divBdr>
            <w:top w:val="none" w:sz="0" w:space="0" w:color="auto"/>
            <w:left w:val="none" w:sz="0" w:space="0" w:color="auto"/>
            <w:bottom w:val="none" w:sz="0" w:space="0" w:color="auto"/>
            <w:right w:val="none" w:sz="0" w:space="0" w:color="auto"/>
          </w:divBdr>
        </w:div>
        <w:div w:id="1417438306">
          <w:marLeft w:val="0"/>
          <w:marRight w:val="0"/>
          <w:marTop w:val="0"/>
          <w:marBottom w:val="0"/>
          <w:divBdr>
            <w:top w:val="none" w:sz="0" w:space="0" w:color="auto"/>
            <w:left w:val="none" w:sz="0" w:space="0" w:color="auto"/>
            <w:bottom w:val="none" w:sz="0" w:space="0" w:color="auto"/>
            <w:right w:val="none" w:sz="0" w:space="0" w:color="auto"/>
          </w:divBdr>
        </w:div>
        <w:div w:id="959721580">
          <w:marLeft w:val="0"/>
          <w:marRight w:val="0"/>
          <w:marTop w:val="0"/>
          <w:marBottom w:val="0"/>
          <w:divBdr>
            <w:top w:val="none" w:sz="0" w:space="0" w:color="auto"/>
            <w:left w:val="none" w:sz="0" w:space="0" w:color="auto"/>
            <w:bottom w:val="none" w:sz="0" w:space="0" w:color="auto"/>
            <w:right w:val="none" w:sz="0" w:space="0" w:color="auto"/>
          </w:divBdr>
        </w:div>
        <w:div w:id="1094477769">
          <w:marLeft w:val="0"/>
          <w:marRight w:val="0"/>
          <w:marTop w:val="0"/>
          <w:marBottom w:val="0"/>
          <w:divBdr>
            <w:top w:val="none" w:sz="0" w:space="0" w:color="auto"/>
            <w:left w:val="none" w:sz="0" w:space="0" w:color="auto"/>
            <w:bottom w:val="none" w:sz="0" w:space="0" w:color="auto"/>
            <w:right w:val="none" w:sz="0" w:space="0" w:color="auto"/>
          </w:divBdr>
        </w:div>
        <w:div w:id="1069426818">
          <w:marLeft w:val="0"/>
          <w:marRight w:val="0"/>
          <w:marTop w:val="0"/>
          <w:marBottom w:val="0"/>
          <w:divBdr>
            <w:top w:val="none" w:sz="0" w:space="0" w:color="auto"/>
            <w:left w:val="none" w:sz="0" w:space="0" w:color="auto"/>
            <w:bottom w:val="none" w:sz="0" w:space="0" w:color="auto"/>
            <w:right w:val="none" w:sz="0" w:space="0" w:color="auto"/>
          </w:divBdr>
        </w:div>
        <w:div w:id="455030523">
          <w:marLeft w:val="0"/>
          <w:marRight w:val="0"/>
          <w:marTop w:val="0"/>
          <w:marBottom w:val="0"/>
          <w:divBdr>
            <w:top w:val="none" w:sz="0" w:space="0" w:color="auto"/>
            <w:left w:val="none" w:sz="0" w:space="0" w:color="auto"/>
            <w:bottom w:val="none" w:sz="0" w:space="0" w:color="auto"/>
            <w:right w:val="none" w:sz="0" w:space="0" w:color="auto"/>
          </w:divBdr>
        </w:div>
        <w:div w:id="1322808436">
          <w:marLeft w:val="0"/>
          <w:marRight w:val="0"/>
          <w:marTop w:val="0"/>
          <w:marBottom w:val="0"/>
          <w:divBdr>
            <w:top w:val="none" w:sz="0" w:space="0" w:color="auto"/>
            <w:left w:val="none" w:sz="0" w:space="0" w:color="auto"/>
            <w:bottom w:val="none" w:sz="0" w:space="0" w:color="auto"/>
            <w:right w:val="none" w:sz="0" w:space="0" w:color="auto"/>
          </w:divBdr>
        </w:div>
        <w:div w:id="981085335">
          <w:marLeft w:val="0"/>
          <w:marRight w:val="0"/>
          <w:marTop w:val="0"/>
          <w:marBottom w:val="0"/>
          <w:divBdr>
            <w:top w:val="none" w:sz="0" w:space="0" w:color="auto"/>
            <w:left w:val="none" w:sz="0" w:space="0" w:color="auto"/>
            <w:bottom w:val="none" w:sz="0" w:space="0" w:color="auto"/>
            <w:right w:val="none" w:sz="0" w:space="0" w:color="auto"/>
          </w:divBdr>
        </w:div>
        <w:div w:id="703597866">
          <w:marLeft w:val="0"/>
          <w:marRight w:val="0"/>
          <w:marTop w:val="0"/>
          <w:marBottom w:val="0"/>
          <w:divBdr>
            <w:top w:val="none" w:sz="0" w:space="0" w:color="auto"/>
            <w:left w:val="none" w:sz="0" w:space="0" w:color="auto"/>
            <w:bottom w:val="none" w:sz="0" w:space="0" w:color="auto"/>
            <w:right w:val="none" w:sz="0" w:space="0" w:color="auto"/>
          </w:divBdr>
        </w:div>
        <w:div w:id="146016913">
          <w:marLeft w:val="0"/>
          <w:marRight w:val="0"/>
          <w:marTop w:val="0"/>
          <w:marBottom w:val="0"/>
          <w:divBdr>
            <w:top w:val="none" w:sz="0" w:space="0" w:color="auto"/>
            <w:left w:val="none" w:sz="0" w:space="0" w:color="auto"/>
            <w:bottom w:val="none" w:sz="0" w:space="0" w:color="auto"/>
            <w:right w:val="none" w:sz="0" w:space="0" w:color="auto"/>
          </w:divBdr>
        </w:div>
        <w:div w:id="1807356258">
          <w:marLeft w:val="0"/>
          <w:marRight w:val="0"/>
          <w:marTop w:val="0"/>
          <w:marBottom w:val="0"/>
          <w:divBdr>
            <w:top w:val="none" w:sz="0" w:space="0" w:color="auto"/>
            <w:left w:val="none" w:sz="0" w:space="0" w:color="auto"/>
            <w:bottom w:val="none" w:sz="0" w:space="0" w:color="auto"/>
            <w:right w:val="none" w:sz="0" w:space="0" w:color="auto"/>
          </w:divBdr>
        </w:div>
        <w:div w:id="1677073444">
          <w:marLeft w:val="0"/>
          <w:marRight w:val="0"/>
          <w:marTop w:val="0"/>
          <w:marBottom w:val="0"/>
          <w:divBdr>
            <w:top w:val="none" w:sz="0" w:space="0" w:color="auto"/>
            <w:left w:val="none" w:sz="0" w:space="0" w:color="auto"/>
            <w:bottom w:val="none" w:sz="0" w:space="0" w:color="auto"/>
            <w:right w:val="none" w:sz="0" w:space="0" w:color="auto"/>
          </w:divBdr>
        </w:div>
        <w:div w:id="800269277">
          <w:marLeft w:val="0"/>
          <w:marRight w:val="0"/>
          <w:marTop w:val="0"/>
          <w:marBottom w:val="0"/>
          <w:divBdr>
            <w:top w:val="none" w:sz="0" w:space="0" w:color="auto"/>
            <w:left w:val="none" w:sz="0" w:space="0" w:color="auto"/>
            <w:bottom w:val="none" w:sz="0" w:space="0" w:color="auto"/>
            <w:right w:val="none" w:sz="0" w:space="0" w:color="auto"/>
          </w:divBdr>
        </w:div>
        <w:div w:id="1876968276">
          <w:marLeft w:val="0"/>
          <w:marRight w:val="0"/>
          <w:marTop w:val="0"/>
          <w:marBottom w:val="0"/>
          <w:divBdr>
            <w:top w:val="none" w:sz="0" w:space="0" w:color="auto"/>
            <w:left w:val="none" w:sz="0" w:space="0" w:color="auto"/>
            <w:bottom w:val="none" w:sz="0" w:space="0" w:color="auto"/>
            <w:right w:val="none" w:sz="0" w:space="0" w:color="auto"/>
          </w:divBdr>
        </w:div>
        <w:div w:id="449591723">
          <w:marLeft w:val="0"/>
          <w:marRight w:val="0"/>
          <w:marTop w:val="0"/>
          <w:marBottom w:val="0"/>
          <w:divBdr>
            <w:top w:val="none" w:sz="0" w:space="0" w:color="auto"/>
            <w:left w:val="none" w:sz="0" w:space="0" w:color="auto"/>
            <w:bottom w:val="none" w:sz="0" w:space="0" w:color="auto"/>
            <w:right w:val="none" w:sz="0" w:space="0" w:color="auto"/>
          </w:divBdr>
        </w:div>
        <w:div w:id="2010670577">
          <w:marLeft w:val="0"/>
          <w:marRight w:val="0"/>
          <w:marTop w:val="0"/>
          <w:marBottom w:val="0"/>
          <w:divBdr>
            <w:top w:val="none" w:sz="0" w:space="0" w:color="auto"/>
            <w:left w:val="none" w:sz="0" w:space="0" w:color="auto"/>
            <w:bottom w:val="none" w:sz="0" w:space="0" w:color="auto"/>
            <w:right w:val="none" w:sz="0" w:space="0" w:color="auto"/>
          </w:divBdr>
        </w:div>
        <w:div w:id="1954746070">
          <w:marLeft w:val="0"/>
          <w:marRight w:val="0"/>
          <w:marTop w:val="0"/>
          <w:marBottom w:val="0"/>
          <w:divBdr>
            <w:top w:val="none" w:sz="0" w:space="0" w:color="auto"/>
            <w:left w:val="none" w:sz="0" w:space="0" w:color="auto"/>
            <w:bottom w:val="none" w:sz="0" w:space="0" w:color="auto"/>
            <w:right w:val="none" w:sz="0" w:space="0" w:color="auto"/>
          </w:divBdr>
        </w:div>
        <w:div w:id="689113558">
          <w:marLeft w:val="0"/>
          <w:marRight w:val="0"/>
          <w:marTop w:val="0"/>
          <w:marBottom w:val="0"/>
          <w:divBdr>
            <w:top w:val="none" w:sz="0" w:space="0" w:color="auto"/>
            <w:left w:val="none" w:sz="0" w:space="0" w:color="auto"/>
            <w:bottom w:val="none" w:sz="0" w:space="0" w:color="auto"/>
            <w:right w:val="none" w:sz="0" w:space="0" w:color="auto"/>
          </w:divBdr>
        </w:div>
        <w:div w:id="1662463092">
          <w:marLeft w:val="0"/>
          <w:marRight w:val="0"/>
          <w:marTop w:val="0"/>
          <w:marBottom w:val="0"/>
          <w:divBdr>
            <w:top w:val="none" w:sz="0" w:space="0" w:color="auto"/>
            <w:left w:val="none" w:sz="0" w:space="0" w:color="auto"/>
            <w:bottom w:val="none" w:sz="0" w:space="0" w:color="auto"/>
            <w:right w:val="none" w:sz="0" w:space="0" w:color="auto"/>
          </w:divBdr>
        </w:div>
        <w:div w:id="1684089091">
          <w:marLeft w:val="0"/>
          <w:marRight w:val="0"/>
          <w:marTop w:val="0"/>
          <w:marBottom w:val="0"/>
          <w:divBdr>
            <w:top w:val="none" w:sz="0" w:space="0" w:color="auto"/>
            <w:left w:val="none" w:sz="0" w:space="0" w:color="auto"/>
            <w:bottom w:val="none" w:sz="0" w:space="0" w:color="auto"/>
            <w:right w:val="none" w:sz="0" w:space="0" w:color="auto"/>
          </w:divBdr>
        </w:div>
        <w:div w:id="2107917500">
          <w:marLeft w:val="0"/>
          <w:marRight w:val="0"/>
          <w:marTop w:val="0"/>
          <w:marBottom w:val="0"/>
          <w:divBdr>
            <w:top w:val="none" w:sz="0" w:space="0" w:color="auto"/>
            <w:left w:val="none" w:sz="0" w:space="0" w:color="auto"/>
            <w:bottom w:val="none" w:sz="0" w:space="0" w:color="auto"/>
            <w:right w:val="none" w:sz="0" w:space="0" w:color="auto"/>
          </w:divBdr>
        </w:div>
        <w:div w:id="1817184194">
          <w:marLeft w:val="0"/>
          <w:marRight w:val="0"/>
          <w:marTop w:val="0"/>
          <w:marBottom w:val="0"/>
          <w:divBdr>
            <w:top w:val="none" w:sz="0" w:space="0" w:color="auto"/>
            <w:left w:val="none" w:sz="0" w:space="0" w:color="auto"/>
            <w:bottom w:val="none" w:sz="0" w:space="0" w:color="auto"/>
            <w:right w:val="none" w:sz="0" w:space="0" w:color="auto"/>
          </w:divBdr>
        </w:div>
        <w:div w:id="880946062">
          <w:marLeft w:val="0"/>
          <w:marRight w:val="0"/>
          <w:marTop w:val="0"/>
          <w:marBottom w:val="0"/>
          <w:divBdr>
            <w:top w:val="none" w:sz="0" w:space="0" w:color="auto"/>
            <w:left w:val="none" w:sz="0" w:space="0" w:color="auto"/>
            <w:bottom w:val="none" w:sz="0" w:space="0" w:color="auto"/>
            <w:right w:val="none" w:sz="0" w:space="0" w:color="auto"/>
          </w:divBdr>
        </w:div>
        <w:div w:id="1817725624">
          <w:marLeft w:val="0"/>
          <w:marRight w:val="0"/>
          <w:marTop w:val="0"/>
          <w:marBottom w:val="0"/>
          <w:divBdr>
            <w:top w:val="none" w:sz="0" w:space="0" w:color="auto"/>
            <w:left w:val="none" w:sz="0" w:space="0" w:color="auto"/>
            <w:bottom w:val="none" w:sz="0" w:space="0" w:color="auto"/>
            <w:right w:val="none" w:sz="0" w:space="0" w:color="auto"/>
          </w:divBdr>
        </w:div>
        <w:div w:id="84882717">
          <w:marLeft w:val="0"/>
          <w:marRight w:val="0"/>
          <w:marTop w:val="0"/>
          <w:marBottom w:val="0"/>
          <w:divBdr>
            <w:top w:val="none" w:sz="0" w:space="0" w:color="auto"/>
            <w:left w:val="none" w:sz="0" w:space="0" w:color="auto"/>
            <w:bottom w:val="none" w:sz="0" w:space="0" w:color="auto"/>
            <w:right w:val="none" w:sz="0" w:space="0" w:color="auto"/>
          </w:divBdr>
        </w:div>
        <w:div w:id="619263790">
          <w:marLeft w:val="0"/>
          <w:marRight w:val="0"/>
          <w:marTop w:val="0"/>
          <w:marBottom w:val="0"/>
          <w:divBdr>
            <w:top w:val="none" w:sz="0" w:space="0" w:color="auto"/>
            <w:left w:val="none" w:sz="0" w:space="0" w:color="auto"/>
            <w:bottom w:val="none" w:sz="0" w:space="0" w:color="auto"/>
            <w:right w:val="none" w:sz="0" w:space="0" w:color="auto"/>
          </w:divBdr>
        </w:div>
        <w:div w:id="2030913020">
          <w:marLeft w:val="0"/>
          <w:marRight w:val="0"/>
          <w:marTop w:val="0"/>
          <w:marBottom w:val="0"/>
          <w:divBdr>
            <w:top w:val="none" w:sz="0" w:space="0" w:color="auto"/>
            <w:left w:val="none" w:sz="0" w:space="0" w:color="auto"/>
            <w:bottom w:val="none" w:sz="0" w:space="0" w:color="auto"/>
            <w:right w:val="none" w:sz="0" w:space="0" w:color="auto"/>
          </w:divBdr>
        </w:div>
        <w:div w:id="1598713426">
          <w:marLeft w:val="0"/>
          <w:marRight w:val="0"/>
          <w:marTop w:val="0"/>
          <w:marBottom w:val="0"/>
          <w:divBdr>
            <w:top w:val="none" w:sz="0" w:space="0" w:color="auto"/>
            <w:left w:val="none" w:sz="0" w:space="0" w:color="auto"/>
            <w:bottom w:val="none" w:sz="0" w:space="0" w:color="auto"/>
            <w:right w:val="none" w:sz="0" w:space="0" w:color="auto"/>
          </w:divBdr>
        </w:div>
        <w:div w:id="2046169962">
          <w:marLeft w:val="0"/>
          <w:marRight w:val="0"/>
          <w:marTop w:val="0"/>
          <w:marBottom w:val="0"/>
          <w:divBdr>
            <w:top w:val="none" w:sz="0" w:space="0" w:color="auto"/>
            <w:left w:val="none" w:sz="0" w:space="0" w:color="auto"/>
            <w:bottom w:val="none" w:sz="0" w:space="0" w:color="auto"/>
            <w:right w:val="none" w:sz="0" w:space="0" w:color="auto"/>
          </w:divBdr>
        </w:div>
        <w:div w:id="1300302645">
          <w:marLeft w:val="0"/>
          <w:marRight w:val="0"/>
          <w:marTop w:val="0"/>
          <w:marBottom w:val="0"/>
          <w:divBdr>
            <w:top w:val="none" w:sz="0" w:space="0" w:color="auto"/>
            <w:left w:val="none" w:sz="0" w:space="0" w:color="auto"/>
            <w:bottom w:val="none" w:sz="0" w:space="0" w:color="auto"/>
            <w:right w:val="none" w:sz="0" w:space="0" w:color="auto"/>
          </w:divBdr>
        </w:div>
        <w:div w:id="1947345489">
          <w:marLeft w:val="0"/>
          <w:marRight w:val="0"/>
          <w:marTop w:val="0"/>
          <w:marBottom w:val="0"/>
          <w:divBdr>
            <w:top w:val="none" w:sz="0" w:space="0" w:color="auto"/>
            <w:left w:val="none" w:sz="0" w:space="0" w:color="auto"/>
            <w:bottom w:val="none" w:sz="0" w:space="0" w:color="auto"/>
            <w:right w:val="none" w:sz="0" w:space="0" w:color="auto"/>
          </w:divBdr>
        </w:div>
        <w:div w:id="340354816">
          <w:marLeft w:val="0"/>
          <w:marRight w:val="0"/>
          <w:marTop w:val="0"/>
          <w:marBottom w:val="0"/>
          <w:divBdr>
            <w:top w:val="none" w:sz="0" w:space="0" w:color="auto"/>
            <w:left w:val="none" w:sz="0" w:space="0" w:color="auto"/>
            <w:bottom w:val="none" w:sz="0" w:space="0" w:color="auto"/>
            <w:right w:val="none" w:sz="0" w:space="0" w:color="auto"/>
          </w:divBdr>
        </w:div>
        <w:div w:id="456531725">
          <w:marLeft w:val="0"/>
          <w:marRight w:val="0"/>
          <w:marTop w:val="0"/>
          <w:marBottom w:val="0"/>
          <w:divBdr>
            <w:top w:val="none" w:sz="0" w:space="0" w:color="auto"/>
            <w:left w:val="none" w:sz="0" w:space="0" w:color="auto"/>
            <w:bottom w:val="none" w:sz="0" w:space="0" w:color="auto"/>
            <w:right w:val="none" w:sz="0" w:space="0" w:color="auto"/>
          </w:divBdr>
        </w:div>
        <w:div w:id="920261361">
          <w:marLeft w:val="0"/>
          <w:marRight w:val="0"/>
          <w:marTop w:val="0"/>
          <w:marBottom w:val="0"/>
          <w:divBdr>
            <w:top w:val="none" w:sz="0" w:space="0" w:color="auto"/>
            <w:left w:val="none" w:sz="0" w:space="0" w:color="auto"/>
            <w:bottom w:val="none" w:sz="0" w:space="0" w:color="auto"/>
            <w:right w:val="none" w:sz="0" w:space="0" w:color="auto"/>
          </w:divBdr>
        </w:div>
        <w:div w:id="935209241">
          <w:marLeft w:val="0"/>
          <w:marRight w:val="0"/>
          <w:marTop w:val="0"/>
          <w:marBottom w:val="0"/>
          <w:divBdr>
            <w:top w:val="none" w:sz="0" w:space="0" w:color="auto"/>
            <w:left w:val="none" w:sz="0" w:space="0" w:color="auto"/>
            <w:bottom w:val="none" w:sz="0" w:space="0" w:color="auto"/>
            <w:right w:val="none" w:sz="0" w:space="0" w:color="auto"/>
          </w:divBdr>
        </w:div>
        <w:div w:id="1032804226">
          <w:marLeft w:val="0"/>
          <w:marRight w:val="0"/>
          <w:marTop w:val="0"/>
          <w:marBottom w:val="0"/>
          <w:divBdr>
            <w:top w:val="none" w:sz="0" w:space="0" w:color="auto"/>
            <w:left w:val="none" w:sz="0" w:space="0" w:color="auto"/>
            <w:bottom w:val="none" w:sz="0" w:space="0" w:color="auto"/>
            <w:right w:val="none" w:sz="0" w:space="0" w:color="auto"/>
          </w:divBdr>
        </w:div>
        <w:div w:id="1149402792">
          <w:marLeft w:val="0"/>
          <w:marRight w:val="0"/>
          <w:marTop w:val="0"/>
          <w:marBottom w:val="0"/>
          <w:divBdr>
            <w:top w:val="none" w:sz="0" w:space="0" w:color="auto"/>
            <w:left w:val="none" w:sz="0" w:space="0" w:color="auto"/>
            <w:bottom w:val="none" w:sz="0" w:space="0" w:color="auto"/>
            <w:right w:val="none" w:sz="0" w:space="0" w:color="auto"/>
          </w:divBdr>
        </w:div>
        <w:div w:id="835607150">
          <w:marLeft w:val="0"/>
          <w:marRight w:val="0"/>
          <w:marTop w:val="0"/>
          <w:marBottom w:val="0"/>
          <w:divBdr>
            <w:top w:val="none" w:sz="0" w:space="0" w:color="auto"/>
            <w:left w:val="none" w:sz="0" w:space="0" w:color="auto"/>
            <w:bottom w:val="none" w:sz="0" w:space="0" w:color="auto"/>
            <w:right w:val="none" w:sz="0" w:space="0" w:color="auto"/>
          </w:divBdr>
        </w:div>
        <w:div w:id="1229195329">
          <w:marLeft w:val="0"/>
          <w:marRight w:val="0"/>
          <w:marTop w:val="0"/>
          <w:marBottom w:val="0"/>
          <w:divBdr>
            <w:top w:val="none" w:sz="0" w:space="0" w:color="auto"/>
            <w:left w:val="none" w:sz="0" w:space="0" w:color="auto"/>
            <w:bottom w:val="none" w:sz="0" w:space="0" w:color="auto"/>
            <w:right w:val="none" w:sz="0" w:space="0" w:color="auto"/>
          </w:divBdr>
        </w:div>
        <w:div w:id="796029272">
          <w:marLeft w:val="0"/>
          <w:marRight w:val="0"/>
          <w:marTop w:val="0"/>
          <w:marBottom w:val="0"/>
          <w:divBdr>
            <w:top w:val="none" w:sz="0" w:space="0" w:color="auto"/>
            <w:left w:val="none" w:sz="0" w:space="0" w:color="auto"/>
            <w:bottom w:val="none" w:sz="0" w:space="0" w:color="auto"/>
            <w:right w:val="none" w:sz="0" w:space="0" w:color="auto"/>
          </w:divBdr>
        </w:div>
        <w:div w:id="1548178759">
          <w:marLeft w:val="0"/>
          <w:marRight w:val="0"/>
          <w:marTop w:val="0"/>
          <w:marBottom w:val="0"/>
          <w:divBdr>
            <w:top w:val="none" w:sz="0" w:space="0" w:color="auto"/>
            <w:left w:val="none" w:sz="0" w:space="0" w:color="auto"/>
            <w:bottom w:val="none" w:sz="0" w:space="0" w:color="auto"/>
            <w:right w:val="none" w:sz="0" w:space="0" w:color="auto"/>
          </w:divBdr>
        </w:div>
        <w:div w:id="852064295">
          <w:marLeft w:val="0"/>
          <w:marRight w:val="0"/>
          <w:marTop w:val="0"/>
          <w:marBottom w:val="0"/>
          <w:divBdr>
            <w:top w:val="none" w:sz="0" w:space="0" w:color="auto"/>
            <w:left w:val="none" w:sz="0" w:space="0" w:color="auto"/>
            <w:bottom w:val="none" w:sz="0" w:space="0" w:color="auto"/>
            <w:right w:val="none" w:sz="0" w:space="0" w:color="auto"/>
          </w:divBdr>
        </w:div>
        <w:div w:id="338198248">
          <w:marLeft w:val="0"/>
          <w:marRight w:val="0"/>
          <w:marTop w:val="0"/>
          <w:marBottom w:val="0"/>
          <w:divBdr>
            <w:top w:val="none" w:sz="0" w:space="0" w:color="auto"/>
            <w:left w:val="none" w:sz="0" w:space="0" w:color="auto"/>
            <w:bottom w:val="none" w:sz="0" w:space="0" w:color="auto"/>
            <w:right w:val="none" w:sz="0" w:space="0" w:color="auto"/>
          </w:divBdr>
        </w:div>
        <w:div w:id="1051880115">
          <w:marLeft w:val="0"/>
          <w:marRight w:val="0"/>
          <w:marTop w:val="0"/>
          <w:marBottom w:val="0"/>
          <w:divBdr>
            <w:top w:val="none" w:sz="0" w:space="0" w:color="auto"/>
            <w:left w:val="none" w:sz="0" w:space="0" w:color="auto"/>
            <w:bottom w:val="none" w:sz="0" w:space="0" w:color="auto"/>
            <w:right w:val="none" w:sz="0" w:space="0" w:color="auto"/>
          </w:divBdr>
        </w:div>
        <w:div w:id="245268273">
          <w:marLeft w:val="0"/>
          <w:marRight w:val="0"/>
          <w:marTop w:val="0"/>
          <w:marBottom w:val="0"/>
          <w:divBdr>
            <w:top w:val="none" w:sz="0" w:space="0" w:color="auto"/>
            <w:left w:val="none" w:sz="0" w:space="0" w:color="auto"/>
            <w:bottom w:val="none" w:sz="0" w:space="0" w:color="auto"/>
            <w:right w:val="none" w:sz="0" w:space="0" w:color="auto"/>
          </w:divBdr>
        </w:div>
        <w:div w:id="645474957">
          <w:marLeft w:val="0"/>
          <w:marRight w:val="0"/>
          <w:marTop w:val="0"/>
          <w:marBottom w:val="0"/>
          <w:divBdr>
            <w:top w:val="none" w:sz="0" w:space="0" w:color="auto"/>
            <w:left w:val="none" w:sz="0" w:space="0" w:color="auto"/>
            <w:bottom w:val="none" w:sz="0" w:space="0" w:color="auto"/>
            <w:right w:val="none" w:sz="0" w:space="0" w:color="auto"/>
          </w:divBdr>
        </w:div>
        <w:div w:id="2091848045">
          <w:marLeft w:val="0"/>
          <w:marRight w:val="0"/>
          <w:marTop w:val="0"/>
          <w:marBottom w:val="0"/>
          <w:divBdr>
            <w:top w:val="none" w:sz="0" w:space="0" w:color="auto"/>
            <w:left w:val="none" w:sz="0" w:space="0" w:color="auto"/>
            <w:bottom w:val="none" w:sz="0" w:space="0" w:color="auto"/>
            <w:right w:val="none" w:sz="0" w:space="0" w:color="auto"/>
          </w:divBdr>
        </w:div>
        <w:div w:id="190070053">
          <w:marLeft w:val="0"/>
          <w:marRight w:val="0"/>
          <w:marTop w:val="0"/>
          <w:marBottom w:val="0"/>
          <w:divBdr>
            <w:top w:val="none" w:sz="0" w:space="0" w:color="auto"/>
            <w:left w:val="none" w:sz="0" w:space="0" w:color="auto"/>
            <w:bottom w:val="none" w:sz="0" w:space="0" w:color="auto"/>
            <w:right w:val="none" w:sz="0" w:space="0" w:color="auto"/>
          </w:divBdr>
        </w:div>
        <w:div w:id="1471944836">
          <w:marLeft w:val="0"/>
          <w:marRight w:val="0"/>
          <w:marTop w:val="0"/>
          <w:marBottom w:val="0"/>
          <w:divBdr>
            <w:top w:val="none" w:sz="0" w:space="0" w:color="auto"/>
            <w:left w:val="none" w:sz="0" w:space="0" w:color="auto"/>
            <w:bottom w:val="none" w:sz="0" w:space="0" w:color="auto"/>
            <w:right w:val="none" w:sz="0" w:space="0" w:color="auto"/>
          </w:divBdr>
        </w:div>
        <w:div w:id="19160593">
          <w:marLeft w:val="0"/>
          <w:marRight w:val="0"/>
          <w:marTop w:val="0"/>
          <w:marBottom w:val="0"/>
          <w:divBdr>
            <w:top w:val="none" w:sz="0" w:space="0" w:color="auto"/>
            <w:left w:val="none" w:sz="0" w:space="0" w:color="auto"/>
            <w:bottom w:val="none" w:sz="0" w:space="0" w:color="auto"/>
            <w:right w:val="none" w:sz="0" w:space="0" w:color="auto"/>
          </w:divBdr>
        </w:div>
        <w:div w:id="1382905027">
          <w:marLeft w:val="0"/>
          <w:marRight w:val="0"/>
          <w:marTop w:val="0"/>
          <w:marBottom w:val="0"/>
          <w:divBdr>
            <w:top w:val="none" w:sz="0" w:space="0" w:color="auto"/>
            <w:left w:val="none" w:sz="0" w:space="0" w:color="auto"/>
            <w:bottom w:val="none" w:sz="0" w:space="0" w:color="auto"/>
            <w:right w:val="none" w:sz="0" w:space="0" w:color="auto"/>
          </w:divBdr>
        </w:div>
        <w:div w:id="20518980">
          <w:marLeft w:val="0"/>
          <w:marRight w:val="0"/>
          <w:marTop w:val="0"/>
          <w:marBottom w:val="0"/>
          <w:divBdr>
            <w:top w:val="none" w:sz="0" w:space="0" w:color="auto"/>
            <w:left w:val="none" w:sz="0" w:space="0" w:color="auto"/>
            <w:bottom w:val="none" w:sz="0" w:space="0" w:color="auto"/>
            <w:right w:val="none" w:sz="0" w:space="0" w:color="auto"/>
          </w:divBdr>
        </w:div>
        <w:div w:id="2125073204">
          <w:marLeft w:val="0"/>
          <w:marRight w:val="0"/>
          <w:marTop w:val="0"/>
          <w:marBottom w:val="0"/>
          <w:divBdr>
            <w:top w:val="none" w:sz="0" w:space="0" w:color="auto"/>
            <w:left w:val="none" w:sz="0" w:space="0" w:color="auto"/>
            <w:bottom w:val="none" w:sz="0" w:space="0" w:color="auto"/>
            <w:right w:val="none" w:sz="0" w:space="0" w:color="auto"/>
          </w:divBdr>
        </w:div>
        <w:div w:id="1582373101">
          <w:marLeft w:val="0"/>
          <w:marRight w:val="0"/>
          <w:marTop w:val="0"/>
          <w:marBottom w:val="0"/>
          <w:divBdr>
            <w:top w:val="none" w:sz="0" w:space="0" w:color="auto"/>
            <w:left w:val="none" w:sz="0" w:space="0" w:color="auto"/>
            <w:bottom w:val="none" w:sz="0" w:space="0" w:color="auto"/>
            <w:right w:val="none" w:sz="0" w:space="0" w:color="auto"/>
          </w:divBdr>
        </w:div>
        <w:div w:id="1005941209">
          <w:marLeft w:val="0"/>
          <w:marRight w:val="0"/>
          <w:marTop w:val="0"/>
          <w:marBottom w:val="0"/>
          <w:divBdr>
            <w:top w:val="none" w:sz="0" w:space="0" w:color="auto"/>
            <w:left w:val="none" w:sz="0" w:space="0" w:color="auto"/>
            <w:bottom w:val="none" w:sz="0" w:space="0" w:color="auto"/>
            <w:right w:val="none" w:sz="0" w:space="0" w:color="auto"/>
          </w:divBdr>
        </w:div>
        <w:div w:id="1120420174">
          <w:marLeft w:val="0"/>
          <w:marRight w:val="0"/>
          <w:marTop w:val="0"/>
          <w:marBottom w:val="0"/>
          <w:divBdr>
            <w:top w:val="none" w:sz="0" w:space="0" w:color="auto"/>
            <w:left w:val="none" w:sz="0" w:space="0" w:color="auto"/>
            <w:bottom w:val="none" w:sz="0" w:space="0" w:color="auto"/>
            <w:right w:val="none" w:sz="0" w:space="0" w:color="auto"/>
          </w:divBdr>
        </w:div>
        <w:div w:id="1501582012">
          <w:marLeft w:val="0"/>
          <w:marRight w:val="0"/>
          <w:marTop w:val="0"/>
          <w:marBottom w:val="0"/>
          <w:divBdr>
            <w:top w:val="none" w:sz="0" w:space="0" w:color="auto"/>
            <w:left w:val="none" w:sz="0" w:space="0" w:color="auto"/>
            <w:bottom w:val="none" w:sz="0" w:space="0" w:color="auto"/>
            <w:right w:val="none" w:sz="0" w:space="0" w:color="auto"/>
          </w:divBdr>
        </w:div>
        <w:div w:id="553737861">
          <w:marLeft w:val="0"/>
          <w:marRight w:val="0"/>
          <w:marTop w:val="0"/>
          <w:marBottom w:val="0"/>
          <w:divBdr>
            <w:top w:val="none" w:sz="0" w:space="0" w:color="auto"/>
            <w:left w:val="none" w:sz="0" w:space="0" w:color="auto"/>
            <w:bottom w:val="none" w:sz="0" w:space="0" w:color="auto"/>
            <w:right w:val="none" w:sz="0" w:space="0" w:color="auto"/>
          </w:divBdr>
        </w:div>
        <w:div w:id="1119106620">
          <w:marLeft w:val="0"/>
          <w:marRight w:val="0"/>
          <w:marTop w:val="0"/>
          <w:marBottom w:val="0"/>
          <w:divBdr>
            <w:top w:val="none" w:sz="0" w:space="0" w:color="auto"/>
            <w:left w:val="none" w:sz="0" w:space="0" w:color="auto"/>
            <w:bottom w:val="none" w:sz="0" w:space="0" w:color="auto"/>
            <w:right w:val="none" w:sz="0" w:space="0" w:color="auto"/>
          </w:divBdr>
        </w:div>
        <w:div w:id="933513914">
          <w:marLeft w:val="0"/>
          <w:marRight w:val="0"/>
          <w:marTop w:val="0"/>
          <w:marBottom w:val="0"/>
          <w:divBdr>
            <w:top w:val="none" w:sz="0" w:space="0" w:color="auto"/>
            <w:left w:val="none" w:sz="0" w:space="0" w:color="auto"/>
            <w:bottom w:val="none" w:sz="0" w:space="0" w:color="auto"/>
            <w:right w:val="none" w:sz="0" w:space="0" w:color="auto"/>
          </w:divBdr>
        </w:div>
        <w:div w:id="1793090231">
          <w:marLeft w:val="0"/>
          <w:marRight w:val="0"/>
          <w:marTop w:val="0"/>
          <w:marBottom w:val="0"/>
          <w:divBdr>
            <w:top w:val="none" w:sz="0" w:space="0" w:color="auto"/>
            <w:left w:val="none" w:sz="0" w:space="0" w:color="auto"/>
            <w:bottom w:val="none" w:sz="0" w:space="0" w:color="auto"/>
            <w:right w:val="none" w:sz="0" w:space="0" w:color="auto"/>
          </w:divBdr>
        </w:div>
        <w:div w:id="870384777">
          <w:marLeft w:val="0"/>
          <w:marRight w:val="0"/>
          <w:marTop w:val="0"/>
          <w:marBottom w:val="0"/>
          <w:divBdr>
            <w:top w:val="none" w:sz="0" w:space="0" w:color="auto"/>
            <w:left w:val="none" w:sz="0" w:space="0" w:color="auto"/>
            <w:bottom w:val="none" w:sz="0" w:space="0" w:color="auto"/>
            <w:right w:val="none" w:sz="0" w:space="0" w:color="auto"/>
          </w:divBdr>
        </w:div>
        <w:div w:id="183204953">
          <w:marLeft w:val="0"/>
          <w:marRight w:val="0"/>
          <w:marTop w:val="0"/>
          <w:marBottom w:val="0"/>
          <w:divBdr>
            <w:top w:val="none" w:sz="0" w:space="0" w:color="auto"/>
            <w:left w:val="none" w:sz="0" w:space="0" w:color="auto"/>
            <w:bottom w:val="none" w:sz="0" w:space="0" w:color="auto"/>
            <w:right w:val="none" w:sz="0" w:space="0" w:color="auto"/>
          </w:divBdr>
        </w:div>
        <w:div w:id="29425871">
          <w:marLeft w:val="0"/>
          <w:marRight w:val="0"/>
          <w:marTop w:val="0"/>
          <w:marBottom w:val="0"/>
          <w:divBdr>
            <w:top w:val="none" w:sz="0" w:space="0" w:color="auto"/>
            <w:left w:val="none" w:sz="0" w:space="0" w:color="auto"/>
            <w:bottom w:val="none" w:sz="0" w:space="0" w:color="auto"/>
            <w:right w:val="none" w:sz="0" w:space="0" w:color="auto"/>
          </w:divBdr>
        </w:div>
        <w:div w:id="177893915">
          <w:marLeft w:val="0"/>
          <w:marRight w:val="0"/>
          <w:marTop w:val="0"/>
          <w:marBottom w:val="0"/>
          <w:divBdr>
            <w:top w:val="none" w:sz="0" w:space="0" w:color="auto"/>
            <w:left w:val="none" w:sz="0" w:space="0" w:color="auto"/>
            <w:bottom w:val="none" w:sz="0" w:space="0" w:color="auto"/>
            <w:right w:val="none" w:sz="0" w:space="0" w:color="auto"/>
          </w:divBdr>
        </w:div>
        <w:div w:id="478574250">
          <w:marLeft w:val="0"/>
          <w:marRight w:val="0"/>
          <w:marTop w:val="0"/>
          <w:marBottom w:val="0"/>
          <w:divBdr>
            <w:top w:val="none" w:sz="0" w:space="0" w:color="auto"/>
            <w:left w:val="none" w:sz="0" w:space="0" w:color="auto"/>
            <w:bottom w:val="none" w:sz="0" w:space="0" w:color="auto"/>
            <w:right w:val="none" w:sz="0" w:space="0" w:color="auto"/>
          </w:divBdr>
        </w:div>
        <w:div w:id="2077429221">
          <w:marLeft w:val="0"/>
          <w:marRight w:val="0"/>
          <w:marTop w:val="0"/>
          <w:marBottom w:val="0"/>
          <w:divBdr>
            <w:top w:val="none" w:sz="0" w:space="0" w:color="auto"/>
            <w:left w:val="none" w:sz="0" w:space="0" w:color="auto"/>
            <w:bottom w:val="none" w:sz="0" w:space="0" w:color="auto"/>
            <w:right w:val="none" w:sz="0" w:space="0" w:color="auto"/>
          </w:divBdr>
        </w:div>
        <w:div w:id="282078437">
          <w:marLeft w:val="0"/>
          <w:marRight w:val="0"/>
          <w:marTop w:val="0"/>
          <w:marBottom w:val="0"/>
          <w:divBdr>
            <w:top w:val="none" w:sz="0" w:space="0" w:color="auto"/>
            <w:left w:val="none" w:sz="0" w:space="0" w:color="auto"/>
            <w:bottom w:val="none" w:sz="0" w:space="0" w:color="auto"/>
            <w:right w:val="none" w:sz="0" w:space="0" w:color="auto"/>
          </w:divBdr>
        </w:div>
        <w:div w:id="1952126590">
          <w:marLeft w:val="0"/>
          <w:marRight w:val="0"/>
          <w:marTop w:val="0"/>
          <w:marBottom w:val="0"/>
          <w:divBdr>
            <w:top w:val="none" w:sz="0" w:space="0" w:color="auto"/>
            <w:left w:val="none" w:sz="0" w:space="0" w:color="auto"/>
            <w:bottom w:val="none" w:sz="0" w:space="0" w:color="auto"/>
            <w:right w:val="none" w:sz="0" w:space="0" w:color="auto"/>
          </w:divBdr>
        </w:div>
        <w:div w:id="1703240839">
          <w:marLeft w:val="0"/>
          <w:marRight w:val="0"/>
          <w:marTop w:val="0"/>
          <w:marBottom w:val="0"/>
          <w:divBdr>
            <w:top w:val="none" w:sz="0" w:space="0" w:color="auto"/>
            <w:left w:val="none" w:sz="0" w:space="0" w:color="auto"/>
            <w:bottom w:val="none" w:sz="0" w:space="0" w:color="auto"/>
            <w:right w:val="none" w:sz="0" w:space="0" w:color="auto"/>
          </w:divBdr>
        </w:div>
        <w:div w:id="1056586153">
          <w:marLeft w:val="0"/>
          <w:marRight w:val="0"/>
          <w:marTop w:val="0"/>
          <w:marBottom w:val="0"/>
          <w:divBdr>
            <w:top w:val="none" w:sz="0" w:space="0" w:color="auto"/>
            <w:left w:val="none" w:sz="0" w:space="0" w:color="auto"/>
            <w:bottom w:val="none" w:sz="0" w:space="0" w:color="auto"/>
            <w:right w:val="none" w:sz="0" w:space="0" w:color="auto"/>
          </w:divBdr>
        </w:div>
        <w:div w:id="544292301">
          <w:marLeft w:val="0"/>
          <w:marRight w:val="0"/>
          <w:marTop w:val="0"/>
          <w:marBottom w:val="0"/>
          <w:divBdr>
            <w:top w:val="none" w:sz="0" w:space="0" w:color="auto"/>
            <w:left w:val="none" w:sz="0" w:space="0" w:color="auto"/>
            <w:bottom w:val="none" w:sz="0" w:space="0" w:color="auto"/>
            <w:right w:val="none" w:sz="0" w:space="0" w:color="auto"/>
          </w:divBdr>
        </w:div>
        <w:div w:id="1939170316">
          <w:marLeft w:val="0"/>
          <w:marRight w:val="0"/>
          <w:marTop w:val="0"/>
          <w:marBottom w:val="0"/>
          <w:divBdr>
            <w:top w:val="none" w:sz="0" w:space="0" w:color="auto"/>
            <w:left w:val="none" w:sz="0" w:space="0" w:color="auto"/>
            <w:bottom w:val="none" w:sz="0" w:space="0" w:color="auto"/>
            <w:right w:val="none" w:sz="0" w:space="0" w:color="auto"/>
          </w:divBdr>
        </w:div>
        <w:div w:id="901797323">
          <w:marLeft w:val="0"/>
          <w:marRight w:val="0"/>
          <w:marTop w:val="0"/>
          <w:marBottom w:val="0"/>
          <w:divBdr>
            <w:top w:val="none" w:sz="0" w:space="0" w:color="auto"/>
            <w:left w:val="none" w:sz="0" w:space="0" w:color="auto"/>
            <w:bottom w:val="none" w:sz="0" w:space="0" w:color="auto"/>
            <w:right w:val="none" w:sz="0" w:space="0" w:color="auto"/>
          </w:divBdr>
        </w:div>
        <w:div w:id="2057273304">
          <w:marLeft w:val="0"/>
          <w:marRight w:val="0"/>
          <w:marTop w:val="0"/>
          <w:marBottom w:val="0"/>
          <w:divBdr>
            <w:top w:val="none" w:sz="0" w:space="0" w:color="auto"/>
            <w:left w:val="none" w:sz="0" w:space="0" w:color="auto"/>
            <w:bottom w:val="none" w:sz="0" w:space="0" w:color="auto"/>
            <w:right w:val="none" w:sz="0" w:space="0" w:color="auto"/>
          </w:divBdr>
        </w:div>
        <w:div w:id="610749791">
          <w:marLeft w:val="0"/>
          <w:marRight w:val="0"/>
          <w:marTop w:val="0"/>
          <w:marBottom w:val="0"/>
          <w:divBdr>
            <w:top w:val="none" w:sz="0" w:space="0" w:color="auto"/>
            <w:left w:val="none" w:sz="0" w:space="0" w:color="auto"/>
            <w:bottom w:val="none" w:sz="0" w:space="0" w:color="auto"/>
            <w:right w:val="none" w:sz="0" w:space="0" w:color="auto"/>
          </w:divBdr>
        </w:div>
        <w:div w:id="1476683291">
          <w:marLeft w:val="0"/>
          <w:marRight w:val="0"/>
          <w:marTop w:val="0"/>
          <w:marBottom w:val="0"/>
          <w:divBdr>
            <w:top w:val="none" w:sz="0" w:space="0" w:color="auto"/>
            <w:left w:val="none" w:sz="0" w:space="0" w:color="auto"/>
            <w:bottom w:val="none" w:sz="0" w:space="0" w:color="auto"/>
            <w:right w:val="none" w:sz="0" w:space="0" w:color="auto"/>
          </w:divBdr>
        </w:div>
        <w:div w:id="1335493596">
          <w:marLeft w:val="0"/>
          <w:marRight w:val="0"/>
          <w:marTop w:val="0"/>
          <w:marBottom w:val="0"/>
          <w:divBdr>
            <w:top w:val="none" w:sz="0" w:space="0" w:color="auto"/>
            <w:left w:val="none" w:sz="0" w:space="0" w:color="auto"/>
            <w:bottom w:val="none" w:sz="0" w:space="0" w:color="auto"/>
            <w:right w:val="none" w:sz="0" w:space="0" w:color="auto"/>
          </w:divBdr>
        </w:div>
        <w:div w:id="414860605">
          <w:marLeft w:val="0"/>
          <w:marRight w:val="0"/>
          <w:marTop w:val="0"/>
          <w:marBottom w:val="0"/>
          <w:divBdr>
            <w:top w:val="none" w:sz="0" w:space="0" w:color="auto"/>
            <w:left w:val="none" w:sz="0" w:space="0" w:color="auto"/>
            <w:bottom w:val="none" w:sz="0" w:space="0" w:color="auto"/>
            <w:right w:val="none" w:sz="0" w:space="0" w:color="auto"/>
          </w:divBdr>
        </w:div>
        <w:div w:id="1615673013">
          <w:marLeft w:val="0"/>
          <w:marRight w:val="0"/>
          <w:marTop w:val="0"/>
          <w:marBottom w:val="0"/>
          <w:divBdr>
            <w:top w:val="none" w:sz="0" w:space="0" w:color="auto"/>
            <w:left w:val="none" w:sz="0" w:space="0" w:color="auto"/>
            <w:bottom w:val="none" w:sz="0" w:space="0" w:color="auto"/>
            <w:right w:val="none" w:sz="0" w:space="0" w:color="auto"/>
          </w:divBdr>
        </w:div>
        <w:div w:id="1572085493">
          <w:marLeft w:val="0"/>
          <w:marRight w:val="0"/>
          <w:marTop w:val="0"/>
          <w:marBottom w:val="0"/>
          <w:divBdr>
            <w:top w:val="none" w:sz="0" w:space="0" w:color="auto"/>
            <w:left w:val="none" w:sz="0" w:space="0" w:color="auto"/>
            <w:bottom w:val="none" w:sz="0" w:space="0" w:color="auto"/>
            <w:right w:val="none" w:sz="0" w:space="0" w:color="auto"/>
          </w:divBdr>
        </w:div>
        <w:div w:id="1031880265">
          <w:marLeft w:val="0"/>
          <w:marRight w:val="0"/>
          <w:marTop w:val="0"/>
          <w:marBottom w:val="0"/>
          <w:divBdr>
            <w:top w:val="none" w:sz="0" w:space="0" w:color="auto"/>
            <w:left w:val="none" w:sz="0" w:space="0" w:color="auto"/>
            <w:bottom w:val="none" w:sz="0" w:space="0" w:color="auto"/>
            <w:right w:val="none" w:sz="0" w:space="0" w:color="auto"/>
          </w:divBdr>
        </w:div>
        <w:div w:id="161622941">
          <w:marLeft w:val="0"/>
          <w:marRight w:val="0"/>
          <w:marTop w:val="0"/>
          <w:marBottom w:val="0"/>
          <w:divBdr>
            <w:top w:val="none" w:sz="0" w:space="0" w:color="auto"/>
            <w:left w:val="none" w:sz="0" w:space="0" w:color="auto"/>
            <w:bottom w:val="none" w:sz="0" w:space="0" w:color="auto"/>
            <w:right w:val="none" w:sz="0" w:space="0" w:color="auto"/>
          </w:divBdr>
        </w:div>
        <w:div w:id="1090925546">
          <w:marLeft w:val="0"/>
          <w:marRight w:val="0"/>
          <w:marTop w:val="0"/>
          <w:marBottom w:val="0"/>
          <w:divBdr>
            <w:top w:val="none" w:sz="0" w:space="0" w:color="auto"/>
            <w:left w:val="none" w:sz="0" w:space="0" w:color="auto"/>
            <w:bottom w:val="none" w:sz="0" w:space="0" w:color="auto"/>
            <w:right w:val="none" w:sz="0" w:space="0" w:color="auto"/>
          </w:divBdr>
        </w:div>
        <w:div w:id="1099987657">
          <w:marLeft w:val="0"/>
          <w:marRight w:val="0"/>
          <w:marTop w:val="0"/>
          <w:marBottom w:val="0"/>
          <w:divBdr>
            <w:top w:val="none" w:sz="0" w:space="0" w:color="auto"/>
            <w:left w:val="none" w:sz="0" w:space="0" w:color="auto"/>
            <w:bottom w:val="none" w:sz="0" w:space="0" w:color="auto"/>
            <w:right w:val="none" w:sz="0" w:space="0" w:color="auto"/>
          </w:divBdr>
        </w:div>
        <w:div w:id="703597564">
          <w:marLeft w:val="0"/>
          <w:marRight w:val="0"/>
          <w:marTop w:val="0"/>
          <w:marBottom w:val="0"/>
          <w:divBdr>
            <w:top w:val="none" w:sz="0" w:space="0" w:color="auto"/>
            <w:left w:val="none" w:sz="0" w:space="0" w:color="auto"/>
            <w:bottom w:val="none" w:sz="0" w:space="0" w:color="auto"/>
            <w:right w:val="none" w:sz="0" w:space="0" w:color="auto"/>
          </w:divBdr>
        </w:div>
        <w:div w:id="1148321945">
          <w:marLeft w:val="0"/>
          <w:marRight w:val="0"/>
          <w:marTop w:val="0"/>
          <w:marBottom w:val="0"/>
          <w:divBdr>
            <w:top w:val="none" w:sz="0" w:space="0" w:color="auto"/>
            <w:left w:val="none" w:sz="0" w:space="0" w:color="auto"/>
            <w:bottom w:val="none" w:sz="0" w:space="0" w:color="auto"/>
            <w:right w:val="none" w:sz="0" w:space="0" w:color="auto"/>
          </w:divBdr>
        </w:div>
        <w:div w:id="1909997778">
          <w:marLeft w:val="0"/>
          <w:marRight w:val="0"/>
          <w:marTop w:val="0"/>
          <w:marBottom w:val="0"/>
          <w:divBdr>
            <w:top w:val="none" w:sz="0" w:space="0" w:color="auto"/>
            <w:left w:val="none" w:sz="0" w:space="0" w:color="auto"/>
            <w:bottom w:val="none" w:sz="0" w:space="0" w:color="auto"/>
            <w:right w:val="none" w:sz="0" w:space="0" w:color="auto"/>
          </w:divBdr>
        </w:div>
        <w:div w:id="1122459580">
          <w:marLeft w:val="0"/>
          <w:marRight w:val="0"/>
          <w:marTop w:val="0"/>
          <w:marBottom w:val="0"/>
          <w:divBdr>
            <w:top w:val="none" w:sz="0" w:space="0" w:color="auto"/>
            <w:left w:val="none" w:sz="0" w:space="0" w:color="auto"/>
            <w:bottom w:val="none" w:sz="0" w:space="0" w:color="auto"/>
            <w:right w:val="none" w:sz="0" w:space="0" w:color="auto"/>
          </w:divBdr>
        </w:div>
        <w:div w:id="1464233220">
          <w:marLeft w:val="0"/>
          <w:marRight w:val="0"/>
          <w:marTop w:val="0"/>
          <w:marBottom w:val="0"/>
          <w:divBdr>
            <w:top w:val="none" w:sz="0" w:space="0" w:color="auto"/>
            <w:left w:val="none" w:sz="0" w:space="0" w:color="auto"/>
            <w:bottom w:val="none" w:sz="0" w:space="0" w:color="auto"/>
            <w:right w:val="none" w:sz="0" w:space="0" w:color="auto"/>
          </w:divBdr>
        </w:div>
        <w:div w:id="1432702128">
          <w:marLeft w:val="0"/>
          <w:marRight w:val="0"/>
          <w:marTop w:val="0"/>
          <w:marBottom w:val="0"/>
          <w:divBdr>
            <w:top w:val="none" w:sz="0" w:space="0" w:color="auto"/>
            <w:left w:val="none" w:sz="0" w:space="0" w:color="auto"/>
            <w:bottom w:val="none" w:sz="0" w:space="0" w:color="auto"/>
            <w:right w:val="none" w:sz="0" w:space="0" w:color="auto"/>
          </w:divBdr>
        </w:div>
        <w:div w:id="569387674">
          <w:marLeft w:val="0"/>
          <w:marRight w:val="0"/>
          <w:marTop w:val="0"/>
          <w:marBottom w:val="0"/>
          <w:divBdr>
            <w:top w:val="none" w:sz="0" w:space="0" w:color="auto"/>
            <w:left w:val="none" w:sz="0" w:space="0" w:color="auto"/>
            <w:bottom w:val="none" w:sz="0" w:space="0" w:color="auto"/>
            <w:right w:val="none" w:sz="0" w:space="0" w:color="auto"/>
          </w:divBdr>
        </w:div>
        <w:div w:id="1761825971">
          <w:marLeft w:val="0"/>
          <w:marRight w:val="0"/>
          <w:marTop w:val="0"/>
          <w:marBottom w:val="0"/>
          <w:divBdr>
            <w:top w:val="none" w:sz="0" w:space="0" w:color="auto"/>
            <w:left w:val="none" w:sz="0" w:space="0" w:color="auto"/>
            <w:bottom w:val="none" w:sz="0" w:space="0" w:color="auto"/>
            <w:right w:val="none" w:sz="0" w:space="0" w:color="auto"/>
          </w:divBdr>
        </w:div>
        <w:div w:id="2018385692">
          <w:marLeft w:val="0"/>
          <w:marRight w:val="0"/>
          <w:marTop w:val="0"/>
          <w:marBottom w:val="0"/>
          <w:divBdr>
            <w:top w:val="none" w:sz="0" w:space="0" w:color="auto"/>
            <w:left w:val="none" w:sz="0" w:space="0" w:color="auto"/>
            <w:bottom w:val="none" w:sz="0" w:space="0" w:color="auto"/>
            <w:right w:val="none" w:sz="0" w:space="0" w:color="auto"/>
          </w:divBdr>
        </w:div>
        <w:div w:id="2139256709">
          <w:marLeft w:val="0"/>
          <w:marRight w:val="0"/>
          <w:marTop w:val="0"/>
          <w:marBottom w:val="0"/>
          <w:divBdr>
            <w:top w:val="none" w:sz="0" w:space="0" w:color="auto"/>
            <w:left w:val="none" w:sz="0" w:space="0" w:color="auto"/>
            <w:bottom w:val="none" w:sz="0" w:space="0" w:color="auto"/>
            <w:right w:val="none" w:sz="0" w:space="0" w:color="auto"/>
          </w:divBdr>
        </w:div>
        <w:div w:id="1691683600">
          <w:marLeft w:val="0"/>
          <w:marRight w:val="0"/>
          <w:marTop w:val="0"/>
          <w:marBottom w:val="0"/>
          <w:divBdr>
            <w:top w:val="none" w:sz="0" w:space="0" w:color="auto"/>
            <w:left w:val="none" w:sz="0" w:space="0" w:color="auto"/>
            <w:bottom w:val="none" w:sz="0" w:space="0" w:color="auto"/>
            <w:right w:val="none" w:sz="0" w:space="0" w:color="auto"/>
          </w:divBdr>
        </w:div>
        <w:div w:id="2098792941">
          <w:marLeft w:val="0"/>
          <w:marRight w:val="0"/>
          <w:marTop w:val="0"/>
          <w:marBottom w:val="0"/>
          <w:divBdr>
            <w:top w:val="none" w:sz="0" w:space="0" w:color="auto"/>
            <w:left w:val="none" w:sz="0" w:space="0" w:color="auto"/>
            <w:bottom w:val="none" w:sz="0" w:space="0" w:color="auto"/>
            <w:right w:val="none" w:sz="0" w:space="0" w:color="auto"/>
          </w:divBdr>
        </w:div>
        <w:div w:id="1556311849">
          <w:marLeft w:val="0"/>
          <w:marRight w:val="0"/>
          <w:marTop w:val="0"/>
          <w:marBottom w:val="0"/>
          <w:divBdr>
            <w:top w:val="none" w:sz="0" w:space="0" w:color="auto"/>
            <w:left w:val="none" w:sz="0" w:space="0" w:color="auto"/>
            <w:bottom w:val="none" w:sz="0" w:space="0" w:color="auto"/>
            <w:right w:val="none" w:sz="0" w:space="0" w:color="auto"/>
          </w:divBdr>
        </w:div>
        <w:div w:id="538780164">
          <w:marLeft w:val="0"/>
          <w:marRight w:val="0"/>
          <w:marTop w:val="0"/>
          <w:marBottom w:val="0"/>
          <w:divBdr>
            <w:top w:val="none" w:sz="0" w:space="0" w:color="auto"/>
            <w:left w:val="none" w:sz="0" w:space="0" w:color="auto"/>
            <w:bottom w:val="none" w:sz="0" w:space="0" w:color="auto"/>
            <w:right w:val="none" w:sz="0" w:space="0" w:color="auto"/>
          </w:divBdr>
        </w:div>
        <w:div w:id="1994211717">
          <w:marLeft w:val="0"/>
          <w:marRight w:val="0"/>
          <w:marTop w:val="0"/>
          <w:marBottom w:val="0"/>
          <w:divBdr>
            <w:top w:val="none" w:sz="0" w:space="0" w:color="auto"/>
            <w:left w:val="none" w:sz="0" w:space="0" w:color="auto"/>
            <w:bottom w:val="none" w:sz="0" w:space="0" w:color="auto"/>
            <w:right w:val="none" w:sz="0" w:space="0" w:color="auto"/>
          </w:divBdr>
        </w:div>
        <w:div w:id="845484023">
          <w:marLeft w:val="0"/>
          <w:marRight w:val="0"/>
          <w:marTop w:val="0"/>
          <w:marBottom w:val="0"/>
          <w:divBdr>
            <w:top w:val="none" w:sz="0" w:space="0" w:color="auto"/>
            <w:left w:val="none" w:sz="0" w:space="0" w:color="auto"/>
            <w:bottom w:val="none" w:sz="0" w:space="0" w:color="auto"/>
            <w:right w:val="none" w:sz="0" w:space="0" w:color="auto"/>
          </w:divBdr>
        </w:div>
        <w:div w:id="274942392">
          <w:marLeft w:val="0"/>
          <w:marRight w:val="0"/>
          <w:marTop w:val="0"/>
          <w:marBottom w:val="0"/>
          <w:divBdr>
            <w:top w:val="none" w:sz="0" w:space="0" w:color="auto"/>
            <w:left w:val="none" w:sz="0" w:space="0" w:color="auto"/>
            <w:bottom w:val="none" w:sz="0" w:space="0" w:color="auto"/>
            <w:right w:val="none" w:sz="0" w:space="0" w:color="auto"/>
          </w:divBdr>
        </w:div>
        <w:div w:id="629670754">
          <w:marLeft w:val="0"/>
          <w:marRight w:val="0"/>
          <w:marTop w:val="0"/>
          <w:marBottom w:val="0"/>
          <w:divBdr>
            <w:top w:val="none" w:sz="0" w:space="0" w:color="auto"/>
            <w:left w:val="none" w:sz="0" w:space="0" w:color="auto"/>
            <w:bottom w:val="none" w:sz="0" w:space="0" w:color="auto"/>
            <w:right w:val="none" w:sz="0" w:space="0" w:color="auto"/>
          </w:divBdr>
        </w:div>
        <w:div w:id="1159737749">
          <w:marLeft w:val="0"/>
          <w:marRight w:val="0"/>
          <w:marTop w:val="0"/>
          <w:marBottom w:val="0"/>
          <w:divBdr>
            <w:top w:val="none" w:sz="0" w:space="0" w:color="auto"/>
            <w:left w:val="none" w:sz="0" w:space="0" w:color="auto"/>
            <w:bottom w:val="none" w:sz="0" w:space="0" w:color="auto"/>
            <w:right w:val="none" w:sz="0" w:space="0" w:color="auto"/>
          </w:divBdr>
        </w:div>
        <w:div w:id="817461246">
          <w:marLeft w:val="0"/>
          <w:marRight w:val="0"/>
          <w:marTop w:val="0"/>
          <w:marBottom w:val="0"/>
          <w:divBdr>
            <w:top w:val="none" w:sz="0" w:space="0" w:color="auto"/>
            <w:left w:val="none" w:sz="0" w:space="0" w:color="auto"/>
            <w:bottom w:val="none" w:sz="0" w:space="0" w:color="auto"/>
            <w:right w:val="none" w:sz="0" w:space="0" w:color="auto"/>
          </w:divBdr>
        </w:div>
        <w:div w:id="1800030178">
          <w:marLeft w:val="0"/>
          <w:marRight w:val="0"/>
          <w:marTop w:val="0"/>
          <w:marBottom w:val="0"/>
          <w:divBdr>
            <w:top w:val="none" w:sz="0" w:space="0" w:color="auto"/>
            <w:left w:val="none" w:sz="0" w:space="0" w:color="auto"/>
            <w:bottom w:val="none" w:sz="0" w:space="0" w:color="auto"/>
            <w:right w:val="none" w:sz="0" w:space="0" w:color="auto"/>
          </w:divBdr>
        </w:div>
        <w:div w:id="918683861">
          <w:marLeft w:val="0"/>
          <w:marRight w:val="0"/>
          <w:marTop w:val="0"/>
          <w:marBottom w:val="0"/>
          <w:divBdr>
            <w:top w:val="none" w:sz="0" w:space="0" w:color="auto"/>
            <w:left w:val="none" w:sz="0" w:space="0" w:color="auto"/>
            <w:bottom w:val="none" w:sz="0" w:space="0" w:color="auto"/>
            <w:right w:val="none" w:sz="0" w:space="0" w:color="auto"/>
          </w:divBdr>
        </w:div>
        <w:div w:id="45184799">
          <w:marLeft w:val="0"/>
          <w:marRight w:val="0"/>
          <w:marTop w:val="0"/>
          <w:marBottom w:val="0"/>
          <w:divBdr>
            <w:top w:val="none" w:sz="0" w:space="0" w:color="auto"/>
            <w:left w:val="none" w:sz="0" w:space="0" w:color="auto"/>
            <w:bottom w:val="none" w:sz="0" w:space="0" w:color="auto"/>
            <w:right w:val="none" w:sz="0" w:space="0" w:color="auto"/>
          </w:divBdr>
        </w:div>
        <w:div w:id="12079592">
          <w:marLeft w:val="0"/>
          <w:marRight w:val="0"/>
          <w:marTop w:val="0"/>
          <w:marBottom w:val="0"/>
          <w:divBdr>
            <w:top w:val="none" w:sz="0" w:space="0" w:color="auto"/>
            <w:left w:val="none" w:sz="0" w:space="0" w:color="auto"/>
            <w:bottom w:val="none" w:sz="0" w:space="0" w:color="auto"/>
            <w:right w:val="none" w:sz="0" w:space="0" w:color="auto"/>
          </w:divBdr>
        </w:div>
        <w:div w:id="1401489084">
          <w:marLeft w:val="0"/>
          <w:marRight w:val="0"/>
          <w:marTop w:val="0"/>
          <w:marBottom w:val="0"/>
          <w:divBdr>
            <w:top w:val="none" w:sz="0" w:space="0" w:color="auto"/>
            <w:left w:val="none" w:sz="0" w:space="0" w:color="auto"/>
            <w:bottom w:val="none" w:sz="0" w:space="0" w:color="auto"/>
            <w:right w:val="none" w:sz="0" w:space="0" w:color="auto"/>
          </w:divBdr>
        </w:div>
        <w:div w:id="1361737612">
          <w:marLeft w:val="0"/>
          <w:marRight w:val="0"/>
          <w:marTop w:val="0"/>
          <w:marBottom w:val="0"/>
          <w:divBdr>
            <w:top w:val="none" w:sz="0" w:space="0" w:color="auto"/>
            <w:left w:val="none" w:sz="0" w:space="0" w:color="auto"/>
            <w:bottom w:val="none" w:sz="0" w:space="0" w:color="auto"/>
            <w:right w:val="none" w:sz="0" w:space="0" w:color="auto"/>
          </w:divBdr>
        </w:div>
        <w:div w:id="1921794000">
          <w:marLeft w:val="0"/>
          <w:marRight w:val="0"/>
          <w:marTop w:val="0"/>
          <w:marBottom w:val="0"/>
          <w:divBdr>
            <w:top w:val="none" w:sz="0" w:space="0" w:color="auto"/>
            <w:left w:val="none" w:sz="0" w:space="0" w:color="auto"/>
            <w:bottom w:val="none" w:sz="0" w:space="0" w:color="auto"/>
            <w:right w:val="none" w:sz="0" w:space="0" w:color="auto"/>
          </w:divBdr>
        </w:div>
        <w:div w:id="661154655">
          <w:marLeft w:val="0"/>
          <w:marRight w:val="0"/>
          <w:marTop w:val="0"/>
          <w:marBottom w:val="0"/>
          <w:divBdr>
            <w:top w:val="none" w:sz="0" w:space="0" w:color="auto"/>
            <w:left w:val="none" w:sz="0" w:space="0" w:color="auto"/>
            <w:bottom w:val="none" w:sz="0" w:space="0" w:color="auto"/>
            <w:right w:val="none" w:sz="0" w:space="0" w:color="auto"/>
          </w:divBdr>
        </w:div>
        <w:div w:id="819543879">
          <w:marLeft w:val="0"/>
          <w:marRight w:val="0"/>
          <w:marTop w:val="0"/>
          <w:marBottom w:val="0"/>
          <w:divBdr>
            <w:top w:val="none" w:sz="0" w:space="0" w:color="auto"/>
            <w:left w:val="none" w:sz="0" w:space="0" w:color="auto"/>
            <w:bottom w:val="none" w:sz="0" w:space="0" w:color="auto"/>
            <w:right w:val="none" w:sz="0" w:space="0" w:color="auto"/>
          </w:divBdr>
        </w:div>
        <w:div w:id="639847168">
          <w:marLeft w:val="0"/>
          <w:marRight w:val="0"/>
          <w:marTop w:val="0"/>
          <w:marBottom w:val="0"/>
          <w:divBdr>
            <w:top w:val="none" w:sz="0" w:space="0" w:color="auto"/>
            <w:left w:val="none" w:sz="0" w:space="0" w:color="auto"/>
            <w:bottom w:val="none" w:sz="0" w:space="0" w:color="auto"/>
            <w:right w:val="none" w:sz="0" w:space="0" w:color="auto"/>
          </w:divBdr>
        </w:div>
        <w:div w:id="1371612271">
          <w:marLeft w:val="0"/>
          <w:marRight w:val="0"/>
          <w:marTop w:val="0"/>
          <w:marBottom w:val="0"/>
          <w:divBdr>
            <w:top w:val="none" w:sz="0" w:space="0" w:color="auto"/>
            <w:left w:val="none" w:sz="0" w:space="0" w:color="auto"/>
            <w:bottom w:val="none" w:sz="0" w:space="0" w:color="auto"/>
            <w:right w:val="none" w:sz="0" w:space="0" w:color="auto"/>
          </w:divBdr>
        </w:div>
        <w:div w:id="1255941669">
          <w:marLeft w:val="0"/>
          <w:marRight w:val="0"/>
          <w:marTop w:val="0"/>
          <w:marBottom w:val="0"/>
          <w:divBdr>
            <w:top w:val="none" w:sz="0" w:space="0" w:color="auto"/>
            <w:left w:val="none" w:sz="0" w:space="0" w:color="auto"/>
            <w:bottom w:val="none" w:sz="0" w:space="0" w:color="auto"/>
            <w:right w:val="none" w:sz="0" w:space="0" w:color="auto"/>
          </w:divBdr>
        </w:div>
        <w:div w:id="1623489944">
          <w:marLeft w:val="0"/>
          <w:marRight w:val="0"/>
          <w:marTop w:val="0"/>
          <w:marBottom w:val="0"/>
          <w:divBdr>
            <w:top w:val="none" w:sz="0" w:space="0" w:color="auto"/>
            <w:left w:val="none" w:sz="0" w:space="0" w:color="auto"/>
            <w:bottom w:val="none" w:sz="0" w:space="0" w:color="auto"/>
            <w:right w:val="none" w:sz="0" w:space="0" w:color="auto"/>
          </w:divBdr>
        </w:div>
        <w:div w:id="1374888349">
          <w:marLeft w:val="0"/>
          <w:marRight w:val="0"/>
          <w:marTop w:val="0"/>
          <w:marBottom w:val="0"/>
          <w:divBdr>
            <w:top w:val="none" w:sz="0" w:space="0" w:color="auto"/>
            <w:left w:val="none" w:sz="0" w:space="0" w:color="auto"/>
            <w:bottom w:val="none" w:sz="0" w:space="0" w:color="auto"/>
            <w:right w:val="none" w:sz="0" w:space="0" w:color="auto"/>
          </w:divBdr>
        </w:div>
        <w:div w:id="301738363">
          <w:marLeft w:val="0"/>
          <w:marRight w:val="0"/>
          <w:marTop w:val="0"/>
          <w:marBottom w:val="0"/>
          <w:divBdr>
            <w:top w:val="none" w:sz="0" w:space="0" w:color="auto"/>
            <w:left w:val="none" w:sz="0" w:space="0" w:color="auto"/>
            <w:bottom w:val="none" w:sz="0" w:space="0" w:color="auto"/>
            <w:right w:val="none" w:sz="0" w:space="0" w:color="auto"/>
          </w:divBdr>
        </w:div>
        <w:div w:id="1620793160">
          <w:marLeft w:val="0"/>
          <w:marRight w:val="0"/>
          <w:marTop w:val="0"/>
          <w:marBottom w:val="0"/>
          <w:divBdr>
            <w:top w:val="none" w:sz="0" w:space="0" w:color="auto"/>
            <w:left w:val="none" w:sz="0" w:space="0" w:color="auto"/>
            <w:bottom w:val="none" w:sz="0" w:space="0" w:color="auto"/>
            <w:right w:val="none" w:sz="0" w:space="0" w:color="auto"/>
          </w:divBdr>
        </w:div>
        <w:div w:id="91509093">
          <w:marLeft w:val="0"/>
          <w:marRight w:val="0"/>
          <w:marTop w:val="0"/>
          <w:marBottom w:val="0"/>
          <w:divBdr>
            <w:top w:val="none" w:sz="0" w:space="0" w:color="auto"/>
            <w:left w:val="none" w:sz="0" w:space="0" w:color="auto"/>
            <w:bottom w:val="none" w:sz="0" w:space="0" w:color="auto"/>
            <w:right w:val="none" w:sz="0" w:space="0" w:color="auto"/>
          </w:divBdr>
        </w:div>
        <w:div w:id="930773538">
          <w:marLeft w:val="0"/>
          <w:marRight w:val="0"/>
          <w:marTop w:val="0"/>
          <w:marBottom w:val="0"/>
          <w:divBdr>
            <w:top w:val="none" w:sz="0" w:space="0" w:color="auto"/>
            <w:left w:val="none" w:sz="0" w:space="0" w:color="auto"/>
            <w:bottom w:val="none" w:sz="0" w:space="0" w:color="auto"/>
            <w:right w:val="none" w:sz="0" w:space="0" w:color="auto"/>
          </w:divBdr>
        </w:div>
        <w:div w:id="247733118">
          <w:marLeft w:val="0"/>
          <w:marRight w:val="0"/>
          <w:marTop w:val="0"/>
          <w:marBottom w:val="0"/>
          <w:divBdr>
            <w:top w:val="none" w:sz="0" w:space="0" w:color="auto"/>
            <w:left w:val="none" w:sz="0" w:space="0" w:color="auto"/>
            <w:bottom w:val="none" w:sz="0" w:space="0" w:color="auto"/>
            <w:right w:val="none" w:sz="0" w:space="0" w:color="auto"/>
          </w:divBdr>
        </w:div>
        <w:div w:id="803307503">
          <w:marLeft w:val="0"/>
          <w:marRight w:val="0"/>
          <w:marTop w:val="0"/>
          <w:marBottom w:val="0"/>
          <w:divBdr>
            <w:top w:val="none" w:sz="0" w:space="0" w:color="auto"/>
            <w:left w:val="none" w:sz="0" w:space="0" w:color="auto"/>
            <w:bottom w:val="none" w:sz="0" w:space="0" w:color="auto"/>
            <w:right w:val="none" w:sz="0" w:space="0" w:color="auto"/>
          </w:divBdr>
        </w:div>
        <w:div w:id="463239392">
          <w:marLeft w:val="0"/>
          <w:marRight w:val="0"/>
          <w:marTop w:val="0"/>
          <w:marBottom w:val="0"/>
          <w:divBdr>
            <w:top w:val="none" w:sz="0" w:space="0" w:color="auto"/>
            <w:left w:val="none" w:sz="0" w:space="0" w:color="auto"/>
            <w:bottom w:val="none" w:sz="0" w:space="0" w:color="auto"/>
            <w:right w:val="none" w:sz="0" w:space="0" w:color="auto"/>
          </w:divBdr>
        </w:div>
        <w:div w:id="1577007728">
          <w:marLeft w:val="0"/>
          <w:marRight w:val="0"/>
          <w:marTop w:val="0"/>
          <w:marBottom w:val="0"/>
          <w:divBdr>
            <w:top w:val="none" w:sz="0" w:space="0" w:color="auto"/>
            <w:left w:val="none" w:sz="0" w:space="0" w:color="auto"/>
            <w:bottom w:val="none" w:sz="0" w:space="0" w:color="auto"/>
            <w:right w:val="none" w:sz="0" w:space="0" w:color="auto"/>
          </w:divBdr>
        </w:div>
        <w:div w:id="113600953">
          <w:marLeft w:val="0"/>
          <w:marRight w:val="0"/>
          <w:marTop w:val="0"/>
          <w:marBottom w:val="0"/>
          <w:divBdr>
            <w:top w:val="none" w:sz="0" w:space="0" w:color="auto"/>
            <w:left w:val="none" w:sz="0" w:space="0" w:color="auto"/>
            <w:bottom w:val="none" w:sz="0" w:space="0" w:color="auto"/>
            <w:right w:val="none" w:sz="0" w:space="0" w:color="auto"/>
          </w:divBdr>
        </w:div>
        <w:div w:id="162821111">
          <w:marLeft w:val="0"/>
          <w:marRight w:val="0"/>
          <w:marTop w:val="0"/>
          <w:marBottom w:val="0"/>
          <w:divBdr>
            <w:top w:val="none" w:sz="0" w:space="0" w:color="auto"/>
            <w:left w:val="none" w:sz="0" w:space="0" w:color="auto"/>
            <w:bottom w:val="none" w:sz="0" w:space="0" w:color="auto"/>
            <w:right w:val="none" w:sz="0" w:space="0" w:color="auto"/>
          </w:divBdr>
        </w:div>
        <w:div w:id="1774665577">
          <w:marLeft w:val="0"/>
          <w:marRight w:val="0"/>
          <w:marTop w:val="0"/>
          <w:marBottom w:val="0"/>
          <w:divBdr>
            <w:top w:val="none" w:sz="0" w:space="0" w:color="auto"/>
            <w:left w:val="none" w:sz="0" w:space="0" w:color="auto"/>
            <w:bottom w:val="none" w:sz="0" w:space="0" w:color="auto"/>
            <w:right w:val="none" w:sz="0" w:space="0" w:color="auto"/>
          </w:divBdr>
        </w:div>
        <w:div w:id="826440275">
          <w:marLeft w:val="0"/>
          <w:marRight w:val="0"/>
          <w:marTop w:val="0"/>
          <w:marBottom w:val="0"/>
          <w:divBdr>
            <w:top w:val="none" w:sz="0" w:space="0" w:color="auto"/>
            <w:left w:val="none" w:sz="0" w:space="0" w:color="auto"/>
            <w:bottom w:val="none" w:sz="0" w:space="0" w:color="auto"/>
            <w:right w:val="none" w:sz="0" w:space="0" w:color="auto"/>
          </w:divBdr>
        </w:div>
        <w:div w:id="1713073430">
          <w:marLeft w:val="0"/>
          <w:marRight w:val="0"/>
          <w:marTop w:val="0"/>
          <w:marBottom w:val="0"/>
          <w:divBdr>
            <w:top w:val="none" w:sz="0" w:space="0" w:color="auto"/>
            <w:left w:val="none" w:sz="0" w:space="0" w:color="auto"/>
            <w:bottom w:val="none" w:sz="0" w:space="0" w:color="auto"/>
            <w:right w:val="none" w:sz="0" w:space="0" w:color="auto"/>
          </w:divBdr>
        </w:div>
        <w:div w:id="2093351990">
          <w:marLeft w:val="0"/>
          <w:marRight w:val="0"/>
          <w:marTop w:val="0"/>
          <w:marBottom w:val="0"/>
          <w:divBdr>
            <w:top w:val="none" w:sz="0" w:space="0" w:color="auto"/>
            <w:left w:val="none" w:sz="0" w:space="0" w:color="auto"/>
            <w:bottom w:val="none" w:sz="0" w:space="0" w:color="auto"/>
            <w:right w:val="none" w:sz="0" w:space="0" w:color="auto"/>
          </w:divBdr>
        </w:div>
        <w:div w:id="121731340">
          <w:marLeft w:val="0"/>
          <w:marRight w:val="0"/>
          <w:marTop w:val="0"/>
          <w:marBottom w:val="0"/>
          <w:divBdr>
            <w:top w:val="none" w:sz="0" w:space="0" w:color="auto"/>
            <w:left w:val="none" w:sz="0" w:space="0" w:color="auto"/>
            <w:bottom w:val="none" w:sz="0" w:space="0" w:color="auto"/>
            <w:right w:val="none" w:sz="0" w:space="0" w:color="auto"/>
          </w:divBdr>
        </w:div>
        <w:div w:id="2100636554">
          <w:marLeft w:val="0"/>
          <w:marRight w:val="0"/>
          <w:marTop w:val="0"/>
          <w:marBottom w:val="0"/>
          <w:divBdr>
            <w:top w:val="none" w:sz="0" w:space="0" w:color="auto"/>
            <w:left w:val="none" w:sz="0" w:space="0" w:color="auto"/>
            <w:bottom w:val="none" w:sz="0" w:space="0" w:color="auto"/>
            <w:right w:val="none" w:sz="0" w:space="0" w:color="auto"/>
          </w:divBdr>
        </w:div>
        <w:div w:id="1887138834">
          <w:marLeft w:val="0"/>
          <w:marRight w:val="0"/>
          <w:marTop w:val="0"/>
          <w:marBottom w:val="0"/>
          <w:divBdr>
            <w:top w:val="none" w:sz="0" w:space="0" w:color="auto"/>
            <w:left w:val="none" w:sz="0" w:space="0" w:color="auto"/>
            <w:bottom w:val="none" w:sz="0" w:space="0" w:color="auto"/>
            <w:right w:val="none" w:sz="0" w:space="0" w:color="auto"/>
          </w:divBdr>
        </w:div>
        <w:div w:id="63383316">
          <w:marLeft w:val="0"/>
          <w:marRight w:val="0"/>
          <w:marTop w:val="0"/>
          <w:marBottom w:val="0"/>
          <w:divBdr>
            <w:top w:val="none" w:sz="0" w:space="0" w:color="auto"/>
            <w:left w:val="none" w:sz="0" w:space="0" w:color="auto"/>
            <w:bottom w:val="none" w:sz="0" w:space="0" w:color="auto"/>
            <w:right w:val="none" w:sz="0" w:space="0" w:color="auto"/>
          </w:divBdr>
        </w:div>
        <w:div w:id="1205555813">
          <w:marLeft w:val="0"/>
          <w:marRight w:val="0"/>
          <w:marTop w:val="0"/>
          <w:marBottom w:val="0"/>
          <w:divBdr>
            <w:top w:val="none" w:sz="0" w:space="0" w:color="auto"/>
            <w:left w:val="none" w:sz="0" w:space="0" w:color="auto"/>
            <w:bottom w:val="none" w:sz="0" w:space="0" w:color="auto"/>
            <w:right w:val="none" w:sz="0" w:space="0" w:color="auto"/>
          </w:divBdr>
        </w:div>
        <w:div w:id="56436729">
          <w:marLeft w:val="0"/>
          <w:marRight w:val="0"/>
          <w:marTop w:val="0"/>
          <w:marBottom w:val="0"/>
          <w:divBdr>
            <w:top w:val="none" w:sz="0" w:space="0" w:color="auto"/>
            <w:left w:val="none" w:sz="0" w:space="0" w:color="auto"/>
            <w:bottom w:val="none" w:sz="0" w:space="0" w:color="auto"/>
            <w:right w:val="none" w:sz="0" w:space="0" w:color="auto"/>
          </w:divBdr>
        </w:div>
        <w:div w:id="572278271">
          <w:marLeft w:val="0"/>
          <w:marRight w:val="0"/>
          <w:marTop w:val="0"/>
          <w:marBottom w:val="0"/>
          <w:divBdr>
            <w:top w:val="none" w:sz="0" w:space="0" w:color="auto"/>
            <w:left w:val="none" w:sz="0" w:space="0" w:color="auto"/>
            <w:bottom w:val="none" w:sz="0" w:space="0" w:color="auto"/>
            <w:right w:val="none" w:sz="0" w:space="0" w:color="auto"/>
          </w:divBdr>
        </w:div>
        <w:div w:id="1589538751">
          <w:marLeft w:val="0"/>
          <w:marRight w:val="0"/>
          <w:marTop w:val="0"/>
          <w:marBottom w:val="0"/>
          <w:divBdr>
            <w:top w:val="none" w:sz="0" w:space="0" w:color="auto"/>
            <w:left w:val="none" w:sz="0" w:space="0" w:color="auto"/>
            <w:bottom w:val="none" w:sz="0" w:space="0" w:color="auto"/>
            <w:right w:val="none" w:sz="0" w:space="0" w:color="auto"/>
          </w:divBdr>
        </w:div>
        <w:div w:id="275841653">
          <w:marLeft w:val="0"/>
          <w:marRight w:val="0"/>
          <w:marTop w:val="0"/>
          <w:marBottom w:val="0"/>
          <w:divBdr>
            <w:top w:val="none" w:sz="0" w:space="0" w:color="auto"/>
            <w:left w:val="none" w:sz="0" w:space="0" w:color="auto"/>
            <w:bottom w:val="none" w:sz="0" w:space="0" w:color="auto"/>
            <w:right w:val="none" w:sz="0" w:space="0" w:color="auto"/>
          </w:divBdr>
        </w:div>
        <w:div w:id="1493522560">
          <w:marLeft w:val="0"/>
          <w:marRight w:val="0"/>
          <w:marTop w:val="0"/>
          <w:marBottom w:val="0"/>
          <w:divBdr>
            <w:top w:val="none" w:sz="0" w:space="0" w:color="auto"/>
            <w:left w:val="none" w:sz="0" w:space="0" w:color="auto"/>
            <w:bottom w:val="none" w:sz="0" w:space="0" w:color="auto"/>
            <w:right w:val="none" w:sz="0" w:space="0" w:color="auto"/>
          </w:divBdr>
        </w:div>
        <w:div w:id="964845284">
          <w:marLeft w:val="0"/>
          <w:marRight w:val="0"/>
          <w:marTop w:val="0"/>
          <w:marBottom w:val="0"/>
          <w:divBdr>
            <w:top w:val="none" w:sz="0" w:space="0" w:color="auto"/>
            <w:left w:val="none" w:sz="0" w:space="0" w:color="auto"/>
            <w:bottom w:val="none" w:sz="0" w:space="0" w:color="auto"/>
            <w:right w:val="none" w:sz="0" w:space="0" w:color="auto"/>
          </w:divBdr>
        </w:div>
        <w:div w:id="1845125472">
          <w:marLeft w:val="0"/>
          <w:marRight w:val="0"/>
          <w:marTop w:val="0"/>
          <w:marBottom w:val="0"/>
          <w:divBdr>
            <w:top w:val="none" w:sz="0" w:space="0" w:color="auto"/>
            <w:left w:val="none" w:sz="0" w:space="0" w:color="auto"/>
            <w:bottom w:val="none" w:sz="0" w:space="0" w:color="auto"/>
            <w:right w:val="none" w:sz="0" w:space="0" w:color="auto"/>
          </w:divBdr>
        </w:div>
        <w:div w:id="1343312640">
          <w:marLeft w:val="0"/>
          <w:marRight w:val="0"/>
          <w:marTop w:val="0"/>
          <w:marBottom w:val="0"/>
          <w:divBdr>
            <w:top w:val="none" w:sz="0" w:space="0" w:color="auto"/>
            <w:left w:val="none" w:sz="0" w:space="0" w:color="auto"/>
            <w:bottom w:val="none" w:sz="0" w:space="0" w:color="auto"/>
            <w:right w:val="none" w:sz="0" w:space="0" w:color="auto"/>
          </w:divBdr>
        </w:div>
        <w:div w:id="1286155844">
          <w:marLeft w:val="0"/>
          <w:marRight w:val="0"/>
          <w:marTop w:val="0"/>
          <w:marBottom w:val="0"/>
          <w:divBdr>
            <w:top w:val="none" w:sz="0" w:space="0" w:color="auto"/>
            <w:left w:val="none" w:sz="0" w:space="0" w:color="auto"/>
            <w:bottom w:val="none" w:sz="0" w:space="0" w:color="auto"/>
            <w:right w:val="none" w:sz="0" w:space="0" w:color="auto"/>
          </w:divBdr>
        </w:div>
        <w:div w:id="2143382375">
          <w:marLeft w:val="0"/>
          <w:marRight w:val="0"/>
          <w:marTop w:val="0"/>
          <w:marBottom w:val="0"/>
          <w:divBdr>
            <w:top w:val="none" w:sz="0" w:space="0" w:color="auto"/>
            <w:left w:val="none" w:sz="0" w:space="0" w:color="auto"/>
            <w:bottom w:val="none" w:sz="0" w:space="0" w:color="auto"/>
            <w:right w:val="none" w:sz="0" w:space="0" w:color="auto"/>
          </w:divBdr>
        </w:div>
        <w:div w:id="1696923929">
          <w:marLeft w:val="0"/>
          <w:marRight w:val="0"/>
          <w:marTop w:val="0"/>
          <w:marBottom w:val="0"/>
          <w:divBdr>
            <w:top w:val="none" w:sz="0" w:space="0" w:color="auto"/>
            <w:left w:val="none" w:sz="0" w:space="0" w:color="auto"/>
            <w:bottom w:val="none" w:sz="0" w:space="0" w:color="auto"/>
            <w:right w:val="none" w:sz="0" w:space="0" w:color="auto"/>
          </w:divBdr>
        </w:div>
        <w:div w:id="711416386">
          <w:marLeft w:val="0"/>
          <w:marRight w:val="0"/>
          <w:marTop w:val="0"/>
          <w:marBottom w:val="0"/>
          <w:divBdr>
            <w:top w:val="none" w:sz="0" w:space="0" w:color="auto"/>
            <w:left w:val="none" w:sz="0" w:space="0" w:color="auto"/>
            <w:bottom w:val="none" w:sz="0" w:space="0" w:color="auto"/>
            <w:right w:val="none" w:sz="0" w:space="0" w:color="auto"/>
          </w:divBdr>
        </w:div>
        <w:div w:id="1071075860">
          <w:marLeft w:val="0"/>
          <w:marRight w:val="0"/>
          <w:marTop w:val="0"/>
          <w:marBottom w:val="0"/>
          <w:divBdr>
            <w:top w:val="none" w:sz="0" w:space="0" w:color="auto"/>
            <w:left w:val="none" w:sz="0" w:space="0" w:color="auto"/>
            <w:bottom w:val="none" w:sz="0" w:space="0" w:color="auto"/>
            <w:right w:val="none" w:sz="0" w:space="0" w:color="auto"/>
          </w:divBdr>
        </w:div>
        <w:div w:id="1567182973">
          <w:marLeft w:val="0"/>
          <w:marRight w:val="0"/>
          <w:marTop w:val="0"/>
          <w:marBottom w:val="0"/>
          <w:divBdr>
            <w:top w:val="none" w:sz="0" w:space="0" w:color="auto"/>
            <w:left w:val="none" w:sz="0" w:space="0" w:color="auto"/>
            <w:bottom w:val="none" w:sz="0" w:space="0" w:color="auto"/>
            <w:right w:val="none" w:sz="0" w:space="0" w:color="auto"/>
          </w:divBdr>
        </w:div>
        <w:div w:id="1960212125">
          <w:marLeft w:val="0"/>
          <w:marRight w:val="0"/>
          <w:marTop w:val="0"/>
          <w:marBottom w:val="0"/>
          <w:divBdr>
            <w:top w:val="none" w:sz="0" w:space="0" w:color="auto"/>
            <w:left w:val="none" w:sz="0" w:space="0" w:color="auto"/>
            <w:bottom w:val="none" w:sz="0" w:space="0" w:color="auto"/>
            <w:right w:val="none" w:sz="0" w:space="0" w:color="auto"/>
          </w:divBdr>
        </w:div>
        <w:div w:id="241834142">
          <w:marLeft w:val="0"/>
          <w:marRight w:val="0"/>
          <w:marTop w:val="0"/>
          <w:marBottom w:val="0"/>
          <w:divBdr>
            <w:top w:val="none" w:sz="0" w:space="0" w:color="auto"/>
            <w:left w:val="none" w:sz="0" w:space="0" w:color="auto"/>
            <w:bottom w:val="none" w:sz="0" w:space="0" w:color="auto"/>
            <w:right w:val="none" w:sz="0" w:space="0" w:color="auto"/>
          </w:divBdr>
        </w:div>
        <w:div w:id="126434407">
          <w:marLeft w:val="0"/>
          <w:marRight w:val="0"/>
          <w:marTop w:val="0"/>
          <w:marBottom w:val="0"/>
          <w:divBdr>
            <w:top w:val="none" w:sz="0" w:space="0" w:color="auto"/>
            <w:left w:val="none" w:sz="0" w:space="0" w:color="auto"/>
            <w:bottom w:val="none" w:sz="0" w:space="0" w:color="auto"/>
            <w:right w:val="none" w:sz="0" w:space="0" w:color="auto"/>
          </w:divBdr>
        </w:div>
        <w:div w:id="1371102097">
          <w:marLeft w:val="0"/>
          <w:marRight w:val="0"/>
          <w:marTop w:val="0"/>
          <w:marBottom w:val="0"/>
          <w:divBdr>
            <w:top w:val="none" w:sz="0" w:space="0" w:color="auto"/>
            <w:left w:val="none" w:sz="0" w:space="0" w:color="auto"/>
            <w:bottom w:val="none" w:sz="0" w:space="0" w:color="auto"/>
            <w:right w:val="none" w:sz="0" w:space="0" w:color="auto"/>
          </w:divBdr>
        </w:div>
        <w:div w:id="1778987419">
          <w:marLeft w:val="0"/>
          <w:marRight w:val="0"/>
          <w:marTop w:val="0"/>
          <w:marBottom w:val="0"/>
          <w:divBdr>
            <w:top w:val="none" w:sz="0" w:space="0" w:color="auto"/>
            <w:left w:val="none" w:sz="0" w:space="0" w:color="auto"/>
            <w:bottom w:val="none" w:sz="0" w:space="0" w:color="auto"/>
            <w:right w:val="none" w:sz="0" w:space="0" w:color="auto"/>
          </w:divBdr>
        </w:div>
        <w:div w:id="378893646">
          <w:marLeft w:val="0"/>
          <w:marRight w:val="0"/>
          <w:marTop w:val="0"/>
          <w:marBottom w:val="0"/>
          <w:divBdr>
            <w:top w:val="none" w:sz="0" w:space="0" w:color="auto"/>
            <w:left w:val="none" w:sz="0" w:space="0" w:color="auto"/>
            <w:bottom w:val="none" w:sz="0" w:space="0" w:color="auto"/>
            <w:right w:val="none" w:sz="0" w:space="0" w:color="auto"/>
          </w:divBdr>
        </w:div>
        <w:div w:id="1441222222">
          <w:marLeft w:val="0"/>
          <w:marRight w:val="0"/>
          <w:marTop w:val="0"/>
          <w:marBottom w:val="0"/>
          <w:divBdr>
            <w:top w:val="none" w:sz="0" w:space="0" w:color="auto"/>
            <w:left w:val="none" w:sz="0" w:space="0" w:color="auto"/>
            <w:bottom w:val="none" w:sz="0" w:space="0" w:color="auto"/>
            <w:right w:val="none" w:sz="0" w:space="0" w:color="auto"/>
          </w:divBdr>
        </w:div>
        <w:div w:id="951784184">
          <w:marLeft w:val="0"/>
          <w:marRight w:val="0"/>
          <w:marTop w:val="0"/>
          <w:marBottom w:val="0"/>
          <w:divBdr>
            <w:top w:val="none" w:sz="0" w:space="0" w:color="auto"/>
            <w:left w:val="none" w:sz="0" w:space="0" w:color="auto"/>
            <w:bottom w:val="none" w:sz="0" w:space="0" w:color="auto"/>
            <w:right w:val="none" w:sz="0" w:space="0" w:color="auto"/>
          </w:divBdr>
        </w:div>
        <w:div w:id="1019429178">
          <w:marLeft w:val="0"/>
          <w:marRight w:val="0"/>
          <w:marTop w:val="0"/>
          <w:marBottom w:val="0"/>
          <w:divBdr>
            <w:top w:val="none" w:sz="0" w:space="0" w:color="auto"/>
            <w:left w:val="none" w:sz="0" w:space="0" w:color="auto"/>
            <w:bottom w:val="none" w:sz="0" w:space="0" w:color="auto"/>
            <w:right w:val="none" w:sz="0" w:space="0" w:color="auto"/>
          </w:divBdr>
        </w:div>
        <w:div w:id="1777751119">
          <w:marLeft w:val="0"/>
          <w:marRight w:val="0"/>
          <w:marTop w:val="0"/>
          <w:marBottom w:val="0"/>
          <w:divBdr>
            <w:top w:val="none" w:sz="0" w:space="0" w:color="auto"/>
            <w:left w:val="none" w:sz="0" w:space="0" w:color="auto"/>
            <w:bottom w:val="none" w:sz="0" w:space="0" w:color="auto"/>
            <w:right w:val="none" w:sz="0" w:space="0" w:color="auto"/>
          </w:divBdr>
        </w:div>
        <w:div w:id="2090812018">
          <w:marLeft w:val="0"/>
          <w:marRight w:val="0"/>
          <w:marTop w:val="0"/>
          <w:marBottom w:val="0"/>
          <w:divBdr>
            <w:top w:val="none" w:sz="0" w:space="0" w:color="auto"/>
            <w:left w:val="none" w:sz="0" w:space="0" w:color="auto"/>
            <w:bottom w:val="none" w:sz="0" w:space="0" w:color="auto"/>
            <w:right w:val="none" w:sz="0" w:space="0" w:color="auto"/>
          </w:divBdr>
        </w:div>
        <w:div w:id="866408469">
          <w:marLeft w:val="0"/>
          <w:marRight w:val="0"/>
          <w:marTop w:val="0"/>
          <w:marBottom w:val="0"/>
          <w:divBdr>
            <w:top w:val="none" w:sz="0" w:space="0" w:color="auto"/>
            <w:left w:val="none" w:sz="0" w:space="0" w:color="auto"/>
            <w:bottom w:val="none" w:sz="0" w:space="0" w:color="auto"/>
            <w:right w:val="none" w:sz="0" w:space="0" w:color="auto"/>
          </w:divBdr>
        </w:div>
        <w:div w:id="1079447401">
          <w:marLeft w:val="0"/>
          <w:marRight w:val="0"/>
          <w:marTop w:val="0"/>
          <w:marBottom w:val="0"/>
          <w:divBdr>
            <w:top w:val="none" w:sz="0" w:space="0" w:color="auto"/>
            <w:left w:val="none" w:sz="0" w:space="0" w:color="auto"/>
            <w:bottom w:val="none" w:sz="0" w:space="0" w:color="auto"/>
            <w:right w:val="none" w:sz="0" w:space="0" w:color="auto"/>
          </w:divBdr>
        </w:div>
        <w:div w:id="770200778">
          <w:marLeft w:val="0"/>
          <w:marRight w:val="0"/>
          <w:marTop w:val="0"/>
          <w:marBottom w:val="0"/>
          <w:divBdr>
            <w:top w:val="none" w:sz="0" w:space="0" w:color="auto"/>
            <w:left w:val="none" w:sz="0" w:space="0" w:color="auto"/>
            <w:bottom w:val="none" w:sz="0" w:space="0" w:color="auto"/>
            <w:right w:val="none" w:sz="0" w:space="0" w:color="auto"/>
          </w:divBdr>
        </w:div>
        <w:div w:id="1678923381">
          <w:marLeft w:val="0"/>
          <w:marRight w:val="0"/>
          <w:marTop w:val="0"/>
          <w:marBottom w:val="0"/>
          <w:divBdr>
            <w:top w:val="none" w:sz="0" w:space="0" w:color="auto"/>
            <w:left w:val="none" w:sz="0" w:space="0" w:color="auto"/>
            <w:bottom w:val="none" w:sz="0" w:space="0" w:color="auto"/>
            <w:right w:val="none" w:sz="0" w:space="0" w:color="auto"/>
          </w:divBdr>
        </w:div>
        <w:div w:id="1959604509">
          <w:marLeft w:val="0"/>
          <w:marRight w:val="0"/>
          <w:marTop w:val="0"/>
          <w:marBottom w:val="0"/>
          <w:divBdr>
            <w:top w:val="none" w:sz="0" w:space="0" w:color="auto"/>
            <w:left w:val="none" w:sz="0" w:space="0" w:color="auto"/>
            <w:bottom w:val="none" w:sz="0" w:space="0" w:color="auto"/>
            <w:right w:val="none" w:sz="0" w:space="0" w:color="auto"/>
          </w:divBdr>
        </w:div>
        <w:div w:id="789401076">
          <w:marLeft w:val="0"/>
          <w:marRight w:val="0"/>
          <w:marTop w:val="0"/>
          <w:marBottom w:val="0"/>
          <w:divBdr>
            <w:top w:val="none" w:sz="0" w:space="0" w:color="auto"/>
            <w:left w:val="none" w:sz="0" w:space="0" w:color="auto"/>
            <w:bottom w:val="none" w:sz="0" w:space="0" w:color="auto"/>
            <w:right w:val="none" w:sz="0" w:space="0" w:color="auto"/>
          </w:divBdr>
        </w:div>
        <w:div w:id="501746702">
          <w:marLeft w:val="0"/>
          <w:marRight w:val="0"/>
          <w:marTop w:val="0"/>
          <w:marBottom w:val="0"/>
          <w:divBdr>
            <w:top w:val="none" w:sz="0" w:space="0" w:color="auto"/>
            <w:left w:val="none" w:sz="0" w:space="0" w:color="auto"/>
            <w:bottom w:val="none" w:sz="0" w:space="0" w:color="auto"/>
            <w:right w:val="none" w:sz="0" w:space="0" w:color="auto"/>
          </w:divBdr>
        </w:div>
        <w:div w:id="309022913">
          <w:marLeft w:val="0"/>
          <w:marRight w:val="0"/>
          <w:marTop w:val="0"/>
          <w:marBottom w:val="0"/>
          <w:divBdr>
            <w:top w:val="none" w:sz="0" w:space="0" w:color="auto"/>
            <w:left w:val="none" w:sz="0" w:space="0" w:color="auto"/>
            <w:bottom w:val="none" w:sz="0" w:space="0" w:color="auto"/>
            <w:right w:val="none" w:sz="0" w:space="0" w:color="auto"/>
          </w:divBdr>
        </w:div>
        <w:div w:id="269242042">
          <w:marLeft w:val="0"/>
          <w:marRight w:val="0"/>
          <w:marTop w:val="0"/>
          <w:marBottom w:val="0"/>
          <w:divBdr>
            <w:top w:val="none" w:sz="0" w:space="0" w:color="auto"/>
            <w:left w:val="none" w:sz="0" w:space="0" w:color="auto"/>
            <w:bottom w:val="none" w:sz="0" w:space="0" w:color="auto"/>
            <w:right w:val="none" w:sz="0" w:space="0" w:color="auto"/>
          </w:divBdr>
        </w:div>
        <w:div w:id="1241410700">
          <w:marLeft w:val="0"/>
          <w:marRight w:val="0"/>
          <w:marTop w:val="0"/>
          <w:marBottom w:val="0"/>
          <w:divBdr>
            <w:top w:val="none" w:sz="0" w:space="0" w:color="auto"/>
            <w:left w:val="none" w:sz="0" w:space="0" w:color="auto"/>
            <w:bottom w:val="none" w:sz="0" w:space="0" w:color="auto"/>
            <w:right w:val="none" w:sz="0" w:space="0" w:color="auto"/>
          </w:divBdr>
        </w:div>
        <w:div w:id="1481925690">
          <w:marLeft w:val="0"/>
          <w:marRight w:val="0"/>
          <w:marTop w:val="0"/>
          <w:marBottom w:val="0"/>
          <w:divBdr>
            <w:top w:val="none" w:sz="0" w:space="0" w:color="auto"/>
            <w:left w:val="none" w:sz="0" w:space="0" w:color="auto"/>
            <w:bottom w:val="none" w:sz="0" w:space="0" w:color="auto"/>
            <w:right w:val="none" w:sz="0" w:space="0" w:color="auto"/>
          </w:divBdr>
        </w:div>
        <w:div w:id="644237194">
          <w:marLeft w:val="0"/>
          <w:marRight w:val="0"/>
          <w:marTop w:val="0"/>
          <w:marBottom w:val="0"/>
          <w:divBdr>
            <w:top w:val="none" w:sz="0" w:space="0" w:color="auto"/>
            <w:left w:val="none" w:sz="0" w:space="0" w:color="auto"/>
            <w:bottom w:val="none" w:sz="0" w:space="0" w:color="auto"/>
            <w:right w:val="none" w:sz="0" w:space="0" w:color="auto"/>
          </w:divBdr>
        </w:div>
        <w:div w:id="402341777">
          <w:marLeft w:val="0"/>
          <w:marRight w:val="0"/>
          <w:marTop w:val="0"/>
          <w:marBottom w:val="0"/>
          <w:divBdr>
            <w:top w:val="none" w:sz="0" w:space="0" w:color="auto"/>
            <w:left w:val="none" w:sz="0" w:space="0" w:color="auto"/>
            <w:bottom w:val="none" w:sz="0" w:space="0" w:color="auto"/>
            <w:right w:val="none" w:sz="0" w:space="0" w:color="auto"/>
          </w:divBdr>
        </w:div>
        <w:div w:id="839657508">
          <w:marLeft w:val="0"/>
          <w:marRight w:val="0"/>
          <w:marTop w:val="0"/>
          <w:marBottom w:val="0"/>
          <w:divBdr>
            <w:top w:val="none" w:sz="0" w:space="0" w:color="auto"/>
            <w:left w:val="none" w:sz="0" w:space="0" w:color="auto"/>
            <w:bottom w:val="none" w:sz="0" w:space="0" w:color="auto"/>
            <w:right w:val="none" w:sz="0" w:space="0" w:color="auto"/>
          </w:divBdr>
        </w:div>
        <w:div w:id="2069645324">
          <w:marLeft w:val="0"/>
          <w:marRight w:val="0"/>
          <w:marTop w:val="0"/>
          <w:marBottom w:val="0"/>
          <w:divBdr>
            <w:top w:val="none" w:sz="0" w:space="0" w:color="auto"/>
            <w:left w:val="none" w:sz="0" w:space="0" w:color="auto"/>
            <w:bottom w:val="none" w:sz="0" w:space="0" w:color="auto"/>
            <w:right w:val="none" w:sz="0" w:space="0" w:color="auto"/>
          </w:divBdr>
        </w:div>
        <w:div w:id="194998818">
          <w:marLeft w:val="0"/>
          <w:marRight w:val="0"/>
          <w:marTop w:val="0"/>
          <w:marBottom w:val="0"/>
          <w:divBdr>
            <w:top w:val="none" w:sz="0" w:space="0" w:color="auto"/>
            <w:left w:val="none" w:sz="0" w:space="0" w:color="auto"/>
            <w:bottom w:val="none" w:sz="0" w:space="0" w:color="auto"/>
            <w:right w:val="none" w:sz="0" w:space="0" w:color="auto"/>
          </w:divBdr>
        </w:div>
        <w:div w:id="901215820">
          <w:marLeft w:val="0"/>
          <w:marRight w:val="0"/>
          <w:marTop w:val="0"/>
          <w:marBottom w:val="0"/>
          <w:divBdr>
            <w:top w:val="none" w:sz="0" w:space="0" w:color="auto"/>
            <w:left w:val="none" w:sz="0" w:space="0" w:color="auto"/>
            <w:bottom w:val="none" w:sz="0" w:space="0" w:color="auto"/>
            <w:right w:val="none" w:sz="0" w:space="0" w:color="auto"/>
          </w:divBdr>
        </w:div>
        <w:div w:id="2010912258">
          <w:marLeft w:val="0"/>
          <w:marRight w:val="0"/>
          <w:marTop w:val="0"/>
          <w:marBottom w:val="0"/>
          <w:divBdr>
            <w:top w:val="none" w:sz="0" w:space="0" w:color="auto"/>
            <w:left w:val="none" w:sz="0" w:space="0" w:color="auto"/>
            <w:bottom w:val="none" w:sz="0" w:space="0" w:color="auto"/>
            <w:right w:val="none" w:sz="0" w:space="0" w:color="auto"/>
          </w:divBdr>
        </w:div>
        <w:div w:id="1798600294">
          <w:marLeft w:val="0"/>
          <w:marRight w:val="0"/>
          <w:marTop w:val="0"/>
          <w:marBottom w:val="0"/>
          <w:divBdr>
            <w:top w:val="none" w:sz="0" w:space="0" w:color="auto"/>
            <w:left w:val="none" w:sz="0" w:space="0" w:color="auto"/>
            <w:bottom w:val="none" w:sz="0" w:space="0" w:color="auto"/>
            <w:right w:val="none" w:sz="0" w:space="0" w:color="auto"/>
          </w:divBdr>
        </w:div>
        <w:div w:id="1418091841">
          <w:marLeft w:val="0"/>
          <w:marRight w:val="0"/>
          <w:marTop w:val="0"/>
          <w:marBottom w:val="0"/>
          <w:divBdr>
            <w:top w:val="none" w:sz="0" w:space="0" w:color="auto"/>
            <w:left w:val="none" w:sz="0" w:space="0" w:color="auto"/>
            <w:bottom w:val="none" w:sz="0" w:space="0" w:color="auto"/>
            <w:right w:val="none" w:sz="0" w:space="0" w:color="auto"/>
          </w:divBdr>
        </w:div>
        <w:div w:id="517819335">
          <w:marLeft w:val="0"/>
          <w:marRight w:val="0"/>
          <w:marTop w:val="0"/>
          <w:marBottom w:val="0"/>
          <w:divBdr>
            <w:top w:val="none" w:sz="0" w:space="0" w:color="auto"/>
            <w:left w:val="none" w:sz="0" w:space="0" w:color="auto"/>
            <w:bottom w:val="none" w:sz="0" w:space="0" w:color="auto"/>
            <w:right w:val="none" w:sz="0" w:space="0" w:color="auto"/>
          </w:divBdr>
        </w:div>
        <w:div w:id="1083137607">
          <w:marLeft w:val="0"/>
          <w:marRight w:val="0"/>
          <w:marTop w:val="0"/>
          <w:marBottom w:val="0"/>
          <w:divBdr>
            <w:top w:val="none" w:sz="0" w:space="0" w:color="auto"/>
            <w:left w:val="none" w:sz="0" w:space="0" w:color="auto"/>
            <w:bottom w:val="none" w:sz="0" w:space="0" w:color="auto"/>
            <w:right w:val="none" w:sz="0" w:space="0" w:color="auto"/>
          </w:divBdr>
        </w:div>
        <w:div w:id="1534071047">
          <w:marLeft w:val="0"/>
          <w:marRight w:val="0"/>
          <w:marTop w:val="0"/>
          <w:marBottom w:val="0"/>
          <w:divBdr>
            <w:top w:val="none" w:sz="0" w:space="0" w:color="auto"/>
            <w:left w:val="none" w:sz="0" w:space="0" w:color="auto"/>
            <w:bottom w:val="none" w:sz="0" w:space="0" w:color="auto"/>
            <w:right w:val="none" w:sz="0" w:space="0" w:color="auto"/>
          </w:divBdr>
        </w:div>
        <w:div w:id="982782238">
          <w:marLeft w:val="0"/>
          <w:marRight w:val="0"/>
          <w:marTop w:val="0"/>
          <w:marBottom w:val="0"/>
          <w:divBdr>
            <w:top w:val="none" w:sz="0" w:space="0" w:color="auto"/>
            <w:left w:val="none" w:sz="0" w:space="0" w:color="auto"/>
            <w:bottom w:val="none" w:sz="0" w:space="0" w:color="auto"/>
            <w:right w:val="none" w:sz="0" w:space="0" w:color="auto"/>
          </w:divBdr>
        </w:div>
        <w:div w:id="1141120898">
          <w:marLeft w:val="0"/>
          <w:marRight w:val="0"/>
          <w:marTop w:val="0"/>
          <w:marBottom w:val="0"/>
          <w:divBdr>
            <w:top w:val="none" w:sz="0" w:space="0" w:color="auto"/>
            <w:left w:val="none" w:sz="0" w:space="0" w:color="auto"/>
            <w:bottom w:val="none" w:sz="0" w:space="0" w:color="auto"/>
            <w:right w:val="none" w:sz="0" w:space="0" w:color="auto"/>
          </w:divBdr>
        </w:div>
        <w:div w:id="1327705233">
          <w:marLeft w:val="0"/>
          <w:marRight w:val="0"/>
          <w:marTop w:val="0"/>
          <w:marBottom w:val="0"/>
          <w:divBdr>
            <w:top w:val="none" w:sz="0" w:space="0" w:color="auto"/>
            <w:left w:val="none" w:sz="0" w:space="0" w:color="auto"/>
            <w:bottom w:val="none" w:sz="0" w:space="0" w:color="auto"/>
            <w:right w:val="none" w:sz="0" w:space="0" w:color="auto"/>
          </w:divBdr>
        </w:div>
        <w:div w:id="1365255785">
          <w:marLeft w:val="0"/>
          <w:marRight w:val="0"/>
          <w:marTop w:val="0"/>
          <w:marBottom w:val="0"/>
          <w:divBdr>
            <w:top w:val="none" w:sz="0" w:space="0" w:color="auto"/>
            <w:left w:val="none" w:sz="0" w:space="0" w:color="auto"/>
            <w:bottom w:val="none" w:sz="0" w:space="0" w:color="auto"/>
            <w:right w:val="none" w:sz="0" w:space="0" w:color="auto"/>
          </w:divBdr>
        </w:div>
        <w:div w:id="721293228">
          <w:marLeft w:val="0"/>
          <w:marRight w:val="0"/>
          <w:marTop w:val="0"/>
          <w:marBottom w:val="0"/>
          <w:divBdr>
            <w:top w:val="none" w:sz="0" w:space="0" w:color="auto"/>
            <w:left w:val="none" w:sz="0" w:space="0" w:color="auto"/>
            <w:bottom w:val="none" w:sz="0" w:space="0" w:color="auto"/>
            <w:right w:val="none" w:sz="0" w:space="0" w:color="auto"/>
          </w:divBdr>
        </w:div>
        <w:div w:id="977760797">
          <w:marLeft w:val="0"/>
          <w:marRight w:val="0"/>
          <w:marTop w:val="0"/>
          <w:marBottom w:val="0"/>
          <w:divBdr>
            <w:top w:val="none" w:sz="0" w:space="0" w:color="auto"/>
            <w:left w:val="none" w:sz="0" w:space="0" w:color="auto"/>
            <w:bottom w:val="none" w:sz="0" w:space="0" w:color="auto"/>
            <w:right w:val="none" w:sz="0" w:space="0" w:color="auto"/>
          </w:divBdr>
        </w:div>
        <w:div w:id="1976450280">
          <w:marLeft w:val="0"/>
          <w:marRight w:val="0"/>
          <w:marTop w:val="0"/>
          <w:marBottom w:val="0"/>
          <w:divBdr>
            <w:top w:val="none" w:sz="0" w:space="0" w:color="auto"/>
            <w:left w:val="none" w:sz="0" w:space="0" w:color="auto"/>
            <w:bottom w:val="none" w:sz="0" w:space="0" w:color="auto"/>
            <w:right w:val="none" w:sz="0" w:space="0" w:color="auto"/>
          </w:divBdr>
        </w:div>
        <w:div w:id="467432865">
          <w:marLeft w:val="0"/>
          <w:marRight w:val="0"/>
          <w:marTop w:val="0"/>
          <w:marBottom w:val="0"/>
          <w:divBdr>
            <w:top w:val="none" w:sz="0" w:space="0" w:color="auto"/>
            <w:left w:val="none" w:sz="0" w:space="0" w:color="auto"/>
            <w:bottom w:val="none" w:sz="0" w:space="0" w:color="auto"/>
            <w:right w:val="none" w:sz="0" w:space="0" w:color="auto"/>
          </w:divBdr>
        </w:div>
        <w:div w:id="1109616641">
          <w:marLeft w:val="0"/>
          <w:marRight w:val="0"/>
          <w:marTop w:val="0"/>
          <w:marBottom w:val="0"/>
          <w:divBdr>
            <w:top w:val="none" w:sz="0" w:space="0" w:color="auto"/>
            <w:left w:val="none" w:sz="0" w:space="0" w:color="auto"/>
            <w:bottom w:val="none" w:sz="0" w:space="0" w:color="auto"/>
            <w:right w:val="none" w:sz="0" w:space="0" w:color="auto"/>
          </w:divBdr>
        </w:div>
        <w:div w:id="62261985">
          <w:marLeft w:val="0"/>
          <w:marRight w:val="0"/>
          <w:marTop w:val="0"/>
          <w:marBottom w:val="0"/>
          <w:divBdr>
            <w:top w:val="none" w:sz="0" w:space="0" w:color="auto"/>
            <w:left w:val="none" w:sz="0" w:space="0" w:color="auto"/>
            <w:bottom w:val="none" w:sz="0" w:space="0" w:color="auto"/>
            <w:right w:val="none" w:sz="0" w:space="0" w:color="auto"/>
          </w:divBdr>
        </w:div>
        <w:div w:id="1540582874">
          <w:marLeft w:val="0"/>
          <w:marRight w:val="0"/>
          <w:marTop w:val="0"/>
          <w:marBottom w:val="0"/>
          <w:divBdr>
            <w:top w:val="none" w:sz="0" w:space="0" w:color="auto"/>
            <w:left w:val="none" w:sz="0" w:space="0" w:color="auto"/>
            <w:bottom w:val="none" w:sz="0" w:space="0" w:color="auto"/>
            <w:right w:val="none" w:sz="0" w:space="0" w:color="auto"/>
          </w:divBdr>
        </w:div>
        <w:div w:id="1696080757">
          <w:marLeft w:val="0"/>
          <w:marRight w:val="0"/>
          <w:marTop w:val="0"/>
          <w:marBottom w:val="0"/>
          <w:divBdr>
            <w:top w:val="none" w:sz="0" w:space="0" w:color="auto"/>
            <w:left w:val="none" w:sz="0" w:space="0" w:color="auto"/>
            <w:bottom w:val="none" w:sz="0" w:space="0" w:color="auto"/>
            <w:right w:val="none" w:sz="0" w:space="0" w:color="auto"/>
          </w:divBdr>
        </w:div>
        <w:div w:id="1585215776">
          <w:marLeft w:val="0"/>
          <w:marRight w:val="0"/>
          <w:marTop w:val="0"/>
          <w:marBottom w:val="0"/>
          <w:divBdr>
            <w:top w:val="none" w:sz="0" w:space="0" w:color="auto"/>
            <w:left w:val="none" w:sz="0" w:space="0" w:color="auto"/>
            <w:bottom w:val="none" w:sz="0" w:space="0" w:color="auto"/>
            <w:right w:val="none" w:sz="0" w:space="0" w:color="auto"/>
          </w:divBdr>
        </w:div>
        <w:div w:id="1898784133">
          <w:marLeft w:val="0"/>
          <w:marRight w:val="0"/>
          <w:marTop w:val="0"/>
          <w:marBottom w:val="0"/>
          <w:divBdr>
            <w:top w:val="none" w:sz="0" w:space="0" w:color="auto"/>
            <w:left w:val="none" w:sz="0" w:space="0" w:color="auto"/>
            <w:bottom w:val="none" w:sz="0" w:space="0" w:color="auto"/>
            <w:right w:val="none" w:sz="0" w:space="0" w:color="auto"/>
          </w:divBdr>
        </w:div>
        <w:div w:id="1743940081">
          <w:marLeft w:val="0"/>
          <w:marRight w:val="0"/>
          <w:marTop w:val="0"/>
          <w:marBottom w:val="0"/>
          <w:divBdr>
            <w:top w:val="none" w:sz="0" w:space="0" w:color="auto"/>
            <w:left w:val="none" w:sz="0" w:space="0" w:color="auto"/>
            <w:bottom w:val="none" w:sz="0" w:space="0" w:color="auto"/>
            <w:right w:val="none" w:sz="0" w:space="0" w:color="auto"/>
          </w:divBdr>
        </w:div>
        <w:div w:id="1710717570">
          <w:marLeft w:val="0"/>
          <w:marRight w:val="0"/>
          <w:marTop w:val="0"/>
          <w:marBottom w:val="0"/>
          <w:divBdr>
            <w:top w:val="none" w:sz="0" w:space="0" w:color="auto"/>
            <w:left w:val="none" w:sz="0" w:space="0" w:color="auto"/>
            <w:bottom w:val="none" w:sz="0" w:space="0" w:color="auto"/>
            <w:right w:val="none" w:sz="0" w:space="0" w:color="auto"/>
          </w:divBdr>
        </w:div>
        <w:div w:id="1964730876">
          <w:marLeft w:val="0"/>
          <w:marRight w:val="0"/>
          <w:marTop w:val="0"/>
          <w:marBottom w:val="0"/>
          <w:divBdr>
            <w:top w:val="none" w:sz="0" w:space="0" w:color="auto"/>
            <w:left w:val="none" w:sz="0" w:space="0" w:color="auto"/>
            <w:bottom w:val="none" w:sz="0" w:space="0" w:color="auto"/>
            <w:right w:val="none" w:sz="0" w:space="0" w:color="auto"/>
          </w:divBdr>
        </w:div>
        <w:div w:id="201601168">
          <w:marLeft w:val="0"/>
          <w:marRight w:val="0"/>
          <w:marTop w:val="0"/>
          <w:marBottom w:val="0"/>
          <w:divBdr>
            <w:top w:val="none" w:sz="0" w:space="0" w:color="auto"/>
            <w:left w:val="none" w:sz="0" w:space="0" w:color="auto"/>
            <w:bottom w:val="none" w:sz="0" w:space="0" w:color="auto"/>
            <w:right w:val="none" w:sz="0" w:space="0" w:color="auto"/>
          </w:divBdr>
        </w:div>
        <w:div w:id="140467567">
          <w:marLeft w:val="0"/>
          <w:marRight w:val="0"/>
          <w:marTop w:val="0"/>
          <w:marBottom w:val="0"/>
          <w:divBdr>
            <w:top w:val="none" w:sz="0" w:space="0" w:color="auto"/>
            <w:left w:val="none" w:sz="0" w:space="0" w:color="auto"/>
            <w:bottom w:val="none" w:sz="0" w:space="0" w:color="auto"/>
            <w:right w:val="none" w:sz="0" w:space="0" w:color="auto"/>
          </w:divBdr>
        </w:div>
        <w:div w:id="92433090">
          <w:marLeft w:val="0"/>
          <w:marRight w:val="0"/>
          <w:marTop w:val="0"/>
          <w:marBottom w:val="0"/>
          <w:divBdr>
            <w:top w:val="none" w:sz="0" w:space="0" w:color="auto"/>
            <w:left w:val="none" w:sz="0" w:space="0" w:color="auto"/>
            <w:bottom w:val="none" w:sz="0" w:space="0" w:color="auto"/>
            <w:right w:val="none" w:sz="0" w:space="0" w:color="auto"/>
          </w:divBdr>
        </w:div>
        <w:div w:id="718360351">
          <w:marLeft w:val="0"/>
          <w:marRight w:val="0"/>
          <w:marTop w:val="0"/>
          <w:marBottom w:val="0"/>
          <w:divBdr>
            <w:top w:val="none" w:sz="0" w:space="0" w:color="auto"/>
            <w:left w:val="none" w:sz="0" w:space="0" w:color="auto"/>
            <w:bottom w:val="none" w:sz="0" w:space="0" w:color="auto"/>
            <w:right w:val="none" w:sz="0" w:space="0" w:color="auto"/>
          </w:divBdr>
        </w:div>
        <w:div w:id="1752465190">
          <w:marLeft w:val="0"/>
          <w:marRight w:val="0"/>
          <w:marTop w:val="0"/>
          <w:marBottom w:val="0"/>
          <w:divBdr>
            <w:top w:val="none" w:sz="0" w:space="0" w:color="auto"/>
            <w:left w:val="none" w:sz="0" w:space="0" w:color="auto"/>
            <w:bottom w:val="none" w:sz="0" w:space="0" w:color="auto"/>
            <w:right w:val="none" w:sz="0" w:space="0" w:color="auto"/>
          </w:divBdr>
        </w:div>
        <w:div w:id="1890918108">
          <w:marLeft w:val="0"/>
          <w:marRight w:val="0"/>
          <w:marTop w:val="0"/>
          <w:marBottom w:val="0"/>
          <w:divBdr>
            <w:top w:val="none" w:sz="0" w:space="0" w:color="auto"/>
            <w:left w:val="none" w:sz="0" w:space="0" w:color="auto"/>
            <w:bottom w:val="none" w:sz="0" w:space="0" w:color="auto"/>
            <w:right w:val="none" w:sz="0" w:space="0" w:color="auto"/>
          </w:divBdr>
        </w:div>
        <w:div w:id="1710521727">
          <w:marLeft w:val="0"/>
          <w:marRight w:val="0"/>
          <w:marTop w:val="0"/>
          <w:marBottom w:val="0"/>
          <w:divBdr>
            <w:top w:val="none" w:sz="0" w:space="0" w:color="auto"/>
            <w:left w:val="none" w:sz="0" w:space="0" w:color="auto"/>
            <w:bottom w:val="none" w:sz="0" w:space="0" w:color="auto"/>
            <w:right w:val="none" w:sz="0" w:space="0" w:color="auto"/>
          </w:divBdr>
        </w:div>
        <w:div w:id="531459950">
          <w:marLeft w:val="0"/>
          <w:marRight w:val="0"/>
          <w:marTop w:val="0"/>
          <w:marBottom w:val="0"/>
          <w:divBdr>
            <w:top w:val="none" w:sz="0" w:space="0" w:color="auto"/>
            <w:left w:val="none" w:sz="0" w:space="0" w:color="auto"/>
            <w:bottom w:val="none" w:sz="0" w:space="0" w:color="auto"/>
            <w:right w:val="none" w:sz="0" w:space="0" w:color="auto"/>
          </w:divBdr>
        </w:div>
        <w:div w:id="1925841518">
          <w:marLeft w:val="0"/>
          <w:marRight w:val="0"/>
          <w:marTop w:val="0"/>
          <w:marBottom w:val="0"/>
          <w:divBdr>
            <w:top w:val="none" w:sz="0" w:space="0" w:color="auto"/>
            <w:left w:val="none" w:sz="0" w:space="0" w:color="auto"/>
            <w:bottom w:val="none" w:sz="0" w:space="0" w:color="auto"/>
            <w:right w:val="none" w:sz="0" w:space="0" w:color="auto"/>
          </w:divBdr>
        </w:div>
        <w:div w:id="816721552">
          <w:marLeft w:val="0"/>
          <w:marRight w:val="0"/>
          <w:marTop w:val="0"/>
          <w:marBottom w:val="0"/>
          <w:divBdr>
            <w:top w:val="none" w:sz="0" w:space="0" w:color="auto"/>
            <w:left w:val="none" w:sz="0" w:space="0" w:color="auto"/>
            <w:bottom w:val="none" w:sz="0" w:space="0" w:color="auto"/>
            <w:right w:val="none" w:sz="0" w:space="0" w:color="auto"/>
          </w:divBdr>
        </w:div>
        <w:div w:id="1663729112">
          <w:marLeft w:val="0"/>
          <w:marRight w:val="0"/>
          <w:marTop w:val="0"/>
          <w:marBottom w:val="0"/>
          <w:divBdr>
            <w:top w:val="none" w:sz="0" w:space="0" w:color="auto"/>
            <w:left w:val="none" w:sz="0" w:space="0" w:color="auto"/>
            <w:bottom w:val="none" w:sz="0" w:space="0" w:color="auto"/>
            <w:right w:val="none" w:sz="0" w:space="0" w:color="auto"/>
          </w:divBdr>
        </w:div>
        <w:div w:id="1819833154">
          <w:marLeft w:val="0"/>
          <w:marRight w:val="0"/>
          <w:marTop w:val="0"/>
          <w:marBottom w:val="0"/>
          <w:divBdr>
            <w:top w:val="none" w:sz="0" w:space="0" w:color="auto"/>
            <w:left w:val="none" w:sz="0" w:space="0" w:color="auto"/>
            <w:bottom w:val="none" w:sz="0" w:space="0" w:color="auto"/>
            <w:right w:val="none" w:sz="0" w:space="0" w:color="auto"/>
          </w:divBdr>
        </w:div>
        <w:div w:id="1278102468">
          <w:marLeft w:val="0"/>
          <w:marRight w:val="0"/>
          <w:marTop w:val="0"/>
          <w:marBottom w:val="0"/>
          <w:divBdr>
            <w:top w:val="none" w:sz="0" w:space="0" w:color="auto"/>
            <w:left w:val="none" w:sz="0" w:space="0" w:color="auto"/>
            <w:bottom w:val="none" w:sz="0" w:space="0" w:color="auto"/>
            <w:right w:val="none" w:sz="0" w:space="0" w:color="auto"/>
          </w:divBdr>
        </w:div>
        <w:div w:id="806624828">
          <w:marLeft w:val="0"/>
          <w:marRight w:val="0"/>
          <w:marTop w:val="0"/>
          <w:marBottom w:val="0"/>
          <w:divBdr>
            <w:top w:val="none" w:sz="0" w:space="0" w:color="auto"/>
            <w:left w:val="none" w:sz="0" w:space="0" w:color="auto"/>
            <w:bottom w:val="none" w:sz="0" w:space="0" w:color="auto"/>
            <w:right w:val="none" w:sz="0" w:space="0" w:color="auto"/>
          </w:divBdr>
        </w:div>
        <w:div w:id="2098943611">
          <w:marLeft w:val="0"/>
          <w:marRight w:val="0"/>
          <w:marTop w:val="0"/>
          <w:marBottom w:val="0"/>
          <w:divBdr>
            <w:top w:val="none" w:sz="0" w:space="0" w:color="auto"/>
            <w:left w:val="none" w:sz="0" w:space="0" w:color="auto"/>
            <w:bottom w:val="none" w:sz="0" w:space="0" w:color="auto"/>
            <w:right w:val="none" w:sz="0" w:space="0" w:color="auto"/>
          </w:divBdr>
        </w:div>
        <w:div w:id="1109817971">
          <w:marLeft w:val="0"/>
          <w:marRight w:val="0"/>
          <w:marTop w:val="0"/>
          <w:marBottom w:val="0"/>
          <w:divBdr>
            <w:top w:val="none" w:sz="0" w:space="0" w:color="auto"/>
            <w:left w:val="none" w:sz="0" w:space="0" w:color="auto"/>
            <w:bottom w:val="none" w:sz="0" w:space="0" w:color="auto"/>
            <w:right w:val="none" w:sz="0" w:space="0" w:color="auto"/>
          </w:divBdr>
        </w:div>
        <w:div w:id="1145008669">
          <w:marLeft w:val="0"/>
          <w:marRight w:val="0"/>
          <w:marTop w:val="0"/>
          <w:marBottom w:val="0"/>
          <w:divBdr>
            <w:top w:val="none" w:sz="0" w:space="0" w:color="auto"/>
            <w:left w:val="none" w:sz="0" w:space="0" w:color="auto"/>
            <w:bottom w:val="none" w:sz="0" w:space="0" w:color="auto"/>
            <w:right w:val="none" w:sz="0" w:space="0" w:color="auto"/>
          </w:divBdr>
        </w:div>
        <w:div w:id="1952666969">
          <w:marLeft w:val="0"/>
          <w:marRight w:val="0"/>
          <w:marTop w:val="0"/>
          <w:marBottom w:val="0"/>
          <w:divBdr>
            <w:top w:val="none" w:sz="0" w:space="0" w:color="auto"/>
            <w:left w:val="none" w:sz="0" w:space="0" w:color="auto"/>
            <w:bottom w:val="none" w:sz="0" w:space="0" w:color="auto"/>
            <w:right w:val="none" w:sz="0" w:space="0" w:color="auto"/>
          </w:divBdr>
        </w:div>
        <w:div w:id="1516532489">
          <w:marLeft w:val="0"/>
          <w:marRight w:val="0"/>
          <w:marTop w:val="0"/>
          <w:marBottom w:val="0"/>
          <w:divBdr>
            <w:top w:val="none" w:sz="0" w:space="0" w:color="auto"/>
            <w:left w:val="none" w:sz="0" w:space="0" w:color="auto"/>
            <w:bottom w:val="none" w:sz="0" w:space="0" w:color="auto"/>
            <w:right w:val="none" w:sz="0" w:space="0" w:color="auto"/>
          </w:divBdr>
        </w:div>
        <w:div w:id="1122840929">
          <w:marLeft w:val="0"/>
          <w:marRight w:val="0"/>
          <w:marTop w:val="0"/>
          <w:marBottom w:val="0"/>
          <w:divBdr>
            <w:top w:val="none" w:sz="0" w:space="0" w:color="auto"/>
            <w:left w:val="none" w:sz="0" w:space="0" w:color="auto"/>
            <w:bottom w:val="none" w:sz="0" w:space="0" w:color="auto"/>
            <w:right w:val="none" w:sz="0" w:space="0" w:color="auto"/>
          </w:divBdr>
        </w:div>
        <w:div w:id="1585411006">
          <w:marLeft w:val="0"/>
          <w:marRight w:val="0"/>
          <w:marTop w:val="0"/>
          <w:marBottom w:val="0"/>
          <w:divBdr>
            <w:top w:val="none" w:sz="0" w:space="0" w:color="auto"/>
            <w:left w:val="none" w:sz="0" w:space="0" w:color="auto"/>
            <w:bottom w:val="none" w:sz="0" w:space="0" w:color="auto"/>
            <w:right w:val="none" w:sz="0" w:space="0" w:color="auto"/>
          </w:divBdr>
        </w:div>
        <w:div w:id="1583757546">
          <w:marLeft w:val="0"/>
          <w:marRight w:val="0"/>
          <w:marTop w:val="0"/>
          <w:marBottom w:val="0"/>
          <w:divBdr>
            <w:top w:val="none" w:sz="0" w:space="0" w:color="auto"/>
            <w:left w:val="none" w:sz="0" w:space="0" w:color="auto"/>
            <w:bottom w:val="none" w:sz="0" w:space="0" w:color="auto"/>
            <w:right w:val="none" w:sz="0" w:space="0" w:color="auto"/>
          </w:divBdr>
        </w:div>
        <w:div w:id="106658751">
          <w:marLeft w:val="0"/>
          <w:marRight w:val="0"/>
          <w:marTop w:val="0"/>
          <w:marBottom w:val="0"/>
          <w:divBdr>
            <w:top w:val="none" w:sz="0" w:space="0" w:color="auto"/>
            <w:left w:val="none" w:sz="0" w:space="0" w:color="auto"/>
            <w:bottom w:val="none" w:sz="0" w:space="0" w:color="auto"/>
            <w:right w:val="none" w:sz="0" w:space="0" w:color="auto"/>
          </w:divBdr>
        </w:div>
        <w:div w:id="1864859059">
          <w:marLeft w:val="0"/>
          <w:marRight w:val="0"/>
          <w:marTop w:val="0"/>
          <w:marBottom w:val="0"/>
          <w:divBdr>
            <w:top w:val="none" w:sz="0" w:space="0" w:color="auto"/>
            <w:left w:val="none" w:sz="0" w:space="0" w:color="auto"/>
            <w:bottom w:val="none" w:sz="0" w:space="0" w:color="auto"/>
            <w:right w:val="none" w:sz="0" w:space="0" w:color="auto"/>
          </w:divBdr>
        </w:div>
        <w:div w:id="2014649950">
          <w:marLeft w:val="0"/>
          <w:marRight w:val="0"/>
          <w:marTop w:val="0"/>
          <w:marBottom w:val="0"/>
          <w:divBdr>
            <w:top w:val="none" w:sz="0" w:space="0" w:color="auto"/>
            <w:left w:val="none" w:sz="0" w:space="0" w:color="auto"/>
            <w:bottom w:val="none" w:sz="0" w:space="0" w:color="auto"/>
            <w:right w:val="none" w:sz="0" w:space="0" w:color="auto"/>
          </w:divBdr>
        </w:div>
        <w:div w:id="417140564">
          <w:marLeft w:val="0"/>
          <w:marRight w:val="0"/>
          <w:marTop w:val="0"/>
          <w:marBottom w:val="0"/>
          <w:divBdr>
            <w:top w:val="none" w:sz="0" w:space="0" w:color="auto"/>
            <w:left w:val="none" w:sz="0" w:space="0" w:color="auto"/>
            <w:bottom w:val="none" w:sz="0" w:space="0" w:color="auto"/>
            <w:right w:val="none" w:sz="0" w:space="0" w:color="auto"/>
          </w:divBdr>
        </w:div>
        <w:div w:id="284966649">
          <w:marLeft w:val="0"/>
          <w:marRight w:val="0"/>
          <w:marTop w:val="0"/>
          <w:marBottom w:val="0"/>
          <w:divBdr>
            <w:top w:val="none" w:sz="0" w:space="0" w:color="auto"/>
            <w:left w:val="none" w:sz="0" w:space="0" w:color="auto"/>
            <w:bottom w:val="none" w:sz="0" w:space="0" w:color="auto"/>
            <w:right w:val="none" w:sz="0" w:space="0" w:color="auto"/>
          </w:divBdr>
        </w:div>
        <w:div w:id="1608729947">
          <w:marLeft w:val="0"/>
          <w:marRight w:val="0"/>
          <w:marTop w:val="0"/>
          <w:marBottom w:val="0"/>
          <w:divBdr>
            <w:top w:val="none" w:sz="0" w:space="0" w:color="auto"/>
            <w:left w:val="none" w:sz="0" w:space="0" w:color="auto"/>
            <w:bottom w:val="none" w:sz="0" w:space="0" w:color="auto"/>
            <w:right w:val="none" w:sz="0" w:space="0" w:color="auto"/>
          </w:divBdr>
        </w:div>
        <w:div w:id="1333798277">
          <w:marLeft w:val="0"/>
          <w:marRight w:val="0"/>
          <w:marTop w:val="0"/>
          <w:marBottom w:val="0"/>
          <w:divBdr>
            <w:top w:val="none" w:sz="0" w:space="0" w:color="auto"/>
            <w:left w:val="none" w:sz="0" w:space="0" w:color="auto"/>
            <w:bottom w:val="none" w:sz="0" w:space="0" w:color="auto"/>
            <w:right w:val="none" w:sz="0" w:space="0" w:color="auto"/>
          </w:divBdr>
        </w:div>
        <w:div w:id="2001469964">
          <w:marLeft w:val="0"/>
          <w:marRight w:val="0"/>
          <w:marTop w:val="0"/>
          <w:marBottom w:val="0"/>
          <w:divBdr>
            <w:top w:val="none" w:sz="0" w:space="0" w:color="auto"/>
            <w:left w:val="none" w:sz="0" w:space="0" w:color="auto"/>
            <w:bottom w:val="none" w:sz="0" w:space="0" w:color="auto"/>
            <w:right w:val="none" w:sz="0" w:space="0" w:color="auto"/>
          </w:divBdr>
        </w:div>
        <w:div w:id="231350569">
          <w:marLeft w:val="0"/>
          <w:marRight w:val="0"/>
          <w:marTop w:val="0"/>
          <w:marBottom w:val="0"/>
          <w:divBdr>
            <w:top w:val="none" w:sz="0" w:space="0" w:color="auto"/>
            <w:left w:val="none" w:sz="0" w:space="0" w:color="auto"/>
            <w:bottom w:val="none" w:sz="0" w:space="0" w:color="auto"/>
            <w:right w:val="none" w:sz="0" w:space="0" w:color="auto"/>
          </w:divBdr>
        </w:div>
        <w:div w:id="1144545956">
          <w:marLeft w:val="0"/>
          <w:marRight w:val="0"/>
          <w:marTop w:val="0"/>
          <w:marBottom w:val="0"/>
          <w:divBdr>
            <w:top w:val="none" w:sz="0" w:space="0" w:color="auto"/>
            <w:left w:val="none" w:sz="0" w:space="0" w:color="auto"/>
            <w:bottom w:val="none" w:sz="0" w:space="0" w:color="auto"/>
            <w:right w:val="none" w:sz="0" w:space="0" w:color="auto"/>
          </w:divBdr>
        </w:div>
        <w:div w:id="1417284231">
          <w:marLeft w:val="0"/>
          <w:marRight w:val="0"/>
          <w:marTop w:val="0"/>
          <w:marBottom w:val="0"/>
          <w:divBdr>
            <w:top w:val="none" w:sz="0" w:space="0" w:color="auto"/>
            <w:left w:val="none" w:sz="0" w:space="0" w:color="auto"/>
            <w:bottom w:val="none" w:sz="0" w:space="0" w:color="auto"/>
            <w:right w:val="none" w:sz="0" w:space="0" w:color="auto"/>
          </w:divBdr>
        </w:div>
        <w:div w:id="1668822831">
          <w:marLeft w:val="0"/>
          <w:marRight w:val="0"/>
          <w:marTop w:val="0"/>
          <w:marBottom w:val="0"/>
          <w:divBdr>
            <w:top w:val="none" w:sz="0" w:space="0" w:color="auto"/>
            <w:left w:val="none" w:sz="0" w:space="0" w:color="auto"/>
            <w:bottom w:val="none" w:sz="0" w:space="0" w:color="auto"/>
            <w:right w:val="none" w:sz="0" w:space="0" w:color="auto"/>
          </w:divBdr>
        </w:div>
        <w:div w:id="635717317">
          <w:marLeft w:val="0"/>
          <w:marRight w:val="0"/>
          <w:marTop w:val="0"/>
          <w:marBottom w:val="0"/>
          <w:divBdr>
            <w:top w:val="none" w:sz="0" w:space="0" w:color="auto"/>
            <w:left w:val="none" w:sz="0" w:space="0" w:color="auto"/>
            <w:bottom w:val="none" w:sz="0" w:space="0" w:color="auto"/>
            <w:right w:val="none" w:sz="0" w:space="0" w:color="auto"/>
          </w:divBdr>
        </w:div>
        <w:div w:id="282998257">
          <w:marLeft w:val="0"/>
          <w:marRight w:val="0"/>
          <w:marTop w:val="0"/>
          <w:marBottom w:val="0"/>
          <w:divBdr>
            <w:top w:val="none" w:sz="0" w:space="0" w:color="auto"/>
            <w:left w:val="none" w:sz="0" w:space="0" w:color="auto"/>
            <w:bottom w:val="none" w:sz="0" w:space="0" w:color="auto"/>
            <w:right w:val="none" w:sz="0" w:space="0" w:color="auto"/>
          </w:divBdr>
        </w:div>
        <w:div w:id="1900900156">
          <w:marLeft w:val="0"/>
          <w:marRight w:val="0"/>
          <w:marTop w:val="0"/>
          <w:marBottom w:val="0"/>
          <w:divBdr>
            <w:top w:val="none" w:sz="0" w:space="0" w:color="auto"/>
            <w:left w:val="none" w:sz="0" w:space="0" w:color="auto"/>
            <w:bottom w:val="none" w:sz="0" w:space="0" w:color="auto"/>
            <w:right w:val="none" w:sz="0" w:space="0" w:color="auto"/>
          </w:divBdr>
        </w:div>
        <w:div w:id="1792557315">
          <w:marLeft w:val="0"/>
          <w:marRight w:val="0"/>
          <w:marTop w:val="0"/>
          <w:marBottom w:val="0"/>
          <w:divBdr>
            <w:top w:val="none" w:sz="0" w:space="0" w:color="auto"/>
            <w:left w:val="none" w:sz="0" w:space="0" w:color="auto"/>
            <w:bottom w:val="none" w:sz="0" w:space="0" w:color="auto"/>
            <w:right w:val="none" w:sz="0" w:space="0" w:color="auto"/>
          </w:divBdr>
        </w:div>
        <w:div w:id="767191127">
          <w:marLeft w:val="0"/>
          <w:marRight w:val="0"/>
          <w:marTop w:val="0"/>
          <w:marBottom w:val="0"/>
          <w:divBdr>
            <w:top w:val="none" w:sz="0" w:space="0" w:color="auto"/>
            <w:left w:val="none" w:sz="0" w:space="0" w:color="auto"/>
            <w:bottom w:val="none" w:sz="0" w:space="0" w:color="auto"/>
            <w:right w:val="none" w:sz="0" w:space="0" w:color="auto"/>
          </w:divBdr>
        </w:div>
        <w:div w:id="1869101792">
          <w:marLeft w:val="0"/>
          <w:marRight w:val="0"/>
          <w:marTop w:val="0"/>
          <w:marBottom w:val="0"/>
          <w:divBdr>
            <w:top w:val="none" w:sz="0" w:space="0" w:color="auto"/>
            <w:left w:val="none" w:sz="0" w:space="0" w:color="auto"/>
            <w:bottom w:val="none" w:sz="0" w:space="0" w:color="auto"/>
            <w:right w:val="none" w:sz="0" w:space="0" w:color="auto"/>
          </w:divBdr>
        </w:div>
      </w:divsChild>
    </w:div>
    <w:div w:id="2040159818">
      <w:bodyDiv w:val="1"/>
      <w:marLeft w:val="0"/>
      <w:marRight w:val="0"/>
      <w:marTop w:val="0"/>
      <w:marBottom w:val="0"/>
      <w:divBdr>
        <w:top w:val="none" w:sz="0" w:space="0" w:color="auto"/>
        <w:left w:val="none" w:sz="0" w:space="0" w:color="auto"/>
        <w:bottom w:val="none" w:sz="0" w:space="0" w:color="auto"/>
        <w:right w:val="none" w:sz="0" w:space="0" w:color="auto"/>
      </w:divBdr>
      <w:divsChild>
        <w:div w:id="1742167930">
          <w:marLeft w:val="0"/>
          <w:marRight w:val="0"/>
          <w:marTop w:val="0"/>
          <w:marBottom w:val="0"/>
          <w:divBdr>
            <w:top w:val="none" w:sz="0" w:space="0" w:color="auto"/>
            <w:left w:val="none" w:sz="0" w:space="0" w:color="auto"/>
            <w:bottom w:val="none" w:sz="0" w:space="0" w:color="auto"/>
            <w:right w:val="none" w:sz="0" w:space="0" w:color="auto"/>
          </w:divBdr>
        </w:div>
        <w:div w:id="1882941360">
          <w:marLeft w:val="0"/>
          <w:marRight w:val="0"/>
          <w:marTop w:val="0"/>
          <w:marBottom w:val="0"/>
          <w:divBdr>
            <w:top w:val="none" w:sz="0" w:space="0" w:color="auto"/>
            <w:left w:val="none" w:sz="0" w:space="0" w:color="auto"/>
            <w:bottom w:val="none" w:sz="0" w:space="0" w:color="auto"/>
            <w:right w:val="none" w:sz="0" w:space="0" w:color="auto"/>
          </w:divBdr>
        </w:div>
        <w:div w:id="2088912982">
          <w:marLeft w:val="0"/>
          <w:marRight w:val="0"/>
          <w:marTop w:val="0"/>
          <w:marBottom w:val="0"/>
          <w:divBdr>
            <w:top w:val="none" w:sz="0" w:space="0" w:color="auto"/>
            <w:left w:val="none" w:sz="0" w:space="0" w:color="auto"/>
            <w:bottom w:val="none" w:sz="0" w:space="0" w:color="auto"/>
            <w:right w:val="none" w:sz="0" w:space="0" w:color="auto"/>
          </w:divBdr>
        </w:div>
        <w:div w:id="988363698">
          <w:marLeft w:val="0"/>
          <w:marRight w:val="0"/>
          <w:marTop w:val="0"/>
          <w:marBottom w:val="0"/>
          <w:divBdr>
            <w:top w:val="none" w:sz="0" w:space="0" w:color="auto"/>
            <w:left w:val="none" w:sz="0" w:space="0" w:color="auto"/>
            <w:bottom w:val="none" w:sz="0" w:space="0" w:color="auto"/>
            <w:right w:val="none" w:sz="0" w:space="0" w:color="auto"/>
          </w:divBdr>
        </w:div>
        <w:div w:id="718432390">
          <w:marLeft w:val="0"/>
          <w:marRight w:val="0"/>
          <w:marTop w:val="0"/>
          <w:marBottom w:val="0"/>
          <w:divBdr>
            <w:top w:val="none" w:sz="0" w:space="0" w:color="auto"/>
            <w:left w:val="none" w:sz="0" w:space="0" w:color="auto"/>
            <w:bottom w:val="none" w:sz="0" w:space="0" w:color="auto"/>
            <w:right w:val="none" w:sz="0" w:space="0" w:color="auto"/>
          </w:divBdr>
        </w:div>
        <w:div w:id="283081774">
          <w:marLeft w:val="0"/>
          <w:marRight w:val="0"/>
          <w:marTop w:val="0"/>
          <w:marBottom w:val="0"/>
          <w:divBdr>
            <w:top w:val="none" w:sz="0" w:space="0" w:color="auto"/>
            <w:left w:val="none" w:sz="0" w:space="0" w:color="auto"/>
            <w:bottom w:val="none" w:sz="0" w:space="0" w:color="auto"/>
            <w:right w:val="none" w:sz="0" w:space="0" w:color="auto"/>
          </w:divBdr>
        </w:div>
        <w:div w:id="449663230">
          <w:marLeft w:val="0"/>
          <w:marRight w:val="0"/>
          <w:marTop w:val="0"/>
          <w:marBottom w:val="0"/>
          <w:divBdr>
            <w:top w:val="none" w:sz="0" w:space="0" w:color="auto"/>
            <w:left w:val="none" w:sz="0" w:space="0" w:color="auto"/>
            <w:bottom w:val="none" w:sz="0" w:space="0" w:color="auto"/>
            <w:right w:val="none" w:sz="0" w:space="0" w:color="auto"/>
          </w:divBdr>
        </w:div>
        <w:div w:id="844170519">
          <w:marLeft w:val="0"/>
          <w:marRight w:val="0"/>
          <w:marTop w:val="0"/>
          <w:marBottom w:val="0"/>
          <w:divBdr>
            <w:top w:val="none" w:sz="0" w:space="0" w:color="auto"/>
            <w:left w:val="none" w:sz="0" w:space="0" w:color="auto"/>
            <w:bottom w:val="none" w:sz="0" w:space="0" w:color="auto"/>
            <w:right w:val="none" w:sz="0" w:space="0" w:color="auto"/>
          </w:divBdr>
        </w:div>
        <w:div w:id="1162814067">
          <w:marLeft w:val="0"/>
          <w:marRight w:val="0"/>
          <w:marTop w:val="0"/>
          <w:marBottom w:val="0"/>
          <w:divBdr>
            <w:top w:val="none" w:sz="0" w:space="0" w:color="auto"/>
            <w:left w:val="none" w:sz="0" w:space="0" w:color="auto"/>
            <w:bottom w:val="none" w:sz="0" w:space="0" w:color="auto"/>
            <w:right w:val="none" w:sz="0" w:space="0" w:color="auto"/>
          </w:divBdr>
        </w:div>
        <w:div w:id="389042257">
          <w:marLeft w:val="0"/>
          <w:marRight w:val="0"/>
          <w:marTop w:val="0"/>
          <w:marBottom w:val="0"/>
          <w:divBdr>
            <w:top w:val="none" w:sz="0" w:space="0" w:color="auto"/>
            <w:left w:val="none" w:sz="0" w:space="0" w:color="auto"/>
            <w:bottom w:val="none" w:sz="0" w:space="0" w:color="auto"/>
            <w:right w:val="none" w:sz="0" w:space="0" w:color="auto"/>
          </w:divBdr>
        </w:div>
        <w:div w:id="1692562323">
          <w:marLeft w:val="0"/>
          <w:marRight w:val="0"/>
          <w:marTop w:val="0"/>
          <w:marBottom w:val="0"/>
          <w:divBdr>
            <w:top w:val="none" w:sz="0" w:space="0" w:color="auto"/>
            <w:left w:val="none" w:sz="0" w:space="0" w:color="auto"/>
            <w:bottom w:val="none" w:sz="0" w:space="0" w:color="auto"/>
            <w:right w:val="none" w:sz="0" w:space="0" w:color="auto"/>
          </w:divBdr>
        </w:div>
        <w:div w:id="72244409">
          <w:marLeft w:val="0"/>
          <w:marRight w:val="0"/>
          <w:marTop w:val="0"/>
          <w:marBottom w:val="0"/>
          <w:divBdr>
            <w:top w:val="none" w:sz="0" w:space="0" w:color="auto"/>
            <w:left w:val="none" w:sz="0" w:space="0" w:color="auto"/>
            <w:bottom w:val="none" w:sz="0" w:space="0" w:color="auto"/>
            <w:right w:val="none" w:sz="0" w:space="0" w:color="auto"/>
          </w:divBdr>
        </w:div>
        <w:div w:id="1513182130">
          <w:marLeft w:val="0"/>
          <w:marRight w:val="0"/>
          <w:marTop w:val="0"/>
          <w:marBottom w:val="0"/>
          <w:divBdr>
            <w:top w:val="none" w:sz="0" w:space="0" w:color="auto"/>
            <w:left w:val="none" w:sz="0" w:space="0" w:color="auto"/>
            <w:bottom w:val="none" w:sz="0" w:space="0" w:color="auto"/>
            <w:right w:val="none" w:sz="0" w:space="0" w:color="auto"/>
          </w:divBdr>
        </w:div>
        <w:div w:id="2016615586">
          <w:marLeft w:val="0"/>
          <w:marRight w:val="0"/>
          <w:marTop w:val="0"/>
          <w:marBottom w:val="0"/>
          <w:divBdr>
            <w:top w:val="none" w:sz="0" w:space="0" w:color="auto"/>
            <w:left w:val="none" w:sz="0" w:space="0" w:color="auto"/>
            <w:bottom w:val="none" w:sz="0" w:space="0" w:color="auto"/>
            <w:right w:val="none" w:sz="0" w:space="0" w:color="auto"/>
          </w:divBdr>
        </w:div>
        <w:div w:id="339045005">
          <w:marLeft w:val="0"/>
          <w:marRight w:val="0"/>
          <w:marTop w:val="0"/>
          <w:marBottom w:val="0"/>
          <w:divBdr>
            <w:top w:val="none" w:sz="0" w:space="0" w:color="auto"/>
            <w:left w:val="none" w:sz="0" w:space="0" w:color="auto"/>
            <w:bottom w:val="none" w:sz="0" w:space="0" w:color="auto"/>
            <w:right w:val="none" w:sz="0" w:space="0" w:color="auto"/>
          </w:divBdr>
        </w:div>
        <w:div w:id="1479493808">
          <w:marLeft w:val="0"/>
          <w:marRight w:val="0"/>
          <w:marTop w:val="0"/>
          <w:marBottom w:val="0"/>
          <w:divBdr>
            <w:top w:val="none" w:sz="0" w:space="0" w:color="auto"/>
            <w:left w:val="none" w:sz="0" w:space="0" w:color="auto"/>
            <w:bottom w:val="none" w:sz="0" w:space="0" w:color="auto"/>
            <w:right w:val="none" w:sz="0" w:space="0" w:color="auto"/>
          </w:divBdr>
        </w:div>
        <w:div w:id="536162076">
          <w:marLeft w:val="0"/>
          <w:marRight w:val="0"/>
          <w:marTop w:val="0"/>
          <w:marBottom w:val="0"/>
          <w:divBdr>
            <w:top w:val="none" w:sz="0" w:space="0" w:color="auto"/>
            <w:left w:val="none" w:sz="0" w:space="0" w:color="auto"/>
            <w:bottom w:val="none" w:sz="0" w:space="0" w:color="auto"/>
            <w:right w:val="none" w:sz="0" w:space="0" w:color="auto"/>
          </w:divBdr>
        </w:div>
        <w:div w:id="1815684904">
          <w:marLeft w:val="0"/>
          <w:marRight w:val="0"/>
          <w:marTop w:val="0"/>
          <w:marBottom w:val="0"/>
          <w:divBdr>
            <w:top w:val="none" w:sz="0" w:space="0" w:color="auto"/>
            <w:left w:val="none" w:sz="0" w:space="0" w:color="auto"/>
            <w:bottom w:val="none" w:sz="0" w:space="0" w:color="auto"/>
            <w:right w:val="none" w:sz="0" w:space="0" w:color="auto"/>
          </w:divBdr>
        </w:div>
        <w:div w:id="817847840">
          <w:marLeft w:val="0"/>
          <w:marRight w:val="0"/>
          <w:marTop w:val="0"/>
          <w:marBottom w:val="0"/>
          <w:divBdr>
            <w:top w:val="none" w:sz="0" w:space="0" w:color="auto"/>
            <w:left w:val="none" w:sz="0" w:space="0" w:color="auto"/>
            <w:bottom w:val="none" w:sz="0" w:space="0" w:color="auto"/>
            <w:right w:val="none" w:sz="0" w:space="0" w:color="auto"/>
          </w:divBdr>
        </w:div>
        <w:div w:id="142898040">
          <w:marLeft w:val="0"/>
          <w:marRight w:val="0"/>
          <w:marTop w:val="0"/>
          <w:marBottom w:val="0"/>
          <w:divBdr>
            <w:top w:val="none" w:sz="0" w:space="0" w:color="auto"/>
            <w:left w:val="none" w:sz="0" w:space="0" w:color="auto"/>
            <w:bottom w:val="none" w:sz="0" w:space="0" w:color="auto"/>
            <w:right w:val="none" w:sz="0" w:space="0" w:color="auto"/>
          </w:divBdr>
        </w:div>
        <w:div w:id="2039114289">
          <w:marLeft w:val="0"/>
          <w:marRight w:val="0"/>
          <w:marTop w:val="0"/>
          <w:marBottom w:val="0"/>
          <w:divBdr>
            <w:top w:val="none" w:sz="0" w:space="0" w:color="auto"/>
            <w:left w:val="none" w:sz="0" w:space="0" w:color="auto"/>
            <w:bottom w:val="none" w:sz="0" w:space="0" w:color="auto"/>
            <w:right w:val="none" w:sz="0" w:space="0" w:color="auto"/>
          </w:divBdr>
        </w:div>
        <w:div w:id="328211665">
          <w:marLeft w:val="0"/>
          <w:marRight w:val="0"/>
          <w:marTop w:val="0"/>
          <w:marBottom w:val="0"/>
          <w:divBdr>
            <w:top w:val="none" w:sz="0" w:space="0" w:color="auto"/>
            <w:left w:val="none" w:sz="0" w:space="0" w:color="auto"/>
            <w:bottom w:val="none" w:sz="0" w:space="0" w:color="auto"/>
            <w:right w:val="none" w:sz="0" w:space="0" w:color="auto"/>
          </w:divBdr>
        </w:div>
        <w:div w:id="449512643">
          <w:marLeft w:val="0"/>
          <w:marRight w:val="0"/>
          <w:marTop w:val="0"/>
          <w:marBottom w:val="0"/>
          <w:divBdr>
            <w:top w:val="none" w:sz="0" w:space="0" w:color="auto"/>
            <w:left w:val="none" w:sz="0" w:space="0" w:color="auto"/>
            <w:bottom w:val="none" w:sz="0" w:space="0" w:color="auto"/>
            <w:right w:val="none" w:sz="0" w:space="0" w:color="auto"/>
          </w:divBdr>
        </w:div>
        <w:div w:id="1036662830">
          <w:marLeft w:val="0"/>
          <w:marRight w:val="0"/>
          <w:marTop w:val="0"/>
          <w:marBottom w:val="0"/>
          <w:divBdr>
            <w:top w:val="none" w:sz="0" w:space="0" w:color="auto"/>
            <w:left w:val="none" w:sz="0" w:space="0" w:color="auto"/>
            <w:bottom w:val="none" w:sz="0" w:space="0" w:color="auto"/>
            <w:right w:val="none" w:sz="0" w:space="0" w:color="auto"/>
          </w:divBdr>
        </w:div>
        <w:div w:id="1429620759">
          <w:marLeft w:val="0"/>
          <w:marRight w:val="0"/>
          <w:marTop w:val="0"/>
          <w:marBottom w:val="0"/>
          <w:divBdr>
            <w:top w:val="none" w:sz="0" w:space="0" w:color="auto"/>
            <w:left w:val="none" w:sz="0" w:space="0" w:color="auto"/>
            <w:bottom w:val="none" w:sz="0" w:space="0" w:color="auto"/>
            <w:right w:val="none" w:sz="0" w:space="0" w:color="auto"/>
          </w:divBdr>
        </w:div>
        <w:div w:id="947007128">
          <w:marLeft w:val="0"/>
          <w:marRight w:val="0"/>
          <w:marTop w:val="0"/>
          <w:marBottom w:val="0"/>
          <w:divBdr>
            <w:top w:val="none" w:sz="0" w:space="0" w:color="auto"/>
            <w:left w:val="none" w:sz="0" w:space="0" w:color="auto"/>
            <w:bottom w:val="none" w:sz="0" w:space="0" w:color="auto"/>
            <w:right w:val="none" w:sz="0" w:space="0" w:color="auto"/>
          </w:divBdr>
        </w:div>
        <w:div w:id="132413583">
          <w:marLeft w:val="0"/>
          <w:marRight w:val="0"/>
          <w:marTop w:val="0"/>
          <w:marBottom w:val="0"/>
          <w:divBdr>
            <w:top w:val="none" w:sz="0" w:space="0" w:color="auto"/>
            <w:left w:val="none" w:sz="0" w:space="0" w:color="auto"/>
            <w:bottom w:val="none" w:sz="0" w:space="0" w:color="auto"/>
            <w:right w:val="none" w:sz="0" w:space="0" w:color="auto"/>
          </w:divBdr>
        </w:div>
        <w:div w:id="666902500">
          <w:marLeft w:val="0"/>
          <w:marRight w:val="0"/>
          <w:marTop w:val="0"/>
          <w:marBottom w:val="0"/>
          <w:divBdr>
            <w:top w:val="none" w:sz="0" w:space="0" w:color="auto"/>
            <w:left w:val="none" w:sz="0" w:space="0" w:color="auto"/>
            <w:bottom w:val="none" w:sz="0" w:space="0" w:color="auto"/>
            <w:right w:val="none" w:sz="0" w:space="0" w:color="auto"/>
          </w:divBdr>
        </w:div>
        <w:div w:id="270825008">
          <w:marLeft w:val="0"/>
          <w:marRight w:val="0"/>
          <w:marTop w:val="0"/>
          <w:marBottom w:val="0"/>
          <w:divBdr>
            <w:top w:val="none" w:sz="0" w:space="0" w:color="auto"/>
            <w:left w:val="none" w:sz="0" w:space="0" w:color="auto"/>
            <w:bottom w:val="none" w:sz="0" w:space="0" w:color="auto"/>
            <w:right w:val="none" w:sz="0" w:space="0" w:color="auto"/>
          </w:divBdr>
        </w:div>
        <w:div w:id="970401494">
          <w:marLeft w:val="0"/>
          <w:marRight w:val="0"/>
          <w:marTop w:val="0"/>
          <w:marBottom w:val="0"/>
          <w:divBdr>
            <w:top w:val="none" w:sz="0" w:space="0" w:color="auto"/>
            <w:left w:val="none" w:sz="0" w:space="0" w:color="auto"/>
            <w:bottom w:val="none" w:sz="0" w:space="0" w:color="auto"/>
            <w:right w:val="none" w:sz="0" w:space="0" w:color="auto"/>
          </w:divBdr>
        </w:div>
        <w:div w:id="2025284157">
          <w:marLeft w:val="0"/>
          <w:marRight w:val="0"/>
          <w:marTop w:val="0"/>
          <w:marBottom w:val="0"/>
          <w:divBdr>
            <w:top w:val="none" w:sz="0" w:space="0" w:color="auto"/>
            <w:left w:val="none" w:sz="0" w:space="0" w:color="auto"/>
            <w:bottom w:val="none" w:sz="0" w:space="0" w:color="auto"/>
            <w:right w:val="none" w:sz="0" w:space="0" w:color="auto"/>
          </w:divBdr>
        </w:div>
        <w:div w:id="1796606123">
          <w:marLeft w:val="0"/>
          <w:marRight w:val="0"/>
          <w:marTop w:val="0"/>
          <w:marBottom w:val="0"/>
          <w:divBdr>
            <w:top w:val="none" w:sz="0" w:space="0" w:color="auto"/>
            <w:left w:val="none" w:sz="0" w:space="0" w:color="auto"/>
            <w:bottom w:val="none" w:sz="0" w:space="0" w:color="auto"/>
            <w:right w:val="none" w:sz="0" w:space="0" w:color="auto"/>
          </w:divBdr>
        </w:div>
        <w:div w:id="403989011">
          <w:marLeft w:val="0"/>
          <w:marRight w:val="0"/>
          <w:marTop w:val="0"/>
          <w:marBottom w:val="0"/>
          <w:divBdr>
            <w:top w:val="none" w:sz="0" w:space="0" w:color="auto"/>
            <w:left w:val="none" w:sz="0" w:space="0" w:color="auto"/>
            <w:bottom w:val="none" w:sz="0" w:space="0" w:color="auto"/>
            <w:right w:val="none" w:sz="0" w:space="0" w:color="auto"/>
          </w:divBdr>
        </w:div>
        <w:div w:id="704185047">
          <w:marLeft w:val="0"/>
          <w:marRight w:val="0"/>
          <w:marTop w:val="0"/>
          <w:marBottom w:val="0"/>
          <w:divBdr>
            <w:top w:val="none" w:sz="0" w:space="0" w:color="auto"/>
            <w:left w:val="none" w:sz="0" w:space="0" w:color="auto"/>
            <w:bottom w:val="none" w:sz="0" w:space="0" w:color="auto"/>
            <w:right w:val="none" w:sz="0" w:space="0" w:color="auto"/>
          </w:divBdr>
        </w:div>
        <w:div w:id="2068259160">
          <w:marLeft w:val="0"/>
          <w:marRight w:val="0"/>
          <w:marTop w:val="0"/>
          <w:marBottom w:val="0"/>
          <w:divBdr>
            <w:top w:val="none" w:sz="0" w:space="0" w:color="auto"/>
            <w:left w:val="none" w:sz="0" w:space="0" w:color="auto"/>
            <w:bottom w:val="none" w:sz="0" w:space="0" w:color="auto"/>
            <w:right w:val="none" w:sz="0" w:space="0" w:color="auto"/>
          </w:divBdr>
        </w:div>
        <w:div w:id="1000039811">
          <w:marLeft w:val="0"/>
          <w:marRight w:val="0"/>
          <w:marTop w:val="0"/>
          <w:marBottom w:val="0"/>
          <w:divBdr>
            <w:top w:val="none" w:sz="0" w:space="0" w:color="auto"/>
            <w:left w:val="none" w:sz="0" w:space="0" w:color="auto"/>
            <w:bottom w:val="none" w:sz="0" w:space="0" w:color="auto"/>
            <w:right w:val="none" w:sz="0" w:space="0" w:color="auto"/>
          </w:divBdr>
        </w:div>
        <w:div w:id="1893732112">
          <w:marLeft w:val="0"/>
          <w:marRight w:val="0"/>
          <w:marTop w:val="0"/>
          <w:marBottom w:val="0"/>
          <w:divBdr>
            <w:top w:val="none" w:sz="0" w:space="0" w:color="auto"/>
            <w:left w:val="none" w:sz="0" w:space="0" w:color="auto"/>
            <w:bottom w:val="none" w:sz="0" w:space="0" w:color="auto"/>
            <w:right w:val="none" w:sz="0" w:space="0" w:color="auto"/>
          </w:divBdr>
        </w:div>
        <w:div w:id="1757553166">
          <w:marLeft w:val="0"/>
          <w:marRight w:val="0"/>
          <w:marTop w:val="0"/>
          <w:marBottom w:val="0"/>
          <w:divBdr>
            <w:top w:val="none" w:sz="0" w:space="0" w:color="auto"/>
            <w:left w:val="none" w:sz="0" w:space="0" w:color="auto"/>
            <w:bottom w:val="none" w:sz="0" w:space="0" w:color="auto"/>
            <w:right w:val="none" w:sz="0" w:space="0" w:color="auto"/>
          </w:divBdr>
        </w:div>
        <w:div w:id="2136363651">
          <w:marLeft w:val="0"/>
          <w:marRight w:val="0"/>
          <w:marTop w:val="0"/>
          <w:marBottom w:val="0"/>
          <w:divBdr>
            <w:top w:val="none" w:sz="0" w:space="0" w:color="auto"/>
            <w:left w:val="none" w:sz="0" w:space="0" w:color="auto"/>
            <w:bottom w:val="none" w:sz="0" w:space="0" w:color="auto"/>
            <w:right w:val="none" w:sz="0" w:space="0" w:color="auto"/>
          </w:divBdr>
        </w:div>
        <w:div w:id="75829804">
          <w:marLeft w:val="0"/>
          <w:marRight w:val="0"/>
          <w:marTop w:val="0"/>
          <w:marBottom w:val="0"/>
          <w:divBdr>
            <w:top w:val="none" w:sz="0" w:space="0" w:color="auto"/>
            <w:left w:val="none" w:sz="0" w:space="0" w:color="auto"/>
            <w:bottom w:val="none" w:sz="0" w:space="0" w:color="auto"/>
            <w:right w:val="none" w:sz="0" w:space="0" w:color="auto"/>
          </w:divBdr>
        </w:div>
        <w:div w:id="632910033">
          <w:marLeft w:val="0"/>
          <w:marRight w:val="0"/>
          <w:marTop w:val="0"/>
          <w:marBottom w:val="0"/>
          <w:divBdr>
            <w:top w:val="none" w:sz="0" w:space="0" w:color="auto"/>
            <w:left w:val="none" w:sz="0" w:space="0" w:color="auto"/>
            <w:bottom w:val="none" w:sz="0" w:space="0" w:color="auto"/>
            <w:right w:val="none" w:sz="0" w:space="0" w:color="auto"/>
          </w:divBdr>
        </w:div>
        <w:div w:id="900019416">
          <w:marLeft w:val="0"/>
          <w:marRight w:val="0"/>
          <w:marTop w:val="0"/>
          <w:marBottom w:val="0"/>
          <w:divBdr>
            <w:top w:val="none" w:sz="0" w:space="0" w:color="auto"/>
            <w:left w:val="none" w:sz="0" w:space="0" w:color="auto"/>
            <w:bottom w:val="none" w:sz="0" w:space="0" w:color="auto"/>
            <w:right w:val="none" w:sz="0" w:space="0" w:color="auto"/>
          </w:divBdr>
        </w:div>
        <w:div w:id="1288852455">
          <w:marLeft w:val="0"/>
          <w:marRight w:val="0"/>
          <w:marTop w:val="0"/>
          <w:marBottom w:val="0"/>
          <w:divBdr>
            <w:top w:val="none" w:sz="0" w:space="0" w:color="auto"/>
            <w:left w:val="none" w:sz="0" w:space="0" w:color="auto"/>
            <w:bottom w:val="none" w:sz="0" w:space="0" w:color="auto"/>
            <w:right w:val="none" w:sz="0" w:space="0" w:color="auto"/>
          </w:divBdr>
        </w:div>
        <w:div w:id="1431701149">
          <w:marLeft w:val="0"/>
          <w:marRight w:val="0"/>
          <w:marTop w:val="0"/>
          <w:marBottom w:val="0"/>
          <w:divBdr>
            <w:top w:val="none" w:sz="0" w:space="0" w:color="auto"/>
            <w:left w:val="none" w:sz="0" w:space="0" w:color="auto"/>
            <w:bottom w:val="none" w:sz="0" w:space="0" w:color="auto"/>
            <w:right w:val="none" w:sz="0" w:space="0" w:color="auto"/>
          </w:divBdr>
        </w:div>
        <w:div w:id="1265112179">
          <w:marLeft w:val="0"/>
          <w:marRight w:val="0"/>
          <w:marTop w:val="0"/>
          <w:marBottom w:val="0"/>
          <w:divBdr>
            <w:top w:val="none" w:sz="0" w:space="0" w:color="auto"/>
            <w:left w:val="none" w:sz="0" w:space="0" w:color="auto"/>
            <w:bottom w:val="none" w:sz="0" w:space="0" w:color="auto"/>
            <w:right w:val="none" w:sz="0" w:space="0" w:color="auto"/>
          </w:divBdr>
        </w:div>
        <w:div w:id="20782469">
          <w:marLeft w:val="0"/>
          <w:marRight w:val="0"/>
          <w:marTop w:val="0"/>
          <w:marBottom w:val="0"/>
          <w:divBdr>
            <w:top w:val="none" w:sz="0" w:space="0" w:color="auto"/>
            <w:left w:val="none" w:sz="0" w:space="0" w:color="auto"/>
            <w:bottom w:val="none" w:sz="0" w:space="0" w:color="auto"/>
            <w:right w:val="none" w:sz="0" w:space="0" w:color="auto"/>
          </w:divBdr>
        </w:div>
        <w:div w:id="259417248">
          <w:marLeft w:val="0"/>
          <w:marRight w:val="0"/>
          <w:marTop w:val="0"/>
          <w:marBottom w:val="0"/>
          <w:divBdr>
            <w:top w:val="none" w:sz="0" w:space="0" w:color="auto"/>
            <w:left w:val="none" w:sz="0" w:space="0" w:color="auto"/>
            <w:bottom w:val="none" w:sz="0" w:space="0" w:color="auto"/>
            <w:right w:val="none" w:sz="0" w:space="0" w:color="auto"/>
          </w:divBdr>
        </w:div>
        <w:div w:id="1852599858">
          <w:marLeft w:val="0"/>
          <w:marRight w:val="0"/>
          <w:marTop w:val="0"/>
          <w:marBottom w:val="0"/>
          <w:divBdr>
            <w:top w:val="none" w:sz="0" w:space="0" w:color="auto"/>
            <w:left w:val="none" w:sz="0" w:space="0" w:color="auto"/>
            <w:bottom w:val="none" w:sz="0" w:space="0" w:color="auto"/>
            <w:right w:val="none" w:sz="0" w:space="0" w:color="auto"/>
          </w:divBdr>
        </w:div>
        <w:div w:id="559632425">
          <w:marLeft w:val="0"/>
          <w:marRight w:val="0"/>
          <w:marTop w:val="0"/>
          <w:marBottom w:val="0"/>
          <w:divBdr>
            <w:top w:val="none" w:sz="0" w:space="0" w:color="auto"/>
            <w:left w:val="none" w:sz="0" w:space="0" w:color="auto"/>
            <w:bottom w:val="none" w:sz="0" w:space="0" w:color="auto"/>
            <w:right w:val="none" w:sz="0" w:space="0" w:color="auto"/>
          </w:divBdr>
        </w:div>
        <w:div w:id="1112047458">
          <w:marLeft w:val="0"/>
          <w:marRight w:val="0"/>
          <w:marTop w:val="0"/>
          <w:marBottom w:val="0"/>
          <w:divBdr>
            <w:top w:val="none" w:sz="0" w:space="0" w:color="auto"/>
            <w:left w:val="none" w:sz="0" w:space="0" w:color="auto"/>
            <w:bottom w:val="none" w:sz="0" w:space="0" w:color="auto"/>
            <w:right w:val="none" w:sz="0" w:space="0" w:color="auto"/>
          </w:divBdr>
        </w:div>
        <w:div w:id="2046715075">
          <w:marLeft w:val="0"/>
          <w:marRight w:val="0"/>
          <w:marTop w:val="0"/>
          <w:marBottom w:val="0"/>
          <w:divBdr>
            <w:top w:val="none" w:sz="0" w:space="0" w:color="auto"/>
            <w:left w:val="none" w:sz="0" w:space="0" w:color="auto"/>
            <w:bottom w:val="none" w:sz="0" w:space="0" w:color="auto"/>
            <w:right w:val="none" w:sz="0" w:space="0" w:color="auto"/>
          </w:divBdr>
        </w:div>
        <w:div w:id="984313094">
          <w:marLeft w:val="0"/>
          <w:marRight w:val="0"/>
          <w:marTop w:val="0"/>
          <w:marBottom w:val="0"/>
          <w:divBdr>
            <w:top w:val="none" w:sz="0" w:space="0" w:color="auto"/>
            <w:left w:val="none" w:sz="0" w:space="0" w:color="auto"/>
            <w:bottom w:val="none" w:sz="0" w:space="0" w:color="auto"/>
            <w:right w:val="none" w:sz="0" w:space="0" w:color="auto"/>
          </w:divBdr>
        </w:div>
        <w:div w:id="646206532">
          <w:marLeft w:val="0"/>
          <w:marRight w:val="0"/>
          <w:marTop w:val="0"/>
          <w:marBottom w:val="0"/>
          <w:divBdr>
            <w:top w:val="none" w:sz="0" w:space="0" w:color="auto"/>
            <w:left w:val="none" w:sz="0" w:space="0" w:color="auto"/>
            <w:bottom w:val="none" w:sz="0" w:space="0" w:color="auto"/>
            <w:right w:val="none" w:sz="0" w:space="0" w:color="auto"/>
          </w:divBdr>
        </w:div>
        <w:div w:id="1673530787">
          <w:marLeft w:val="0"/>
          <w:marRight w:val="0"/>
          <w:marTop w:val="0"/>
          <w:marBottom w:val="0"/>
          <w:divBdr>
            <w:top w:val="none" w:sz="0" w:space="0" w:color="auto"/>
            <w:left w:val="none" w:sz="0" w:space="0" w:color="auto"/>
            <w:bottom w:val="none" w:sz="0" w:space="0" w:color="auto"/>
            <w:right w:val="none" w:sz="0" w:space="0" w:color="auto"/>
          </w:divBdr>
        </w:div>
        <w:div w:id="899167570">
          <w:marLeft w:val="0"/>
          <w:marRight w:val="0"/>
          <w:marTop w:val="0"/>
          <w:marBottom w:val="0"/>
          <w:divBdr>
            <w:top w:val="none" w:sz="0" w:space="0" w:color="auto"/>
            <w:left w:val="none" w:sz="0" w:space="0" w:color="auto"/>
            <w:bottom w:val="none" w:sz="0" w:space="0" w:color="auto"/>
            <w:right w:val="none" w:sz="0" w:space="0" w:color="auto"/>
          </w:divBdr>
        </w:div>
        <w:div w:id="441614176">
          <w:marLeft w:val="0"/>
          <w:marRight w:val="0"/>
          <w:marTop w:val="0"/>
          <w:marBottom w:val="0"/>
          <w:divBdr>
            <w:top w:val="none" w:sz="0" w:space="0" w:color="auto"/>
            <w:left w:val="none" w:sz="0" w:space="0" w:color="auto"/>
            <w:bottom w:val="none" w:sz="0" w:space="0" w:color="auto"/>
            <w:right w:val="none" w:sz="0" w:space="0" w:color="auto"/>
          </w:divBdr>
        </w:div>
        <w:div w:id="632373788">
          <w:marLeft w:val="0"/>
          <w:marRight w:val="0"/>
          <w:marTop w:val="0"/>
          <w:marBottom w:val="0"/>
          <w:divBdr>
            <w:top w:val="none" w:sz="0" w:space="0" w:color="auto"/>
            <w:left w:val="none" w:sz="0" w:space="0" w:color="auto"/>
            <w:bottom w:val="none" w:sz="0" w:space="0" w:color="auto"/>
            <w:right w:val="none" w:sz="0" w:space="0" w:color="auto"/>
          </w:divBdr>
        </w:div>
        <w:div w:id="1114786176">
          <w:marLeft w:val="0"/>
          <w:marRight w:val="0"/>
          <w:marTop w:val="0"/>
          <w:marBottom w:val="0"/>
          <w:divBdr>
            <w:top w:val="none" w:sz="0" w:space="0" w:color="auto"/>
            <w:left w:val="none" w:sz="0" w:space="0" w:color="auto"/>
            <w:bottom w:val="none" w:sz="0" w:space="0" w:color="auto"/>
            <w:right w:val="none" w:sz="0" w:space="0" w:color="auto"/>
          </w:divBdr>
        </w:div>
        <w:div w:id="1146582768">
          <w:marLeft w:val="0"/>
          <w:marRight w:val="0"/>
          <w:marTop w:val="0"/>
          <w:marBottom w:val="0"/>
          <w:divBdr>
            <w:top w:val="none" w:sz="0" w:space="0" w:color="auto"/>
            <w:left w:val="none" w:sz="0" w:space="0" w:color="auto"/>
            <w:bottom w:val="none" w:sz="0" w:space="0" w:color="auto"/>
            <w:right w:val="none" w:sz="0" w:space="0" w:color="auto"/>
          </w:divBdr>
        </w:div>
        <w:div w:id="2125731266">
          <w:marLeft w:val="0"/>
          <w:marRight w:val="0"/>
          <w:marTop w:val="0"/>
          <w:marBottom w:val="0"/>
          <w:divBdr>
            <w:top w:val="none" w:sz="0" w:space="0" w:color="auto"/>
            <w:left w:val="none" w:sz="0" w:space="0" w:color="auto"/>
            <w:bottom w:val="none" w:sz="0" w:space="0" w:color="auto"/>
            <w:right w:val="none" w:sz="0" w:space="0" w:color="auto"/>
          </w:divBdr>
        </w:div>
        <w:div w:id="1130244561">
          <w:marLeft w:val="0"/>
          <w:marRight w:val="0"/>
          <w:marTop w:val="0"/>
          <w:marBottom w:val="0"/>
          <w:divBdr>
            <w:top w:val="none" w:sz="0" w:space="0" w:color="auto"/>
            <w:left w:val="none" w:sz="0" w:space="0" w:color="auto"/>
            <w:bottom w:val="none" w:sz="0" w:space="0" w:color="auto"/>
            <w:right w:val="none" w:sz="0" w:space="0" w:color="auto"/>
          </w:divBdr>
        </w:div>
        <w:div w:id="1226647403">
          <w:marLeft w:val="0"/>
          <w:marRight w:val="0"/>
          <w:marTop w:val="0"/>
          <w:marBottom w:val="0"/>
          <w:divBdr>
            <w:top w:val="none" w:sz="0" w:space="0" w:color="auto"/>
            <w:left w:val="none" w:sz="0" w:space="0" w:color="auto"/>
            <w:bottom w:val="none" w:sz="0" w:space="0" w:color="auto"/>
            <w:right w:val="none" w:sz="0" w:space="0" w:color="auto"/>
          </w:divBdr>
        </w:div>
        <w:div w:id="1349259875">
          <w:marLeft w:val="0"/>
          <w:marRight w:val="0"/>
          <w:marTop w:val="0"/>
          <w:marBottom w:val="0"/>
          <w:divBdr>
            <w:top w:val="none" w:sz="0" w:space="0" w:color="auto"/>
            <w:left w:val="none" w:sz="0" w:space="0" w:color="auto"/>
            <w:bottom w:val="none" w:sz="0" w:space="0" w:color="auto"/>
            <w:right w:val="none" w:sz="0" w:space="0" w:color="auto"/>
          </w:divBdr>
        </w:div>
        <w:div w:id="1617567330">
          <w:marLeft w:val="0"/>
          <w:marRight w:val="0"/>
          <w:marTop w:val="0"/>
          <w:marBottom w:val="0"/>
          <w:divBdr>
            <w:top w:val="none" w:sz="0" w:space="0" w:color="auto"/>
            <w:left w:val="none" w:sz="0" w:space="0" w:color="auto"/>
            <w:bottom w:val="none" w:sz="0" w:space="0" w:color="auto"/>
            <w:right w:val="none" w:sz="0" w:space="0" w:color="auto"/>
          </w:divBdr>
        </w:div>
        <w:div w:id="478039880">
          <w:marLeft w:val="0"/>
          <w:marRight w:val="0"/>
          <w:marTop w:val="0"/>
          <w:marBottom w:val="0"/>
          <w:divBdr>
            <w:top w:val="none" w:sz="0" w:space="0" w:color="auto"/>
            <w:left w:val="none" w:sz="0" w:space="0" w:color="auto"/>
            <w:bottom w:val="none" w:sz="0" w:space="0" w:color="auto"/>
            <w:right w:val="none" w:sz="0" w:space="0" w:color="auto"/>
          </w:divBdr>
        </w:div>
        <w:div w:id="563416679">
          <w:marLeft w:val="0"/>
          <w:marRight w:val="0"/>
          <w:marTop w:val="0"/>
          <w:marBottom w:val="0"/>
          <w:divBdr>
            <w:top w:val="none" w:sz="0" w:space="0" w:color="auto"/>
            <w:left w:val="none" w:sz="0" w:space="0" w:color="auto"/>
            <w:bottom w:val="none" w:sz="0" w:space="0" w:color="auto"/>
            <w:right w:val="none" w:sz="0" w:space="0" w:color="auto"/>
          </w:divBdr>
        </w:div>
        <w:div w:id="502479534">
          <w:marLeft w:val="0"/>
          <w:marRight w:val="0"/>
          <w:marTop w:val="0"/>
          <w:marBottom w:val="0"/>
          <w:divBdr>
            <w:top w:val="none" w:sz="0" w:space="0" w:color="auto"/>
            <w:left w:val="none" w:sz="0" w:space="0" w:color="auto"/>
            <w:bottom w:val="none" w:sz="0" w:space="0" w:color="auto"/>
            <w:right w:val="none" w:sz="0" w:space="0" w:color="auto"/>
          </w:divBdr>
        </w:div>
        <w:div w:id="1003774394">
          <w:marLeft w:val="0"/>
          <w:marRight w:val="0"/>
          <w:marTop w:val="0"/>
          <w:marBottom w:val="0"/>
          <w:divBdr>
            <w:top w:val="none" w:sz="0" w:space="0" w:color="auto"/>
            <w:left w:val="none" w:sz="0" w:space="0" w:color="auto"/>
            <w:bottom w:val="none" w:sz="0" w:space="0" w:color="auto"/>
            <w:right w:val="none" w:sz="0" w:space="0" w:color="auto"/>
          </w:divBdr>
        </w:div>
        <w:div w:id="1272933199">
          <w:marLeft w:val="0"/>
          <w:marRight w:val="0"/>
          <w:marTop w:val="0"/>
          <w:marBottom w:val="0"/>
          <w:divBdr>
            <w:top w:val="none" w:sz="0" w:space="0" w:color="auto"/>
            <w:left w:val="none" w:sz="0" w:space="0" w:color="auto"/>
            <w:bottom w:val="none" w:sz="0" w:space="0" w:color="auto"/>
            <w:right w:val="none" w:sz="0" w:space="0" w:color="auto"/>
          </w:divBdr>
        </w:div>
        <w:div w:id="1890410848">
          <w:marLeft w:val="0"/>
          <w:marRight w:val="0"/>
          <w:marTop w:val="0"/>
          <w:marBottom w:val="0"/>
          <w:divBdr>
            <w:top w:val="none" w:sz="0" w:space="0" w:color="auto"/>
            <w:left w:val="none" w:sz="0" w:space="0" w:color="auto"/>
            <w:bottom w:val="none" w:sz="0" w:space="0" w:color="auto"/>
            <w:right w:val="none" w:sz="0" w:space="0" w:color="auto"/>
          </w:divBdr>
        </w:div>
        <w:div w:id="1270043408">
          <w:marLeft w:val="0"/>
          <w:marRight w:val="0"/>
          <w:marTop w:val="0"/>
          <w:marBottom w:val="0"/>
          <w:divBdr>
            <w:top w:val="none" w:sz="0" w:space="0" w:color="auto"/>
            <w:left w:val="none" w:sz="0" w:space="0" w:color="auto"/>
            <w:bottom w:val="none" w:sz="0" w:space="0" w:color="auto"/>
            <w:right w:val="none" w:sz="0" w:space="0" w:color="auto"/>
          </w:divBdr>
        </w:div>
        <w:div w:id="495070637">
          <w:marLeft w:val="0"/>
          <w:marRight w:val="0"/>
          <w:marTop w:val="0"/>
          <w:marBottom w:val="0"/>
          <w:divBdr>
            <w:top w:val="none" w:sz="0" w:space="0" w:color="auto"/>
            <w:left w:val="none" w:sz="0" w:space="0" w:color="auto"/>
            <w:bottom w:val="none" w:sz="0" w:space="0" w:color="auto"/>
            <w:right w:val="none" w:sz="0" w:space="0" w:color="auto"/>
          </w:divBdr>
        </w:div>
        <w:div w:id="1354529701">
          <w:marLeft w:val="0"/>
          <w:marRight w:val="0"/>
          <w:marTop w:val="0"/>
          <w:marBottom w:val="0"/>
          <w:divBdr>
            <w:top w:val="none" w:sz="0" w:space="0" w:color="auto"/>
            <w:left w:val="none" w:sz="0" w:space="0" w:color="auto"/>
            <w:bottom w:val="none" w:sz="0" w:space="0" w:color="auto"/>
            <w:right w:val="none" w:sz="0" w:space="0" w:color="auto"/>
          </w:divBdr>
        </w:div>
        <w:div w:id="645160434">
          <w:marLeft w:val="0"/>
          <w:marRight w:val="0"/>
          <w:marTop w:val="0"/>
          <w:marBottom w:val="0"/>
          <w:divBdr>
            <w:top w:val="none" w:sz="0" w:space="0" w:color="auto"/>
            <w:left w:val="none" w:sz="0" w:space="0" w:color="auto"/>
            <w:bottom w:val="none" w:sz="0" w:space="0" w:color="auto"/>
            <w:right w:val="none" w:sz="0" w:space="0" w:color="auto"/>
          </w:divBdr>
        </w:div>
        <w:div w:id="1017122415">
          <w:marLeft w:val="0"/>
          <w:marRight w:val="0"/>
          <w:marTop w:val="0"/>
          <w:marBottom w:val="0"/>
          <w:divBdr>
            <w:top w:val="none" w:sz="0" w:space="0" w:color="auto"/>
            <w:left w:val="none" w:sz="0" w:space="0" w:color="auto"/>
            <w:bottom w:val="none" w:sz="0" w:space="0" w:color="auto"/>
            <w:right w:val="none" w:sz="0" w:space="0" w:color="auto"/>
          </w:divBdr>
        </w:div>
        <w:div w:id="1020665592">
          <w:marLeft w:val="0"/>
          <w:marRight w:val="0"/>
          <w:marTop w:val="0"/>
          <w:marBottom w:val="0"/>
          <w:divBdr>
            <w:top w:val="none" w:sz="0" w:space="0" w:color="auto"/>
            <w:left w:val="none" w:sz="0" w:space="0" w:color="auto"/>
            <w:bottom w:val="none" w:sz="0" w:space="0" w:color="auto"/>
            <w:right w:val="none" w:sz="0" w:space="0" w:color="auto"/>
          </w:divBdr>
        </w:div>
        <w:div w:id="249773674">
          <w:marLeft w:val="0"/>
          <w:marRight w:val="0"/>
          <w:marTop w:val="0"/>
          <w:marBottom w:val="0"/>
          <w:divBdr>
            <w:top w:val="none" w:sz="0" w:space="0" w:color="auto"/>
            <w:left w:val="none" w:sz="0" w:space="0" w:color="auto"/>
            <w:bottom w:val="none" w:sz="0" w:space="0" w:color="auto"/>
            <w:right w:val="none" w:sz="0" w:space="0" w:color="auto"/>
          </w:divBdr>
        </w:div>
        <w:div w:id="180438234">
          <w:marLeft w:val="0"/>
          <w:marRight w:val="0"/>
          <w:marTop w:val="0"/>
          <w:marBottom w:val="0"/>
          <w:divBdr>
            <w:top w:val="none" w:sz="0" w:space="0" w:color="auto"/>
            <w:left w:val="none" w:sz="0" w:space="0" w:color="auto"/>
            <w:bottom w:val="none" w:sz="0" w:space="0" w:color="auto"/>
            <w:right w:val="none" w:sz="0" w:space="0" w:color="auto"/>
          </w:divBdr>
        </w:div>
        <w:div w:id="2024361118">
          <w:marLeft w:val="0"/>
          <w:marRight w:val="0"/>
          <w:marTop w:val="0"/>
          <w:marBottom w:val="0"/>
          <w:divBdr>
            <w:top w:val="none" w:sz="0" w:space="0" w:color="auto"/>
            <w:left w:val="none" w:sz="0" w:space="0" w:color="auto"/>
            <w:bottom w:val="none" w:sz="0" w:space="0" w:color="auto"/>
            <w:right w:val="none" w:sz="0" w:space="0" w:color="auto"/>
          </w:divBdr>
        </w:div>
        <w:div w:id="1578973925">
          <w:marLeft w:val="0"/>
          <w:marRight w:val="0"/>
          <w:marTop w:val="0"/>
          <w:marBottom w:val="0"/>
          <w:divBdr>
            <w:top w:val="none" w:sz="0" w:space="0" w:color="auto"/>
            <w:left w:val="none" w:sz="0" w:space="0" w:color="auto"/>
            <w:bottom w:val="none" w:sz="0" w:space="0" w:color="auto"/>
            <w:right w:val="none" w:sz="0" w:space="0" w:color="auto"/>
          </w:divBdr>
        </w:div>
        <w:div w:id="2072069927">
          <w:marLeft w:val="0"/>
          <w:marRight w:val="0"/>
          <w:marTop w:val="0"/>
          <w:marBottom w:val="0"/>
          <w:divBdr>
            <w:top w:val="none" w:sz="0" w:space="0" w:color="auto"/>
            <w:left w:val="none" w:sz="0" w:space="0" w:color="auto"/>
            <w:bottom w:val="none" w:sz="0" w:space="0" w:color="auto"/>
            <w:right w:val="none" w:sz="0" w:space="0" w:color="auto"/>
          </w:divBdr>
        </w:div>
        <w:div w:id="866991685">
          <w:marLeft w:val="0"/>
          <w:marRight w:val="0"/>
          <w:marTop w:val="0"/>
          <w:marBottom w:val="0"/>
          <w:divBdr>
            <w:top w:val="none" w:sz="0" w:space="0" w:color="auto"/>
            <w:left w:val="none" w:sz="0" w:space="0" w:color="auto"/>
            <w:bottom w:val="none" w:sz="0" w:space="0" w:color="auto"/>
            <w:right w:val="none" w:sz="0" w:space="0" w:color="auto"/>
          </w:divBdr>
        </w:div>
        <w:div w:id="152767394">
          <w:marLeft w:val="0"/>
          <w:marRight w:val="0"/>
          <w:marTop w:val="0"/>
          <w:marBottom w:val="0"/>
          <w:divBdr>
            <w:top w:val="none" w:sz="0" w:space="0" w:color="auto"/>
            <w:left w:val="none" w:sz="0" w:space="0" w:color="auto"/>
            <w:bottom w:val="none" w:sz="0" w:space="0" w:color="auto"/>
            <w:right w:val="none" w:sz="0" w:space="0" w:color="auto"/>
          </w:divBdr>
        </w:div>
        <w:div w:id="1677030252">
          <w:marLeft w:val="0"/>
          <w:marRight w:val="0"/>
          <w:marTop w:val="0"/>
          <w:marBottom w:val="0"/>
          <w:divBdr>
            <w:top w:val="none" w:sz="0" w:space="0" w:color="auto"/>
            <w:left w:val="none" w:sz="0" w:space="0" w:color="auto"/>
            <w:bottom w:val="none" w:sz="0" w:space="0" w:color="auto"/>
            <w:right w:val="none" w:sz="0" w:space="0" w:color="auto"/>
          </w:divBdr>
        </w:div>
        <w:div w:id="276134026">
          <w:marLeft w:val="0"/>
          <w:marRight w:val="0"/>
          <w:marTop w:val="0"/>
          <w:marBottom w:val="0"/>
          <w:divBdr>
            <w:top w:val="none" w:sz="0" w:space="0" w:color="auto"/>
            <w:left w:val="none" w:sz="0" w:space="0" w:color="auto"/>
            <w:bottom w:val="none" w:sz="0" w:space="0" w:color="auto"/>
            <w:right w:val="none" w:sz="0" w:space="0" w:color="auto"/>
          </w:divBdr>
        </w:div>
        <w:div w:id="1662542012">
          <w:marLeft w:val="0"/>
          <w:marRight w:val="0"/>
          <w:marTop w:val="0"/>
          <w:marBottom w:val="0"/>
          <w:divBdr>
            <w:top w:val="none" w:sz="0" w:space="0" w:color="auto"/>
            <w:left w:val="none" w:sz="0" w:space="0" w:color="auto"/>
            <w:bottom w:val="none" w:sz="0" w:space="0" w:color="auto"/>
            <w:right w:val="none" w:sz="0" w:space="0" w:color="auto"/>
          </w:divBdr>
        </w:div>
        <w:div w:id="691151081">
          <w:marLeft w:val="0"/>
          <w:marRight w:val="0"/>
          <w:marTop w:val="0"/>
          <w:marBottom w:val="0"/>
          <w:divBdr>
            <w:top w:val="none" w:sz="0" w:space="0" w:color="auto"/>
            <w:left w:val="none" w:sz="0" w:space="0" w:color="auto"/>
            <w:bottom w:val="none" w:sz="0" w:space="0" w:color="auto"/>
            <w:right w:val="none" w:sz="0" w:space="0" w:color="auto"/>
          </w:divBdr>
        </w:div>
        <w:div w:id="169832018">
          <w:marLeft w:val="0"/>
          <w:marRight w:val="0"/>
          <w:marTop w:val="0"/>
          <w:marBottom w:val="0"/>
          <w:divBdr>
            <w:top w:val="none" w:sz="0" w:space="0" w:color="auto"/>
            <w:left w:val="none" w:sz="0" w:space="0" w:color="auto"/>
            <w:bottom w:val="none" w:sz="0" w:space="0" w:color="auto"/>
            <w:right w:val="none" w:sz="0" w:space="0" w:color="auto"/>
          </w:divBdr>
        </w:div>
        <w:div w:id="1683968240">
          <w:marLeft w:val="0"/>
          <w:marRight w:val="0"/>
          <w:marTop w:val="0"/>
          <w:marBottom w:val="0"/>
          <w:divBdr>
            <w:top w:val="none" w:sz="0" w:space="0" w:color="auto"/>
            <w:left w:val="none" w:sz="0" w:space="0" w:color="auto"/>
            <w:bottom w:val="none" w:sz="0" w:space="0" w:color="auto"/>
            <w:right w:val="none" w:sz="0" w:space="0" w:color="auto"/>
          </w:divBdr>
        </w:div>
        <w:div w:id="978730633">
          <w:marLeft w:val="0"/>
          <w:marRight w:val="0"/>
          <w:marTop w:val="0"/>
          <w:marBottom w:val="0"/>
          <w:divBdr>
            <w:top w:val="none" w:sz="0" w:space="0" w:color="auto"/>
            <w:left w:val="none" w:sz="0" w:space="0" w:color="auto"/>
            <w:bottom w:val="none" w:sz="0" w:space="0" w:color="auto"/>
            <w:right w:val="none" w:sz="0" w:space="0" w:color="auto"/>
          </w:divBdr>
        </w:div>
        <w:div w:id="358092492">
          <w:marLeft w:val="0"/>
          <w:marRight w:val="0"/>
          <w:marTop w:val="0"/>
          <w:marBottom w:val="0"/>
          <w:divBdr>
            <w:top w:val="none" w:sz="0" w:space="0" w:color="auto"/>
            <w:left w:val="none" w:sz="0" w:space="0" w:color="auto"/>
            <w:bottom w:val="none" w:sz="0" w:space="0" w:color="auto"/>
            <w:right w:val="none" w:sz="0" w:space="0" w:color="auto"/>
          </w:divBdr>
        </w:div>
        <w:div w:id="634991418">
          <w:marLeft w:val="0"/>
          <w:marRight w:val="0"/>
          <w:marTop w:val="0"/>
          <w:marBottom w:val="0"/>
          <w:divBdr>
            <w:top w:val="none" w:sz="0" w:space="0" w:color="auto"/>
            <w:left w:val="none" w:sz="0" w:space="0" w:color="auto"/>
            <w:bottom w:val="none" w:sz="0" w:space="0" w:color="auto"/>
            <w:right w:val="none" w:sz="0" w:space="0" w:color="auto"/>
          </w:divBdr>
        </w:div>
        <w:div w:id="1434126758">
          <w:marLeft w:val="0"/>
          <w:marRight w:val="0"/>
          <w:marTop w:val="0"/>
          <w:marBottom w:val="0"/>
          <w:divBdr>
            <w:top w:val="none" w:sz="0" w:space="0" w:color="auto"/>
            <w:left w:val="none" w:sz="0" w:space="0" w:color="auto"/>
            <w:bottom w:val="none" w:sz="0" w:space="0" w:color="auto"/>
            <w:right w:val="none" w:sz="0" w:space="0" w:color="auto"/>
          </w:divBdr>
        </w:div>
        <w:div w:id="819614796">
          <w:marLeft w:val="0"/>
          <w:marRight w:val="0"/>
          <w:marTop w:val="0"/>
          <w:marBottom w:val="0"/>
          <w:divBdr>
            <w:top w:val="none" w:sz="0" w:space="0" w:color="auto"/>
            <w:left w:val="none" w:sz="0" w:space="0" w:color="auto"/>
            <w:bottom w:val="none" w:sz="0" w:space="0" w:color="auto"/>
            <w:right w:val="none" w:sz="0" w:space="0" w:color="auto"/>
          </w:divBdr>
        </w:div>
        <w:div w:id="277105722">
          <w:marLeft w:val="0"/>
          <w:marRight w:val="0"/>
          <w:marTop w:val="0"/>
          <w:marBottom w:val="0"/>
          <w:divBdr>
            <w:top w:val="none" w:sz="0" w:space="0" w:color="auto"/>
            <w:left w:val="none" w:sz="0" w:space="0" w:color="auto"/>
            <w:bottom w:val="none" w:sz="0" w:space="0" w:color="auto"/>
            <w:right w:val="none" w:sz="0" w:space="0" w:color="auto"/>
          </w:divBdr>
        </w:div>
        <w:div w:id="1584484008">
          <w:marLeft w:val="0"/>
          <w:marRight w:val="0"/>
          <w:marTop w:val="0"/>
          <w:marBottom w:val="0"/>
          <w:divBdr>
            <w:top w:val="none" w:sz="0" w:space="0" w:color="auto"/>
            <w:left w:val="none" w:sz="0" w:space="0" w:color="auto"/>
            <w:bottom w:val="none" w:sz="0" w:space="0" w:color="auto"/>
            <w:right w:val="none" w:sz="0" w:space="0" w:color="auto"/>
          </w:divBdr>
        </w:div>
        <w:div w:id="748960961">
          <w:marLeft w:val="0"/>
          <w:marRight w:val="0"/>
          <w:marTop w:val="0"/>
          <w:marBottom w:val="0"/>
          <w:divBdr>
            <w:top w:val="none" w:sz="0" w:space="0" w:color="auto"/>
            <w:left w:val="none" w:sz="0" w:space="0" w:color="auto"/>
            <w:bottom w:val="none" w:sz="0" w:space="0" w:color="auto"/>
            <w:right w:val="none" w:sz="0" w:space="0" w:color="auto"/>
          </w:divBdr>
        </w:div>
        <w:div w:id="1323046542">
          <w:marLeft w:val="0"/>
          <w:marRight w:val="0"/>
          <w:marTop w:val="0"/>
          <w:marBottom w:val="0"/>
          <w:divBdr>
            <w:top w:val="none" w:sz="0" w:space="0" w:color="auto"/>
            <w:left w:val="none" w:sz="0" w:space="0" w:color="auto"/>
            <w:bottom w:val="none" w:sz="0" w:space="0" w:color="auto"/>
            <w:right w:val="none" w:sz="0" w:space="0" w:color="auto"/>
          </w:divBdr>
        </w:div>
        <w:div w:id="1128280425">
          <w:marLeft w:val="0"/>
          <w:marRight w:val="0"/>
          <w:marTop w:val="0"/>
          <w:marBottom w:val="0"/>
          <w:divBdr>
            <w:top w:val="none" w:sz="0" w:space="0" w:color="auto"/>
            <w:left w:val="none" w:sz="0" w:space="0" w:color="auto"/>
            <w:bottom w:val="none" w:sz="0" w:space="0" w:color="auto"/>
            <w:right w:val="none" w:sz="0" w:space="0" w:color="auto"/>
          </w:divBdr>
        </w:div>
        <w:div w:id="508180703">
          <w:marLeft w:val="0"/>
          <w:marRight w:val="0"/>
          <w:marTop w:val="0"/>
          <w:marBottom w:val="0"/>
          <w:divBdr>
            <w:top w:val="none" w:sz="0" w:space="0" w:color="auto"/>
            <w:left w:val="none" w:sz="0" w:space="0" w:color="auto"/>
            <w:bottom w:val="none" w:sz="0" w:space="0" w:color="auto"/>
            <w:right w:val="none" w:sz="0" w:space="0" w:color="auto"/>
          </w:divBdr>
        </w:div>
        <w:div w:id="1552885843">
          <w:marLeft w:val="0"/>
          <w:marRight w:val="0"/>
          <w:marTop w:val="0"/>
          <w:marBottom w:val="0"/>
          <w:divBdr>
            <w:top w:val="none" w:sz="0" w:space="0" w:color="auto"/>
            <w:left w:val="none" w:sz="0" w:space="0" w:color="auto"/>
            <w:bottom w:val="none" w:sz="0" w:space="0" w:color="auto"/>
            <w:right w:val="none" w:sz="0" w:space="0" w:color="auto"/>
          </w:divBdr>
        </w:div>
        <w:div w:id="120729536">
          <w:marLeft w:val="0"/>
          <w:marRight w:val="0"/>
          <w:marTop w:val="0"/>
          <w:marBottom w:val="0"/>
          <w:divBdr>
            <w:top w:val="none" w:sz="0" w:space="0" w:color="auto"/>
            <w:left w:val="none" w:sz="0" w:space="0" w:color="auto"/>
            <w:bottom w:val="none" w:sz="0" w:space="0" w:color="auto"/>
            <w:right w:val="none" w:sz="0" w:space="0" w:color="auto"/>
          </w:divBdr>
        </w:div>
        <w:div w:id="1574973029">
          <w:marLeft w:val="0"/>
          <w:marRight w:val="0"/>
          <w:marTop w:val="0"/>
          <w:marBottom w:val="0"/>
          <w:divBdr>
            <w:top w:val="none" w:sz="0" w:space="0" w:color="auto"/>
            <w:left w:val="none" w:sz="0" w:space="0" w:color="auto"/>
            <w:bottom w:val="none" w:sz="0" w:space="0" w:color="auto"/>
            <w:right w:val="none" w:sz="0" w:space="0" w:color="auto"/>
          </w:divBdr>
        </w:div>
        <w:div w:id="1579170187">
          <w:marLeft w:val="0"/>
          <w:marRight w:val="0"/>
          <w:marTop w:val="0"/>
          <w:marBottom w:val="0"/>
          <w:divBdr>
            <w:top w:val="none" w:sz="0" w:space="0" w:color="auto"/>
            <w:left w:val="none" w:sz="0" w:space="0" w:color="auto"/>
            <w:bottom w:val="none" w:sz="0" w:space="0" w:color="auto"/>
            <w:right w:val="none" w:sz="0" w:space="0" w:color="auto"/>
          </w:divBdr>
        </w:div>
        <w:div w:id="855994968">
          <w:marLeft w:val="0"/>
          <w:marRight w:val="0"/>
          <w:marTop w:val="0"/>
          <w:marBottom w:val="0"/>
          <w:divBdr>
            <w:top w:val="none" w:sz="0" w:space="0" w:color="auto"/>
            <w:left w:val="none" w:sz="0" w:space="0" w:color="auto"/>
            <w:bottom w:val="none" w:sz="0" w:space="0" w:color="auto"/>
            <w:right w:val="none" w:sz="0" w:space="0" w:color="auto"/>
          </w:divBdr>
        </w:div>
        <w:div w:id="847015029">
          <w:marLeft w:val="0"/>
          <w:marRight w:val="0"/>
          <w:marTop w:val="0"/>
          <w:marBottom w:val="0"/>
          <w:divBdr>
            <w:top w:val="none" w:sz="0" w:space="0" w:color="auto"/>
            <w:left w:val="none" w:sz="0" w:space="0" w:color="auto"/>
            <w:bottom w:val="none" w:sz="0" w:space="0" w:color="auto"/>
            <w:right w:val="none" w:sz="0" w:space="0" w:color="auto"/>
          </w:divBdr>
        </w:div>
        <w:div w:id="1978559005">
          <w:marLeft w:val="0"/>
          <w:marRight w:val="0"/>
          <w:marTop w:val="0"/>
          <w:marBottom w:val="0"/>
          <w:divBdr>
            <w:top w:val="none" w:sz="0" w:space="0" w:color="auto"/>
            <w:left w:val="none" w:sz="0" w:space="0" w:color="auto"/>
            <w:bottom w:val="none" w:sz="0" w:space="0" w:color="auto"/>
            <w:right w:val="none" w:sz="0" w:space="0" w:color="auto"/>
          </w:divBdr>
        </w:div>
        <w:div w:id="234246123">
          <w:marLeft w:val="0"/>
          <w:marRight w:val="0"/>
          <w:marTop w:val="0"/>
          <w:marBottom w:val="0"/>
          <w:divBdr>
            <w:top w:val="none" w:sz="0" w:space="0" w:color="auto"/>
            <w:left w:val="none" w:sz="0" w:space="0" w:color="auto"/>
            <w:bottom w:val="none" w:sz="0" w:space="0" w:color="auto"/>
            <w:right w:val="none" w:sz="0" w:space="0" w:color="auto"/>
          </w:divBdr>
        </w:div>
        <w:div w:id="431970587">
          <w:marLeft w:val="0"/>
          <w:marRight w:val="0"/>
          <w:marTop w:val="0"/>
          <w:marBottom w:val="0"/>
          <w:divBdr>
            <w:top w:val="none" w:sz="0" w:space="0" w:color="auto"/>
            <w:left w:val="none" w:sz="0" w:space="0" w:color="auto"/>
            <w:bottom w:val="none" w:sz="0" w:space="0" w:color="auto"/>
            <w:right w:val="none" w:sz="0" w:space="0" w:color="auto"/>
          </w:divBdr>
        </w:div>
        <w:div w:id="2125731022">
          <w:marLeft w:val="0"/>
          <w:marRight w:val="0"/>
          <w:marTop w:val="0"/>
          <w:marBottom w:val="0"/>
          <w:divBdr>
            <w:top w:val="none" w:sz="0" w:space="0" w:color="auto"/>
            <w:left w:val="none" w:sz="0" w:space="0" w:color="auto"/>
            <w:bottom w:val="none" w:sz="0" w:space="0" w:color="auto"/>
            <w:right w:val="none" w:sz="0" w:space="0" w:color="auto"/>
          </w:divBdr>
        </w:div>
        <w:div w:id="692345294">
          <w:marLeft w:val="0"/>
          <w:marRight w:val="0"/>
          <w:marTop w:val="0"/>
          <w:marBottom w:val="0"/>
          <w:divBdr>
            <w:top w:val="none" w:sz="0" w:space="0" w:color="auto"/>
            <w:left w:val="none" w:sz="0" w:space="0" w:color="auto"/>
            <w:bottom w:val="none" w:sz="0" w:space="0" w:color="auto"/>
            <w:right w:val="none" w:sz="0" w:space="0" w:color="auto"/>
          </w:divBdr>
        </w:div>
        <w:div w:id="1191718969">
          <w:marLeft w:val="0"/>
          <w:marRight w:val="0"/>
          <w:marTop w:val="0"/>
          <w:marBottom w:val="0"/>
          <w:divBdr>
            <w:top w:val="none" w:sz="0" w:space="0" w:color="auto"/>
            <w:left w:val="none" w:sz="0" w:space="0" w:color="auto"/>
            <w:bottom w:val="none" w:sz="0" w:space="0" w:color="auto"/>
            <w:right w:val="none" w:sz="0" w:space="0" w:color="auto"/>
          </w:divBdr>
        </w:div>
        <w:div w:id="231625279">
          <w:marLeft w:val="0"/>
          <w:marRight w:val="0"/>
          <w:marTop w:val="0"/>
          <w:marBottom w:val="0"/>
          <w:divBdr>
            <w:top w:val="none" w:sz="0" w:space="0" w:color="auto"/>
            <w:left w:val="none" w:sz="0" w:space="0" w:color="auto"/>
            <w:bottom w:val="none" w:sz="0" w:space="0" w:color="auto"/>
            <w:right w:val="none" w:sz="0" w:space="0" w:color="auto"/>
          </w:divBdr>
        </w:div>
        <w:div w:id="1653099372">
          <w:marLeft w:val="0"/>
          <w:marRight w:val="0"/>
          <w:marTop w:val="0"/>
          <w:marBottom w:val="0"/>
          <w:divBdr>
            <w:top w:val="none" w:sz="0" w:space="0" w:color="auto"/>
            <w:left w:val="none" w:sz="0" w:space="0" w:color="auto"/>
            <w:bottom w:val="none" w:sz="0" w:space="0" w:color="auto"/>
            <w:right w:val="none" w:sz="0" w:space="0" w:color="auto"/>
          </w:divBdr>
        </w:div>
        <w:div w:id="394548260">
          <w:marLeft w:val="0"/>
          <w:marRight w:val="0"/>
          <w:marTop w:val="0"/>
          <w:marBottom w:val="0"/>
          <w:divBdr>
            <w:top w:val="none" w:sz="0" w:space="0" w:color="auto"/>
            <w:left w:val="none" w:sz="0" w:space="0" w:color="auto"/>
            <w:bottom w:val="none" w:sz="0" w:space="0" w:color="auto"/>
            <w:right w:val="none" w:sz="0" w:space="0" w:color="auto"/>
          </w:divBdr>
        </w:div>
        <w:div w:id="272564589">
          <w:marLeft w:val="0"/>
          <w:marRight w:val="0"/>
          <w:marTop w:val="0"/>
          <w:marBottom w:val="0"/>
          <w:divBdr>
            <w:top w:val="none" w:sz="0" w:space="0" w:color="auto"/>
            <w:left w:val="none" w:sz="0" w:space="0" w:color="auto"/>
            <w:bottom w:val="none" w:sz="0" w:space="0" w:color="auto"/>
            <w:right w:val="none" w:sz="0" w:space="0" w:color="auto"/>
          </w:divBdr>
        </w:div>
        <w:div w:id="748500221">
          <w:marLeft w:val="0"/>
          <w:marRight w:val="0"/>
          <w:marTop w:val="0"/>
          <w:marBottom w:val="0"/>
          <w:divBdr>
            <w:top w:val="none" w:sz="0" w:space="0" w:color="auto"/>
            <w:left w:val="none" w:sz="0" w:space="0" w:color="auto"/>
            <w:bottom w:val="none" w:sz="0" w:space="0" w:color="auto"/>
            <w:right w:val="none" w:sz="0" w:space="0" w:color="auto"/>
          </w:divBdr>
        </w:div>
        <w:div w:id="1969967975">
          <w:marLeft w:val="0"/>
          <w:marRight w:val="0"/>
          <w:marTop w:val="0"/>
          <w:marBottom w:val="0"/>
          <w:divBdr>
            <w:top w:val="none" w:sz="0" w:space="0" w:color="auto"/>
            <w:left w:val="none" w:sz="0" w:space="0" w:color="auto"/>
            <w:bottom w:val="none" w:sz="0" w:space="0" w:color="auto"/>
            <w:right w:val="none" w:sz="0" w:space="0" w:color="auto"/>
          </w:divBdr>
        </w:div>
        <w:div w:id="1077746857">
          <w:marLeft w:val="0"/>
          <w:marRight w:val="0"/>
          <w:marTop w:val="0"/>
          <w:marBottom w:val="0"/>
          <w:divBdr>
            <w:top w:val="none" w:sz="0" w:space="0" w:color="auto"/>
            <w:left w:val="none" w:sz="0" w:space="0" w:color="auto"/>
            <w:bottom w:val="none" w:sz="0" w:space="0" w:color="auto"/>
            <w:right w:val="none" w:sz="0" w:space="0" w:color="auto"/>
          </w:divBdr>
        </w:div>
        <w:div w:id="475608398">
          <w:marLeft w:val="0"/>
          <w:marRight w:val="0"/>
          <w:marTop w:val="0"/>
          <w:marBottom w:val="0"/>
          <w:divBdr>
            <w:top w:val="none" w:sz="0" w:space="0" w:color="auto"/>
            <w:left w:val="none" w:sz="0" w:space="0" w:color="auto"/>
            <w:bottom w:val="none" w:sz="0" w:space="0" w:color="auto"/>
            <w:right w:val="none" w:sz="0" w:space="0" w:color="auto"/>
          </w:divBdr>
        </w:div>
        <w:div w:id="2018579865">
          <w:marLeft w:val="0"/>
          <w:marRight w:val="0"/>
          <w:marTop w:val="0"/>
          <w:marBottom w:val="0"/>
          <w:divBdr>
            <w:top w:val="none" w:sz="0" w:space="0" w:color="auto"/>
            <w:left w:val="none" w:sz="0" w:space="0" w:color="auto"/>
            <w:bottom w:val="none" w:sz="0" w:space="0" w:color="auto"/>
            <w:right w:val="none" w:sz="0" w:space="0" w:color="auto"/>
          </w:divBdr>
        </w:div>
        <w:div w:id="175269606">
          <w:marLeft w:val="0"/>
          <w:marRight w:val="0"/>
          <w:marTop w:val="0"/>
          <w:marBottom w:val="0"/>
          <w:divBdr>
            <w:top w:val="none" w:sz="0" w:space="0" w:color="auto"/>
            <w:left w:val="none" w:sz="0" w:space="0" w:color="auto"/>
            <w:bottom w:val="none" w:sz="0" w:space="0" w:color="auto"/>
            <w:right w:val="none" w:sz="0" w:space="0" w:color="auto"/>
          </w:divBdr>
        </w:div>
        <w:div w:id="572855086">
          <w:marLeft w:val="0"/>
          <w:marRight w:val="0"/>
          <w:marTop w:val="0"/>
          <w:marBottom w:val="0"/>
          <w:divBdr>
            <w:top w:val="none" w:sz="0" w:space="0" w:color="auto"/>
            <w:left w:val="none" w:sz="0" w:space="0" w:color="auto"/>
            <w:bottom w:val="none" w:sz="0" w:space="0" w:color="auto"/>
            <w:right w:val="none" w:sz="0" w:space="0" w:color="auto"/>
          </w:divBdr>
        </w:div>
        <w:div w:id="1389374561">
          <w:marLeft w:val="0"/>
          <w:marRight w:val="0"/>
          <w:marTop w:val="0"/>
          <w:marBottom w:val="0"/>
          <w:divBdr>
            <w:top w:val="none" w:sz="0" w:space="0" w:color="auto"/>
            <w:left w:val="none" w:sz="0" w:space="0" w:color="auto"/>
            <w:bottom w:val="none" w:sz="0" w:space="0" w:color="auto"/>
            <w:right w:val="none" w:sz="0" w:space="0" w:color="auto"/>
          </w:divBdr>
        </w:div>
        <w:div w:id="233971506">
          <w:marLeft w:val="0"/>
          <w:marRight w:val="0"/>
          <w:marTop w:val="0"/>
          <w:marBottom w:val="0"/>
          <w:divBdr>
            <w:top w:val="none" w:sz="0" w:space="0" w:color="auto"/>
            <w:left w:val="none" w:sz="0" w:space="0" w:color="auto"/>
            <w:bottom w:val="none" w:sz="0" w:space="0" w:color="auto"/>
            <w:right w:val="none" w:sz="0" w:space="0" w:color="auto"/>
          </w:divBdr>
        </w:div>
        <w:div w:id="1425803468">
          <w:marLeft w:val="0"/>
          <w:marRight w:val="0"/>
          <w:marTop w:val="0"/>
          <w:marBottom w:val="0"/>
          <w:divBdr>
            <w:top w:val="none" w:sz="0" w:space="0" w:color="auto"/>
            <w:left w:val="none" w:sz="0" w:space="0" w:color="auto"/>
            <w:bottom w:val="none" w:sz="0" w:space="0" w:color="auto"/>
            <w:right w:val="none" w:sz="0" w:space="0" w:color="auto"/>
          </w:divBdr>
        </w:div>
        <w:div w:id="169411803">
          <w:marLeft w:val="0"/>
          <w:marRight w:val="0"/>
          <w:marTop w:val="0"/>
          <w:marBottom w:val="0"/>
          <w:divBdr>
            <w:top w:val="none" w:sz="0" w:space="0" w:color="auto"/>
            <w:left w:val="none" w:sz="0" w:space="0" w:color="auto"/>
            <w:bottom w:val="none" w:sz="0" w:space="0" w:color="auto"/>
            <w:right w:val="none" w:sz="0" w:space="0" w:color="auto"/>
          </w:divBdr>
        </w:div>
        <w:div w:id="1613853646">
          <w:marLeft w:val="0"/>
          <w:marRight w:val="0"/>
          <w:marTop w:val="0"/>
          <w:marBottom w:val="0"/>
          <w:divBdr>
            <w:top w:val="none" w:sz="0" w:space="0" w:color="auto"/>
            <w:left w:val="none" w:sz="0" w:space="0" w:color="auto"/>
            <w:bottom w:val="none" w:sz="0" w:space="0" w:color="auto"/>
            <w:right w:val="none" w:sz="0" w:space="0" w:color="auto"/>
          </w:divBdr>
        </w:div>
        <w:div w:id="1289236608">
          <w:marLeft w:val="0"/>
          <w:marRight w:val="0"/>
          <w:marTop w:val="0"/>
          <w:marBottom w:val="0"/>
          <w:divBdr>
            <w:top w:val="none" w:sz="0" w:space="0" w:color="auto"/>
            <w:left w:val="none" w:sz="0" w:space="0" w:color="auto"/>
            <w:bottom w:val="none" w:sz="0" w:space="0" w:color="auto"/>
            <w:right w:val="none" w:sz="0" w:space="0" w:color="auto"/>
          </w:divBdr>
        </w:div>
        <w:div w:id="1208493659">
          <w:marLeft w:val="0"/>
          <w:marRight w:val="0"/>
          <w:marTop w:val="0"/>
          <w:marBottom w:val="0"/>
          <w:divBdr>
            <w:top w:val="none" w:sz="0" w:space="0" w:color="auto"/>
            <w:left w:val="none" w:sz="0" w:space="0" w:color="auto"/>
            <w:bottom w:val="none" w:sz="0" w:space="0" w:color="auto"/>
            <w:right w:val="none" w:sz="0" w:space="0" w:color="auto"/>
          </w:divBdr>
        </w:div>
        <w:div w:id="2058241506">
          <w:marLeft w:val="0"/>
          <w:marRight w:val="0"/>
          <w:marTop w:val="0"/>
          <w:marBottom w:val="0"/>
          <w:divBdr>
            <w:top w:val="none" w:sz="0" w:space="0" w:color="auto"/>
            <w:left w:val="none" w:sz="0" w:space="0" w:color="auto"/>
            <w:bottom w:val="none" w:sz="0" w:space="0" w:color="auto"/>
            <w:right w:val="none" w:sz="0" w:space="0" w:color="auto"/>
          </w:divBdr>
        </w:div>
        <w:div w:id="168178858">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140294139">
          <w:marLeft w:val="0"/>
          <w:marRight w:val="0"/>
          <w:marTop w:val="0"/>
          <w:marBottom w:val="0"/>
          <w:divBdr>
            <w:top w:val="none" w:sz="0" w:space="0" w:color="auto"/>
            <w:left w:val="none" w:sz="0" w:space="0" w:color="auto"/>
            <w:bottom w:val="none" w:sz="0" w:space="0" w:color="auto"/>
            <w:right w:val="none" w:sz="0" w:space="0" w:color="auto"/>
          </w:divBdr>
        </w:div>
        <w:div w:id="91095882">
          <w:marLeft w:val="0"/>
          <w:marRight w:val="0"/>
          <w:marTop w:val="0"/>
          <w:marBottom w:val="0"/>
          <w:divBdr>
            <w:top w:val="none" w:sz="0" w:space="0" w:color="auto"/>
            <w:left w:val="none" w:sz="0" w:space="0" w:color="auto"/>
            <w:bottom w:val="none" w:sz="0" w:space="0" w:color="auto"/>
            <w:right w:val="none" w:sz="0" w:space="0" w:color="auto"/>
          </w:divBdr>
        </w:div>
        <w:div w:id="656424233">
          <w:marLeft w:val="0"/>
          <w:marRight w:val="0"/>
          <w:marTop w:val="0"/>
          <w:marBottom w:val="0"/>
          <w:divBdr>
            <w:top w:val="none" w:sz="0" w:space="0" w:color="auto"/>
            <w:left w:val="none" w:sz="0" w:space="0" w:color="auto"/>
            <w:bottom w:val="none" w:sz="0" w:space="0" w:color="auto"/>
            <w:right w:val="none" w:sz="0" w:space="0" w:color="auto"/>
          </w:divBdr>
        </w:div>
        <w:div w:id="1693651458">
          <w:marLeft w:val="0"/>
          <w:marRight w:val="0"/>
          <w:marTop w:val="0"/>
          <w:marBottom w:val="0"/>
          <w:divBdr>
            <w:top w:val="none" w:sz="0" w:space="0" w:color="auto"/>
            <w:left w:val="none" w:sz="0" w:space="0" w:color="auto"/>
            <w:bottom w:val="none" w:sz="0" w:space="0" w:color="auto"/>
            <w:right w:val="none" w:sz="0" w:space="0" w:color="auto"/>
          </w:divBdr>
        </w:div>
        <w:div w:id="1832283463">
          <w:marLeft w:val="0"/>
          <w:marRight w:val="0"/>
          <w:marTop w:val="0"/>
          <w:marBottom w:val="0"/>
          <w:divBdr>
            <w:top w:val="none" w:sz="0" w:space="0" w:color="auto"/>
            <w:left w:val="none" w:sz="0" w:space="0" w:color="auto"/>
            <w:bottom w:val="none" w:sz="0" w:space="0" w:color="auto"/>
            <w:right w:val="none" w:sz="0" w:space="0" w:color="auto"/>
          </w:divBdr>
        </w:div>
        <w:div w:id="1901205587">
          <w:marLeft w:val="0"/>
          <w:marRight w:val="0"/>
          <w:marTop w:val="0"/>
          <w:marBottom w:val="0"/>
          <w:divBdr>
            <w:top w:val="none" w:sz="0" w:space="0" w:color="auto"/>
            <w:left w:val="none" w:sz="0" w:space="0" w:color="auto"/>
            <w:bottom w:val="none" w:sz="0" w:space="0" w:color="auto"/>
            <w:right w:val="none" w:sz="0" w:space="0" w:color="auto"/>
          </w:divBdr>
        </w:div>
        <w:div w:id="767238952">
          <w:marLeft w:val="0"/>
          <w:marRight w:val="0"/>
          <w:marTop w:val="0"/>
          <w:marBottom w:val="0"/>
          <w:divBdr>
            <w:top w:val="none" w:sz="0" w:space="0" w:color="auto"/>
            <w:left w:val="none" w:sz="0" w:space="0" w:color="auto"/>
            <w:bottom w:val="none" w:sz="0" w:space="0" w:color="auto"/>
            <w:right w:val="none" w:sz="0" w:space="0" w:color="auto"/>
          </w:divBdr>
        </w:div>
        <w:div w:id="1388449904">
          <w:marLeft w:val="0"/>
          <w:marRight w:val="0"/>
          <w:marTop w:val="0"/>
          <w:marBottom w:val="0"/>
          <w:divBdr>
            <w:top w:val="none" w:sz="0" w:space="0" w:color="auto"/>
            <w:left w:val="none" w:sz="0" w:space="0" w:color="auto"/>
            <w:bottom w:val="none" w:sz="0" w:space="0" w:color="auto"/>
            <w:right w:val="none" w:sz="0" w:space="0" w:color="auto"/>
          </w:divBdr>
        </w:div>
        <w:div w:id="457919082">
          <w:marLeft w:val="0"/>
          <w:marRight w:val="0"/>
          <w:marTop w:val="0"/>
          <w:marBottom w:val="0"/>
          <w:divBdr>
            <w:top w:val="none" w:sz="0" w:space="0" w:color="auto"/>
            <w:left w:val="none" w:sz="0" w:space="0" w:color="auto"/>
            <w:bottom w:val="none" w:sz="0" w:space="0" w:color="auto"/>
            <w:right w:val="none" w:sz="0" w:space="0" w:color="auto"/>
          </w:divBdr>
        </w:div>
        <w:div w:id="1803688890">
          <w:marLeft w:val="0"/>
          <w:marRight w:val="0"/>
          <w:marTop w:val="0"/>
          <w:marBottom w:val="0"/>
          <w:divBdr>
            <w:top w:val="none" w:sz="0" w:space="0" w:color="auto"/>
            <w:left w:val="none" w:sz="0" w:space="0" w:color="auto"/>
            <w:bottom w:val="none" w:sz="0" w:space="0" w:color="auto"/>
            <w:right w:val="none" w:sz="0" w:space="0" w:color="auto"/>
          </w:divBdr>
        </w:div>
        <w:div w:id="1114984675">
          <w:marLeft w:val="0"/>
          <w:marRight w:val="0"/>
          <w:marTop w:val="0"/>
          <w:marBottom w:val="0"/>
          <w:divBdr>
            <w:top w:val="none" w:sz="0" w:space="0" w:color="auto"/>
            <w:left w:val="none" w:sz="0" w:space="0" w:color="auto"/>
            <w:bottom w:val="none" w:sz="0" w:space="0" w:color="auto"/>
            <w:right w:val="none" w:sz="0" w:space="0" w:color="auto"/>
          </w:divBdr>
        </w:div>
        <w:div w:id="976569046">
          <w:marLeft w:val="0"/>
          <w:marRight w:val="0"/>
          <w:marTop w:val="0"/>
          <w:marBottom w:val="0"/>
          <w:divBdr>
            <w:top w:val="none" w:sz="0" w:space="0" w:color="auto"/>
            <w:left w:val="none" w:sz="0" w:space="0" w:color="auto"/>
            <w:bottom w:val="none" w:sz="0" w:space="0" w:color="auto"/>
            <w:right w:val="none" w:sz="0" w:space="0" w:color="auto"/>
          </w:divBdr>
        </w:div>
        <w:div w:id="760295884">
          <w:marLeft w:val="0"/>
          <w:marRight w:val="0"/>
          <w:marTop w:val="0"/>
          <w:marBottom w:val="0"/>
          <w:divBdr>
            <w:top w:val="none" w:sz="0" w:space="0" w:color="auto"/>
            <w:left w:val="none" w:sz="0" w:space="0" w:color="auto"/>
            <w:bottom w:val="none" w:sz="0" w:space="0" w:color="auto"/>
            <w:right w:val="none" w:sz="0" w:space="0" w:color="auto"/>
          </w:divBdr>
        </w:div>
        <w:div w:id="2060085804">
          <w:marLeft w:val="0"/>
          <w:marRight w:val="0"/>
          <w:marTop w:val="0"/>
          <w:marBottom w:val="0"/>
          <w:divBdr>
            <w:top w:val="none" w:sz="0" w:space="0" w:color="auto"/>
            <w:left w:val="none" w:sz="0" w:space="0" w:color="auto"/>
            <w:bottom w:val="none" w:sz="0" w:space="0" w:color="auto"/>
            <w:right w:val="none" w:sz="0" w:space="0" w:color="auto"/>
          </w:divBdr>
        </w:div>
        <w:div w:id="870414582">
          <w:marLeft w:val="0"/>
          <w:marRight w:val="0"/>
          <w:marTop w:val="0"/>
          <w:marBottom w:val="0"/>
          <w:divBdr>
            <w:top w:val="none" w:sz="0" w:space="0" w:color="auto"/>
            <w:left w:val="none" w:sz="0" w:space="0" w:color="auto"/>
            <w:bottom w:val="none" w:sz="0" w:space="0" w:color="auto"/>
            <w:right w:val="none" w:sz="0" w:space="0" w:color="auto"/>
          </w:divBdr>
        </w:div>
        <w:div w:id="664750543">
          <w:marLeft w:val="0"/>
          <w:marRight w:val="0"/>
          <w:marTop w:val="0"/>
          <w:marBottom w:val="0"/>
          <w:divBdr>
            <w:top w:val="none" w:sz="0" w:space="0" w:color="auto"/>
            <w:left w:val="none" w:sz="0" w:space="0" w:color="auto"/>
            <w:bottom w:val="none" w:sz="0" w:space="0" w:color="auto"/>
            <w:right w:val="none" w:sz="0" w:space="0" w:color="auto"/>
          </w:divBdr>
        </w:div>
        <w:div w:id="812597932">
          <w:marLeft w:val="0"/>
          <w:marRight w:val="0"/>
          <w:marTop w:val="0"/>
          <w:marBottom w:val="0"/>
          <w:divBdr>
            <w:top w:val="none" w:sz="0" w:space="0" w:color="auto"/>
            <w:left w:val="none" w:sz="0" w:space="0" w:color="auto"/>
            <w:bottom w:val="none" w:sz="0" w:space="0" w:color="auto"/>
            <w:right w:val="none" w:sz="0" w:space="0" w:color="auto"/>
          </w:divBdr>
        </w:div>
        <w:div w:id="1860698137">
          <w:marLeft w:val="0"/>
          <w:marRight w:val="0"/>
          <w:marTop w:val="0"/>
          <w:marBottom w:val="0"/>
          <w:divBdr>
            <w:top w:val="none" w:sz="0" w:space="0" w:color="auto"/>
            <w:left w:val="none" w:sz="0" w:space="0" w:color="auto"/>
            <w:bottom w:val="none" w:sz="0" w:space="0" w:color="auto"/>
            <w:right w:val="none" w:sz="0" w:space="0" w:color="auto"/>
          </w:divBdr>
        </w:div>
        <w:div w:id="1256672977">
          <w:marLeft w:val="0"/>
          <w:marRight w:val="0"/>
          <w:marTop w:val="0"/>
          <w:marBottom w:val="0"/>
          <w:divBdr>
            <w:top w:val="none" w:sz="0" w:space="0" w:color="auto"/>
            <w:left w:val="none" w:sz="0" w:space="0" w:color="auto"/>
            <w:bottom w:val="none" w:sz="0" w:space="0" w:color="auto"/>
            <w:right w:val="none" w:sz="0" w:space="0" w:color="auto"/>
          </w:divBdr>
        </w:div>
        <w:div w:id="921597099">
          <w:marLeft w:val="0"/>
          <w:marRight w:val="0"/>
          <w:marTop w:val="0"/>
          <w:marBottom w:val="0"/>
          <w:divBdr>
            <w:top w:val="none" w:sz="0" w:space="0" w:color="auto"/>
            <w:left w:val="none" w:sz="0" w:space="0" w:color="auto"/>
            <w:bottom w:val="none" w:sz="0" w:space="0" w:color="auto"/>
            <w:right w:val="none" w:sz="0" w:space="0" w:color="auto"/>
          </w:divBdr>
        </w:div>
        <w:div w:id="1957369540">
          <w:marLeft w:val="0"/>
          <w:marRight w:val="0"/>
          <w:marTop w:val="0"/>
          <w:marBottom w:val="0"/>
          <w:divBdr>
            <w:top w:val="none" w:sz="0" w:space="0" w:color="auto"/>
            <w:left w:val="none" w:sz="0" w:space="0" w:color="auto"/>
            <w:bottom w:val="none" w:sz="0" w:space="0" w:color="auto"/>
            <w:right w:val="none" w:sz="0" w:space="0" w:color="auto"/>
          </w:divBdr>
        </w:div>
        <w:div w:id="1669823070">
          <w:marLeft w:val="0"/>
          <w:marRight w:val="0"/>
          <w:marTop w:val="0"/>
          <w:marBottom w:val="0"/>
          <w:divBdr>
            <w:top w:val="none" w:sz="0" w:space="0" w:color="auto"/>
            <w:left w:val="none" w:sz="0" w:space="0" w:color="auto"/>
            <w:bottom w:val="none" w:sz="0" w:space="0" w:color="auto"/>
            <w:right w:val="none" w:sz="0" w:space="0" w:color="auto"/>
          </w:divBdr>
        </w:div>
        <w:div w:id="186984736">
          <w:marLeft w:val="0"/>
          <w:marRight w:val="0"/>
          <w:marTop w:val="0"/>
          <w:marBottom w:val="0"/>
          <w:divBdr>
            <w:top w:val="none" w:sz="0" w:space="0" w:color="auto"/>
            <w:left w:val="none" w:sz="0" w:space="0" w:color="auto"/>
            <w:bottom w:val="none" w:sz="0" w:space="0" w:color="auto"/>
            <w:right w:val="none" w:sz="0" w:space="0" w:color="auto"/>
          </w:divBdr>
        </w:div>
        <w:div w:id="1285846656">
          <w:marLeft w:val="0"/>
          <w:marRight w:val="0"/>
          <w:marTop w:val="0"/>
          <w:marBottom w:val="0"/>
          <w:divBdr>
            <w:top w:val="none" w:sz="0" w:space="0" w:color="auto"/>
            <w:left w:val="none" w:sz="0" w:space="0" w:color="auto"/>
            <w:bottom w:val="none" w:sz="0" w:space="0" w:color="auto"/>
            <w:right w:val="none" w:sz="0" w:space="0" w:color="auto"/>
          </w:divBdr>
        </w:div>
        <w:div w:id="1109591098">
          <w:marLeft w:val="0"/>
          <w:marRight w:val="0"/>
          <w:marTop w:val="0"/>
          <w:marBottom w:val="0"/>
          <w:divBdr>
            <w:top w:val="none" w:sz="0" w:space="0" w:color="auto"/>
            <w:left w:val="none" w:sz="0" w:space="0" w:color="auto"/>
            <w:bottom w:val="none" w:sz="0" w:space="0" w:color="auto"/>
            <w:right w:val="none" w:sz="0" w:space="0" w:color="auto"/>
          </w:divBdr>
        </w:div>
        <w:div w:id="711539559">
          <w:marLeft w:val="0"/>
          <w:marRight w:val="0"/>
          <w:marTop w:val="0"/>
          <w:marBottom w:val="0"/>
          <w:divBdr>
            <w:top w:val="none" w:sz="0" w:space="0" w:color="auto"/>
            <w:left w:val="none" w:sz="0" w:space="0" w:color="auto"/>
            <w:bottom w:val="none" w:sz="0" w:space="0" w:color="auto"/>
            <w:right w:val="none" w:sz="0" w:space="0" w:color="auto"/>
          </w:divBdr>
        </w:div>
        <w:div w:id="1896813962">
          <w:marLeft w:val="0"/>
          <w:marRight w:val="0"/>
          <w:marTop w:val="0"/>
          <w:marBottom w:val="0"/>
          <w:divBdr>
            <w:top w:val="none" w:sz="0" w:space="0" w:color="auto"/>
            <w:left w:val="none" w:sz="0" w:space="0" w:color="auto"/>
            <w:bottom w:val="none" w:sz="0" w:space="0" w:color="auto"/>
            <w:right w:val="none" w:sz="0" w:space="0" w:color="auto"/>
          </w:divBdr>
        </w:div>
        <w:div w:id="1771393023">
          <w:marLeft w:val="0"/>
          <w:marRight w:val="0"/>
          <w:marTop w:val="0"/>
          <w:marBottom w:val="0"/>
          <w:divBdr>
            <w:top w:val="none" w:sz="0" w:space="0" w:color="auto"/>
            <w:left w:val="none" w:sz="0" w:space="0" w:color="auto"/>
            <w:bottom w:val="none" w:sz="0" w:space="0" w:color="auto"/>
            <w:right w:val="none" w:sz="0" w:space="0" w:color="auto"/>
          </w:divBdr>
        </w:div>
        <w:div w:id="2049065144">
          <w:marLeft w:val="0"/>
          <w:marRight w:val="0"/>
          <w:marTop w:val="0"/>
          <w:marBottom w:val="0"/>
          <w:divBdr>
            <w:top w:val="none" w:sz="0" w:space="0" w:color="auto"/>
            <w:left w:val="none" w:sz="0" w:space="0" w:color="auto"/>
            <w:bottom w:val="none" w:sz="0" w:space="0" w:color="auto"/>
            <w:right w:val="none" w:sz="0" w:space="0" w:color="auto"/>
          </w:divBdr>
        </w:div>
        <w:div w:id="2058310564">
          <w:marLeft w:val="0"/>
          <w:marRight w:val="0"/>
          <w:marTop w:val="0"/>
          <w:marBottom w:val="0"/>
          <w:divBdr>
            <w:top w:val="none" w:sz="0" w:space="0" w:color="auto"/>
            <w:left w:val="none" w:sz="0" w:space="0" w:color="auto"/>
            <w:bottom w:val="none" w:sz="0" w:space="0" w:color="auto"/>
            <w:right w:val="none" w:sz="0" w:space="0" w:color="auto"/>
          </w:divBdr>
        </w:div>
        <w:div w:id="1551723293">
          <w:marLeft w:val="0"/>
          <w:marRight w:val="0"/>
          <w:marTop w:val="0"/>
          <w:marBottom w:val="0"/>
          <w:divBdr>
            <w:top w:val="none" w:sz="0" w:space="0" w:color="auto"/>
            <w:left w:val="none" w:sz="0" w:space="0" w:color="auto"/>
            <w:bottom w:val="none" w:sz="0" w:space="0" w:color="auto"/>
            <w:right w:val="none" w:sz="0" w:space="0" w:color="auto"/>
          </w:divBdr>
        </w:div>
        <w:div w:id="1344431743">
          <w:marLeft w:val="0"/>
          <w:marRight w:val="0"/>
          <w:marTop w:val="0"/>
          <w:marBottom w:val="0"/>
          <w:divBdr>
            <w:top w:val="none" w:sz="0" w:space="0" w:color="auto"/>
            <w:left w:val="none" w:sz="0" w:space="0" w:color="auto"/>
            <w:bottom w:val="none" w:sz="0" w:space="0" w:color="auto"/>
            <w:right w:val="none" w:sz="0" w:space="0" w:color="auto"/>
          </w:divBdr>
        </w:div>
        <w:div w:id="1281647905">
          <w:marLeft w:val="0"/>
          <w:marRight w:val="0"/>
          <w:marTop w:val="0"/>
          <w:marBottom w:val="0"/>
          <w:divBdr>
            <w:top w:val="none" w:sz="0" w:space="0" w:color="auto"/>
            <w:left w:val="none" w:sz="0" w:space="0" w:color="auto"/>
            <w:bottom w:val="none" w:sz="0" w:space="0" w:color="auto"/>
            <w:right w:val="none" w:sz="0" w:space="0" w:color="auto"/>
          </w:divBdr>
        </w:div>
        <w:div w:id="1309935592">
          <w:marLeft w:val="0"/>
          <w:marRight w:val="0"/>
          <w:marTop w:val="0"/>
          <w:marBottom w:val="0"/>
          <w:divBdr>
            <w:top w:val="none" w:sz="0" w:space="0" w:color="auto"/>
            <w:left w:val="none" w:sz="0" w:space="0" w:color="auto"/>
            <w:bottom w:val="none" w:sz="0" w:space="0" w:color="auto"/>
            <w:right w:val="none" w:sz="0" w:space="0" w:color="auto"/>
          </w:divBdr>
        </w:div>
        <w:div w:id="1294678774">
          <w:marLeft w:val="0"/>
          <w:marRight w:val="0"/>
          <w:marTop w:val="0"/>
          <w:marBottom w:val="0"/>
          <w:divBdr>
            <w:top w:val="none" w:sz="0" w:space="0" w:color="auto"/>
            <w:left w:val="none" w:sz="0" w:space="0" w:color="auto"/>
            <w:bottom w:val="none" w:sz="0" w:space="0" w:color="auto"/>
            <w:right w:val="none" w:sz="0" w:space="0" w:color="auto"/>
          </w:divBdr>
        </w:div>
        <w:div w:id="92015838">
          <w:marLeft w:val="0"/>
          <w:marRight w:val="0"/>
          <w:marTop w:val="0"/>
          <w:marBottom w:val="0"/>
          <w:divBdr>
            <w:top w:val="none" w:sz="0" w:space="0" w:color="auto"/>
            <w:left w:val="none" w:sz="0" w:space="0" w:color="auto"/>
            <w:bottom w:val="none" w:sz="0" w:space="0" w:color="auto"/>
            <w:right w:val="none" w:sz="0" w:space="0" w:color="auto"/>
          </w:divBdr>
        </w:div>
        <w:div w:id="448401409">
          <w:marLeft w:val="0"/>
          <w:marRight w:val="0"/>
          <w:marTop w:val="0"/>
          <w:marBottom w:val="0"/>
          <w:divBdr>
            <w:top w:val="none" w:sz="0" w:space="0" w:color="auto"/>
            <w:left w:val="none" w:sz="0" w:space="0" w:color="auto"/>
            <w:bottom w:val="none" w:sz="0" w:space="0" w:color="auto"/>
            <w:right w:val="none" w:sz="0" w:space="0" w:color="auto"/>
          </w:divBdr>
        </w:div>
        <w:div w:id="306591230">
          <w:marLeft w:val="0"/>
          <w:marRight w:val="0"/>
          <w:marTop w:val="0"/>
          <w:marBottom w:val="0"/>
          <w:divBdr>
            <w:top w:val="none" w:sz="0" w:space="0" w:color="auto"/>
            <w:left w:val="none" w:sz="0" w:space="0" w:color="auto"/>
            <w:bottom w:val="none" w:sz="0" w:space="0" w:color="auto"/>
            <w:right w:val="none" w:sz="0" w:space="0" w:color="auto"/>
          </w:divBdr>
        </w:div>
        <w:div w:id="1586307334">
          <w:marLeft w:val="0"/>
          <w:marRight w:val="0"/>
          <w:marTop w:val="0"/>
          <w:marBottom w:val="0"/>
          <w:divBdr>
            <w:top w:val="none" w:sz="0" w:space="0" w:color="auto"/>
            <w:left w:val="none" w:sz="0" w:space="0" w:color="auto"/>
            <w:bottom w:val="none" w:sz="0" w:space="0" w:color="auto"/>
            <w:right w:val="none" w:sz="0" w:space="0" w:color="auto"/>
          </w:divBdr>
        </w:div>
        <w:div w:id="2133284546">
          <w:marLeft w:val="0"/>
          <w:marRight w:val="0"/>
          <w:marTop w:val="0"/>
          <w:marBottom w:val="0"/>
          <w:divBdr>
            <w:top w:val="none" w:sz="0" w:space="0" w:color="auto"/>
            <w:left w:val="none" w:sz="0" w:space="0" w:color="auto"/>
            <w:bottom w:val="none" w:sz="0" w:space="0" w:color="auto"/>
            <w:right w:val="none" w:sz="0" w:space="0" w:color="auto"/>
          </w:divBdr>
        </w:div>
        <w:div w:id="2125297756">
          <w:marLeft w:val="0"/>
          <w:marRight w:val="0"/>
          <w:marTop w:val="0"/>
          <w:marBottom w:val="0"/>
          <w:divBdr>
            <w:top w:val="none" w:sz="0" w:space="0" w:color="auto"/>
            <w:left w:val="none" w:sz="0" w:space="0" w:color="auto"/>
            <w:bottom w:val="none" w:sz="0" w:space="0" w:color="auto"/>
            <w:right w:val="none" w:sz="0" w:space="0" w:color="auto"/>
          </w:divBdr>
        </w:div>
        <w:div w:id="342049323">
          <w:marLeft w:val="0"/>
          <w:marRight w:val="0"/>
          <w:marTop w:val="0"/>
          <w:marBottom w:val="0"/>
          <w:divBdr>
            <w:top w:val="none" w:sz="0" w:space="0" w:color="auto"/>
            <w:left w:val="none" w:sz="0" w:space="0" w:color="auto"/>
            <w:bottom w:val="none" w:sz="0" w:space="0" w:color="auto"/>
            <w:right w:val="none" w:sz="0" w:space="0" w:color="auto"/>
          </w:divBdr>
        </w:div>
        <w:div w:id="97869834">
          <w:marLeft w:val="0"/>
          <w:marRight w:val="0"/>
          <w:marTop w:val="0"/>
          <w:marBottom w:val="0"/>
          <w:divBdr>
            <w:top w:val="none" w:sz="0" w:space="0" w:color="auto"/>
            <w:left w:val="none" w:sz="0" w:space="0" w:color="auto"/>
            <w:bottom w:val="none" w:sz="0" w:space="0" w:color="auto"/>
            <w:right w:val="none" w:sz="0" w:space="0" w:color="auto"/>
          </w:divBdr>
        </w:div>
        <w:div w:id="2019307819">
          <w:marLeft w:val="0"/>
          <w:marRight w:val="0"/>
          <w:marTop w:val="0"/>
          <w:marBottom w:val="0"/>
          <w:divBdr>
            <w:top w:val="none" w:sz="0" w:space="0" w:color="auto"/>
            <w:left w:val="none" w:sz="0" w:space="0" w:color="auto"/>
            <w:bottom w:val="none" w:sz="0" w:space="0" w:color="auto"/>
            <w:right w:val="none" w:sz="0" w:space="0" w:color="auto"/>
          </w:divBdr>
        </w:div>
        <w:div w:id="1236862341">
          <w:marLeft w:val="0"/>
          <w:marRight w:val="0"/>
          <w:marTop w:val="0"/>
          <w:marBottom w:val="0"/>
          <w:divBdr>
            <w:top w:val="none" w:sz="0" w:space="0" w:color="auto"/>
            <w:left w:val="none" w:sz="0" w:space="0" w:color="auto"/>
            <w:bottom w:val="none" w:sz="0" w:space="0" w:color="auto"/>
            <w:right w:val="none" w:sz="0" w:space="0" w:color="auto"/>
          </w:divBdr>
        </w:div>
        <w:div w:id="1426225102">
          <w:marLeft w:val="0"/>
          <w:marRight w:val="0"/>
          <w:marTop w:val="0"/>
          <w:marBottom w:val="0"/>
          <w:divBdr>
            <w:top w:val="none" w:sz="0" w:space="0" w:color="auto"/>
            <w:left w:val="none" w:sz="0" w:space="0" w:color="auto"/>
            <w:bottom w:val="none" w:sz="0" w:space="0" w:color="auto"/>
            <w:right w:val="none" w:sz="0" w:space="0" w:color="auto"/>
          </w:divBdr>
        </w:div>
        <w:div w:id="1088428571">
          <w:marLeft w:val="0"/>
          <w:marRight w:val="0"/>
          <w:marTop w:val="0"/>
          <w:marBottom w:val="0"/>
          <w:divBdr>
            <w:top w:val="none" w:sz="0" w:space="0" w:color="auto"/>
            <w:left w:val="none" w:sz="0" w:space="0" w:color="auto"/>
            <w:bottom w:val="none" w:sz="0" w:space="0" w:color="auto"/>
            <w:right w:val="none" w:sz="0" w:space="0" w:color="auto"/>
          </w:divBdr>
        </w:div>
        <w:div w:id="403112096">
          <w:marLeft w:val="0"/>
          <w:marRight w:val="0"/>
          <w:marTop w:val="0"/>
          <w:marBottom w:val="0"/>
          <w:divBdr>
            <w:top w:val="none" w:sz="0" w:space="0" w:color="auto"/>
            <w:left w:val="none" w:sz="0" w:space="0" w:color="auto"/>
            <w:bottom w:val="none" w:sz="0" w:space="0" w:color="auto"/>
            <w:right w:val="none" w:sz="0" w:space="0" w:color="auto"/>
          </w:divBdr>
        </w:div>
        <w:div w:id="2109348193">
          <w:marLeft w:val="0"/>
          <w:marRight w:val="0"/>
          <w:marTop w:val="0"/>
          <w:marBottom w:val="0"/>
          <w:divBdr>
            <w:top w:val="none" w:sz="0" w:space="0" w:color="auto"/>
            <w:left w:val="none" w:sz="0" w:space="0" w:color="auto"/>
            <w:bottom w:val="none" w:sz="0" w:space="0" w:color="auto"/>
            <w:right w:val="none" w:sz="0" w:space="0" w:color="auto"/>
          </w:divBdr>
        </w:div>
        <w:div w:id="780413954">
          <w:marLeft w:val="0"/>
          <w:marRight w:val="0"/>
          <w:marTop w:val="0"/>
          <w:marBottom w:val="0"/>
          <w:divBdr>
            <w:top w:val="none" w:sz="0" w:space="0" w:color="auto"/>
            <w:left w:val="none" w:sz="0" w:space="0" w:color="auto"/>
            <w:bottom w:val="none" w:sz="0" w:space="0" w:color="auto"/>
            <w:right w:val="none" w:sz="0" w:space="0" w:color="auto"/>
          </w:divBdr>
        </w:div>
        <w:div w:id="1547139387">
          <w:marLeft w:val="0"/>
          <w:marRight w:val="0"/>
          <w:marTop w:val="0"/>
          <w:marBottom w:val="0"/>
          <w:divBdr>
            <w:top w:val="none" w:sz="0" w:space="0" w:color="auto"/>
            <w:left w:val="none" w:sz="0" w:space="0" w:color="auto"/>
            <w:bottom w:val="none" w:sz="0" w:space="0" w:color="auto"/>
            <w:right w:val="none" w:sz="0" w:space="0" w:color="auto"/>
          </w:divBdr>
        </w:div>
        <w:div w:id="1923567418">
          <w:marLeft w:val="0"/>
          <w:marRight w:val="0"/>
          <w:marTop w:val="0"/>
          <w:marBottom w:val="0"/>
          <w:divBdr>
            <w:top w:val="none" w:sz="0" w:space="0" w:color="auto"/>
            <w:left w:val="none" w:sz="0" w:space="0" w:color="auto"/>
            <w:bottom w:val="none" w:sz="0" w:space="0" w:color="auto"/>
            <w:right w:val="none" w:sz="0" w:space="0" w:color="auto"/>
          </w:divBdr>
        </w:div>
        <w:div w:id="117378410">
          <w:marLeft w:val="0"/>
          <w:marRight w:val="0"/>
          <w:marTop w:val="0"/>
          <w:marBottom w:val="0"/>
          <w:divBdr>
            <w:top w:val="none" w:sz="0" w:space="0" w:color="auto"/>
            <w:left w:val="none" w:sz="0" w:space="0" w:color="auto"/>
            <w:bottom w:val="none" w:sz="0" w:space="0" w:color="auto"/>
            <w:right w:val="none" w:sz="0" w:space="0" w:color="auto"/>
          </w:divBdr>
        </w:div>
        <w:div w:id="682826509">
          <w:marLeft w:val="0"/>
          <w:marRight w:val="0"/>
          <w:marTop w:val="0"/>
          <w:marBottom w:val="0"/>
          <w:divBdr>
            <w:top w:val="none" w:sz="0" w:space="0" w:color="auto"/>
            <w:left w:val="none" w:sz="0" w:space="0" w:color="auto"/>
            <w:bottom w:val="none" w:sz="0" w:space="0" w:color="auto"/>
            <w:right w:val="none" w:sz="0" w:space="0" w:color="auto"/>
          </w:divBdr>
        </w:div>
        <w:div w:id="1415395303">
          <w:marLeft w:val="0"/>
          <w:marRight w:val="0"/>
          <w:marTop w:val="0"/>
          <w:marBottom w:val="0"/>
          <w:divBdr>
            <w:top w:val="none" w:sz="0" w:space="0" w:color="auto"/>
            <w:left w:val="none" w:sz="0" w:space="0" w:color="auto"/>
            <w:bottom w:val="none" w:sz="0" w:space="0" w:color="auto"/>
            <w:right w:val="none" w:sz="0" w:space="0" w:color="auto"/>
          </w:divBdr>
        </w:div>
        <w:div w:id="603683699">
          <w:marLeft w:val="0"/>
          <w:marRight w:val="0"/>
          <w:marTop w:val="0"/>
          <w:marBottom w:val="0"/>
          <w:divBdr>
            <w:top w:val="none" w:sz="0" w:space="0" w:color="auto"/>
            <w:left w:val="none" w:sz="0" w:space="0" w:color="auto"/>
            <w:bottom w:val="none" w:sz="0" w:space="0" w:color="auto"/>
            <w:right w:val="none" w:sz="0" w:space="0" w:color="auto"/>
          </w:divBdr>
        </w:div>
        <w:div w:id="137767852">
          <w:marLeft w:val="0"/>
          <w:marRight w:val="0"/>
          <w:marTop w:val="0"/>
          <w:marBottom w:val="0"/>
          <w:divBdr>
            <w:top w:val="none" w:sz="0" w:space="0" w:color="auto"/>
            <w:left w:val="none" w:sz="0" w:space="0" w:color="auto"/>
            <w:bottom w:val="none" w:sz="0" w:space="0" w:color="auto"/>
            <w:right w:val="none" w:sz="0" w:space="0" w:color="auto"/>
          </w:divBdr>
        </w:div>
        <w:div w:id="164056266">
          <w:marLeft w:val="0"/>
          <w:marRight w:val="0"/>
          <w:marTop w:val="0"/>
          <w:marBottom w:val="0"/>
          <w:divBdr>
            <w:top w:val="none" w:sz="0" w:space="0" w:color="auto"/>
            <w:left w:val="none" w:sz="0" w:space="0" w:color="auto"/>
            <w:bottom w:val="none" w:sz="0" w:space="0" w:color="auto"/>
            <w:right w:val="none" w:sz="0" w:space="0" w:color="auto"/>
          </w:divBdr>
        </w:div>
        <w:div w:id="91747">
          <w:marLeft w:val="0"/>
          <w:marRight w:val="0"/>
          <w:marTop w:val="0"/>
          <w:marBottom w:val="0"/>
          <w:divBdr>
            <w:top w:val="none" w:sz="0" w:space="0" w:color="auto"/>
            <w:left w:val="none" w:sz="0" w:space="0" w:color="auto"/>
            <w:bottom w:val="none" w:sz="0" w:space="0" w:color="auto"/>
            <w:right w:val="none" w:sz="0" w:space="0" w:color="auto"/>
          </w:divBdr>
        </w:div>
        <w:div w:id="314722300">
          <w:marLeft w:val="0"/>
          <w:marRight w:val="0"/>
          <w:marTop w:val="0"/>
          <w:marBottom w:val="0"/>
          <w:divBdr>
            <w:top w:val="none" w:sz="0" w:space="0" w:color="auto"/>
            <w:left w:val="none" w:sz="0" w:space="0" w:color="auto"/>
            <w:bottom w:val="none" w:sz="0" w:space="0" w:color="auto"/>
            <w:right w:val="none" w:sz="0" w:space="0" w:color="auto"/>
          </w:divBdr>
        </w:div>
        <w:div w:id="454176937">
          <w:marLeft w:val="0"/>
          <w:marRight w:val="0"/>
          <w:marTop w:val="0"/>
          <w:marBottom w:val="0"/>
          <w:divBdr>
            <w:top w:val="none" w:sz="0" w:space="0" w:color="auto"/>
            <w:left w:val="none" w:sz="0" w:space="0" w:color="auto"/>
            <w:bottom w:val="none" w:sz="0" w:space="0" w:color="auto"/>
            <w:right w:val="none" w:sz="0" w:space="0" w:color="auto"/>
          </w:divBdr>
        </w:div>
        <w:div w:id="1382679940">
          <w:marLeft w:val="0"/>
          <w:marRight w:val="0"/>
          <w:marTop w:val="0"/>
          <w:marBottom w:val="0"/>
          <w:divBdr>
            <w:top w:val="none" w:sz="0" w:space="0" w:color="auto"/>
            <w:left w:val="none" w:sz="0" w:space="0" w:color="auto"/>
            <w:bottom w:val="none" w:sz="0" w:space="0" w:color="auto"/>
            <w:right w:val="none" w:sz="0" w:space="0" w:color="auto"/>
          </w:divBdr>
        </w:div>
        <w:div w:id="641423191">
          <w:marLeft w:val="0"/>
          <w:marRight w:val="0"/>
          <w:marTop w:val="0"/>
          <w:marBottom w:val="0"/>
          <w:divBdr>
            <w:top w:val="none" w:sz="0" w:space="0" w:color="auto"/>
            <w:left w:val="none" w:sz="0" w:space="0" w:color="auto"/>
            <w:bottom w:val="none" w:sz="0" w:space="0" w:color="auto"/>
            <w:right w:val="none" w:sz="0" w:space="0" w:color="auto"/>
          </w:divBdr>
        </w:div>
        <w:div w:id="1031956227">
          <w:marLeft w:val="0"/>
          <w:marRight w:val="0"/>
          <w:marTop w:val="0"/>
          <w:marBottom w:val="0"/>
          <w:divBdr>
            <w:top w:val="none" w:sz="0" w:space="0" w:color="auto"/>
            <w:left w:val="none" w:sz="0" w:space="0" w:color="auto"/>
            <w:bottom w:val="none" w:sz="0" w:space="0" w:color="auto"/>
            <w:right w:val="none" w:sz="0" w:space="0" w:color="auto"/>
          </w:divBdr>
        </w:div>
        <w:div w:id="124668201">
          <w:marLeft w:val="0"/>
          <w:marRight w:val="0"/>
          <w:marTop w:val="0"/>
          <w:marBottom w:val="0"/>
          <w:divBdr>
            <w:top w:val="none" w:sz="0" w:space="0" w:color="auto"/>
            <w:left w:val="none" w:sz="0" w:space="0" w:color="auto"/>
            <w:bottom w:val="none" w:sz="0" w:space="0" w:color="auto"/>
            <w:right w:val="none" w:sz="0" w:space="0" w:color="auto"/>
          </w:divBdr>
        </w:div>
        <w:div w:id="1260064150">
          <w:marLeft w:val="0"/>
          <w:marRight w:val="0"/>
          <w:marTop w:val="0"/>
          <w:marBottom w:val="0"/>
          <w:divBdr>
            <w:top w:val="none" w:sz="0" w:space="0" w:color="auto"/>
            <w:left w:val="none" w:sz="0" w:space="0" w:color="auto"/>
            <w:bottom w:val="none" w:sz="0" w:space="0" w:color="auto"/>
            <w:right w:val="none" w:sz="0" w:space="0" w:color="auto"/>
          </w:divBdr>
        </w:div>
        <w:div w:id="1112361922">
          <w:marLeft w:val="0"/>
          <w:marRight w:val="0"/>
          <w:marTop w:val="0"/>
          <w:marBottom w:val="0"/>
          <w:divBdr>
            <w:top w:val="none" w:sz="0" w:space="0" w:color="auto"/>
            <w:left w:val="none" w:sz="0" w:space="0" w:color="auto"/>
            <w:bottom w:val="none" w:sz="0" w:space="0" w:color="auto"/>
            <w:right w:val="none" w:sz="0" w:space="0" w:color="auto"/>
          </w:divBdr>
        </w:div>
        <w:div w:id="2058577538">
          <w:marLeft w:val="0"/>
          <w:marRight w:val="0"/>
          <w:marTop w:val="0"/>
          <w:marBottom w:val="0"/>
          <w:divBdr>
            <w:top w:val="none" w:sz="0" w:space="0" w:color="auto"/>
            <w:left w:val="none" w:sz="0" w:space="0" w:color="auto"/>
            <w:bottom w:val="none" w:sz="0" w:space="0" w:color="auto"/>
            <w:right w:val="none" w:sz="0" w:space="0" w:color="auto"/>
          </w:divBdr>
        </w:div>
        <w:div w:id="752046825">
          <w:marLeft w:val="0"/>
          <w:marRight w:val="0"/>
          <w:marTop w:val="0"/>
          <w:marBottom w:val="0"/>
          <w:divBdr>
            <w:top w:val="none" w:sz="0" w:space="0" w:color="auto"/>
            <w:left w:val="none" w:sz="0" w:space="0" w:color="auto"/>
            <w:bottom w:val="none" w:sz="0" w:space="0" w:color="auto"/>
            <w:right w:val="none" w:sz="0" w:space="0" w:color="auto"/>
          </w:divBdr>
        </w:div>
        <w:div w:id="1221867817">
          <w:marLeft w:val="0"/>
          <w:marRight w:val="0"/>
          <w:marTop w:val="0"/>
          <w:marBottom w:val="0"/>
          <w:divBdr>
            <w:top w:val="none" w:sz="0" w:space="0" w:color="auto"/>
            <w:left w:val="none" w:sz="0" w:space="0" w:color="auto"/>
            <w:bottom w:val="none" w:sz="0" w:space="0" w:color="auto"/>
            <w:right w:val="none" w:sz="0" w:space="0" w:color="auto"/>
          </w:divBdr>
        </w:div>
        <w:div w:id="1610509444">
          <w:marLeft w:val="0"/>
          <w:marRight w:val="0"/>
          <w:marTop w:val="0"/>
          <w:marBottom w:val="0"/>
          <w:divBdr>
            <w:top w:val="none" w:sz="0" w:space="0" w:color="auto"/>
            <w:left w:val="none" w:sz="0" w:space="0" w:color="auto"/>
            <w:bottom w:val="none" w:sz="0" w:space="0" w:color="auto"/>
            <w:right w:val="none" w:sz="0" w:space="0" w:color="auto"/>
          </w:divBdr>
        </w:div>
        <w:div w:id="876433834">
          <w:marLeft w:val="0"/>
          <w:marRight w:val="0"/>
          <w:marTop w:val="0"/>
          <w:marBottom w:val="0"/>
          <w:divBdr>
            <w:top w:val="none" w:sz="0" w:space="0" w:color="auto"/>
            <w:left w:val="none" w:sz="0" w:space="0" w:color="auto"/>
            <w:bottom w:val="none" w:sz="0" w:space="0" w:color="auto"/>
            <w:right w:val="none" w:sz="0" w:space="0" w:color="auto"/>
          </w:divBdr>
        </w:div>
        <w:div w:id="199362169">
          <w:marLeft w:val="0"/>
          <w:marRight w:val="0"/>
          <w:marTop w:val="0"/>
          <w:marBottom w:val="0"/>
          <w:divBdr>
            <w:top w:val="none" w:sz="0" w:space="0" w:color="auto"/>
            <w:left w:val="none" w:sz="0" w:space="0" w:color="auto"/>
            <w:bottom w:val="none" w:sz="0" w:space="0" w:color="auto"/>
            <w:right w:val="none" w:sz="0" w:space="0" w:color="auto"/>
          </w:divBdr>
        </w:div>
        <w:div w:id="1796293641">
          <w:marLeft w:val="0"/>
          <w:marRight w:val="0"/>
          <w:marTop w:val="0"/>
          <w:marBottom w:val="0"/>
          <w:divBdr>
            <w:top w:val="none" w:sz="0" w:space="0" w:color="auto"/>
            <w:left w:val="none" w:sz="0" w:space="0" w:color="auto"/>
            <w:bottom w:val="none" w:sz="0" w:space="0" w:color="auto"/>
            <w:right w:val="none" w:sz="0" w:space="0" w:color="auto"/>
          </w:divBdr>
        </w:div>
        <w:div w:id="719600294">
          <w:marLeft w:val="0"/>
          <w:marRight w:val="0"/>
          <w:marTop w:val="0"/>
          <w:marBottom w:val="0"/>
          <w:divBdr>
            <w:top w:val="none" w:sz="0" w:space="0" w:color="auto"/>
            <w:left w:val="none" w:sz="0" w:space="0" w:color="auto"/>
            <w:bottom w:val="none" w:sz="0" w:space="0" w:color="auto"/>
            <w:right w:val="none" w:sz="0" w:space="0" w:color="auto"/>
          </w:divBdr>
        </w:div>
        <w:div w:id="464586411">
          <w:marLeft w:val="0"/>
          <w:marRight w:val="0"/>
          <w:marTop w:val="0"/>
          <w:marBottom w:val="0"/>
          <w:divBdr>
            <w:top w:val="none" w:sz="0" w:space="0" w:color="auto"/>
            <w:left w:val="none" w:sz="0" w:space="0" w:color="auto"/>
            <w:bottom w:val="none" w:sz="0" w:space="0" w:color="auto"/>
            <w:right w:val="none" w:sz="0" w:space="0" w:color="auto"/>
          </w:divBdr>
        </w:div>
        <w:div w:id="1575243152">
          <w:marLeft w:val="0"/>
          <w:marRight w:val="0"/>
          <w:marTop w:val="0"/>
          <w:marBottom w:val="0"/>
          <w:divBdr>
            <w:top w:val="none" w:sz="0" w:space="0" w:color="auto"/>
            <w:left w:val="none" w:sz="0" w:space="0" w:color="auto"/>
            <w:bottom w:val="none" w:sz="0" w:space="0" w:color="auto"/>
            <w:right w:val="none" w:sz="0" w:space="0" w:color="auto"/>
          </w:divBdr>
        </w:div>
        <w:div w:id="495151433">
          <w:marLeft w:val="0"/>
          <w:marRight w:val="0"/>
          <w:marTop w:val="0"/>
          <w:marBottom w:val="0"/>
          <w:divBdr>
            <w:top w:val="none" w:sz="0" w:space="0" w:color="auto"/>
            <w:left w:val="none" w:sz="0" w:space="0" w:color="auto"/>
            <w:bottom w:val="none" w:sz="0" w:space="0" w:color="auto"/>
            <w:right w:val="none" w:sz="0" w:space="0" w:color="auto"/>
          </w:divBdr>
        </w:div>
        <w:div w:id="701710003">
          <w:marLeft w:val="0"/>
          <w:marRight w:val="0"/>
          <w:marTop w:val="0"/>
          <w:marBottom w:val="0"/>
          <w:divBdr>
            <w:top w:val="none" w:sz="0" w:space="0" w:color="auto"/>
            <w:left w:val="none" w:sz="0" w:space="0" w:color="auto"/>
            <w:bottom w:val="none" w:sz="0" w:space="0" w:color="auto"/>
            <w:right w:val="none" w:sz="0" w:space="0" w:color="auto"/>
          </w:divBdr>
        </w:div>
        <w:div w:id="1765488646">
          <w:marLeft w:val="0"/>
          <w:marRight w:val="0"/>
          <w:marTop w:val="0"/>
          <w:marBottom w:val="0"/>
          <w:divBdr>
            <w:top w:val="none" w:sz="0" w:space="0" w:color="auto"/>
            <w:left w:val="none" w:sz="0" w:space="0" w:color="auto"/>
            <w:bottom w:val="none" w:sz="0" w:space="0" w:color="auto"/>
            <w:right w:val="none" w:sz="0" w:space="0" w:color="auto"/>
          </w:divBdr>
        </w:div>
        <w:div w:id="1328358734">
          <w:marLeft w:val="0"/>
          <w:marRight w:val="0"/>
          <w:marTop w:val="0"/>
          <w:marBottom w:val="0"/>
          <w:divBdr>
            <w:top w:val="none" w:sz="0" w:space="0" w:color="auto"/>
            <w:left w:val="none" w:sz="0" w:space="0" w:color="auto"/>
            <w:bottom w:val="none" w:sz="0" w:space="0" w:color="auto"/>
            <w:right w:val="none" w:sz="0" w:space="0" w:color="auto"/>
          </w:divBdr>
        </w:div>
        <w:div w:id="661928637">
          <w:marLeft w:val="0"/>
          <w:marRight w:val="0"/>
          <w:marTop w:val="0"/>
          <w:marBottom w:val="0"/>
          <w:divBdr>
            <w:top w:val="none" w:sz="0" w:space="0" w:color="auto"/>
            <w:left w:val="none" w:sz="0" w:space="0" w:color="auto"/>
            <w:bottom w:val="none" w:sz="0" w:space="0" w:color="auto"/>
            <w:right w:val="none" w:sz="0" w:space="0" w:color="auto"/>
          </w:divBdr>
        </w:div>
        <w:div w:id="244383894">
          <w:marLeft w:val="0"/>
          <w:marRight w:val="0"/>
          <w:marTop w:val="0"/>
          <w:marBottom w:val="0"/>
          <w:divBdr>
            <w:top w:val="none" w:sz="0" w:space="0" w:color="auto"/>
            <w:left w:val="none" w:sz="0" w:space="0" w:color="auto"/>
            <w:bottom w:val="none" w:sz="0" w:space="0" w:color="auto"/>
            <w:right w:val="none" w:sz="0" w:space="0" w:color="auto"/>
          </w:divBdr>
        </w:div>
        <w:div w:id="16658193">
          <w:marLeft w:val="0"/>
          <w:marRight w:val="0"/>
          <w:marTop w:val="0"/>
          <w:marBottom w:val="0"/>
          <w:divBdr>
            <w:top w:val="none" w:sz="0" w:space="0" w:color="auto"/>
            <w:left w:val="none" w:sz="0" w:space="0" w:color="auto"/>
            <w:bottom w:val="none" w:sz="0" w:space="0" w:color="auto"/>
            <w:right w:val="none" w:sz="0" w:space="0" w:color="auto"/>
          </w:divBdr>
        </w:div>
        <w:div w:id="594552428">
          <w:marLeft w:val="0"/>
          <w:marRight w:val="0"/>
          <w:marTop w:val="0"/>
          <w:marBottom w:val="0"/>
          <w:divBdr>
            <w:top w:val="none" w:sz="0" w:space="0" w:color="auto"/>
            <w:left w:val="none" w:sz="0" w:space="0" w:color="auto"/>
            <w:bottom w:val="none" w:sz="0" w:space="0" w:color="auto"/>
            <w:right w:val="none" w:sz="0" w:space="0" w:color="auto"/>
          </w:divBdr>
        </w:div>
        <w:div w:id="418061181">
          <w:marLeft w:val="0"/>
          <w:marRight w:val="0"/>
          <w:marTop w:val="0"/>
          <w:marBottom w:val="0"/>
          <w:divBdr>
            <w:top w:val="none" w:sz="0" w:space="0" w:color="auto"/>
            <w:left w:val="none" w:sz="0" w:space="0" w:color="auto"/>
            <w:bottom w:val="none" w:sz="0" w:space="0" w:color="auto"/>
            <w:right w:val="none" w:sz="0" w:space="0" w:color="auto"/>
          </w:divBdr>
        </w:div>
        <w:div w:id="577860836">
          <w:marLeft w:val="0"/>
          <w:marRight w:val="0"/>
          <w:marTop w:val="0"/>
          <w:marBottom w:val="0"/>
          <w:divBdr>
            <w:top w:val="none" w:sz="0" w:space="0" w:color="auto"/>
            <w:left w:val="none" w:sz="0" w:space="0" w:color="auto"/>
            <w:bottom w:val="none" w:sz="0" w:space="0" w:color="auto"/>
            <w:right w:val="none" w:sz="0" w:space="0" w:color="auto"/>
          </w:divBdr>
        </w:div>
        <w:div w:id="1769498227">
          <w:marLeft w:val="0"/>
          <w:marRight w:val="0"/>
          <w:marTop w:val="0"/>
          <w:marBottom w:val="0"/>
          <w:divBdr>
            <w:top w:val="none" w:sz="0" w:space="0" w:color="auto"/>
            <w:left w:val="none" w:sz="0" w:space="0" w:color="auto"/>
            <w:bottom w:val="none" w:sz="0" w:space="0" w:color="auto"/>
            <w:right w:val="none" w:sz="0" w:space="0" w:color="auto"/>
          </w:divBdr>
        </w:div>
        <w:div w:id="1758598139">
          <w:marLeft w:val="0"/>
          <w:marRight w:val="0"/>
          <w:marTop w:val="0"/>
          <w:marBottom w:val="0"/>
          <w:divBdr>
            <w:top w:val="none" w:sz="0" w:space="0" w:color="auto"/>
            <w:left w:val="none" w:sz="0" w:space="0" w:color="auto"/>
            <w:bottom w:val="none" w:sz="0" w:space="0" w:color="auto"/>
            <w:right w:val="none" w:sz="0" w:space="0" w:color="auto"/>
          </w:divBdr>
        </w:div>
        <w:div w:id="23599180">
          <w:marLeft w:val="0"/>
          <w:marRight w:val="0"/>
          <w:marTop w:val="0"/>
          <w:marBottom w:val="0"/>
          <w:divBdr>
            <w:top w:val="none" w:sz="0" w:space="0" w:color="auto"/>
            <w:left w:val="none" w:sz="0" w:space="0" w:color="auto"/>
            <w:bottom w:val="none" w:sz="0" w:space="0" w:color="auto"/>
            <w:right w:val="none" w:sz="0" w:space="0" w:color="auto"/>
          </w:divBdr>
        </w:div>
        <w:div w:id="735056407">
          <w:marLeft w:val="0"/>
          <w:marRight w:val="0"/>
          <w:marTop w:val="0"/>
          <w:marBottom w:val="0"/>
          <w:divBdr>
            <w:top w:val="none" w:sz="0" w:space="0" w:color="auto"/>
            <w:left w:val="none" w:sz="0" w:space="0" w:color="auto"/>
            <w:bottom w:val="none" w:sz="0" w:space="0" w:color="auto"/>
            <w:right w:val="none" w:sz="0" w:space="0" w:color="auto"/>
          </w:divBdr>
        </w:div>
        <w:div w:id="2135173968">
          <w:marLeft w:val="0"/>
          <w:marRight w:val="0"/>
          <w:marTop w:val="0"/>
          <w:marBottom w:val="0"/>
          <w:divBdr>
            <w:top w:val="none" w:sz="0" w:space="0" w:color="auto"/>
            <w:left w:val="none" w:sz="0" w:space="0" w:color="auto"/>
            <w:bottom w:val="none" w:sz="0" w:space="0" w:color="auto"/>
            <w:right w:val="none" w:sz="0" w:space="0" w:color="auto"/>
          </w:divBdr>
        </w:div>
        <w:div w:id="909731011">
          <w:marLeft w:val="0"/>
          <w:marRight w:val="0"/>
          <w:marTop w:val="0"/>
          <w:marBottom w:val="0"/>
          <w:divBdr>
            <w:top w:val="none" w:sz="0" w:space="0" w:color="auto"/>
            <w:left w:val="none" w:sz="0" w:space="0" w:color="auto"/>
            <w:bottom w:val="none" w:sz="0" w:space="0" w:color="auto"/>
            <w:right w:val="none" w:sz="0" w:space="0" w:color="auto"/>
          </w:divBdr>
        </w:div>
        <w:div w:id="1090662857">
          <w:marLeft w:val="0"/>
          <w:marRight w:val="0"/>
          <w:marTop w:val="0"/>
          <w:marBottom w:val="0"/>
          <w:divBdr>
            <w:top w:val="none" w:sz="0" w:space="0" w:color="auto"/>
            <w:left w:val="none" w:sz="0" w:space="0" w:color="auto"/>
            <w:bottom w:val="none" w:sz="0" w:space="0" w:color="auto"/>
            <w:right w:val="none" w:sz="0" w:space="0" w:color="auto"/>
          </w:divBdr>
        </w:div>
        <w:div w:id="239605709">
          <w:marLeft w:val="0"/>
          <w:marRight w:val="0"/>
          <w:marTop w:val="0"/>
          <w:marBottom w:val="0"/>
          <w:divBdr>
            <w:top w:val="none" w:sz="0" w:space="0" w:color="auto"/>
            <w:left w:val="none" w:sz="0" w:space="0" w:color="auto"/>
            <w:bottom w:val="none" w:sz="0" w:space="0" w:color="auto"/>
            <w:right w:val="none" w:sz="0" w:space="0" w:color="auto"/>
          </w:divBdr>
        </w:div>
        <w:div w:id="548229412">
          <w:marLeft w:val="0"/>
          <w:marRight w:val="0"/>
          <w:marTop w:val="0"/>
          <w:marBottom w:val="0"/>
          <w:divBdr>
            <w:top w:val="none" w:sz="0" w:space="0" w:color="auto"/>
            <w:left w:val="none" w:sz="0" w:space="0" w:color="auto"/>
            <w:bottom w:val="none" w:sz="0" w:space="0" w:color="auto"/>
            <w:right w:val="none" w:sz="0" w:space="0" w:color="auto"/>
          </w:divBdr>
        </w:div>
        <w:div w:id="1612544643">
          <w:marLeft w:val="0"/>
          <w:marRight w:val="0"/>
          <w:marTop w:val="0"/>
          <w:marBottom w:val="0"/>
          <w:divBdr>
            <w:top w:val="none" w:sz="0" w:space="0" w:color="auto"/>
            <w:left w:val="none" w:sz="0" w:space="0" w:color="auto"/>
            <w:bottom w:val="none" w:sz="0" w:space="0" w:color="auto"/>
            <w:right w:val="none" w:sz="0" w:space="0" w:color="auto"/>
          </w:divBdr>
        </w:div>
        <w:div w:id="810562908">
          <w:marLeft w:val="0"/>
          <w:marRight w:val="0"/>
          <w:marTop w:val="0"/>
          <w:marBottom w:val="0"/>
          <w:divBdr>
            <w:top w:val="none" w:sz="0" w:space="0" w:color="auto"/>
            <w:left w:val="none" w:sz="0" w:space="0" w:color="auto"/>
            <w:bottom w:val="none" w:sz="0" w:space="0" w:color="auto"/>
            <w:right w:val="none" w:sz="0" w:space="0" w:color="auto"/>
          </w:divBdr>
        </w:div>
        <w:div w:id="788166428">
          <w:marLeft w:val="0"/>
          <w:marRight w:val="0"/>
          <w:marTop w:val="0"/>
          <w:marBottom w:val="0"/>
          <w:divBdr>
            <w:top w:val="none" w:sz="0" w:space="0" w:color="auto"/>
            <w:left w:val="none" w:sz="0" w:space="0" w:color="auto"/>
            <w:bottom w:val="none" w:sz="0" w:space="0" w:color="auto"/>
            <w:right w:val="none" w:sz="0" w:space="0" w:color="auto"/>
          </w:divBdr>
        </w:div>
        <w:div w:id="148248972">
          <w:marLeft w:val="0"/>
          <w:marRight w:val="0"/>
          <w:marTop w:val="0"/>
          <w:marBottom w:val="0"/>
          <w:divBdr>
            <w:top w:val="none" w:sz="0" w:space="0" w:color="auto"/>
            <w:left w:val="none" w:sz="0" w:space="0" w:color="auto"/>
            <w:bottom w:val="none" w:sz="0" w:space="0" w:color="auto"/>
            <w:right w:val="none" w:sz="0" w:space="0" w:color="auto"/>
          </w:divBdr>
        </w:div>
        <w:div w:id="747768664">
          <w:marLeft w:val="0"/>
          <w:marRight w:val="0"/>
          <w:marTop w:val="0"/>
          <w:marBottom w:val="0"/>
          <w:divBdr>
            <w:top w:val="none" w:sz="0" w:space="0" w:color="auto"/>
            <w:left w:val="none" w:sz="0" w:space="0" w:color="auto"/>
            <w:bottom w:val="none" w:sz="0" w:space="0" w:color="auto"/>
            <w:right w:val="none" w:sz="0" w:space="0" w:color="auto"/>
          </w:divBdr>
        </w:div>
        <w:div w:id="806583024">
          <w:marLeft w:val="0"/>
          <w:marRight w:val="0"/>
          <w:marTop w:val="0"/>
          <w:marBottom w:val="0"/>
          <w:divBdr>
            <w:top w:val="none" w:sz="0" w:space="0" w:color="auto"/>
            <w:left w:val="none" w:sz="0" w:space="0" w:color="auto"/>
            <w:bottom w:val="none" w:sz="0" w:space="0" w:color="auto"/>
            <w:right w:val="none" w:sz="0" w:space="0" w:color="auto"/>
          </w:divBdr>
        </w:div>
        <w:div w:id="2012901892">
          <w:marLeft w:val="0"/>
          <w:marRight w:val="0"/>
          <w:marTop w:val="0"/>
          <w:marBottom w:val="0"/>
          <w:divBdr>
            <w:top w:val="none" w:sz="0" w:space="0" w:color="auto"/>
            <w:left w:val="none" w:sz="0" w:space="0" w:color="auto"/>
            <w:bottom w:val="none" w:sz="0" w:space="0" w:color="auto"/>
            <w:right w:val="none" w:sz="0" w:space="0" w:color="auto"/>
          </w:divBdr>
        </w:div>
        <w:div w:id="584455998">
          <w:marLeft w:val="0"/>
          <w:marRight w:val="0"/>
          <w:marTop w:val="0"/>
          <w:marBottom w:val="0"/>
          <w:divBdr>
            <w:top w:val="none" w:sz="0" w:space="0" w:color="auto"/>
            <w:left w:val="none" w:sz="0" w:space="0" w:color="auto"/>
            <w:bottom w:val="none" w:sz="0" w:space="0" w:color="auto"/>
            <w:right w:val="none" w:sz="0" w:space="0" w:color="auto"/>
          </w:divBdr>
        </w:div>
        <w:div w:id="918759202">
          <w:marLeft w:val="0"/>
          <w:marRight w:val="0"/>
          <w:marTop w:val="0"/>
          <w:marBottom w:val="0"/>
          <w:divBdr>
            <w:top w:val="none" w:sz="0" w:space="0" w:color="auto"/>
            <w:left w:val="none" w:sz="0" w:space="0" w:color="auto"/>
            <w:bottom w:val="none" w:sz="0" w:space="0" w:color="auto"/>
            <w:right w:val="none" w:sz="0" w:space="0" w:color="auto"/>
          </w:divBdr>
        </w:div>
        <w:div w:id="1611205845">
          <w:marLeft w:val="0"/>
          <w:marRight w:val="0"/>
          <w:marTop w:val="0"/>
          <w:marBottom w:val="0"/>
          <w:divBdr>
            <w:top w:val="none" w:sz="0" w:space="0" w:color="auto"/>
            <w:left w:val="none" w:sz="0" w:space="0" w:color="auto"/>
            <w:bottom w:val="none" w:sz="0" w:space="0" w:color="auto"/>
            <w:right w:val="none" w:sz="0" w:space="0" w:color="auto"/>
          </w:divBdr>
        </w:div>
        <w:div w:id="1316228650">
          <w:marLeft w:val="0"/>
          <w:marRight w:val="0"/>
          <w:marTop w:val="0"/>
          <w:marBottom w:val="0"/>
          <w:divBdr>
            <w:top w:val="none" w:sz="0" w:space="0" w:color="auto"/>
            <w:left w:val="none" w:sz="0" w:space="0" w:color="auto"/>
            <w:bottom w:val="none" w:sz="0" w:space="0" w:color="auto"/>
            <w:right w:val="none" w:sz="0" w:space="0" w:color="auto"/>
          </w:divBdr>
        </w:div>
        <w:div w:id="1650938271">
          <w:marLeft w:val="0"/>
          <w:marRight w:val="0"/>
          <w:marTop w:val="0"/>
          <w:marBottom w:val="0"/>
          <w:divBdr>
            <w:top w:val="none" w:sz="0" w:space="0" w:color="auto"/>
            <w:left w:val="none" w:sz="0" w:space="0" w:color="auto"/>
            <w:bottom w:val="none" w:sz="0" w:space="0" w:color="auto"/>
            <w:right w:val="none" w:sz="0" w:space="0" w:color="auto"/>
          </w:divBdr>
        </w:div>
        <w:div w:id="1384208064">
          <w:marLeft w:val="0"/>
          <w:marRight w:val="0"/>
          <w:marTop w:val="0"/>
          <w:marBottom w:val="0"/>
          <w:divBdr>
            <w:top w:val="none" w:sz="0" w:space="0" w:color="auto"/>
            <w:left w:val="none" w:sz="0" w:space="0" w:color="auto"/>
            <w:bottom w:val="none" w:sz="0" w:space="0" w:color="auto"/>
            <w:right w:val="none" w:sz="0" w:space="0" w:color="auto"/>
          </w:divBdr>
        </w:div>
        <w:div w:id="830367133">
          <w:marLeft w:val="0"/>
          <w:marRight w:val="0"/>
          <w:marTop w:val="0"/>
          <w:marBottom w:val="0"/>
          <w:divBdr>
            <w:top w:val="none" w:sz="0" w:space="0" w:color="auto"/>
            <w:left w:val="none" w:sz="0" w:space="0" w:color="auto"/>
            <w:bottom w:val="none" w:sz="0" w:space="0" w:color="auto"/>
            <w:right w:val="none" w:sz="0" w:space="0" w:color="auto"/>
          </w:divBdr>
        </w:div>
        <w:div w:id="1619142480">
          <w:marLeft w:val="0"/>
          <w:marRight w:val="0"/>
          <w:marTop w:val="0"/>
          <w:marBottom w:val="0"/>
          <w:divBdr>
            <w:top w:val="none" w:sz="0" w:space="0" w:color="auto"/>
            <w:left w:val="none" w:sz="0" w:space="0" w:color="auto"/>
            <w:bottom w:val="none" w:sz="0" w:space="0" w:color="auto"/>
            <w:right w:val="none" w:sz="0" w:space="0" w:color="auto"/>
          </w:divBdr>
        </w:div>
        <w:div w:id="811826988">
          <w:marLeft w:val="0"/>
          <w:marRight w:val="0"/>
          <w:marTop w:val="0"/>
          <w:marBottom w:val="0"/>
          <w:divBdr>
            <w:top w:val="none" w:sz="0" w:space="0" w:color="auto"/>
            <w:left w:val="none" w:sz="0" w:space="0" w:color="auto"/>
            <w:bottom w:val="none" w:sz="0" w:space="0" w:color="auto"/>
            <w:right w:val="none" w:sz="0" w:space="0" w:color="auto"/>
          </w:divBdr>
        </w:div>
        <w:div w:id="1477261596">
          <w:marLeft w:val="0"/>
          <w:marRight w:val="0"/>
          <w:marTop w:val="0"/>
          <w:marBottom w:val="0"/>
          <w:divBdr>
            <w:top w:val="none" w:sz="0" w:space="0" w:color="auto"/>
            <w:left w:val="none" w:sz="0" w:space="0" w:color="auto"/>
            <w:bottom w:val="none" w:sz="0" w:space="0" w:color="auto"/>
            <w:right w:val="none" w:sz="0" w:space="0" w:color="auto"/>
          </w:divBdr>
        </w:div>
        <w:div w:id="2065761531">
          <w:marLeft w:val="0"/>
          <w:marRight w:val="0"/>
          <w:marTop w:val="0"/>
          <w:marBottom w:val="0"/>
          <w:divBdr>
            <w:top w:val="none" w:sz="0" w:space="0" w:color="auto"/>
            <w:left w:val="none" w:sz="0" w:space="0" w:color="auto"/>
            <w:bottom w:val="none" w:sz="0" w:space="0" w:color="auto"/>
            <w:right w:val="none" w:sz="0" w:space="0" w:color="auto"/>
          </w:divBdr>
        </w:div>
        <w:div w:id="332612909">
          <w:marLeft w:val="0"/>
          <w:marRight w:val="0"/>
          <w:marTop w:val="0"/>
          <w:marBottom w:val="0"/>
          <w:divBdr>
            <w:top w:val="none" w:sz="0" w:space="0" w:color="auto"/>
            <w:left w:val="none" w:sz="0" w:space="0" w:color="auto"/>
            <w:bottom w:val="none" w:sz="0" w:space="0" w:color="auto"/>
            <w:right w:val="none" w:sz="0" w:space="0" w:color="auto"/>
          </w:divBdr>
        </w:div>
        <w:div w:id="1763598980">
          <w:marLeft w:val="0"/>
          <w:marRight w:val="0"/>
          <w:marTop w:val="0"/>
          <w:marBottom w:val="0"/>
          <w:divBdr>
            <w:top w:val="none" w:sz="0" w:space="0" w:color="auto"/>
            <w:left w:val="none" w:sz="0" w:space="0" w:color="auto"/>
            <w:bottom w:val="none" w:sz="0" w:space="0" w:color="auto"/>
            <w:right w:val="none" w:sz="0" w:space="0" w:color="auto"/>
          </w:divBdr>
        </w:div>
        <w:div w:id="39288254">
          <w:marLeft w:val="0"/>
          <w:marRight w:val="0"/>
          <w:marTop w:val="0"/>
          <w:marBottom w:val="0"/>
          <w:divBdr>
            <w:top w:val="none" w:sz="0" w:space="0" w:color="auto"/>
            <w:left w:val="none" w:sz="0" w:space="0" w:color="auto"/>
            <w:bottom w:val="none" w:sz="0" w:space="0" w:color="auto"/>
            <w:right w:val="none" w:sz="0" w:space="0" w:color="auto"/>
          </w:divBdr>
        </w:div>
        <w:div w:id="114829952">
          <w:marLeft w:val="0"/>
          <w:marRight w:val="0"/>
          <w:marTop w:val="0"/>
          <w:marBottom w:val="0"/>
          <w:divBdr>
            <w:top w:val="none" w:sz="0" w:space="0" w:color="auto"/>
            <w:left w:val="none" w:sz="0" w:space="0" w:color="auto"/>
            <w:bottom w:val="none" w:sz="0" w:space="0" w:color="auto"/>
            <w:right w:val="none" w:sz="0" w:space="0" w:color="auto"/>
          </w:divBdr>
        </w:div>
        <w:div w:id="1925724387">
          <w:marLeft w:val="0"/>
          <w:marRight w:val="0"/>
          <w:marTop w:val="0"/>
          <w:marBottom w:val="0"/>
          <w:divBdr>
            <w:top w:val="none" w:sz="0" w:space="0" w:color="auto"/>
            <w:left w:val="none" w:sz="0" w:space="0" w:color="auto"/>
            <w:bottom w:val="none" w:sz="0" w:space="0" w:color="auto"/>
            <w:right w:val="none" w:sz="0" w:space="0" w:color="auto"/>
          </w:divBdr>
        </w:div>
        <w:div w:id="1916013150">
          <w:marLeft w:val="0"/>
          <w:marRight w:val="0"/>
          <w:marTop w:val="0"/>
          <w:marBottom w:val="0"/>
          <w:divBdr>
            <w:top w:val="none" w:sz="0" w:space="0" w:color="auto"/>
            <w:left w:val="none" w:sz="0" w:space="0" w:color="auto"/>
            <w:bottom w:val="none" w:sz="0" w:space="0" w:color="auto"/>
            <w:right w:val="none" w:sz="0" w:space="0" w:color="auto"/>
          </w:divBdr>
        </w:div>
        <w:div w:id="969744946">
          <w:marLeft w:val="0"/>
          <w:marRight w:val="0"/>
          <w:marTop w:val="0"/>
          <w:marBottom w:val="0"/>
          <w:divBdr>
            <w:top w:val="none" w:sz="0" w:space="0" w:color="auto"/>
            <w:left w:val="none" w:sz="0" w:space="0" w:color="auto"/>
            <w:bottom w:val="none" w:sz="0" w:space="0" w:color="auto"/>
            <w:right w:val="none" w:sz="0" w:space="0" w:color="auto"/>
          </w:divBdr>
        </w:div>
        <w:div w:id="1533574136">
          <w:marLeft w:val="0"/>
          <w:marRight w:val="0"/>
          <w:marTop w:val="0"/>
          <w:marBottom w:val="0"/>
          <w:divBdr>
            <w:top w:val="none" w:sz="0" w:space="0" w:color="auto"/>
            <w:left w:val="none" w:sz="0" w:space="0" w:color="auto"/>
            <w:bottom w:val="none" w:sz="0" w:space="0" w:color="auto"/>
            <w:right w:val="none" w:sz="0" w:space="0" w:color="auto"/>
          </w:divBdr>
        </w:div>
        <w:div w:id="2012026952">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 w:id="1920020188">
          <w:marLeft w:val="0"/>
          <w:marRight w:val="0"/>
          <w:marTop w:val="0"/>
          <w:marBottom w:val="0"/>
          <w:divBdr>
            <w:top w:val="none" w:sz="0" w:space="0" w:color="auto"/>
            <w:left w:val="none" w:sz="0" w:space="0" w:color="auto"/>
            <w:bottom w:val="none" w:sz="0" w:space="0" w:color="auto"/>
            <w:right w:val="none" w:sz="0" w:space="0" w:color="auto"/>
          </w:divBdr>
        </w:div>
        <w:div w:id="996885375">
          <w:marLeft w:val="0"/>
          <w:marRight w:val="0"/>
          <w:marTop w:val="0"/>
          <w:marBottom w:val="0"/>
          <w:divBdr>
            <w:top w:val="none" w:sz="0" w:space="0" w:color="auto"/>
            <w:left w:val="none" w:sz="0" w:space="0" w:color="auto"/>
            <w:bottom w:val="none" w:sz="0" w:space="0" w:color="auto"/>
            <w:right w:val="none" w:sz="0" w:space="0" w:color="auto"/>
          </w:divBdr>
        </w:div>
        <w:div w:id="1812595135">
          <w:marLeft w:val="0"/>
          <w:marRight w:val="0"/>
          <w:marTop w:val="0"/>
          <w:marBottom w:val="0"/>
          <w:divBdr>
            <w:top w:val="none" w:sz="0" w:space="0" w:color="auto"/>
            <w:left w:val="none" w:sz="0" w:space="0" w:color="auto"/>
            <w:bottom w:val="none" w:sz="0" w:space="0" w:color="auto"/>
            <w:right w:val="none" w:sz="0" w:space="0" w:color="auto"/>
          </w:divBdr>
        </w:div>
        <w:div w:id="380637669">
          <w:marLeft w:val="0"/>
          <w:marRight w:val="0"/>
          <w:marTop w:val="0"/>
          <w:marBottom w:val="0"/>
          <w:divBdr>
            <w:top w:val="none" w:sz="0" w:space="0" w:color="auto"/>
            <w:left w:val="none" w:sz="0" w:space="0" w:color="auto"/>
            <w:bottom w:val="none" w:sz="0" w:space="0" w:color="auto"/>
            <w:right w:val="none" w:sz="0" w:space="0" w:color="auto"/>
          </w:divBdr>
        </w:div>
        <w:div w:id="26688815">
          <w:marLeft w:val="0"/>
          <w:marRight w:val="0"/>
          <w:marTop w:val="0"/>
          <w:marBottom w:val="0"/>
          <w:divBdr>
            <w:top w:val="none" w:sz="0" w:space="0" w:color="auto"/>
            <w:left w:val="none" w:sz="0" w:space="0" w:color="auto"/>
            <w:bottom w:val="none" w:sz="0" w:space="0" w:color="auto"/>
            <w:right w:val="none" w:sz="0" w:space="0" w:color="auto"/>
          </w:divBdr>
        </w:div>
        <w:div w:id="1171331413">
          <w:marLeft w:val="0"/>
          <w:marRight w:val="0"/>
          <w:marTop w:val="0"/>
          <w:marBottom w:val="0"/>
          <w:divBdr>
            <w:top w:val="none" w:sz="0" w:space="0" w:color="auto"/>
            <w:left w:val="none" w:sz="0" w:space="0" w:color="auto"/>
            <w:bottom w:val="none" w:sz="0" w:space="0" w:color="auto"/>
            <w:right w:val="none" w:sz="0" w:space="0" w:color="auto"/>
          </w:divBdr>
        </w:div>
        <w:div w:id="1891064553">
          <w:marLeft w:val="0"/>
          <w:marRight w:val="0"/>
          <w:marTop w:val="0"/>
          <w:marBottom w:val="0"/>
          <w:divBdr>
            <w:top w:val="none" w:sz="0" w:space="0" w:color="auto"/>
            <w:left w:val="none" w:sz="0" w:space="0" w:color="auto"/>
            <w:bottom w:val="none" w:sz="0" w:space="0" w:color="auto"/>
            <w:right w:val="none" w:sz="0" w:space="0" w:color="auto"/>
          </w:divBdr>
        </w:div>
        <w:div w:id="1115638214">
          <w:marLeft w:val="0"/>
          <w:marRight w:val="0"/>
          <w:marTop w:val="0"/>
          <w:marBottom w:val="0"/>
          <w:divBdr>
            <w:top w:val="none" w:sz="0" w:space="0" w:color="auto"/>
            <w:left w:val="none" w:sz="0" w:space="0" w:color="auto"/>
            <w:bottom w:val="none" w:sz="0" w:space="0" w:color="auto"/>
            <w:right w:val="none" w:sz="0" w:space="0" w:color="auto"/>
          </w:divBdr>
        </w:div>
        <w:div w:id="1100873742">
          <w:marLeft w:val="0"/>
          <w:marRight w:val="0"/>
          <w:marTop w:val="0"/>
          <w:marBottom w:val="0"/>
          <w:divBdr>
            <w:top w:val="none" w:sz="0" w:space="0" w:color="auto"/>
            <w:left w:val="none" w:sz="0" w:space="0" w:color="auto"/>
            <w:bottom w:val="none" w:sz="0" w:space="0" w:color="auto"/>
            <w:right w:val="none" w:sz="0" w:space="0" w:color="auto"/>
          </w:divBdr>
        </w:div>
        <w:div w:id="701831516">
          <w:marLeft w:val="0"/>
          <w:marRight w:val="0"/>
          <w:marTop w:val="0"/>
          <w:marBottom w:val="0"/>
          <w:divBdr>
            <w:top w:val="none" w:sz="0" w:space="0" w:color="auto"/>
            <w:left w:val="none" w:sz="0" w:space="0" w:color="auto"/>
            <w:bottom w:val="none" w:sz="0" w:space="0" w:color="auto"/>
            <w:right w:val="none" w:sz="0" w:space="0" w:color="auto"/>
          </w:divBdr>
        </w:div>
        <w:div w:id="1859080314">
          <w:marLeft w:val="0"/>
          <w:marRight w:val="0"/>
          <w:marTop w:val="0"/>
          <w:marBottom w:val="0"/>
          <w:divBdr>
            <w:top w:val="none" w:sz="0" w:space="0" w:color="auto"/>
            <w:left w:val="none" w:sz="0" w:space="0" w:color="auto"/>
            <w:bottom w:val="none" w:sz="0" w:space="0" w:color="auto"/>
            <w:right w:val="none" w:sz="0" w:space="0" w:color="auto"/>
          </w:divBdr>
        </w:div>
        <w:div w:id="1910074125">
          <w:marLeft w:val="0"/>
          <w:marRight w:val="0"/>
          <w:marTop w:val="0"/>
          <w:marBottom w:val="0"/>
          <w:divBdr>
            <w:top w:val="none" w:sz="0" w:space="0" w:color="auto"/>
            <w:left w:val="none" w:sz="0" w:space="0" w:color="auto"/>
            <w:bottom w:val="none" w:sz="0" w:space="0" w:color="auto"/>
            <w:right w:val="none" w:sz="0" w:space="0" w:color="auto"/>
          </w:divBdr>
        </w:div>
        <w:div w:id="2117021403">
          <w:marLeft w:val="0"/>
          <w:marRight w:val="0"/>
          <w:marTop w:val="0"/>
          <w:marBottom w:val="0"/>
          <w:divBdr>
            <w:top w:val="none" w:sz="0" w:space="0" w:color="auto"/>
            <w:left w:val="none" w:sz="0" w:space="0" w:color="auto"/>
            <w:bottom w:val="none" w:sz="0" w:space="0" w:color="auto"/>
            <w:right w:val="none" w:sz="0" w:space="0" w:color="auto"/>
          </w:divBdr>
        </w:div>
        <w:div w:id="483939159">
          <w:marLeft w:val="0"/>
          <w:marRight w:val="0"/>
          <w:marTop w:val="0"/>
          <w:marBottom w:val="0"/>
          <w:divBdr>
            <w:top w:val="none" w:sz="0" w:space="0" w:color="auto"/>
            <w:left w:val="none" w:sz="0" w:space="0" w:color="auto"/>
            <w:bottom w:val="none" w:sz="0" w:space="0" w:color="auto"/>
            <w:right w:val="none" w:sz="0" w:space="0" w:color="auto"/>
          </w:divBdr>
        </w:div>
        <w:div w:id="1346786014">
          <w:marLeft w:val="0"/>
          <w:marRight w:val="0"/>
          <w:marTop w:val="0"/>
          <w:marBottom w:val="0"/>
          <w:divBdr>
            <w:top w:val="none" w:sz="0" w:space="0" w:color="auto"/>
            <w:left w:val="none" w:sz="0" w:space="0" w:color="auto"/>
            <w:bottom w:val="none" w:sz="0" w:space="0" w:color="auto"/>
            <w:right w:val="none" w:sz="0" w:space="0" w:color="auto"/>
          </w:divBdr>
        </w:div>
        <w:div w:id="911543974">
          <w:marLeft w:val="0"/>
          <w:marRight w:val="0"/>
          <w:marTop w:val="0"/>
          <w:marBottom w:val="0"/>
          <w:divBdr>
            <w:top w:val="none" w:sz="0" w:space="0" w:color="auto"/>
            <w:left w:val="none" w:sz="0" w:space="0" w:color="auto"/>
            <w:bottom w:val="none" w:sz="0" w:space="0" w:color="auto"/>
            <w:right w:val="none" w:sz="0" w:space="0" w:color="auto"/>
          </w:divBdr>
        </w:div>
        <w:div w:id="1879969735">
          <w:marLeft w:val="0"/>
          <w:marRight w:val="0"/>
          <w:marTop w:val="0"/>
          <w:marBottom w:val="0"/>
          <w:divBdr>
            <w:top w:val="none" w:sz="0" w:space="0" w:color="auto"/>
            <w:left w:val="none" w:sz="0" w:space="0" w:color="auto"/>
            <w:bottom w:val="none" w:sz="0" w:space="0" w:color="auto"/>
            <w:right w:val="none" w:sz="0" w:space="0" w:color="auto"/>
          </w:divBdr>
        </w:div>
        <w:div w:id="1622422479">
          <w:marLeft w:val="0"/>
          <w:marRight w:val="0"/>
          <w:marTop w:val="0"/>
          <w:marBottom w:val="0"/>
          <w:divBdr>
            <w:top w:val="none" w:sz="0" w:space="0" w:color="auto"/>
            <w:left w:val="none" w:sz="0" w:space="0" w:color="auto"/>
            <w:bottom w:val="none" w:sz="0" w:space="0" w:color="auto"/>
            <w:right w:val="none" w:sz="0" w:space="0" w:color="auto"/>
          </w:divBdr>
        </w:div>
        <w:div w:id="639387901">
          <w:marLeft w:val="0"/>
          <w:marRight w:val="0"/>
          <w:marTop w:val="0"/>
          <w:marBottom w:val="0"/>
          <w:divBdr>
            <w:top w:val="none" w:sz="0" w:space="0" w:color="auto"/>
            <w:left w:val="none" w:sz="0" w:space="0" w:color="auto"/>
            <w:bottom w:val="none" w:sz="0" w:space="0" w:color="auto"/>
            <w:right w:val="none" w:sz="0" w:space="0" w:color="auto"/>
          </w:divBdr>
        </w:div>
        <w:div w:id="943803451">
          <w:marLeft w:val="0"/>
          <w:marRight w:val="0"/>
          <w:marTop w:val="0"/>
          <w:marBottom w:val="0"/>
          <w:divBdr>
            <w:top w:val="none" w:sz="0" w:space="0" w:color="auto"/>
            <w:left w:val="none" w:sz="0" w:space="0" w:color="auto"/>
            <w:bottom w:val="none" w:sz="0" w:space="0" w:color="auto"/>
            <w:right w:val="none" w:sz="0" w:space="0" w:color="auto"/>
          </w:divBdr>
        </w:div>
        <w:div w:id="256016284">
          <w:marLeft w:val="0"/>
          <w:marRight w:val="0"/>
          <w:marTop w:val="0"/>
          <w:marBottom w:val="0"/>
          <w:divBdr>
            <w:top w:val="none" w:sz="0" w:space="0" w:color="auto"/>
            <w:left w:val="none" w:sz="0" w:space="0" w:color="auto"/>
            <w:bottom w:val="none" w:sz="0" w:space="0" w:color="auto"/>
            <w:right w:val="none" w:sz="0" w:space="0" w:color="auto"/>
          </w:divBdr>
        </w:div>
        <w:div w:id="840202082">
          <w:marLeft w:val="0"/>
          <w:marRight w:val="0"/>
          <w:marTop w:val="0"/>
          <w:marBottom w:val="0"/>
          <w:divBdr>
            <w:top w:val="none" w:sz="0" w:space="0" w:color="auto"/>
            <w:left w:val="none" w:sz="0" w:space="0" w:color="auto"/>
            <w:bottom w:val="none" w:sz="0" w:space="0" w:color="auto"/>
            <w:right w:val="none" w:sz="0" w:space="0" w:color="auto"/>
          </w:divBdr>
        </w:div>
        <w:div w:id="100532863">
          <w:marLeft w:val="0"/>
          <w:marRight w:val="0"/>
          <w:marTop w:val="0"/>
          <w:marBottom w:val="0"/>
          <w:divBdr>
            <w:top w:val="none" w:sz="0" w:space="0" w:color="auto"/>
            <w:left w:val="none" w:sz="0" w:space="0" w:color="auto"/>
            <w:bottom w:val="none" w:sz="0" w:space="0" w:color="auto"/>
            <w:right w:val="none" w:sz="0" w:space="0" w:color="auto"/>
          </w:divBdr>
        </w:div>
        <w:div w:id="1112433189">
          <w:marLeft w:val="0"/>
          <w:marRight w:val="0"/>
          <w:marTop w:val="0"/>
          <w:marBottom w:val="0"/>
          <w:divBdr>
            <w:top w:val="none" w:sz="0" w:space="0" w:color="auto"/>
            <w:left w:val="none" w:sz="0" w:space="0" w:color="auto"/>
            <w:bottom w:val="none" w:sz="0" w:space="0" w:color="auto"/>
            <w:right w:val="none" w:sz="0" w:space="0" w:color="auto"/>
          </w:divBdr>
        </w:div>
        <w:div w:id="1238829129">
          <w:marLeft w:val="0"/>
          <w:marRight w:val="0"/>
          <w:marTop w:val="0"/>
          <w:marBottom w:val="0"/>
          <w:divBdr>
            <w:top w:val="none" w:sz="0" w:space="0" w:color="auto"/>
            <w:left w:val="none" w:sz="0" w:space="0" w:color="auto"/>
            <w:bottom w:val="none" w:sz="0" w:space="0" w:color="auto"/>
            <w:right w:val="none" w:sz="0" w:space="0" w:color="auto"/>
          </w:divBdr>
        </w:div>
        <w:div w:id="1385980370">
          <w:marLeft w:val="0"/>
          <w:marRight w:val="0"/>
          <w:marTop w:val="0"/>
          <w:marBottom w:val="0"/>
          <w:divBdr>
            <w:top w:val="none" w:sz="0" w:space="0" w:color="auto"/>
            <w:left w:val="none" w:sz="0" w:space="0" w:color="auto"/>
            <w:bottom w:val="none" w:sz="0" w:space="0" w:color="auto"/>
            <w:right w:val="none" w:sz="0" w:space="0" w:color="auto"/>
          </w:divBdr>
        </w:div>
        <w:div w:id="1378236005">
          <w:marLeft w:val="0"/>
          <w:marRight w:val="0"/>
          <w:marTop w:val="0"/>
          <w:marBottom w:val="0"/>
          <w:divBdr>
            <w:top w:val="none" w:sz="0" w:space="0" w:color="auto"/>
            <w:left w:val="none" w:sz="0" w:space="0" w:color="auto"/>
            <w:bottom w:val="none" w:sz="0" w:space="0" w:color="auto"/>
            <w:right w:val="none" w:sz="0" w:space="0" w:color="auto"/>
          </w:divBdr>
        </w:div>
        <w:div w:id="1254777260">
          <w:marLeft w:val="0"/>
          <w:marRight w:val="0"/>
          <w:marTop w:val="0"/>
          <w:marBottom w:val="0"/>
          <w:divBdr>
            <w:top w:val="none" w:sz="0" w:space="0" w:color="auto"/>
            <w:left w:val="none" w:sz="0" w:space="0" w:color="auto"/>
            <w:bottom w:val="none" w:sz="0" w:space="0" w:color="auto"/>
            <w:right w:val="none" w:sz="0" w:space="0" w:color="auto"/>
          </w:divBdr>
        </w:div>
        <w:div w:id="690574322">
          <w:marLeft w:val="0"/>
          <w:marRight w:val="0"/>
          <w:marTop w:val="0"/>
          <w:marBottom w:val="0"/>
          <w:divBdr>
            <w:top w:val="none" w:sz="0" w:space="0" w:color="auto"/>
            <w:left w:val="none" w:sz="0" w:space="0" w:color="auto"/>
            <w:bottom w:val="none" w:sz="0" w:space="0" w:color="auto"/>
            <w:right w:val="none" w:sz="0" w:space="0" w:color="auto"/>
          </w:divBdr>
        </w:div>
        <w:div w:id="2113044108">
          <w:marLeft w:val="0"/>
          <w:marRight w:val="0"/>
          <w:marTop w:val="0"/>
          <w:marBottom w:val="0"/>
          <w:divBdr>
            <w:top w:val="none" w:sz="0" w:space="0" w:color="auto"/>
            <w:left w:val="none" w:sz="0" w:space="0" w:color="auto"/>
            <w:bottom w:val="none" w:sz="0" w:space="0" w:color="auto"/>
            <w:right w:val="none" w:sz="0" w:space="0" w:color="auto"/>
          </w:divBdr>
        </w:div>
        <w:div w:id="1783644353">
          <w:marLeft w:val="0"/>
          <w:marRight w:val="0"/>
          <w:marTop w:val="0"/>
          <w:marBottom w:val="0"/>
          <w:divBdr>
            <w:top w:val="none" w:sz="0" w:space="0" w:color="auto"/>
            <w:left w:val="none" w:sz="0" w:space="0" w:color="auto"/>
            <w:bottom w:val="none" w:sz="0" w:space="0" w:color="auto"/>
            <w:right w:val="none" w:sz="0" w:space="0" w:color="auto"/>
          </w:divBdr>
        </w:div>
        <w:div w:id="955791416">
          <w:marLeft w:val="0"/>
          <w:marRight w:val="0"/>
          <w:marTop w:val="0"/>
          <w:marBottom w:val="0"/>
          <w:divBdr>
            <w:top w:val="none" w:sz="0" w:space="0" w:color="auto"/>
            <w:left w:val="none" w:sz="0" w:space="0" w:color="auto"/>
            <w:bottom w:val="none" w:sz="0" w:space="0" w:color="auto"/>
            <w:right w:val="none" w:sz="0" w:space="0" w:color="auto"/>
          </w:divBdr>
        </w:div>
        <w:div w:id="1650743175">
          <w:marLeft w:val="0"/>
          <w:marRight w:val="0"/>
          <w:marTop w:val="0"/>
          <w:marBottom w:val="0"/>
          <w:divBdr>
            <w:top w:val="none" w:sz="0" w:space="0" w:color="auto"/>
            <w:left w:val="none" w:sz="0" w:space="0" w:color="auto"/>
            <w:bottom w:val="none" w:sz="0" w:space="0" w:color="auto"/>
            <w:right w:val="none" w:sz="0" w:space="0" w:color="auto"/>
          </w:divBdr>
        </w:div>
        <w:div w:id="132606709">
          <w:marLeft w:val="0"/>
          <w:marRight w:val="0"/>
          <w:marTop w:val="0"/>
          <w:marBottom w:val="0"/>
          <w:divBdr>
            <w:top w:val="none" w:sz="0" w:space="0" w:color="auto"/>
            <w:left w:val="none" w:sz="0" w:space="0" w:color="auto"/>
            <w:bottom w:val="none" w:sz="0" w:space="0" w:color="auto"/>
            <w:right w:val="none" w:sz="0" w:space="0" w:color="auto"/>
          </w:divBdr>
        </w:div>
        <w:div w:id="1343969450">
          <w:marLeft w:val="0"/>
          <w:marRight w:val="0"/>
          <w:marTop w:val="0"/>
          <w:marBottom w:val="0"/>
          <w:divBdr>
            <w:top w:val="none" w:sz="0" w:space="0" w:color="auto"/>
            <w:left w:val="none" w:sz="0" w:space="0" w:color="auto"/>
            <w:bottom w:val="none" w:sz="0" w:space="0" w:color="auto"/>
            <w:right w:val="none" w:sz="0" w:space="0" w:color="auto"/>
          </w:divBdr>
        </w:div>
        <w:div w:id="181557594">
          <w:marLeft w:val="0"/>
          <w:marRight w:val="0"/>
          <w:marTop w:val="0"/>
          <w:marBottom w:val="0"/>
          <w:divBdr>
            <w:top w:val="none" w:sz="0" w:space="0" w:color="auto"/>
            <w:left w:val="none" w:sz="0" w:space="0" w:color="auto"/>
            <w:bottom w:val="none" w:sz="0" w:space="0" w:color="auto"/>
            <w:right w:val="none" w:sz="0" w:space="0" w:color="auto"/>
          </w:divBdr>
        </w:div>
        <w:div w:id="1920478447">
          <w:marLeft w:val="0"/>
          <w:marRight w:val="0"/>
          <w:marTop w:val="0"/>
          <w:marBottom w:val="0"/>
          <w:divBdr>
            <w:top w:val="none" w:sz="0" w:space="0" w:color="auto"/>
            <w:left w:val="none" w:sz="0" w:space="0" w:color="auto"/>
            <w:bottom w:val="none" w:sz="0" w:space="0" w:color="auto"/>
            <w:right w:val="none" w:sz="0" w:space="0" w:color="auto"/>
          </w:divBdr>
        </w:div>
        <w:div w:id="1364399774">
          <w:marLeft w:val="0"/>
          <w:marRight w:val="0"/>
          <w:marTop w:val="0"/>
          <w:marBottom w:val="0"/>
          <w:divBdr>
            <w:top w:val="none" w:sz="0" w:space="0" w:color="auto"/>
            <w:left w:val="none" w:sz="0" w:space="0" w:color="auto"/>
            <w:bottom w:val="none" w:sz="0" w:space="0" w:color="auto"/>
            <w:right w:val="none" w:sz="0" w:space="0" w:color="auto"/>
          </w:divBdr>
        </w:div>
        <w:div w:id="805777515">
          <w:marLeft w:val="0"/>
          <w:marRight w:val="0"/>
          <w:marTop w:val="0"/>
          <w:marBottom w:val="0"/>
          <w:divBdr>
            <w:top w:val="none" w:sz="0" w:space="0" w:color="auto"/>
            <w:left w:val="none" w:sz="0" w:space="0" w:color="auto"/>
            <w:bottom w:val="none" w:sz="0" w:space="0" w:color="auto"/>
            <w:right w:val="none" w:sz="0" w:space="0" w:color="auto"/>
          </w:divBdr>
        </w:div>
        <w:div w:id="2133591265">
          <w:marLeft w:val="0"/>
          <w:marRight w:val="0"/>
          <w:marTop w:val="0"/>
          <w:marBottom w:val="0"/>
          <w:divBdr>
            <w:top w:val="none" w:sz="0" w:space="0" w:color="auto"/>
            <w:left w:val="none" w:sz="0" w:space="0" w:color="auto"/>
            <w:bottom w:val="none" w:sz="0" w:space="0" w:color="auto"/>
            <w:right w:val="none" w:sz="0" w:space="0" w:color="auto"/>
          </w:divBdr>
        </w:div>
        <w:div w:id="861044274">
          <w:marLeft w:val="0"/>
          <w:marRight w:val="0"/>
          <w:marTop w:val="0"/>
          <w:marBottom w:val="0"/>
          <w:divBdr>
            <w:top w:val="none" w:sz="0" w:space="0" w:color="auto"/>
            <w:left w:val="none" w:sz="0" w:space="0" w:color="auto"/>
            <w:bottom w:val="none" w:sz="0" w:space="0" w:color="auto"/>
            <w:right w:val="none" w:sz="0" w:space="0" w:color="auto"/>
          </w:divBdr>
        </w:div>
        <w:div w:id="1692416809">
          <w:marLeft w:val="0"/>
          <w:marRight w:val="0"/>
          <w:marTop w:val="0"/>
          <w:marBottom w:val="0"/>
          <w:divBdr>
            <w:top w:val="none" w:sz="0" w:space="0" w:color="auto"/>
            <w:left w:val="none" w:sz="0" w:space="0" w:color="auto"/>
            <w:bottom w:val="none" w:sz="0" w:space="0" w:color="auto"/>
            <w:right w:val="none" w:sz="0" w:space="0" w:color="auto"/>
          </w:divBdr>
        </w:div>
        <w:div w:id="628903938">
          <w:marLeft w:val="0"/>
          <w:marRight w:val="0"/>
          <w:marTop w:val="0"/>
          <w:marBottom w:val="0"/>
          <w:divBdr>
            <w:top w:val="none" w:sz="0" w:space="0" w:color="auto"/>
            <w:left w:val="none" w:sz="0" w:space="0" w:color="auto"/>
            <w:bottom w:val="none" w:sz="0" w:space="0" w:color="auto"/>
            <w:right w:val="none" w:sz="0" w:space="0" w:color="auto"/>
          </w:divBdr>
        </w:div>
        <w:div w:id="1840851494">
          <w:marLeft w:val="0"/>
          <w:marRight w:val="0"/>
          <w:marTop w:val="0"/>
          <w:marBottom w:val="0"/>
          <w:divBdr>
            <w:top w:val="none" w:sz="0" w:space="0" w:color="auto"/>
            <w:left w:val="none" w:sz="0" w:space="0" w:color="auto"/>
            <w:bottom w:val="none" w:sz="0" w:space="0" w:color="auto"/>
            <w:right w:val="none" w:sz="0" w:space="0" w:color="auto"/>
          </w:divBdr>
        </w:div>
        <w:div w:id="384597476">
          <w:marLeft w:val="0"/>
          <w:marRight w:val="0"/>
          <w:marTop w:val="0"/>
          <w:marBottom w:val="0"/>
          <w:divBdr>
            <w:top w:val="none" w:sz="0" w:space="0" w:color="auto"/>
            <w:left w:val="none" w:sz="0" w:space="0" w:color="auto"/>
            <w:bottom w:val="none" w:sz="0" w:space="0" w:color="auto"/>
            <w:right w:val="none" w:sz="0" w:space="0" w:color="auto"/>
          </w:divBdr>
        </w:div>
        <w:div w:id="1019937730">
          <w:marLeft w:val="0"/>
          <w:marRight w:val="0"/>
          <w:marTop w:val="0"/>
          <w:marBottom w:val="0"/>
          <w:divBdr>
            <w:top w:val="none" w:sz="0" w:space="0" w:color="auto"/>
            <w:left w:val="none" w:sz="0" w:space="0" w:color="auto"/>
            <w:bottom w:val="none" w:sz="0" w:space="0" w:color="auto"/>
            <w:right w:val="none" w:sz="0" w:space="0" w:color="auto"/>
          </w:divBdr>
        </w:div>
        <w:div w:id="773281401">
          <w:marLeft w:val="0"/>
          <w:marRight w:val="0"/>
          <w:marTop w:val="0"/>
          <w:marBottom w:val="0"/>
          <w:divBdr>
            <w:top w:val="none" w:sz="0" w:space="0" w:color="auto"/>
            <w:left w:val="none" w:sz="0" w:space="0" w:color="auto"/>
            <w:bottom w:val="none" w:sz="0" w:space="0" w:color="auto"/>
            <w:right w:val="none" w:sz="0" w:space="0" w:color="auto"/>
          </w:divBdr>
        </w:div>
        <w:div w:id="2061856646">
          <w:marLeft w:val="0"/>
          <w:marRight w:val="0"/>
          <w:marTop w:val="0"/>
          <w:marBottom w:val="0"/>
          <w:divBdr>
            <w:top w:val="none" w:sz="0" w:space="0" w:color="auto"/>
            <w:left w:val="none" w:sz="0" w:space="0" w:color="auto"/>
            <w:bottom w:val="none" w:sz="0" w:space="0" w:color="auto"/>
            <w:right w:val="none" w:sz="0" w:space="0" w:color="auto"/>
          </w:divBdr>
        </w:div>
        <w:div w:id="254635719">
          <w:marLeft w:val="0"/>
          <w:marRight w:val="0"/>
          <w:marTop w:val="0"/>
          <w:marBottom w:val="0"/>
          <w:divBdr>
            <w:top w:val="none" w:sz="0" w:space="0" w:color="auto"/>
            <w:left w:val="none" w:sz="0" w:space="0" w:color="auto"/>
            <w:bottom w:val="none" w:sz="0" w:space="0" w:color="auto"/>
            <w:right w:val="none" w:sz="0" w:space="0" w:color="auto"/>
          </w:divBdr>
        </w:div>
        <w:div w:id="2017608848">
          <w:marLeft w:val="0"/>
          <w:marRight w:val="0"/>
          <w:marTop w:val="0"/>
          <w:marBottom w:val="0"/>
          <w:divBdr>
            <w:top w:val="none" w:sz="0" w:space="0" w:color="auto"/>
            <w:left w:val="none" w:sz="0" w:space="0" w:color="auto"/>
            <w:bottom w:val="none" w:sz="0" w:space="0" w:color="auto"/>
            <w:right w:val="none" w:sz="0" w:space="0" w:color="auto"/>
          </w:divBdr>
        </w:div>
        <w:div w:id="1802655067">
          <w:marLeft w:val="0"/>
          <w:marRight w:val="0"/>
          <w:marTop w:val="0"/>
          <w:marBottom w:val="0"/>
          <w:divBdr>
            <w:top w:val="none" w:sz="0" w:space="0" w:color="auto"/>
            <w:left w:val="none" w:sz="0" w:space="0" w:color="auto"/>
            <w:bottom w:val="none" w:sz="0" w:space="0" w:color="auto"/>
            <w:right w:val="none" w:sz="0" w:space="0" w:color="auto"/>
          </w:divBdr>
        </w:div>
        <w:div w:id="769086746">
          <w:marLeft w:val="0"/>
          <w:marRight w:val="0"/>
          <w:marTop w:val="0"/>
          <w:marBottom w:val="0"/>
          <w:divBdr>
            <w:top w:val="none" w:sz="0" w:space="0" w:color="auto"/>
            <w:left w:val="none" w:sz="0" w:space="0" w:color="auto"/>
            <w:bottom w:val="none" w:sz="0" w:space="0" w:color="auto"/>
            <w:right w:val="none" w:sz="0" w:space="0" w:color="auto"/>
          </w:divBdr>
        </w:div>
        <w:div w:id="1984659434">
          <w:marLeft w:val="0"/>
          <w:marRight w:val="0"/>
          <w:marTop w:val="0"/>
          <w:marBottom w:val="0"/>
          <w:divBdr>
            <w:top w:val="none" w:sz="0" w:space="0" w:color="auto"/>
            <w:left w:val="none" w:sz="0" w:space="0" w:color="auto"/>
            <w:bottom w:val="none" w:sz="0" w:space="0" w:color="auto"/>
            <w:right w:val="none" w:sz="0" w:space="0" w:color="auto"/>
          </w:divBdr>
        </w:div>
        <w:div w:id="1552686995">
          <w:marLeft w:val="0"/>
          <w:marRight w:val="0"/>
          <w:marTop w:val="0"/>
          <w:marBottom w:val="0"/>
          <w:divBdr>
            <w:top w:val="none" w:sz="0" w:space="0" w:color="auto"/>
            <w:left w:val="none" w:sz="0" w:space="0" w:color="auto"/>
            <w:bottom w:val="none" w:sz="0" w:space="0" w:color="auto"/>
            <w:right w:val="none" w:sz="0" w:space="0" w:color="auto"/>
          </w:divBdr>
        </w:div>
        <w:div w:id="1326739523">
          <w:marLeft w:val="0"/>
          <w:marRight w:val="0"/>
          <w:marTop w:val="0"/>
          <w:marBottom w:val="0"/>
          <w:divBdr>
            <w:top w:val="none" w:sz="0" w:space="0" w:color="auto"/>
            <w:left w:val="none" w:sz="0" w:space="0" w:color="auto"/>
            <w:bottom w:val="none" w:sz="0" w:space="0" w:color="auto"/>
            <w:right w:val="none" w:sz="0" w:space="0" w:color="auto"/>
          </w:divBdr>
        </w:div>
        <w:div w:id="1861695881">
          <w:marLeft w:val="0"/>
          <w:marRight w:val="0"/>
          <w:marTop w:val="0"/>
          <w:marBottom w:val="0"/>
          <w:divBdr>
            <w:top w:val="none" w:sz="0" w:space="0" w:color="auto"/>
            <w:left w:val="none" w:sz="0" w:space="0" w:color="auto"/>
            <w:bottom w:val="none" w:sz="0" w:space="0" w:color="auto"/>
            <w:right w:val="none" w:sz="0" w:space="0" w:color="auto"/>
          </w:divBdr>
        </w:div>
        <w:div w:id="1307932625">
          <w:marLeft w:val="0"/>
          <w:marRight w:val="0"/>
          <w:marTop w:val="0"/>
          <w:marBottom w:val="0"/>
          <w:divBdr>
            <w:top w:val="none" w:sz="0" w:space="0" w:color="auto"/>
            <w:left w:val="none" w:sz="0" w:space="0" w:color="auto"/>
            <w:bottom w:val="none" w:sz="0" w:space="0" w:color="auto"/>
            <w:right w:val="none" w:sz="0" w:space="0" w:color="auto"/>
          </w:divBdr>
        </w:div>
        <w:div w:id="823281316">
          <w:marLeft w:val="0"/>
          <w:marRight w:val="0"/>
          <w:marTop w:val="0"/>
          <w:marBottom w:val="0"/>
          <w:divBdr>
            <w:top w:val="none" w:sz="0" w:space="0" w:color="auto"/>
            <w:left w:val="none" w:sz="0" w:space="0" w:color="auto"/>
            <w:bottom w:val="none" w:sz="0" w:space="0" w:color="auto"/>
            <w:right w:val="none" w:sz="0" w:space="0" w:color="auto"/>
          </w:divBdr>
        </w:div>
        <w:div w:id="328561107">
          <w:marLeft w:val="0"/>
          <w:marRight w:val="0"/>
          <w:marTop w:val="0"/>
          <w:marBottom w:val="0"/>
          <w:divBdr>
            <w:top w:val="none" w:sz="0" w:space="0" w:color="auto"/>
            <w:left w:val="none" w:sz="0" w:space="0" w:color="auto"/>
            <w:bottom w:val="none" w:sz="0" w:space="0" w:color="auto"/>
            <w:right w:val="none" w:sz="0" w:space="0" w:color="auto"/>
          </w:divBdr>
        </w:div>
        <w:div w:id="1282224766">
          <w:marLeft w:val="0"/>
          <w:marRight w:val="0"/>
          <w:marTop w:val="0"/>
          <w:marBottom w:val="0"/>
          <w:divBdr>
            <w:top w:val="none" w:sz="0" w:space="0" w:color="auto"/>
            <w:left w:val="none" w:sz="0" w:space="0" w:color="auto"/>
            <w:bottom w:val="none" w:sz="0" w:space="0" w:color="auto"/>
            <w:right w:val="none" w:sz="0" w:space="0" w:color="auto"/>
          </w:divBdr>
        </w:div>
        <w:div w:id="299120597">
          <w:marLeft w:val="0"/>
          <w:marRight w:val="0"/>
          <w:marTop w:val="0"/>
          <w:marBottom w:val="0"/>
          <w:divBdr>
            <w:top w:val="none" w:sz="0" w:space="0" w:color="auto"/>
            <w:left w:val="none" w:sz="0" w:space="0" w:color="auto"/>
            <w:bottom w:val="none" w:sz="0" w:space="0" w:color="auto"/>
            <w:right w:val="none" w:sz="0" w:space="0" w:color="auto"/>
          </w:divBdr>
        </w:div>
        <w:div w:id="1874532583">
          <w:marLeft w:val="0"/>
          <w:marRight w:val="0"/>
          <w:marTop w:val="0"/>
          <w:marBottom w:val="0"/>
          <w:divBdr>
            <w:top w:val="none" w:sz="0" w:space="0" w:color="auto"/>
            <w:left w:val="none" w:sz="0" w:space="0" w:color="auto"/>
            <w:bottom w:val="none" w:sz="0" w:space="0" w:color="auto"/>
            <w:right w:val="none" w:sz="0" w:space="0" w:color="auto"/>
          </w:divBdr>
        </w:div>
        <w:div w:id="1774084506">
          <w:marLeft w:val="0"/>
          <w:marRight w:val="0"/>
          <w:marTop w:val="0"/>
          <w:marBottom w:val="0"/>
          <w:divBdr>
            <w:top w:val="none" w:sz="0" w:space="0" w:color="auto"/>
            <w:left w:val="none" w:sz="0" w:space="0" w:color="auto"/>
            <w:bottom w:val="none" w:sz="0" w:space="0" w:color="auto"/>
            <w:right w:val="none" w:sz="0" w:space="0" w:color="auto"/>
          </w:divBdr>
        </w:div>
        <w:div w:id="1735156975">
          <w:marLeft w:val="0"/>
          <w:marRight w:val="0"/>
          <w:marTop w:val="0"/>
          <w:marBottom w:val="0"/>
          <w:divBdr>
            <w:top w:val="none" w:sz="0" w:space="0" w:color="auto"/>
            <w:left w:val="none" w:sz="0" w:space="0" w:color="auto"/>
            <w:bottom w:val="none" w:sz="0" w:space="0" w:color="auto"/>
            <w:right w:val="none" w:sz="0" w:space="0" w:color="auto"/>
          </w:divBdr>
        </w:div>
        <w:div w:id="1303072286">
          <w:marLeft w:val="0"/>
          <w:marRight w:val="0"/>
          <w:marTop w:val="0"/>
          <w:marBottom w:val="0"/>
          <w:divBdr>
            <w:top w:val="none" w:sz="0" w:space="0" w:color="auto"/>
            <w:left w:val="none" w:sz="0" w:space="0" w:color="auto"/>
            <w:bottom w:val="none" w:sz="0" w:space="0" w:color="auto"/>
            <w:right w:val="none" w:sz="0" w:space="0" w:color="auto"/>
          </w:divBdr>
        </w:div>
        <w:div w:id="24185150">
          <w:marLeft w:val="0"/>
          <w:marRight w:val="0"/>
          <w:marTop w:val="0"/>
          <w:marBottom w:val="0"/>
          <w:divBdr>
            <w:top w:val="none" w:sz="0" w:space="0" w:color="auto"/>
            <w:left w:val="none" w:sz="0" w:space="0" w:color="auto"/>
            <w:bottom w:val="none" w:sz="0" w:space="0" w:color="auto"/>
            <w:right w:val="none" w:sz="0" w:space="0" w:color="auto"/>
          </w:divBdr>
        </w:div>
        <w:div w:id="276566488">
          <w:marLeft w:val="0"/>
          <w:marRight w:val="0"/>
          <w:marTop w:val="0"/>
          <w:marBottom w:val="0"/>
          <w:divBdr>
            <w:top w:val="none" w:sz="0" w:space="0" w:color="auto"/>
            <w:left w:val="none" w:sz="0" w:space="0" w:color="auto"/>
            <w:bottom w:val="none" w:sz="0" w:space="0" w:color="auto"/>
            <w:right w:val="none" w:sz="0" w:space="0" w:color="auto"/>
          </w:divBdr>
        </w:div>
        <w:div w:id="506020336">
          <w:marLeft w:val="0"/>
          <w:marRight w:val="0"/>
          <w:marTop w:val="0"/>
          <w:marBottom w:val="0"/>
          <w:divBdr>
            <w:top w:val="none" w:sz="0" w:space="0" w:color="auto"/>
            <w:left w:val="none" w:sz="0" w:space="0" w:color="auto"/>
            <w:bottom w:val="none" w:sz="0" w:space="0" w:color="auto"/>
            <w:right w:val="none" w:sz="0" w:space="0" w:color="auto"/>
          </w:divBdr>
        </w:div>
        <w:div w:id="661199847">
          <w:marLeft w:val="0"/>
          <w:marRight w:val="0"/>
          <w:marTop w:val="0"/>
          <w:marBottom w:val="0"/>
          <w:divBdr>
            <w:top w:val="none" w:sz="0" w:space="0" w:color="auto"/>
            <w:left w:val="none" w:sz="0" w:space="0" w:color="auto"/>
            <w:bottom w:val="none" w:sz="0" w:space="0" w:color="auto"/>
            <w:right w:val="none" w:sz="0" w:space="0" w:color="auto"/>
          </w:divBdr>
        </w:div>
        <w:div w:id="1903715791">
          <w:marLeft w:val="0"/>
          <w:marRight w:val="0"/>
          <w:marTop w:val="0"/>
          <w:marBottom w:val="0"/>
          <w:divBdr>
            <w:top w:val="none" w:sz="0" w:space="0" w:color="auto"/>
            <w:left w:val="none" w:sz="0" w:space="0" w:color="auto"/>
            <w:bottom w:val="none" w:sz="0" w:space="0" w:color="auto"/>
            <w:right w:val="none" w:sz="0" w:space="0" w:color="auto"/>
          </w:divBdr>
        </w:div>
        <w:div w:id="1600605801">
          <w:marLeft w:val="0"/>
          <w:marRight w:val="0"/>
          <w:marTop w:val="0"/>
          <w:marBottom w:val="0"/>
          <w:divBdr>
            <w:top w:val="none" w:sz="0" w:space="0" w:color="auto"/>
            <w:left w:val="none" w:sz="0" w:space="0" w:color="auto"/>
            <w:bottom w:val="none" w:sz="0" w:space="0" w:color="auto"/>
            <w:right w:val="none" w:sz="0" w:space="0" w:color="auto"/>
          </w:divBdr>
        </w:div>
        <w:div w:id="700327914">
          <w:marLeft w:val="0"/>
          <w:marRight w:val="0"/>
          <w:marTop w:val="0"/>
          <w:marBottom w:val="0"/>
          <w:divBdr>
            <w:top w:val="none" w:sz="0" w:space="0" w:color="auto"/>
            <w:left w:val="none" w:sz="0" w:space="0" w:color="auto"/>
            <w:bottom w:val="none" w:sz="0" w:space="0" w:color="auto"/>
            <w:right w:val="none" w:sz="0" w:space="0" w:color="auto"/>
          </w:divBdr>
        </w:div>
        <w:div w:id="1161579418">
          <w:marLeft w:val="0"/>
          <w:marRight w:val="0"/>
          <w:marTop w:val="0"/>
          <w:marBottom w:val="0"/>
          <w:divBdr>
            <w:top w:val="none" w:sz="0" w:space="0" w:color="auto"/>
            <w:left w:val="none" w:sz="0" w:space="0" w:color="auto"/>
            <w:bottom w:val="none" w:sz="0" w:space="0" w:color="auto"/>
            <w:right w:val="none" w:sz="0" w:space="0" w:color="auto"/>
          </w:divBdr>
        </w:div>
        <w:div w:id="1723673403">
          <w:marLeft w:val="0"/>
          <w:marRight w:val="0"/>
          <w:marTop w:val="0"/>
          <w:marBottom w:val="0"/>
          <w:divBdr>
            <w:top w:val="none" w:sz="0" w:space="0" w:color="auto"/>
            <w:left w:val="none" w:sz="0" w:space="0" w:color="auto"/>
            <w:bottom w:val="none" w:sz="0" w:space="0" w:color="auto"/>
            <w:right w:val="none" w:sz="0" w:space="0" w:color="auto"/>
          </w:divBdr>
        </w:div>
        <w:div w:id="373240282">
          <w:marLeft w:val="0"/>
          <w:marRight w:val="0"/>
          <w:marTop w:val="0"/>
          <w:marBottom w:val="0"/>
          <w:divBdr>
            <w:top w:val="none" w:sz="0" w:space="0" w:color="auto"/>
            <w:left w:val="none" w:sz="0" w:space="0" w:color="auto"/>
            <w:bottom w:val="none" w:sz="0" w:space="0" w:color="auto"/>
            <w:right w:val="none" w:sz="0" w:space="0" w:color="auto"/>
          </w:divBdr>
        </w:div>
        <w:div w:id="534467601">
          <w:marLeft w:val="0"/>
          <w:marRight w:val="0"/>
          <w:marTop w:val="0"/>
          <w:marBottom w:val="0"/>
          <w:divBdr>
            <w:top w:val="none" w:sz="0" w:space="0" w:color="auto"/>
            <w:left w:val="none" w:sz="0" w:space="0" w:color="auto"/>
            <w:bottom w:val="none" w:sz="0" w:space="0" w:color="auto"/>
            <w:right w:val="none" w:sz="0" w:space="0" w:color="auto"/>
          </w:divBdr>
        </w:div>
        <w:div w:id="538467916">
          <w:marLeft w:val="0"/>
          <w:marRight w:val="0"/>
          <w:marTop w:val="0"/>
          <w:marBottom w:val="0"/>
          <w:divBdr>
            <w:top w:val="none" w:sz="0" w:space="0" w:color="auto"/>
            <w:left w:val="none" w:sz="0" w:space="0" w:color="auto"/>
            <w:bottom w:val="none" w:sz="0" w:space="0" w:color="auto"/>
            <w:right w:val="none" w:sz="0" w:space="0" w:color="auto"/>
          </w:divBdr>
        </w:div>
        <w:div w:id="760377178">
          <w:marLeft w:val="0"/>
          <w:marRight w:val="0"/>
          <w:marTop w:val="0"/>
          <w:marBottom w:val="0"/>
          <w:divBdr>
            <w:top w:val="none" w:sz="0" w:space="0" w:color="auto"/>
            <w:left w:val="none" w:sz="0" w:space="0" w:color="auto"/>
            <w:bottom w:val="none" w:sz="0" w:space="0" w:color="auto"/>
            <w:right w:val="none" w:sz="0" w:space="0" w:color="auto"/>
          </w:divBdr>
        </w:div>
        <w:div w:id="31855683">
          <w:marLeft w:val="0"/>
          <w:marRight w:val="0"/>
          <w:marTop w:val="0"/>
          <w:marBottom w:val="0"/>
          <w:divBdr>
            <w:top w:val="none" w:sz="0" w:space="0" w:color="auto"/>
            <w:left w:val="none" w:sz="0" w:space="0" w:color="auto"/>
            <w:bottom w:val="none" w:sz="0" w:space="0" w:color="auto"/>
            <w:right w:val="none" w:sz="0" w:space="0" w:color="auto"/>
          </w:divBdr>
        </w:div>
        <w:div w:id="1439787745">
          <w:marLeft w:val="0"/>
          <w:marRight w:val="0"/>
          <w:marTop w:val="0"/>
          <w:marBottom w:val="0"/>
          <w:divBdr>
            <w:top w:val="none" w:sz="0" w:space="0" w:color="auto"/>
            <w:left w:val="none" w:sz="0" w:space="0" w:color="auto"/>
            <w:bottom w:val="none" w:sz="0" w:space="0" w:color="auto"/>
            <w:right w:val="none" w:sz="0" w:space="0" w:color="auto"/>
          </w:divBdr>
        </w:div>
        <w:div w:id="1415978114">
          <w:marLeft w:val="0"/>
          <w:marRight w:val="0"/>
          <w:marTop w:val="0"/>
          <w:marBottom w:val="0"/>
          <w:divBdr>
            <w:top w:val="none" w:sz="0" w:space="0" w:color="auto"/>
            <w:left w:val="none" w:sz="0" w:space="0" w:color="auto"/>
            <w:bottom w:val="none" w:sz="0" w:space="0" w:color="auto"/>
            <w:right w:val="none" w:sz="0" w:space="0" w:color="auto"/>
          </w:divBdr>
        </w:div>
        <w:div w:id="696926544">
          <w:marLeft w:val="0"/>
          <w:marRight w:val="0"/>
          <w:marTop w:val="0"/>
          <w:marBottom w:val="0"/>
          <w:divBdr>
            <w:top w:val="none" w:sz="0" w:space="0" w:color="auto"/>
            <w:left w:val="none" w:sz="0" w:space="0" w:color="auto"/>
            <w:bottom w:val="none" w:sz="0" w:space="0" w:color="auto"/>
            <w:right w:val="none" w:sz="0" w:space="0" w:color="auto"/>
          </w:divBdr>
        </w:div>
        <w:div w:id="958995098">
          <w:marLeft w:val="0"/>
          <w:marRight w:val="0"/>
          <w:marTop w:val="0"/>
          <w:marBottom w:val="0"/>
          <w:divBdr>
            <w:top w:val="none" w:sz="0" w:space="0" w:color="auto"/>
            <w:left w:val="none" w:sz="0" w:space="0" w:color="auto"/>
            <w:bottom w:val="none" w:sz="0" w:space="0" w:color="auto"/>
            <w:right w:val="none" w:sz="0" w:space="0" w:color="auto"/>
          </w:divBdr>
        </w:div>
        <w:div w:id="658122393">
          <w:marLeft w:val="0"/>
          <w:marRight w:val="0"/>
          <w:marTop w:val="0"/>
          <w:marBottom w:val="0"/>
          <w:divBdr>
            <w:top w:val="none" w:sz="0" w:space="0" w:color="auto"/>
            <w:left w:val="none" w:sz="0" w:space="0" w:color="auto"/>
            <w:bottom w:val="none" w:sz="0" w:space="0" w:color="auto"/>
            <w:right w:val="none" w:sz="0" w:space="0" w:color="auto"/>
          </w:divBdr>
        </w:div>
        <w:div w:id="1221357946">
          <w:marLeft w:val="0"/>
          <w:marRight w:val="0"/>
          <w:marTop w:val="0"/>
          <w:marBottom w:val="0"/>
          <w:divBdr>
            <w:top w:val="none" w:sz="0" w:space="0" w:color="auto"/>
            <w:left w:val="none" w:sz="0" w:space="0" w:color="auto"/>
            <w:bottom w:val="none" w:sz="0" w:space="0" w:color="auto"/>
            <w:right w:val="none" w:sz="0" w:space="0" w:color="auto"/>
          </w:divBdr>
        </w:div>
        <w:div w:id="181361782">
          <w:marLeft w:val="0"/>
          <w:marRight w:val="0"/>
          <w:marTop w:val="0"/>
          <w:marBottom w:val="0"/>
          <w:divBdr>
            <w:top w:val="none" w:sz="0" w:space="0" w:color="auto"/>
            <w:left w:val="none" w:sz="0" w:space="0" w:color="auto"/>
            <w:bottom w:val="none" w:sz="0" w:space="0" w:color="auto"/>
            <w:right w:val="none" w:sz="0" w:space="0" w:color="auto"/>
          </w:divBdr>
        </w:div>
        <w:div w:id="1241058946">
          <w:marLeft w:val="0"/>
          <w:marRight w:val="0"/>
          <w:marTop w:val="0"/>
          <w:marBottom w:val="0"/>
          <w:divBdr>
            <w:top w:val="none" w:sz="0" w:space="0" w:color="auto"/>
            <w:left w:val="none" w:sz="0" w:space="0" w:color="auto"/>
            <w:bottom w:val="none" w:sz="0" w:space="0" w:color="auto"/>
            <w:right w:val="none" w:sz="0" w:space="0" w:color="auto"/>
          </w:divBdr>
        </w:div>
        <w:div w:id="181824138">
          <w:marLeft w:val="0"/>
          <w:marRight w:val="0"/>
          <w:marTop w:val="0"/>
          <w:marBottom w:val="0"/>
          <w:divBdr>
            <w:top w:val="none" w:sz="0" w:space="0" w:color="auto"/>
            <w:left w:val="none" w:sz="0" w:space="0" w:color="auto"/>
            <w:bottom w:val="none" w:sz="0" w:space="0" w:color="auto"/>
            <w:right w:val="none" w:sz="0" w:space="0" w:color="auto"/>
          </w:divBdr>
        </w:div>
        <w:div w:id="1573733389">
          <w:marLeft w:val="0"/>
          <w:marRight w:val="0"/>
          <w:marTop w:val="0"/>
          <w:marBottom w:val="0"/>
          <w:divBdr>
            <w:top w:val="none" w:sz="0" w:space="0" w:color="auto"/>
            <w:left w:val="none" w:sz="0" w:space="0" w:color="auto"/>
            <w:bottom w:val="none" w:sz="0" w:space="0" w:color="auto"/>
            <w:right w:val="none" w:sz="0" w:space="0" w:color="auto"/>
          </w:divBdr>
        </w:div>
        <w:div w:id="1338850216">
          <w:marLeft w:val="0"/>
          <w:marRight w:val="0"/>
          <w:marTop w:val="0"/>
          <w:marBottom w:val="0"/>
          <w:divBdr>
            <w:top w:val="none" w:sz="0" w:space="0" w:color="auto"/>
            <w:left w:val="none" w:sz="0" w:space="0" w:color="auto"/>
            <w:bottom w:val="none" w:sz="0" w:space="0" w:color="auto"/>
            <w:right w:val="none" w:sz="0" w:space="0" w:color="auto"/>
          </w:divBdr>
        </w:div>
        <w:div w:id="633369725">
          <w:marLeft w:val="0"/>
          <w:marRight w:val="0"/>
          <w:marTop w:val="0"/>
          <w:marBottom w:val="0"/>
          <w:divBdr>
            <w:top w:val="none" w:sz="0" w:space="0" w:color="auto"/>
            <w:left w:val="none" w:sz="0" w:space="0" w:color="auto"/>
            <w:bottom w:val="none" w:sz="0" w:space="0" w:color="auto"/>
            <w:right w:val="none" w:sz="0" w:space="0" w:color="auto"/>
          </w:divBdr>
        </w:div>
        <w:div w:id="176384573">
          <w:marLeft w:val="0"/>
          <w:marRight w:val="0"/>
          <w:marTop w:val="0"/>
          <w:marBottom w:val="0"/>
          <w:divBdr>
            <w:top w:val="none" w:sz="0" w:space="0" w:color="auto"/>
            <w:left w:val="none" w:sz="0" w:space="0" w:color="auto"/>
            <w:bottom w:val="none" w:sz="0" w:space="0" w:color="auto"/>
            <w:right w:val="none" w:sz="0" w:space="0" w:color="auto"/>
          </w:divBdr>
        </w:div>
        <w:div w:id="998315063">
          <w:marLeft w:val="0"/>
          <w:marRight w:val="0"/>
          <w:marTop w:val="0"/>
          <w:marBottom w:val="0"/>
          <w:divBdr>
            <w:top w:val="none" w:sz="0" w:space="0" w:color="auto"/>
            <w:left w:val="none" w:sz="0" w:space="0" w:color="auto"/>
            <w:bottom w:val="none" w:sz="0" w:space="0" w:color="auto"/>
            <w:right w:val="none" w:sz="0" w:space="0" w:color="auto"/>
          </w:divBdr>
        </w:div>
      </w:divsChild>
    </w:div>
    <w:div w:id="2057001178">
      <w:bodyDiv w:val="1"/>
      <w:marLeft w:val="0"/>
      <w:marRight w:val="0"/>
      <w:marTop w:val="0"/>
      <w:marBottom w:val="0"/>
      <w:divBdr>
        <w:top w:val="none" w:sz="0" w:space="0" w:color="auto"/>
        <w:left w:val="none" w:sz="0" w:space="0" w:color="auto"/>
        <w:bottom w:val="none" w:sz="0" w:space="0" w:color="auto"/>
        <w:right w:val="none" w:sz="0" w:space="0" w:color="auto"/>
      </w:divBdr>
      <w:divsChild>
        <w:div w:id="128673175">
          <w:marLeft w:val="0"/>
          <w:marRight w:val="0"/>
          <w:marTop w:val="0"/>
          <w:marBottom w:val="0"/>
          <w:divBdr>
            <w:top w:val="none" w:sz="0" w:space="0" w:color="auto"/>
            <w:left w:val="none" w:sz="0" w:space="0" w:color="auto"/>
            <w:bottom w:val="none" w:sz="0" w:space="0" w:color="auto"/>
            <w:right w:val="none" w:sz="0" w:space="0" w:color="auto"/>
          </w:divBdr>
        </w:div>
        <w:div w:id="1891304993">
          <w:marLeft w:val="0"/>
          <w:marRight w:val="0"/>
          <w:marTop w:val="0"/>
          <w:marBottom w:val="0"/>
          <w:divBdr>
            <w:top w:val="none" w:sz="0" w:space="0" w:color="auto"/>
            <w:left w:val="none" w:sz="0" w:space="0" w:color="auto"/>
            <w:bottom w:val="none" w:sz="0" w:space="0" w:color="auto"/>
            <w:right w:val="none" w:sz="0" w:space="0" w:color="auto"/>
          </w:divBdr>
        </w:div>
        <w:div w:id="811869719">
          <w:marLeft w:val="0"/>
          <w:marRight w:val="0"/>
          <w:marTop w:val="0"/>
          <w:marBottom w:val="0"/>
          <w:divBdr>
            <w:top w:val="none" w:sz="0" w:space="0" w:color="auto"/>
            <w:left w:val="none" w:sz="0" w:space="0" w:color="auto"/>
            <w:bottom w:val="none" w:sz="0" w:space="0" w:color="auto"/>
            <w:right w:val="none" w:sz="0" w:space="0" w:color="auto"/>
          </w:divBdr>
        </w:div>
      </w:divsChild>
    </w:div>
    <w:div w:id="213201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jpeg"/><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hyperlink" Target="mailto:info@nashtechglobal.com" TargetMode="External"/><Relationship Id="rId25" Type="http://schemas.openxmlformats.org/officeDocument/2006/relationships/image" Target="media/image10.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mailto:info@nashtechglobal.com" TargetMode="External"/><Relationship Id="rId20" Type="http://schemas.openxmlformats.org/officeDocument/2006/relationships/hyperlink" Target="https://www.lifewire.com/http-status-codes-2625907"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jpeg"/><Relationship Id="rId32"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yperlink" Target="https://www.lifewire.com/http-status-codes-2625907"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hvu\Desktop\HNVN_SD_008_03_Template_TestPlan.dotx" TargetMode="External"/></Relationships>
</file>

<file path=word/theme/theme1.xml><?xml version="1.0" encoding="utf-8"?>
<a:theme xmlns:a="http://schemas.openxmlformats.org/drawingml/2006/main" name="Office Theme">
  <a:themeElements>
    <a:clrScheme name="NashTech theme color">
      <a:dk1>
        <a:srgbClr val="333333"/>
      </a:dk1>
      <a:lt1>
        <a:srgbClr val="FFFFFF"/>
      </a:lt1>
      <a:dk2>
        <a:srgbClr val="6B5189"/>
      </a:dk2>
      <a:lt2>
        <a:srgbClr val="F26F33"/>
      </a:lt2>
      <a:accent1>
        <a:srgbClr val="EEF0F4"/>
      </a:accent1>
      <a:accent2>
        <a:srgbClr val="6D829F"/>
      </a:accent2>
      <a:accent3>
        <a:srgbClr val="7EB5D0"/>
      </a:accent3>
      <a:accent4>
        <a:srgbClr val="CC2337"/>
      </a:accent4>
      <a:accent5>
        <a:srgbClr val="8EB63E"/>
      </a:accent5>
      <a:accent6>
        <a:srgbClr val="FADB5C"/>
      </a:accent6>
      <a:hlink>
        <a:srgbClr val="CC2337"/>
      </a:hlink>
      <a:folHlink>
        <a:srgbClr val="6F72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F1EC5D0BC67D47851D3C42B9B0B7B1" ma:contentTypeVersion="1" ma:contentTypeDescription="Page is a system content type template created by the Publishing Resources feature. The column templates from Page will be added to all Pages libraries created by the Publishing feature." ma:contentTypeScope="" ma:versionID="69e7725d7f21626137891130ddd383d2">
  <xsd:schema xmlns:xsd="http://www.w3.org/2001/XMLSchema" xmlns:xs="http://www.w3.org/2001/XMLSchema" xmlns:p="http://schemas.microsoft.com/office/2006/metadata/properties" xmlns:ns1="http://schemas.microsoft.com/sharepoint/v3" targetNamespace="http://schemas.microsoft.com/office/2006/metadata/properties" ma:root="true" ma:fieldsID="0ae9f5723b20835a7f264595426a6ea3"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E915-60EE-4DA5-A349-2F96B8D86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53555F-C526-4777-ADE4-F7DF01DFE6E4}">
  <ds:schemaRefs>
    <ds:schemaRef ds:uri="http://schemas.microsoft.com/sharepoint/v3/contenttype/forms"/>
  </ds:schemaRefs>
</ds:datastoreItem>
</file>

<file path=customXml/itemProps3.xml><?xml version="1.0" encoding="utf-8"?>
<ds:datastoreItem xmlns:ds="http://schemas.openxmlformats.org/officeDocument/2006/customXml" ds:itemID="{25066CF4-6537-406D-BD6D-62D83DF67C33}">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DAAA2A5-C759-489A-B1CC-8EDC74DBF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HNVN_SD_008_03_Template_TestPlan.dotx</Template>
  <TotalTime>0</TotalTime>
  <Pages>37</Pages>
  <Words>6306</Words>
  <Characters>35950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RHINO</vt:lpstr>
    </vt:vector>
  </TitlesOfParts>
  <Company>NashTech</Company>
  <LinksUpToDate>false</LinksUpToDate>
  <CharactersWithSpaces>42172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RHINO</dc:title>
  <dc:subject>Test Report</dc:subject>
  <dc:creator>Khanh Vu Nguyen Van</dc:creator>
  <dc:description>Confidential</dc:description>
  <cp:lastModifiedBy>Khanh Vu Nguyen Van</cp:lastModifiedBy>
  <cp:revision>2</cp:revision>
  <dcterms:created xsi:type="dcterms:W3CDTF">2017-03-21T10:35:00Z</dcterms:created>
  <dcterms:modified xsi:type="dcterms:W3CDTF">2017-03-21T10:35:00Z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0x010100C568DB52D9D0A14D9B2FDCC96666E9F2007948130EC3DB064584E219954237AF3900EFF1EC5D0BC67D47851D3C42B9B0B7B1</vt:lpwstr>
  </property>
</Properties>
</file>